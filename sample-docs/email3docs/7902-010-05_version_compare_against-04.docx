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customXml/itemProps1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208741" w14:textId="713ADF14" w:rsidR="00A77B3E" w:rsidRDefault="00292705" w:rsidP="00A5173E">
      <w:pPr>
        <w:pStyle w:val="Title"/>
      </w:pPr>
      <w:bookmarkStart w:id="0" w:name="_Ref22807278"/>
      <w:bookmarkStart w:id="1" w:name="_Ref420606713"/>
      <w:bookmarkStart w:id="2" w:name="_Ref420606782"/>
      <w:bookmarkStart w:id="3" w:name="_Hlk17623712"/>
      <w:bookmarkStart w:id="4" w:name="_Toc7513320"/>
      <w:bookmarkStart w:id="5" w:name="_Hlk6465372"/>
      <w:bookmarkEnd w:id="0"/>
      <w:bookmarkEnd w:id="1"/>
      <w:bookmarkEnd w:id="2"/>
      <w:bookmarkEnd w:id="3"/>
      <w:bookmarkEnd w:id="4"/>
      <w:bookmarkEnd w:id="5"/>
      <w:r>
        <w:t>Title Page</w:t>
      </w:r>
    </w:p>
    <w:p w14:paraId="4B4849EF" w14:textId="4080934C" w:rsidR="0078292F" w:rsidRPr="00FE4B06" w:rsidRDefault="006B7357" w:rsidP="00FE4B06">
      <w:pPr>
        <w:pStyle w:val="ParagraphBold"/>
      </w:pPr>
      <w:r w:rsidRPr="00FE4B06">
        <w:t>THIS PROTOCOL</w:t>
      </w:r>
      <w:del w:id="6" w:author="Powell, Deana" w:date="2023-10-19T15:28:00Z">
        <w:r w:rsidR="005336D9" w:rsidRPr="00E757C7">
          <w:rPr>
            <w:rFonts w:ascii="Times New Roman Bold" w:hAnsi="Times New Roman Bold"/>
          </w:rPr>
          <w:delText xml:space="preserve"> </w:delText>
        </w:r>
        <w:r w:rsidR="00B34AC4">
          <w:rPr>
            <w:rFonts w:ascii="Times New Roman Bold" w:hAnsi="Times New Roman Bold"/>
          </w:rPr>
          <w:delText>AMENDMENT</w:delText>
        </w:r>
      </w:del>
      <w:r w:rsidRPr="00FE4B06">
        <w:t xml:space="preserve"> AND ALL OF THE INFORMATION RELATING TO IT ARE CONFIDENTIAL AND PROPRIETARY PROPERTY OF MERCK SHARP &amp; DOHME LLC, RAHWAY, NJ, USA (MSD).</w:t>
      </w:r>
    </w:p>
    <w:p w14:paraId="2F4926AC" w14:textId="77777777" w:rsidR="00EE1723" w:rsidRDefault="000F6980" w:rsidP="006308CF">
      <w:pPr>
        <w:pStyle w:val="Paragraph"/>
      </w:pPr>
      <w:bookmarkStart w:id="7" w:name="_Hlk18658275"/>
      <w:r w:rsidRPr="006308CF">
        <w:rPr>
          <w:b/>
          <w:bCs/>
        </w:rPr>
        <w:t>Protocol Title:</w:t>
      </w:r>
      <w:r>
        <w:t xml:space="preserve"> </w:t>
      </w:r>
      <w:r w:rsidRPr="00DB6EFD">
        <w:t>A Phase 3, randomized, placebo-controlled, double-blind clinical study of pembrolizumab (MK-3475) with or without lenvatinib (E7080/MK-7902) to evaluate the safety and efficacy of pembrolizumab and lenvatinib as 1L intervention in a PD-L1 selected population of participants with recurrent or metastatic head and neck squamous cell carcinoma (R/M HNSCC) (LEAP-010).</w:t>
      </w:r>
    </w:p>
    <w:bookmarkEnd w:id="7"/>
    <w:p w14:paraId="245D6DF3" w14:textId="1F9F9A09" w:rsidR="00EB2355" w:rsidRDefault="000F6980" w:rsidP="006308CF">
      <w:pPr>
        <w:pStyle w:val="Paragraph"/>
      </w:pPr>
      <w:r w:rsidRPr="006308CF">
        <w:rPr>
          <w:b/>
          <w:bCs/>
        </w:rPr>
        <w:t>Protocol Number:</w:t>
      </w:r>
      <w:r>
        <w:t xml:space="preserve"> 010-</w:t>
      </w:r>
      <w:del w:id="8" w:author="Powell, Deana" w:date="2023-10-19T15:28:00Z">
        <w:r w:rsidR="00BF6E06">
          <w:delText>04</w:delText>
        </w:r>
        <w:r w:rsidR="00B83069">
          <w:delText xml:space="preserve"> </w:delText>
        </w:r>
      </w:del>
      <w:ins w:id="9" w:author="Powell, Deana" w:date="2023-10-19T15:28:00Z">
        <w:r>
          <w:t>05</w:t>
        </w:r>
      </w:ins>
    </w:p>
    <w:p w14:paraId="2F4FD879" w14:textId="48E5136D" w:rsidR="00EC6FCF" w:rsidRDefault="000F6980" w:rsidP="00A5173E">
      <w:pPr>
        <w:pStyle w:val="Paragraph"/>
      </w:pPr>
      <w:r w:rsidRPr="006A2304">
        <w:rPr>
          <w:b/>
        </w:rPr>
        <w:t>Compound Number:</w:t>
      </w:r>
      <w:r>
        <w:t xml:space="preserve"> MK-7902</w:t>
      </w:r>
      <w:del w:id="10" w:author="Powell, Deana" w:date="2023-10-19T15:28:00Z">
        <w:r w:rsidR="00B83069">
          <w:delText xml:space="preserve"> (E7080/lenvatinib) and MK-3475 (pembrolizumab)</w:delText>
        </w:r>
      </w:del>
    </w:p>
    <w:p w14:paraId="25306197" w14:textId="1727135E" w:rsidR="00EE1723" w:rsidRPr="006308CF" w:rsidRDefault="000F6980" w:rsidP="006308CF">
      <w:pPr>
        <w:pStyle w:val="ParagraphBold"/>
        <w:keepNext/>
        <w:rPr>
          <w:b w:val="0"/>
          <w:bCs/>
        </w:rPr>
      </w:pPr>
      <w:r w:rsidRPr="006A2304">
        <w:t>Sponsor Name:</w:t>
      </w:r>
      <w:r w:rsidRPr="006308CF">
        <w:rPr>
          <w:b w:val="0"/>
          <w:bCs/>
        </w:rPr>
        <w:t xml:space="preserve"> Merck Sharp &amp; Dohme LLC</w:t>
      </w:r>
      <w:r w:rsidR="00FD1EC9" w:rsidRPr="006308CF">
        <w:rPr>
          <w:b w:val="0"/>
          <w:bCs/>
        </w:rPr>
        <w:t xml:space="preserve"> </w:t>
      </w:r>
      <w:r w:rsidRPr="006308CF">
        <w:rPr>
          <w:b w:val="0"/>
          <w:bCs/>
        </w:rPr>
        <w:t xml:space="preserve">(hereafter </w:t>
      </w:r>
      <w:del w:id="11" w:author="Powell, Deana" w:date="2023-10-19T15:28:00Z">
        <w:r w:rsidR="00736E3F" w:rsidRPr="00CE727C">
          <w:rPr>
            <w:color w:val="000000"/>
          </w:rPr>
          <w:delText>referred to as</w:delText>
        </w:r>
      </w:del>
      <w:ins w:id="12" w:author="Powell, Deana" w:date="2023-10-19T15:28:00Z">
        <w:r w:rsidRPr="006308CF">
          <w:rPr>
            <w:b w:val="0"/>
            <w:bCs/>
          </w:rPr>
          <w:t>called</w:t>
        </w:r>
      </w:ins>
      <w:r w:rsidRPr="006308CF">
        <w:rPr>
          <w:b w:val="0"/>
          <w:bCs/>
        </w:rPr>
        <w:t xml:space="preserve"> the Sponsor or MSD)</w:t>
      </w:r>
    </w:p>
    <w:p w14:paraId="4C1CAA35" w14:textId="511EBDA9" w:rsidR="009624C9" w:rsidRPr="00570CD7" w:rsidRDefault="00B83069" w:rsidP="00A5173E">
      <w:pPr>
        <w:pStyle w:val="Paragraph"/>
      </w:pPr>
      <w:del w:id="13" w:author="Powell, Deana" w:date="2023-10-19T15:28:00Z">
        <w:r>
          <w:rPr>
            <w:color w:val="000000"/>
          </w:rPr>
          <w:delText>The</w:delText>
        </w:r>
      </w:del>
      <w:ins w:id="14" w:author="Powell, Deana" w:date="2023-10-19T15:28:00Z">
        <w:r w:rsidR="006B7357">
          <w:t>This</w:t>
        </w:r>
      </w:ins>
      <w:r w:rsidR="006B7357">
        <w:t xml:space="preserve"> study is co-funded by MSD and Eisai.</w:t>
      </w:r>
    </w:p>
    <w:p w14:paraId="02BA909E" w14:textId="77777777" w:rsidR="00EC6FCF" w:rsidRPr="006A2304" w:rsidRDefault="006B7357" w:rsidP="00FC28AD">
      <w:pPr>
        <w:pStyle w:val="ParagraphBold"/>
        <w:keepNext/>
        <w:rPr>
          <w:bCs/>
        </w:rPr>
      </w:pPr>
      <w:r w:rsidRPr="006A2304">
        <w:t>Legal Registered Address:</w:t>
      </w:r>
    </w:p>
    <w:p w14:paraId="4A4ABD50" w14:textId="77777777" w:rsidR="0077446F" w:rsidRDefault="006B7357" w:rsidP="000A09AD">
      <w:pPr>
        <w:pStyle w:val="Paragraph"/>
        <w:keepLines/>
      </w:pPr>
      <w:r>
        <w:t>126 East Lincoln Avenue</w:t>
      </w:r>
      <w:r>
        <w:br/>
        <w:t>P.O. Box 2000</w:t>
      </w:r>
      <w:r>
        <w:br/>
        <w:t>Rahway, NJ 07065 USA</w:t>
      </w:r>
    </w:p>
    <w:p w14:paraId="304D7D95" w14:textId="77777777" w:rsidR="006A2304" w:rsidRPr="000B2A1A" w:rsidRDefault="006B7357" w:rsidP="00FC28AD">
      <w:pPr>
        <w:pStyle w:val="ParagraphBold"/>
        <w:keepNext/>
        <w:rPr>
          <w:bCs/>
        </w:rPr>
      </w:pPr>
      <w:r w:rsidRPr="000B2A1A">
        <w:t>Regulatory Agency Identifying Number(s):</w:t>
      </w:r>
    </w:p>
    <w:tbl>
      <w:tblPr>
        <w:tblW w:w="0" w:type="auto"/>
        <w:tblLook w:val="04A0" w:firstRow="1" w:lastRow="0" w:firstColumn="1" w:lastColumn="0" w:noHBand="0" w:noVBand="1"/>
      </w:tblPr>
      <w:tblGrid>
        <w:gridCol w:w="4495"/>
        <w:gridCol w:w="4495"/>
      </w:tblGrid>
      <w:tr w:rsidR="000121B5" w14:paraId="6B357942" w14:textId="77777777" w:rsidTr="00E11AE8">
        <w:tc>
          <w:tcPr>
            <w:tcW w:w="4495" w:type="dxa"/>
            <w:tcBorders>
              <w:top w:val="single" w:sz="4" w:space="0" w:color="auto"/>
              <w:left w:val="single" w:sz="4" w:space="0" w:color="auto"/>
              <w:bottom w:val="single" w:sz="4" w:space="0" w:color="auto"/>
              <w:right w:val="single" w:sz="4" w:space="0" w:color="auto"/>
            </w:tcBorders>
          </w:tcPr>
          <w:p w14:paraId="27D78D9B" w14:textId="235EE54C" w:rsidR="000B2A1A" w:rsidRDefault="00CA40CE" w:rsidP="00F27CD5">
            <w:pPr>
              <w:pStyle w:val="TableLeft"/>
            </w:pPr>
            <w:del w:id="15" w:author="Powell, Deana" w:date="2023-10-19T15:28:00Z">
              <w:r>
                <w:rPr>
                  <w:rFonts w:eastAsia="Calibri"/>
                </w:rPr>
                <w:delText>IND</w:delText>
              </w:r>
            </w:del>
            <w:ins w:id="16" w:author="Powell, Deana" w:date="2023-10-19T15:28:00Z">
              <w:r w:rsidR="006B7357">
                <w:t>NCT</w:t>
              </w:r>
            </w:ins>
          </w:p>
        </w:tc>
        <w:tc>
          <w:tcPr>
            <w:tcW w:w="4495" w:type="dxa"/>
            <w:tcBorders>
              <w:top w:val="single" w:sz="4" w:space="0" w:color="auto"/>
              <w:left w:val="single" w:sz="4" w:space="0" w:color="auto"/>
              <w:bottom w:val="single" w:sz="4" w:space="0" w:color="auto"/>
              <w:right w:val="single" w:sz="4" w:space="0" w:color="auto"/>
            </w:tcBorders>
          </w:tcPr>
          <w:p w14:paraId="136029EF" w14:textId="0A8F537A" w:rsidR="00875750" w:rsidRDefault="00CA40CE" w:rsidP="00F27CD5">
            <w:pPr>
              <w:pStyle w:val="TableLeft"/>
              <w:rPr>
                <w:sz w:val="20"/>
                <w:szCs w:val="20"/>
              </w:rPr>
            </w:pPr>
            <w:del w:id="17" w:author="Powell, Deana" w:date="2023-10-19T15:28:00Z">
              <w:r>
                <w:rPr>
                  <w:rFonts w:eastAsia="Calibri"/>
                </w:rPr>
                <w:delText>142277</w:delText>
              </w:r>
            </w:del>
            <w:ins w:id="18" w:author="Powell, Deana" w:date="2023-10-19T15:28:00Z">
              <w:r w:rsidR="006B7357">
                <w:t>0</w:t>
              </w:r>
              <w:r w:rsidR="0010502F">
                <w:t>4199104</w:t>
              </w:r>
            </w:ins>
          </w:p>
        </w:tc>
      </w:tr>
      <w:tr w:rsidR="000121B5" w14:paraId="4D750D3D" w14:textId="77777777" w:rsidTr="00E11AE8">
        <w:trPr>
          <w:ins w:id="19" w:author="Powell, Deana" w:date="2023-10-19T15:28:00Z"/>
        </w:trPr>
        <w:tc>
          <w:tcPr>
            <w:tcW w:w="4495" w:type="dxa"/>
            <w:tcBorders>
              <w:top w:val="single" w:sz="4" w:space="0" w:color="auto"/>
              <w:left w:val="single" w:sz="4" w:space="0" w:color="auto"/>
              <w:bottom w:val="single" w:sz="4" w:space="0" w:color="auto"/>
              <w:right w:val="single" w:sz="4" w:space="0" w:color="auto"/>
            </w:tcBorders>
          </w:tcPr>
          <w:p w14:paraId="7D79C518" w14:textId="77777777" w:rsidR="000B2A1A" w:rsidRDefault="006B7357" w:rsidP="00F27CD5">
            <w:pPr>
              <w:pStyle w:val="TableLeft"/>
              <w:rPr>
                <w:ins w:id="20" w:author="Powell, Deana" w:date="2023-10-19T15:28:00Z"/>
              </w:rPr>
            </w:pPr>
            <w:ins w:id="21" w:author="Powell, Deana" w:date="2023-10-19T15:28:00Z">
              <w:r>
                <w:t>EU CT</w:t>
              </w:r>
            </w:ins>
          </w:p>
        </w:tc>
        <w:tc>
          <w:tcPr>
            <w:tcW w:w="4495" w:type="dxa"/>
            <w:tcBorders>
              <w:top w:val="single" w:sz="4" w:space="0" w:color="auto"/>
              <w:left w:val="single" w:sz="4" w:space="0" w:color="auto"/>
              <w:bottom w:val="single" w:sz="4" w:space="0" w:color="auto"/>
              <w:right w:val="single" w:sz="4" w:space="0" w:color="auto"/>
            </w:tcBorders>
          </w:tcPr>
          <w:p w14:paraId="438B2E1E" w14:textId="77777777" w:rsidR="00875750" w:rsidRDefault="006B7357" w:rsidP="00F27CD5">
            <w:pPr>
              <w:pStyle w:val="TableLeft"/>
              <w:rPr>
                <w:ins w:id="22" w:author="Powell, Deana" w:date="2023-10-19T15:28:00Z"/>
                <w:sz w:val="20"/>
                <w:szCs w:val="20"/>
              </w:rPr>
            </w:pPr>
            <w:ins w:id="23" w:author="Powell, Deana" w:date="2023-10-19T15:28:00Z">
              <w:r>
                <w:t>Not applicable</w:t>
              </w:r>
            </w:ins>
          </w:p>
        </w:tc>
      </w:tr>
      <w:tr w:rsidR="000121B5" w14:paraId="0CCAE93D" w14:textId="77777777" w:rsidTr="00E11AE8">
        <w:tc>
          <w:tcPr>
            <w:tcW w:w="4495" w:type="dxa"/>
            <w:tcBorders>
              <w:top w:val="single" w:sz="4" w:space="0" w:color="auto"/>
              <w:left w:val="single" w:sz="4" w:space="0" w:color="auto"/>
              <w:bottom w:val="single" w:sz="4" w:space="0" w:color="auto"/>
              <w:right w:val="single" w:sz="4" w:space="0" w:color="auto"/>
            </w:tcBorders>
          </w:tcPr>
          <w:p w14:paraId="1E89BCEC" w14:textId="77777777" w:rsidR="000B2A1A" w:rsidRDefault="006B7357" w:rsidP="00F27CD5">
            <w:pPr>
              <w:pStyle w:val="TableLeft"/>
            </w:pPr>
            <w:r>
              <w:t>EudraCT</w:t>
            </w:r>
          </w:p>
        </w:tc>
        <w:tc>
          <w:tcPr>
            <w:tcW w:w="4495" w:type="dxa"/>
            <w:tcBorders>
              <w:top w:val="single" w:sz="4" w:space="0" w:color="auto"/>
              <w:left w:val="single" w:sz="4" w:space="0" w:color="auto"/>
              <w:bottom w:val="single" w:sz="4" w:space="0" w:color="auto"/>
              <w:right w:val="single" w:sz="4" w:space="0" w:color="auto"/>
            </w:tcBorders>
          </w:tcPr>
          <w:p w14:paraId="25216275" w14:textId="77777777" w:rsidR="00875750" w:rsidRDefault="006B7357" w:rsidP="00F27CD5">
            <w:pPr>
              <w:pStyle w:val="TableLeft"/>
              <w:rPr>
                <w:sz w:val="20"/>
                <w:szCs w:val="20"/>
              </w:rPr>
            </w:pPr>
            <w:r w:rsidRPr="005E07A2">
              <w:t>2019-003717-34</w:t>
            </w:r>
          </w:p>
        </w:tc>
      </w:tr>
      <w:tr w:rsidR="000121B5" w14:paraId="7ECD059C" w14:textId="77777777" w:rsidTr="00E11AE8">
        <w:trPr>
          <w:ins w:id="24" w:author="Powell, Deana" w:date="2023-10-19T15:28:00Z"/>
        </w:trPr>
        <w:tc>
          <w:tcPr>
            <w:tcW w:w="4495" w:type="dxa"/>
            <w:tcBorders>
              <w:top w:val="single" w:sz="4" w:space="0" w:color="auto"/>
              <w:left w:val="single" w:sz="4" w:space="0" w:color="auto"/>
              <w:bottom w:val="single" w:sz="4" w:space="0" w:color="auto"/>
              <w:right w:val="single" w:sz="4" w:space="0" w:color="auto"/>
            </w:tcBorders>
          </w:tcPr>
          <w:p w14:paraId="5F628E9E" w14:textId="77777777" w:rsidR="000B2A1A" w:rsidRDefault="006B7357" w:rsidP="00F27CD5">
            <w:pPr>
              <w:pStyle w:val="TableLeft"/>
              <w:rPr>
                <w:ins w:id="25" w:author="Powell, Deana" w:date="2023-10-19T15:28:00Z"/>
              </w:rPr>
            </w:pPr>
            <w:ins w:id="26" w:author="Powell, Deana" w:date="2023-10-19T15:28:00Z">
              <w:r>
                <w:t>JAPIC-CT</w:t>
              </w:r>
            </w:ins>
          </w:p>
        </w:tc>
        <w:tc>
          <w:tcPr>
            <w:tcW w:w="4495" w:type="dxa"/>
            <w:tcBorders>
              <w:top w:val="single" w:sz="4" w:space="0" w:color="auto"/>
              <w:left w:val="single" w:sz="4" w:space="0" w:color="auto"/>
              <w:bottom w:val="single" w:sz="4" w:space="0" w:color="auto"/>
              <w:right w:val="single" w:sz="4" w:space="0" w:color="auto"/>
            </w:tcBorders>
          </w:tcPr>
          <w:p w14:paraId="63062BD9" w14:textId="77777777" w:rsidR="00875750" w:rsidRDefault="006B7357" w:rsidP="00F27CD5">
            <w:pPr>
              <w:pStyle w:val="TableLeft"/>
              <w:rPr>
                <w:ins w:id="27" w:author="Powell, Deana" w:date="2023-10-19T15:28:00Z"/>
                <w:sz w:val="20"/>
                <w:szCs w:val="20"/>
              </w:rPr>
            </w:pPr>
            <w:ins w:id="28" w:author="Powell, Deana" w:date="2023-10-19T15:28:00Z">
              <w:r>
                <w:t>Not applicable</w:t>
              </w:r>
            </w:ins>
          </w:p>
        </w:tc>
      </w:tr>
      <w:tr w:rsidR="000121B5" w14:paraId="78B9C573" w14:textId="77777777" w:rsidTr="00E11AE8">
        <w:trPr>
          <w:ins w:id="29" w:author="Powell, Deana" w:date="2023-10-19T15:28:00Z"/>
        </w:trPr>
        <w:tc>
          <w:tcPr>
            <w:tcW w:w="4495" w:type="dxa"/>
            <w:tcBorders>
              <w:top w:val="single" w:sz="4" w:space="0" w:color="auto"/>
              <w:left w:val="single" w:sz="4" w:space="0" w:color="auto"/>
              <w:bottom w:val="single" w:sz="4" w:space="0" w:color="auto"/>
              <w:right w:val="single" w:sz="4" w:space="0" w:color="auto"/>
            </w:tcBorders>
          </w:tcPr>
          <w:p w14:paraId="1A5D3373" w14:textId="77777777" w:rsidR="000B2A1A" w:rsidRDefault="006B7357" w:rsidP="00F27CD5">
            <w:pPr>
              <w:pStyle w:val="TableLeft"/>
              <w:rPr>
                <w:ins w:id="30" w:author="Powell, Deana" w:date="2023-10-19T15:28:00Z"/>
              </w:rPr>
            </w:pPr>
            <w:ins w:id="31" w:author="Powell, Deana" w:date="2023-10-19T15:28:00Z">
              <w:r>
                <w:t>WHO</w:t>
              </w:r>
            </w:ins>
          </w:p>
        </w:tc>
        <w:tc>
          <w:tcPr>
            <w:tcW w:w="4495" w:type="dxa"/>
            <w:tcBorders>
              <w:top w:val="single" w:sz="4" w:space="0" w:color="auto"/>
              <w:left w:val="single" w:sz="4" w:space="0" w:color="auto"/>
              <w:bottom w:val="single" w:sz="4" w:space="0" w:color="auto"/>
              <w:right w:val="single" w:sz="4" w:space="0" w:color="auto"/>
            </w:tcBorders>
          </w:tcPr>
          <w:p w14:paraId="048B8D56" w14:textId="77777777" w:rsidR="00875750" w:rsidRDefault="006B7357" w:rsidP="00F27CD5">
            <w:pPr>
              <w:pStyle w:val="TableLeft"/>
              <w:rPr>
                <w:ins w:id="32" w:author="Powell, Deana" w:date="2023-10-19T15:28:00Z"/>
                <w:sz w:val="20"/>
                <w:szCs w:val="20"/>
              </w:rPr>
            </w:pPr>
            <w:ins w:id="33" w:author="Powell, Deana" w:date="2023-10-19T15:28:00Z">
              <w:r>
                <w:t>Not applicable</w:t>
              </w:r>
            </w:ins>
          </w:p>
        </w:tc>
      </w:tr>
      <w:tr w:rsidR="000121B5" w14:paraId="6CE9FE48" w14:textId="77777777" w:rsidTr="00E11AE8">
        <w:trPr>
          <w:ins w:id="34" w:author="Powell, Deana" w:date="2023-10-19T15:28:00Z"/>
        </w:trPr>
        <w:tc>
          <w:tcPr>
            <w:tcW w:w="4495" w:type="dxa"/>
            <w:tcBorders>
              <w:top w:val="single" w:sz="4" w:space="0" w:color="auto"/>
              <w:left w:val="single" w:sz="4" w:space="0" w:color="auto"/>
              <w:bottom w:val="single" w:sz="4" w:space="0" w:color="auto"/>
              <w:right w:val="single" w:sz="4" w:space="0" w:color="auto"/>
            </w:tcBorders>
          </w:tcPr>
          <w:p w14:paraId="09D8C93D" w14:textId="77777777" w:rsidR="000B2A1A" w:rsidRDefault="006B7357" w:rsidP="00F27CD5">
            <w:pPr>
              <w:pStyle w:val="TableLeft"/>
              <w:rPr>
                <w:ins w:id="35" w:author="Powell, Deana" w:date="2023-10-19T15:28:00Z"/>
              </w:rPr>
            </w:pPr>
            <w:ins w:id="36" w:author="Powell, Deana" w:date="2023-10-19T15:28:00Z">
              <w:r>
                <w:t>UTN</w:t>
              </w:r>
            </w:ins>
          </w:p>
        </w:tc>
        <w:tc>
          <w:tcPr>
            <w:tcW w:w="4495" w:type="dxa"/>
            <w:tcBorders>
              <w:top w:val="single" w:sz="4" w:space="0" w:color="auto"/>
              <w:left w:val="single" w:sz="4" w:space="0" w:color="auto"/>
              <w:bottom w:val="single" w:sz="4" w:space="0" w:color="auto"/>
              <w:right w:val="single" w:sz="4" w:space="0" w:color="auto"/>
            </w:tcBorders>
          </w:tcPr>
          <w:p w14:paraId="5CACD165" w14:textId="77777777" w:rsidR="00875750" w:rsidRDefault="006B7357" w:rsidP="00F27CD5">
            <w:pPr>
              <w:pStyle w:val="TableLeft"/>
              <w:rPr>
                <w:ins w:id="37" w:author="Powell, Deana" w:date="2023-10-19T15:28:00Z"/>
                <w:sz w:val="20"/>
                <w:szCs w:val="20"/>
              </w:rPr>
            </w:pPr>
            <w:ins w:id="38" w:author="Powell, Deana" w:date="2023-10-19T15:28:00Z">
              <w:r>
                <w:t>Not applicable</w:t>
              </w:r>
            </w:ins>
          </w:p>
        </w:tc>
      </w:tr>
      <w:tr w:rsidR="000121B5" w14:paraId="21DEB34C" w14:textId="77777777" w:rsidTr="00E11AE8">
        <w:trPr>
          <w:ins w:id="39" w:author="Powell, Deana" w:date="2023-10-19T15:28:00Z"/>
        </w:trPr>
        <w:tc>
          <w:tcPr>
            <w:tcW w:w="4495" w:type="dxa"/>
            <w:tcBorders>
              <w:top w:val="single" w:sz="4" w:space="0" w:color="auto"/>
              <w:left w:val="single" w:sz="4" w:space="0" w:color="auto"/>
              <w:bottom w:val="single" w:sz="4" w:space="0" w:color="auto"/>
              <w:right w:val="single" w:sz="4" w:space="0" w:color="auto"/>
            </w:tcBorders>
          </w:tcPr>
          <w:p w14:paraId="67CD1441" w14:textId="77777777" w:rsidR="000B2A1A" w:rsidRDefault="006B7357" w:rsidP="006308CF">
            <w:pPr>
              <w:pStyle w:val="TableLeft"/>
              <w:rPr>
                <w:ins w:id="40" w:author="Powell, Deana" w:date="2023-10-19T15:28:00Z"/>
              </w:rPr>
            </w:pPr>
            <w:ins w:id="41" w:author="Powell, Deana" w:date="2023-10-19T15:28:00Z">
              <w:r>
                <w:t>IND</w:t>
              </w:r>
            </w:ins>
          </w:p>
        </w:tc>
        <w:tc>
          <w:tcPr>
            <w:tcW w:w="4495" w:type="dxa"/>
            <w:tcBorders>
              <w:top w:val="single" w:sz="4" w:space="0" w:color="auto"/>
              <w:left w:val="single" w:sz="4" w:space="0" w:color="auto"/>
              <w:bottom w:val="single" w:sz="4" w:space="0" w:color="auto"/>
              <w:right w:val="single" w:sz="4" w:space="0" w:color="auto"/>
            </w:tcBorders>
          </w:tcPr>
          <w:p w14:paraId="418EE472" w14:textId="77777777" w:rsidR="00875750" w:rsidRPr="006308CF" w:rsidRDefault="006B7357" w:rsidP="006308CF">
            <w:pPr>
              <w:pStyle w:val="TableLeft"/>
              <w:rPr>
                <w:ins w:id="42" w:author="Powell, Deana" w:date="2023-10-19T15:28:00Z"/>
              </w:rPr>
            </w:pPr>
            <w:ins w:id="43" w:author="Powell, Deana" w:date="2023-10-19T15:28:00Z">
              <w:r>
                <w:t>142277</w:t>
              </w:r>
            </w:ins>
          </w:p>
        </w:tc>
      </w:tr>
    </w:tbl>
    <w:p w14:paraId="26B40E49" w14:textId="77777777" w:rsidR="005676C7" w:rsidRDefault="005676C7" w:rsidP="005676C7">
      <w:pPr>
        <w:pStyle w:val="ListEnd"/>
      </w:pPr>
    </w:p>
    <w:p w14:paraId="048DAC2C" w14:textId="37823202" w:rsidR="00EE1723" w:rsidRPr="00ED62FE" w:rsidRDefault="000F6980" w:rsidP="00ED62FE">
      <w:r w:rsidRPr="005676C7">
        <w:rPr>
          <w:b/>
          <w:bCs/>
        </w:rPr>
        <w:t>Approval Date:</w:t>
      </w:r>
      <w:r w:rsidR="00ED62FE" w:rsidRPr="00ED62FE">
        <w:t xml:space="preserve"> </w:t>
      </w:r>
      <w:del w:id="44" w:author="Powell, Deana" w:date="2023-10-19T15:28:00Z">
        <w:r w:rsidR="004173BC">
          <w:rPr>
            <w:rFonts w:ascii="Times New Roman Bold" w:eastAsia="SimSun" w:hAnsi="Times New Roman Bold"/>
            <w:b/>
            <w:color w:val="000000"/>
          </w:rPr>
          <w:delText>05 July 2022</w:delText>
        </w:r>
      </w:del>
      <w:ins w:id="45" w:author="Powell, Deana" w:date="2023-10-19T15:28:00Z">
        <w:r w:rsidR="00ED62FE" w:rsidRPr="00ED62FE">
          <w:t>19 October 2023</w:t>
        </w:r>
      </w:ins>
    </w:p>
    <w:p w14:paraId="4A12C91C" w14:textId="77777777" w:rsidR="009A2088" w:rsidRPr="00CD7393" w:rsidRDefault="006B7357" w:rsidP="00FC28AD">
      <w:pPr>
        <w:pStyle w:val="ParagraphBold"/>
        <w:pageBreakBefore/>
      </w:pPr>
      <w:r w:rsidRPr="00CD7393">
        <w:lastRenderedPageBreak/>
        <w:t>Sponsor Signatory</w:t>
      </w:r>
    </w:p>
    <w:p w14:paraId="4DBA08B1" w14:textId="77777777" w:rsidR="00CD7393" w:rsidRDefault="00CD7393" w:rsidP="009A2088">
      <w:pPr>
        <w:pStyle w:val="Paragraph"/>
      </w:pPr>
    </w:p>
    <w:p w14:paraId="74EC601D" w14:textId="77777777" w:rsidR="00CD7393" w:rsidRDefault="00CD7393" w:rsidP="009A2088">
      <w:pPr>
        <w:pStyle w:val="Paragraph"/>
      </w:pPr>
    </w:p>
    <w:tbl>
      <w:tblPr>
        <w:tblW w:w="0" w:type="auto"/>
        <w:tblLook w:val="04A0" w:firstRow="1" w:lastRow="0" w:firstColumn="1" w:lastColumn="0" w:noHBand="0" w:noVBand="1"/>
      </w:tblPr>
      <w:tblGrid>
        <w:gridCol w:w="5754"/>
        <w:gridCol w:w="366"/>
        <w:gridCol w:w="2870"/>
      </w:tblGrid>
      <w:tr w:rsidR="000121B5" w14:paraId="53FF309D" w14:textId="77777777" w:rsidTr="00EB36AF">
        <w:tc>
          <w:tcPr>
            <w:tcW w:w="5754" w:type="dxa"/>
            <w:tcBorders>
              <w:top w:val="single" w:sz="4" w:space="0" w:color="auto"/>
            </w:tcBorders>
          </w:tcPr>
          <w:p w14:paraId="2B30355E" w14:textId="77777777" w:rsidR="00CD7393" w:rsidRDefault="006B7357" w:rsidP="00F27CD5">
            <w:pPr>
              <w:pStyle w:val="TableLeft"/>
            </w:pPr>
            <w:r>
              <w:t>Typed Name:</w:t>
            </w:r>
          </w:p>
          <w:p w14:paraId="737C224C" w14:textId="77777777" w:rsidR="00CD7393" w:rsidRDefault="006B7357" w:rsidP="00F27CD5">
            <w:pPr>
              <w:pStyle w:val="TableLeft"/>
            </w:pPr>
            <w:r>
              <w:t>Title:</w:t>
            </w:r>
          </w:p>
        </w:tc>
        <w:tc>
          <w:tcPr>
            <w:tcW w:w="366" w:type="dxa"/>
          </w:tcPr>
          <w:p w14:paraId="7C3CC4ED" w14:textId="77777777" w:rsidR="00CD7393" w:rsidRDefault="00CD7393" w:rsidP="00F27CD5">
            <w:pPr>
              <w:pStyle w:val="TableLeft"/>
            </w:pPr>
          </w:p>
        </w:tc>
        <w:tc>
          <w:tcPr>
            <w:tcW w:w="2870" w:type="dxa"/>
            <w:tcBorders>
              <w:top w:val="single" w:sz="4" w:space="0" w:color="auto"/>
            </w:tcBorders>
          </w:tcPr>
          <w:p w14:paraId="425BBA19" w14:textId="77777777" w:rsidR="00CD7393" w:rsidRDefault="006B7357" w:rsidP="00F27CD5">
            <w:pPr>
              <w:pStyle w:val="TableLeft"/>
            </w:pPr>
            <w:r>
              <w:t>Date</w:t>
            </w:r>
          </w:p>
        </w:tc>
      </w:tr>
    </w:tbl>
    <w:p w14:paraId="7FF8E793" w14:textId="77777777" w:rsidR="00CD7393" w:rsidRDefault="00CD7393" w:rsidP="009A2088">
      <w:pPr>
        <w:pStyle w:val="Paragraph"/>
      </w:pPr>
    </w:p>
    <w:p w14:paraId="0AD8EBDD" w14:textId="77777777" w:rsidR="00EB36AF" w:rsidRDefault="00EB36AF" w:rsidP="009A2088">
      <w:pPr>
        <w:pStyle w:val="Paragraph"/>
      </w:pPr>
    </w:p>
    <w:p w14:paraId="3EDD41B2" w14:textId="77777777" w:rsidR="00EB36AF" w:rsidRDefault="006B7357" w:rsidP="00FC28AD">
      <w:pPr>
        <w:pStyle w:val="ParagraphBold"/>
      </w:pPr>
      <w:r w:rsidRPr="00EB36AF">
        <w:t>Protocol-specific Sponsor contact information can be found in the Investigator Study File Binder (or equivalent).</w:t>
      </w:r>
    </w:p>
    <w:p w14:paraId="492E1D49" w14:textId="77777777" w:rsidR="00EB36AF" w:rsidRDefault="00EB36AF" w:rsidP="009A2088">
      <w:pPr>
        <w:pStyle w:val="Paragraph"/>
      </w:pPr>
    </w:p>
    <w:p w14:paraId="09264846" w14:textId="77777777" w:rsidR="00EB36AF" w:rsidRDefault="00EB36AF" w:rsidP="009A2088">
      <w:pPr>
        <w:pStyle w:val="Paragraph"/>
      </w:pPr>
    </w:p>
    <w:p w14:paraId="1CAF553D" w14:textId="77777777" w:rsidR="00EB36AF" w:rsidRPr="00CD7393" w:rsidRDefault="006B7357" w:rsidP="00FC28AD">
      <w:pPr>
        <w:pStyle w:val="ParagraphBold"/>
      </w:pPr>
      <w:r>
        <w:t>Investigator</w:t>
      </w:r>
      <w:r w:rsidRPr="00CD7393">
        <w:t xml:space="preserve"> Signatory</w:t>
      </w:r>
    </w:p>
    <w:p w14:paraId="0D65B44B" w14:textId="77777777" w:rsidR="00EB36AF" w:rsidRDefault="006B7357" w:rsidP="00EB36AF">
      <w:pPr>
        <w:pStyle w:val="Paragraph"/>
      </w:pPr>
      <w:r w:rsidRPr="00EB36AF">
        <w:t>I agree to conduct this clinical study in accordance with the design outlined in this protocol and to abide by all provisions of this protocol.</w:t>
      </w:r>
    </w:p>
    <w:p w14:paraId="11C25E64" w14:textId="77777777" w:rsidR="00EB36AF" w:rsidRDefault="00EB36AF" w:rsidP="00EB36AF">
      <w:pPr>
        <w:pStyle w:val="Paragraph"/>
      </w:pPr>
    </w:p>
    <w:p w14:paraId="68ABDE32" w14:textId="77777777" w:rsidR="00EB36AF" w:rsidRDefault="00EB36AF" w:rsidP="00EB36AF">
      <w:pPr>
        <w:pStyle w:val="Paragraph"/>
      </w:pPr>
    </w:p>
    <w:tbl>
      <w:tblPr>
        <w:tblW w:w="0" w:type="auto"/>
        <w:tblLook w:val="04A0" w:firstRow="1" w:lastRow="0" w:firstColumn="1" w:lastColumn="0" w:noHBand="0" w:noVBand="1"/>
      </w:tblPr>
      <w:tblGrid>
        <w:gridCol w:w="5754"/>
        <w:gridCol w:w="366"/>
        <w:gridCol w:w="2870"/>
      </w:tblGrid>
      <w:tr w:rsidR="000121B5" w14:paraId="42357250" w14:textId="77777777" w:rsidTr="00A7350C">
        <w:tc>
          <w:tcPr>
            <w:tcW w:w="5754" w:type="dxa"/>
            <w:tcBorders>
              <w:top w:val="single" w:sz="4" w:space="0" w:color="auto"/>
            </w:tcBorders>
          </w:tcPr>
          <w:p w14:paraId="24780306" w14:textId="77777777" w:rsidR="00EB36AF" w:rsidRDefault="006B7357" w:rsidP="00F27CD5">
            <w:pPr>
              <w:pStyle w:val="TableLeft"/>
            </w:pPr>
            <w:r>
              <w:t>Typed Name:</w:t>
            </w:r>
          </w:p>
          <w:p w14:paraId="2B18D55F" w14:textId="77777777" w:rsidR="00EB36AF" w:rsidRDefault="006B7357" w:rsidP="00F27CD5">
            <w:pPr>
              <w:pStyle w:val="TableLeft"/>
            </w:pPr>
            <w:r>
              <w:t>Title:</w:t>
            </w:r>
          </w:p>
        </w:tc>
        <w:tc>
          <w:tcPr>
            <w:tcW w:w="366" w:type="dxa"/>
          </w:tcPr>
          <w:p w14:paraId="72BE6F55" w14:textId="77777777" w:rsidR="00EB36AF" w:rsidRDefault="00EB36AF" w:rsidP="00F27CD5">
            <w:pPr>
              <w:pStyle w:val="TableLeft"/>
            </w:pPr>
          </w:p>
        </w:tc>
        <w:tc>
          <w:tcPr>
            <w:tcW w:w="2870" w:type="dxa"/>
            <w:tcBorders>
              <w:top w:val="single" w:sz="4" w:space="0" w:color="auto"/>
            </w:tcBorders>
          </w:tcPr>
          <w:p w14:paraId="0EC1F735" w14:textId="77777777" w:rsidR="00EB36AF" w:rsidRDefault="006B7357" w:rsidP="00F27CD5">
            <w:pPr>
              <w:pStyle w:val="TableLeft"/>
            </w:pPr>
            <w:r>
              <w:t>Date</w:t>
            </w:r>
          </w:p>
        </w:tc>
      </w:tr>
    </w:tbl>
    <w:p w14:paraId="176F3A89" w14:textId="77777777" w:rsidR="00E0063F" w:rsidRPr="006308CF" w:rsidRDefault="00E0063F" w:rsidP="006308CF">
      <w:pPr>
        <w:pStyle w:val="Paragraph"/>
      </w:pPr>
    </w:p>
    <w:p w14:paraId="21255A96" w14:textId="77777777" w:rsidR="005E3EEC" w:rsidRDefault="006B7357" w:rsidP="00AB0748">
      <w:pPr>
        <w:pStyle w:val="Heading1Unnumbered"/>
        <w:pageBreakBefore/>
      </w:pPr>
      <w:bookmarkStart w:id="46" w:name="_Toc148621528"/>
      <w:bookmarkStart w:id="47" w:name="_Toc107570582"/>
      <w:r w:rsidRPr="00BC1806">
        <w:lastRenderedPageBreak/>
        <w:t>DOCUMENT HISTORY</w:t>
      </w:r>
      <w:bookmarkEnd w:id="46"/>
      <w:bookmarkEnd w:id="47"/>
    </w:p>
    <w:p w14:paraId="3110E48A" w14:textId="77777777" w:rsidR="00B02AA1" w:rsidRPr="006C197E" w:rsidRDefault="00B02AA1" w:rsidP="006C197E">
      <w:pPr>
        <w:pStyle w:val="Paragraph"/>
        <w:spacing w:before="0" w:after="0" w:line="20" w:lineRule="exact"/>
        <w:rPr>
          <w:bCs/>
          <w:sz w:val="2"/>
          <w:szCs w:val="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2"/>
        <w:gridCol w:w="2141"/>
        <w:gridCol w:w="4797"/>
      </w:tblGrid>
      <w:tr w:rsidR="000121B5" w14:paraId="4891016B" w14:textId="77777777" w:rsidTr="00334202">
        <w:trPr>
          <w:tblHeader/>
        </w:trPr>
        <w:tc>
          <w:tcPr>
            <w:tcW w:w="1141" w:type="pct"/>
          </w:tcPr>
          <w:p w14:paraId="701C56E0" w14:textId="77777777" w:rsidR="00B02AA1" w:rsidRDefault="006B7357" w:rsidP="00F27CD5">
            <w:pPr>
              <w:pStyle w:val="TableHead"/>
              <w:jc w:val="left"/>
            </w:pPr>
            <w:r>
              <w:t>Document</w:t>
            </w:r>
          </w:p>
        </w:tc>
        <w:tc>
          <w:tcPr>
            <w:tcW w:w="1191" w:type="pct"/>
          </w:tcPr>
          <w:p w14:paraId="0A3DB9ED" w14:textId="77777777" w:rsidR="00B02AA1" w:rsidRDefault="006B7357" w:rsidP="00F27CD5">
            <w:pPr>
              <w:pStyle w:val="TableHead"/>
            </w:pPr>
            <w:r>
              <w:t>Date of Issue</w:t>
            </w:r>
          </w:p>
        </w:tc>
        <w:tc>
          <w:tcPr>
            <w:tcW w:w="2668" w:type="pct"/>
          </w:tcPr>
          <w:p w14:paraId="7D1277F6" w14:textId="77777777" w:rsidR="00B02AA1" w:rsidRDefault="006B7357" w:rsidP="00F27CD5">
            <w:pPr>
              <w:pStyle w:val="TableHead"/>
              <w:jc w:val="left"/>
            </w:pPr>
            <w:r>
              <w:t>Overall Rationale</w:t>
            </w:r>
          </w:p>
        </w:tc>
      </w:tr>
      <w:tr w:rsidR="000121B5" w14:paraId="51668706" w14:textId="77777777" w:rsidTr="00334202">
        <w:trPr>
          <w:ins w:id="48" w:author="Powell, Deana" w:date="2023-10-19T15:28:00Z"/>
        </w:trPr>
        <w:tc>
          <w:tcPr>
            <w:tcW w:w="1141" w:type="pct"/>
          </w:tcPr>
          <w:p w14:paraId="7DF032D2" w14:textId="77777777" w:rsidR="00DB6EFD" w:rsidRDefault="006B7357" w:rsidP="00F27CD5">
            <w:pPr>
              <w:pStyle w:val="TableLeft"/>
              <w:rPr>
                <w:ins w:id="49" w:author="Powell, Deana" w:date="2023-10-19T15:28:00Z"/>
              </w:rPr>
            </w:pPr>
            <w:ins w:id="50" w:author="Powell, Deana" w:date="2023-10-19T15:28:00Z">
              <w:r>
                <w:t xml:space="preserve">Amendment </w:t>
              </w:r>
              <w:r w:rsidR="00AF2350">
                <w:t>05</w:t>
              </w:r>
            </w:ins>
          </w:p>
        </w:tc>
        <w:tc>
          <w:tcPr>
            <w:tcW w:w="1191" w:type="pct"/>
          </w:tcPr>
          <w:p w14:paraId="02DA910A" w14:textId="1CA1D39C" w:rsidR="00DB6EFD" w:rsidRPr="00ED62FE" w:rsidRDefault="00ED62FE" w:rsidP="00ED62FE">
            <w:pPr>
              <w:rPr>
                <w:ins w:id="51" w:author="Powell, Deana" w:date="2023-10-19T15:28:00Z"/>
              </w:rPr>
            </w:pPr>
            <w:ins w:id="52" w:author="Powell, Deana" w:date="2023-10-19T15:28:00Z">
              <w:r>
                <w:t>19-OCT-2023</w:t>
              </w:r>
            </w:ins>
          </w:p>
        </w:tc>
        <w:tc>
          <w:tcPr>
            <w:tcW w:w="2668" w:type="pct"/>
          </w:tcPr>
          <w:p w14:paraId="15FACBBB" w14:textId="77777777" w:rsidR="00DB6EFD" w:rsidRPr="002678D9" w:rsidRDefault="006B7357" w:rsidP="003D1D21">
            <w:pPr>
              <w:pStyle w:val="TableLeft"/>
              <w:rPr>
                <w:ins w:id="53" w:author="Powell, Deana" w:date="2023-10-19T15:28:00Z"/>
              </w:rPr>
            </w:pPr>
            <w:ins w:id="54" w:author="Powell, Deana" w:date="2023-10-19T15:28:00Z">
              <w:r w:rsidRPr="002678D9">
                <w:t xml:space="preserve">The study is being terminated based on the results of an interim </w:t>
              </w:r>
              <w:r w:rsidR="00470EC8" w:rsidRPr="002678D9">
                <w:t>analysis,</w:t>
              </w:r>
              <w:r w:rsidRPr="002678D9">
                <w:t xml:space="preserve"> which showed a lack of clinical benefit on overall survival (OS) of the of the pembrolizumab plus lenvatinib combination over pembrolizumab monotherapy. This amendment serves to incorporate instructions for discontinuation of study intervention, appropriate measures for safety follow-up of ongoing study participants, and the plan for analysis of study data going forward</w:t>
              </w:r>
              <w:r w:rsidR="009E20D8" w:rsidRPr="002678D9">
                <w:t>.</w:t>
              </w:r>
            </w:ins>
          </w:p>
        </w:tc>
      </w:tr>
      <w:tr w:rsidR="000121B5" w14:paraId="6A17169F" w14:textId="77777777" w:rsidTr="00334202">
        <w:tc>
          <w:tcPr>
            <w:tcW w:w="1141" w:type="pct"/>
          </w:tcPr>
          <w:p w14:paraId="6556C399" w14:textId="18C54388" w:rsidR="00B02AA1" w:rsidRPr="00DB6EFD" w:rsidRDefault="00BF6E06" w:rsidP="00F27CD5">
            <w:pPr>
              <w:pStyle w:val="TableLeft"/>
            </w:pPr>
            <w:del w:id="55" w:author="Powell, Deana" w:date="2023-10-19T15:28:00Z">
              <w:r w:rsidRPr="00BF6E06">
                <w:delText>7902-010-</w:delText>
              </w:r>
            </w:del>
            <w:ins w:id="56" w:author="Powell, Deana" w:date="2023-10-19T15:28:00Z">
              <w:r w:rsidR="006B7357">
                <w:t xml:space="preserve">Amendment </w:t>
              </w:r>
            </w:ins>
            <w:r w:rsidR="00AF2350">
              <w:t>04</w:t>
            </w:r>
          </w:p>
        </w:tc>
        <w:tc>
          <w:tcPr>
            <w:tcW w:w="1191" w:type="pct"/>
          </w:tcPr>
          <w:p w14:paraId="4C9ABD4B" w14:textId="62BC72D9" w:rsidR="00B02AA1" w:rsidRPr="00DB6EFD" w:rsidRDefault="006B7357" w:rsidP="00DB6EFD">
            <w:pPr>
              <w:pStyle w:val="TableCenter"/>
              <w:rPr>
                <w:rStyle w:val="SuggestedOptional"/>
                <w:caps/>
                <w:color w:val="auto"/>
              </w:rPr>
            </w:pPr>
            <w:r>
              <w:rPr>
                <w:rStyle w:val="SuggestedOptional"/>
                <w:caps/>
                <w:color w:val="auto"/>
                <w:lang w:val="en-GB"/>
              </w:rPr>
              <w:t>05-</w:t>
            </w:r>
            <w:del w:id="57" w:author="Powell, Deana" w:date="2023-10-19T15:28:00Z">
              <w:r w:rsidR="004173BC">
                <w:delText>JUL</w:delText>
              </w:r>
            </w:del>
            <w:ins w:id="58" w:author="Powell, Deana" w:date="2023-10-19T15:28:00Z">
              <w:r>
                <w:rPr>
                  <w:rStyle w:val="SuggestedOptional"/>
                  <w:caps/>
                  <w:color w:val="auto"/>
                  <w:lang w:val="en-GB"/>
                </w:rPr>
                <w:t>Jul</w:t>
              </w:r>
            </w:ins>
            <w:r>
              <w:rPr>
                <w:rStyle w:val="SuggestedOptional"/>
                <w:caps/>
                <w:color w:val="auto"/>
                <w:lang w:val="en-GB"/>
              </w:rPr>
              <w:t>-2022</w:t>
            </w:r>
          </w:p>
        </w:tc>
        <w:tc>
          <w:tcPr>
            <w:tcW w:w="2668" w:type="pct"/>
          </w:tcPr>
          <w:p w14:paraId="675CB19F" w14:textId="77777777" w:rsidR="00B02AA1" w:rsidRDefault="006B7357" w:rsidP="00F27CD5">
            <w:pPr>
              <w:pStyle w:val="TableLeft"/>
            </w:pPr>
            <w:r w:rsidRPr="00DB6EFD">
              <w:t>Merck Sharp &amp; Dohme Corp. underwent an entity name and address change to Merck Sharp &amp; Dohme LLC, Rahway, NJ, USA. This conversion resulted only in an entity name change and update to the address.</w:t>
            </w:r>
          </w:p>
        </w:tc>
      </w:tr>
      <w:tr w:rsidR="000121B5" w14:paraId="3B25806E" w14:textId="77777777" w:rsidTr="00334202">
        <w:tc>
          <w:tcPr>
            <w:tcW w:w="1141" w:type="pct"/>
          </w:tcPr>
          <w:p w14:paraId="12CBC741" w14:textId="728EE2BE" w:rsidR="003044C8" w:rsidRPr="00DB6EFD" w:rsidRDefault="008A015A" w:rsidP="00F27CD5">
            <w:pPr>
              <w:pStyle w:val="TableLeft"/>
            </w:pPr>
            <w:del w:id="59" w:author="Powell, Deana" w:date="2023-10-19T15:28:00Z">
              <w:r>
                <w:delText>7902-010-</w:delText>
              </w:r>
            </w:del>
            <w:ins w:id="60" w:author="Powell, Deana" w:date="2023-10-19T15:28:00Z">
              <w:r w:rsidR="006B7357">
                <w:t xml:space="preserve">Amendment </w:t>
              </w:r>
            </w:ins>
            <w:r w:rsidR="00AF2350">
              <w:t>03</w:t>
            </w:r>
          </w:p>
        </w:tc>
        <w:tc>
          <w:tcPr>
            <w:tcW w:w="1191" w:type="pct"/>
          </w:tcPr>
          <w:p w14:paraId="2EA7B4E6" w14:textId="44E3FC24" w:rsidR="003044C8" w:rsidRPr="00DB6EFD" w:rsidRDefault="006B7357" w:rsidP="00DB6EFD">
            <w:pPr>
              <w:pStyle w:val="TableCenter"/>
              <w:rPr>
                <w:rStyle w:val="SuggestedOptional"/>
                <w:caps/>
                <w:color w:val="auto"/>
              </w:rPr>
            </w:pPr>
            <w:r w:rsidRPr="005739EB">
              <w:t>28-</w:t>
            </w:r>
            <w:r w:rsidR="009C3398">
              <w:t>MAY</w:t>
            </w:r>
            <w:r w:rsidRPr="005739EB">
              <w:t>-2021</w:t>
            </w:r>
          </w:p>
        </w:tc>
        <w:tc>
          <w:tcPr>
            <w:tcW w:w="2668" w:type="pct"/>
          </w:tcPr>
          <w:p w14:paraId="72D39C71" w14:textId="77777777" w:rsidR="003044C8" w:rsidRDefault="006B7357" w:rsidP="00F27CD5">
            <w:pPr>
              <w:pStyle w:val="TableLeft"/>
            </w:pPr>
            <w:r w:rsidRPr="00DB6EFD">
              <w:t>Global amendment to update the dose modification and toxicity management guidelines for irAEs. The protocol was also updated to comply with lenvatinib label requirements for osteonecrosis of the jaw, NG/G tube update, and FDA commitment to update imaging language.</w:t>
            </w:r>
          </w:p>
        </w:tc>
      </w:tr>
      <w:tr w:rsidR="000121B5" w14:paraId="6A7E57F0" w14:textId="77777777" w:rsidTr="00334202">
        <w:tc>
          <w:tcPr>
            <w:tcW w:w="1141" w:type="pct"/>
          </w:tcPr>
          <w:p w14:paraId="28BCCCA9" w14:textId="6E9D9326" w:rsidR="003044C8" w:rsidRPr="00DB6EFD" w:rsidRDefault="00E56B0B" w:rsidP="00F27CD5">
            <w:pPr>
              <w:pStyle w:val="TableLeft"/>
            </w:pPr>
            <w:del w:id="61" w:author="Powell, Deana" w:date="2023-10-19T15:28:00Z">
              <w:r>
                <w:delText>7902-010-</w:delText>
              </w:r>
            </w:del>
            <w:ins w:id="62" w:author="Powell, Deana" w:date="2023-10-19T15:28:00Z">
              <w:r w:rsidR="006B7357">
                <w:t xml:space="preserve">Amendment </w:t>
              </w:r>
            </w:ins>
            <w:r w:rsidR="00AF2350">
              <w:t>02</w:t>
            </w:r>
          </w:p>
        </w:tc>
        <w:tc>
          <w:tcPr>
            <w:tcW w:w="1191" w:type="pct"/>
          </w:tcPr>
          <w:p w14:paraId="6E043AEB" w14:textId="2E230A06" w:rsidR="003044C8" w:rsidRPr="00223D02" w:rsidRDefault="006B7357" w:rsidP="00DB6EFD">
            <w:pPr>
              <w:pStyle w:val="TableCenter"/>
              <w:rPr>
                <w:rStyle w:val="SuggestedOptional"/>
                <w:caps/>
                <w:color w:val="auto"/>
              </w:rPr>
            </w:pPr>
            <w:r w:rsidRPr="00223D02">
              <w:rPr>
                <w:caps/>
                <w:lang w:val="en-GB"/>
              </w:rPr>
              <w:t>03-</w:t>
            </w:r>
            <w:del w:id="63" w:author="Powell, Deana" w:date="2023-10-19T15:28:00Z">
              <w:r w:rsidR="004E2861">
                <w:delText>JUN</w:delText>
              </w:r>
            </w:del>
            <w:ins w:id="64" w:author="Powell, Deana" w:date="2023-10-19T15:28:00Z">
              <w:r w:rsidRPr="00223D02">
                <w:rPr>
                  <w:caps/>
                  <w:lang w:val="en-GB"/>
                </w:rPr>
                <w:t>Jun</w:t>
              </w:r>
            </w:ins>
            <w:r w:rsidRPr="00223D02">
              <w:rPr>
                <w:caps/>
                <w:lang w:val="en-GB"/>
              </w:rPr>
              <w:t>-2020</w:t>
            </w:r>
          </w:p>
        </w:tc>
        <w:tc>
          <w:tcPr>
            <w:tcW w:w="2668" w:type="pct"/>
          </w:tcPr>
          <w:p w14:paraId="33554D2C" w14:textId="77777777" w:rsidR="003044C8" w:rsidRDefault="006B7357" w:rsidP="00F27CD5">
            <w:pPr>
              <w:pStyle w:val="TableLeft"/>
            </w:pPr>
            <w:r w:rsidRPr="00DB6EFD">
              <w:t>To incorporate Health Authority feedback received to date, modify the driver of IA2, amend exclusion criteria to allow administration of lenvatinib suspension through a gastrostomy tube, add nonemergency unblinding to guide further treatment decisions of participants with centrally-verified PD, remove iRECIST assessments, and provide program-level updates, corrections, and clarifications.</w:t>
            </w:r>
          </w:p>
        </w:tc>
      </w:tr>
      <w:tr w:rsidR="000121B5" w14:paraId="741068F8" w14:textId="77777777" w:rsidTr="00334202">
        <w:tc>
          <w:tcPr>
            <w:tcW w:w="1141" w:type="pct"/>
          </w:tcPr>
          <w:p w14:paraId="0C0092EB" w14:textId="11444D57" w:rsidR="003044C8" w:rsidRPr="00DB6EFD" w:rsidRDefault="00944AE0" w:rsidP="00334202">
            <w:pPr>
              <w:pStyle w:val="TableLeft"/>
              <w:keepNext/>
            </w:pPr>
            <w:del w:id="65" w:author="Powell, Deana" w:date="2023-10-19T15:28:00Z">
              <w:r>
                <w:lastRenderedPageBreak/>
                <w:delText>7902-010-</w:delText>
              </w:r>
            </w:del>
            <w:ins w:id="66" w:author="Powell, Deana" w:date="2023-10-19T15:28:00Z">
              <w:r w:rsidR="006B7357">
                <w:t>Amendment</w:t>
              </w:r>
              <w:r w:rsidR="006B7357" w:rsidRPr="00DB6EFD">
                <w:t xml:space="preserve"> </w:t>
              </w:r>
            </w:ins>
            <w:r w:rsidR="00AF2350" w:rsidRPr="00DB6EFD">
              <w:t>01</w:t>
            </w:r>
          </w:p>
        </w:tc>
        <w:tc>
          <w:tcPr>
            <w:tcW w:w="1191" w:type="pct"/>
          </w:tcPr>
          <w:p w14:paraId="0D10F719" w14:textId="0457CF30" w:rsidR="003044C8" w:rsidRPr="00223D02" w:rsidRDefault="006B7357" w:rsidP="00F27CD5">
            <w:pPr>
              <w:pStyle w:val="TableCenter"/>
              <w:rPr>
                <w:rStyle w:val="SuggestedOptional"/>
                <w:caps/>
                <w:color w:val="auto"/>
              </w:rPr>
            </w:pPr>
            <w:r w:rsidRPr="00223D02">
              <w:rPr>
                <w:caps/>
                <w:lang w:val="en-GB"/>
              </w:rPr>
              <w:t>25-</w:t>
            </w:r>
            <w:del w:id="67" w:author="Powell, Deana" w:date="2023-10-19T15:28:00Z">
              <w:r w:rsidR="003E0F1A">
                <w:delText>OCT</w:delText>
              </w:r>
            </w:del>
            <w:ins w:id="68" w:author="Powell, Deana" w:date="2023-10-19T15:28:00Z">
              <w:r w:rsidRPr="00223D02">
                <w:rPr>
                  <w:caps/>
                  <w:lang w:val="en-GB"/>
                </w:rPr>
                <w:t>Oct</w:t>
              </w:r>
            </w:ins>
            <w:r w:rsidRPr="00223D02">
              <w:rPr>
                <w:caps/>
                <w:lang w:val="en-GB"/>
              </w:rPr>
              <w:t>-2019</w:t>
            </w:r>
          </w:p>
        </w:tc>
        <w:tc>
          <w:tcPr>
            <w:tcW w:w="2668" w:type="pct"/>
          </w:tcPr>
          <w:p w14:paraId="5EE4369F" w14:textId="77777777" w:rsidR="003044C8" w:rsidRDefault="006B7357" w:rsidP="00F27CD5">
            <w:pPr>
              <w:pStyle w:val="TableLeft"/>
            </w:pPr>
            <w:bookmarkStart w:id="69" w:name="_Hlk22724034"/>
            <w:bookmarkStart w:id="70" w:name="_Hlk22727615"/>
            <w:r w:rsidRPr="00DB6EFD">
              <w:t>Removed anticoagulants</w:t>
            </w:r>
            <w:bookmarkEnd w:id="69"/>
            <w:r w:rsidRPr="00DB6EFD">
              <w:t>, NSAIDS and aspirin from the list of prohibited medications within the Concomitant Therapy Section, as on-study use of anticoagulants, NSAIDS and aspirin are allowed</w:t>
            </w:r>
            <w:bookmarkEnd w:id="70"/>
            <w:r w:rsidRPr="00DB6EFD">
              <w:t>.</w:t>
            </w:r>
          </w:p>
        </w:tc>
      </w:tr>
      <w:tr w:rsidR="000121B5" w14:paraId="232399DB" w14:textId="77777777" w:rsidTr="00334202">
        <w:tc>
          <w:tcPr>
            <w:tcW w:w="1141" w:type="pct"/>
          </w:tcPr>
          <w:p w14:paraId="3497F1EC" w14:textId="37B409FA" w:rsidR="003044C8" w:rsidRDefault="00944AE0" w:rsidP="00F27CD5">
            <w:pPr>
              <w:pStyle w:val="TableLeft"/>
            </w:pPr>
            <w:del w:id="71" w:author="Powell, Deana" w:date="2023-10-19T15:28:00Z">
              <w:r>
                <w:delText>7902-010-00</w:delText>
              </w:r>
            </w:del>
            <w:ins w:id="72" w:author="Powell, Deana" w:date="2023-10-19T15:28:00Z">
              <w:r w:rsidR="006B7357" w:rsidRPr="00CF5B72">
                <w:t>Original Protocol</w:t>
              </w:r>
            </w:ins>
          </w:p>
        </w:tc>
        <w:tc>
          <w:tcPr>
            <w:tcW w:w="1191" w:type="pct"/>
          </w:tcPr>
          <w:p w14:paraId="4428C014" w14:textId="10EF95BD" w:rsidR="003044C8" w:rsidRPr="003044C8" w:rsidRDefault="006B7357" w:rsidP="00F27CD5">
            <w:pPr>
              <w:pStyle w:val="TableCenter"/>
              <w:rPr>
                <w:caps/>
              </w:rPr>
            </w:pPr>
            <w:r>
              <w:rPr>
                <w:caps/>
                <w:lang w:val="en-GB"/>
              </w:rPr>
              <w:t>14-</w:t>
            </w:r>
            <w:del w:id="73" w:author="Powell, Deana" w:date="2023-10-19T15:28:00Z">
              <w:r w:rsidR="00944AE0">
                <w:delText>OCT</w:delText>
              </w:r>
            </w:del>
            <w:ins w:id="74" w:author="Powell, Deana" w:date="2023-10-19T15:28:00Z">
              <w:r>
                <w:rPr>
                  <w:caps/>
                  <w:lang w:val="en-GB"/>
                </w:rPr>
                <w:t>Oct</w:t>
              </w:r>
            </w:ins>
            <w:r>
              <w:rPr>
                <w:caps/>
                <w:lang w:val="en-GB"/>
              </w:rPr>
              <w:t>-2019</w:t>
            </w:r>
          </w:p>
        </w:tc>
        <w:tc>
          <w:tcPr>
            <w:tcW w:w="2668" w:type="pct"/>
          </w:tcPr>
          <w:p w14:paraId="6A5D94D5" w14:textId="525025F0" w:rsidR="003044C8" w:rsidRDefault="00944AE0" w:rsidP="00F27CD5">
            <w:pPr>
              <w:pStyle w:val="TableLeft"/>
            </w:pPr>
            <w:del w:id="75" w:author="Powell, Deana" w:date="2023-10-19T15:28:00Z">
              <w:r>
                <w:delText>Original protocol</w:delText>
              </w:r>
            </w:del>
            <w:ins w:id="76" w:author="Powell, Deana" w:date="2023-10-19T15:28:00Z">
              <w:r w:rsidR="006B7357">
                <w:t>Not applicable</w:t>
              </w:r>
            </w:ins>
          </w:p>
        </w:tc>
      </w:tr>
    </w:tbl>
    <w:p w14:paraId="27D21E4F" w14:textId="77777777" w:rsidR="00AB0748" w:rsidRDefault="00AB0748" w:rsidP="006C197E">
      <w:pPr>
        <w:pStyle w:val="Paragraph"/>
        <w:spacing w:before="0" w:after="0" w:line="20" w:lineRule="exact"/>
        <w:rPr>
          <w:bCs/>
          <w:sz w:val="2"/>
        </w:rPr>
      </w:pPr>
    </w:p>
    <w:p w14:paraId="42E17592" w14:textId="50015684" w:rsidR="009C3398" w:rsidRDefault="009C3398">
      <w:pPr>
        <w:rPr>
          <w:szCs w:val="20"/>
        </w:rPr>
      </w:pPr>
      <w:r>
        <w:br w:type="page"/>
      </w:r>
    </w:p>
    <w:p w14:paraId="5E6836B5" w14:textId="77777777" w:rsidR="009C305E" w:rsidRPr="005676C7" w:rsidRDefault="006B7357" w:rsidP="005676C7">
      <w:pPr>
        <w:pStyle w:val="Heading1"/>
        <w:numPr>
          <w:ilvl w:val="0"/>
          <w:numId w:val="0"/>
        </w:numPr>
      </w:pPr>
      <w:bookmarkStart w:id="77" w:name="_Toc148621529"/>
      <w:bookmarkStart w:id="78" w:name="_Toc107570583"/>
      <w:r w:rsidRPr="005676C7">
        <w:lastRenderedPageBreak/>
        <w:t>PROTOCOL AMENDMENT SUMMARY OF CHANGES</w:t>
      </w:r>
      <w:bookmarkEnd w:id="77"/>
      <w:bookmarkEnd w:id="78"/>
      <w:r w:rsidRPr="005676C7">
        <w:t xml:space="preserve"> </w:t>
      </w:r>
    </w:p>
    <w:p w14:paraId="5F07A155" w14:textId="67CC3D74" w:rsidR="009C305E" w:rsidRPr="009C305E" w:rsidRDefault="006B7357" w:rsidP="005676C7">
      <w:pPr>
        <w:pStyle w:val="Paragraph"/>
        <w:rPr>
          <w:rFonts w:eastAsia="Calibri"/>
          <w:color w:val="000000" w:themeColor="text1"/>
        </w:rPr>
      </w:pPr>
      <w:r w:rsidRPr="005676C7">
        <w:rPr>
          <w:b/>
          <w:bCs/>
        </w:rPr>
        <w:t>Amendment:</w:t>
      </w:r>
      <w:r w:rsidRPr="009C305E">
        <w:t xml:space="preserve"> </w:t>
      </w:r>
      <w:del w:id="79" w:author="Powell, Deana" w:date="2023-10-19T15:28:00Z">
        <w:r w:rsidR="006A5A18">
          <w:rPr>
            <w:rFonts w:eastAsia="Calibri"/>
            <w:color w:val="000000" w:themeColor="text1"/>
          </w:rPr>
          <w:delText>04</w:delText>
        </w:r>
      </w:del>
      <w:ins w:id="80" w:author="Powell, Deana" w:date="2023-10-19T15:28:00Z">
        <w:r w:rsidRPr="009C305E">
          <w:rPr>
            <w:rFonts w:eastAsia="Calibri"/>
            <w:color w:val="000000" w:themeColor="text1"/>
          </w:rPr>
          <w:t>05</w:t>
        </w:r>
      </w:ins>
    </w:p>
    <w:p w14:paraId="42C52314" w14:textId="215E801B" w:rsidR="009C305E" w:rsidRPr="005676C7" w:rsidRDefault="006B7357" w:rsidP="005676C7">
      <w:pPr>
        <w:pStyle w:val="Paragraph"/>
        <w:rPr>
          <w:b/>
          <w:bCs/>
        </w:rPr>
      </w:pPr>
      <w:r w:rsidRPr="005676C7">
        <w:rPr>
          <w:b/>
          <w:bCs/>
        </w:rPr>
        <w:t xml:space="preserve">Overall Rationale for the </w:t>
      </w:r>
      <w:del w:id="81" w:author="Powell, Deana" w:date="2023-10-19T15:28:00Z">
        <w:r w:rsidR="009D6B09">
          <w:rPr>
            <w:rStyle w:val="ParagraphChar"/>
            <w:b/>
          </w:rPr>
          <w:delText>Amendments</w:delText>
        </w:r>
      </w:del>
      <w:ins w:id="82" w:author="Powell, Deana" w:date="2023-10-19T15:28:00Z">
        <w:r w:rsidRPr="005676C7">
          <w:rPr>
            <w:b/>
            <w:bCs/>
          </w:rPr>
          <w:t>Amendment</w:t>
        </w:r>
      </w:ins>
      <w:r w:rsidRPr="005676C7">
        <w:rPr>
          <w:b/>
          <w:bCs/>
        </w:rPr>
        <w:t>:</w:t>
      </w:r>
    </w:p>
    <w:p w14:paraId="351934D0" w14:textId="77777777" w:rsidR="009D6B09" w:rsidRDefault="006A5A18" w:rsidP="009D6B09">
      <w:pPr>
        <w:pStyle w:val="Paragraph"/>
        <w:rPr>
          <w:del w:id="83" w:author="Powell, Deana" w:date="2023-10-19T15:28:00Z"/>
          <w:rStyle w:val="ParagraphChar"/>
        </w:rPr>
      </w:pPr>
      <w:del w:id="84" w:author="Powell, Deana" w:date="2023-10-19T15:28:00Z">
        <w:r w:rsidRPr="006A5A18">
          <w:rPr>
            <w:rStyle w:val="ParagraphChar"/>
          </w:rPr>
          <w:delText>Sponsor underwent an entity name change and update to the address</w:delText>
        </w:r>
        <w:r>
          <w:rPr>
            <w:rStyle w:val="ParagraphChar"/>
          </w:rPr>
          <w:delText>.</w:delText>
        </w:r>
      </w:del>
    </w:p>
    <w:p w14:paraId="1FDF9102" w14:textId="77777777" w:rsidR="005D6551" w:rsidRDefault="006B7357" w:rsidP="00EE660D">
      <w:pPr>
        <w:pStyle w:val="Paragraph"/>
        <w:rPr>
          <w:ins w:id="85" w:author="Powell, Deana" w:date="2023-10-19T15:28:00Z"/>
        </w:rPr>
      </w:pPr>
      <w:ins w:id="86" w:author="Powell, Deana" w:date="2023-10-19T15:28:00Z">
        <w:r w:rsidRPr="002678D9">
          <w:t xml:space="preserve">The study is being terminated based on the results of an interim </w:t>
        </w:r>
        <w:r w:rsidR="00470EC8" w:rsidRPr="002678D9">
          <w:t>analysis,</w:t>
        </w:r>
        <w:r w:rsidRPr="002678D9">
          <w:t xml:space="preserve"> which showed a lack of clinical benefit on OS of the of the pembrolizumab plus lenvatinib combination over pembrolizumab monotherapy. This amendment serves to incorporate instructions for discontinuation of study intervention, appropriate measures for safety follow-up of ongoing study participants, and the plan for analysis of study data going forward.</w:t>
        </w:r>
      </w:ins>
    </w:p>
    <w:p w14:paraId="5ECAABED" w14:textId="4611AFD2" w:rsidR="00624A65" w:rsidRPr="0061402D" w:rsidRDefault="006B7357" w:rsidP="005676C7">
      <w:pPr>
        <w:pStyle w:val="ParagraphBold"/>
        <w:keepNext/>
        <w:rPr>
          <w:highlight w:val="yellow"/>
        </w:rPr>
      </w:pPr>
      <w:r w:rsidRPr="00D116BA">
        <w:t>Summary of Changes Table</w:t>
      </w:r>
      <w:del w:id="87" w:author="Powell, Deana" w:date="2023-10-19T15:28:00Z">
        <w:r w:rsidR="009D6B09" w:rsidRPr="00A04E38">
          <w:delText>:</w:delText>
        </w:r>
        <w:r w:rsidR="009D6B09">
          <w:delText xml:space="preserve"> </w:delText>
        </w:r>
      </w:del>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2155"/>
        <w:gridCol w:w="3510"/>
        <w:gridCol w:w="3335"/>
      </w:tblGrid>
      <w:tr w:rsidR="000121B5" w14:paraId="3F4D54E1" w14:textId="77777777" w:rsidTr="000C4019">
        <w:trPr>
          <w:tblHeader/>
        </w:trPr>
        <w:tc>
          <w:tcPr>
            <w:tcW w:w="2155" w:type="dxa"/>
            <w:vAlign w:val="bottom"/>
          </w:tcPr>
          <w:p w14:paraId="203297C3" w14:textId="2F92D399" w:rsidR="00624A65" w:rsidRPr="00C31AA8" w:rsidRDefault="006B7357" w:rsidP="000C4019">
            <w:pPr>
              <w:pStyle w:val="TableHead"/>
              <w:keepNext/>
              <w:jc w:val="left"/>
              <w:rPr>
                <w:sz w:val="18"/>
                <w:szCs w:val="18"/>
              </w:rPr>
            </w:pPr>
            <w:r w:rsidRPr="00C31AA8">
              <w:rPr>
                <w:sz w:val="18"/>
                <w:szCs w:val="18"/>
              </w:rPr>
              <w:t xml:space="preserve">Section </w:t>
            </w:r>
            <w:del w:id="88" w:author="Powell, Deana" w:date="2023-10-19T15:28:00Z">
              <w:r w:rsidR="009D6B09" w:rsidRPr="000C7D67">
                <w:rPr>
                  <w:kern w:val="24"/>
                  <w:lang w:eastAsia="ja-JP"/>
                </w:rPr>
                <w:delText>#</w:delText>
              </w:r>
            </w:del>
            <w:ins w:id="89" w:author="Powell, Deana" w:date="2023-10-19T15:28:00Z">
              <w:r w:rsidRPr="00C31AA8">
                <w:rPr>
                  <w:sz w:val="18"/>
                  <w:szCs w:val="18"/>
                </w:rPr>
                <w:t>Number</w:t>
              </w:r>
            </w:ins>
            <w:r w:rsidRPr="00C31AA8">
              <w:rPr>
                <w:sz w:val="18"/>
                <w:szCs w:val="18"/>
              </w:rPr>
              <w:t xml:space="preserve"> and Name</w:t>
            </w:r>
          </w:p>
        </w:tc>
        <w:tc>
          <w:tcPr>
            <w:tcW w:w="3510" w:type="dxa"/>
            <w:vAlign w:val="bottom"/>
          </w:tcPr>
          <w:p w14:paraId="4FF4E68F" w14:textId="77777777" w:rsidR="00624A65" w:rsidRPr="00C31AA8" w:rsidRDefault="006B7357" w:rsidP="000C4019">
            <w:pPr>
              <w:pStyle w:val="TableHead"/>
              <w:keepNext/>
              <w:jc w:val="left"/>
              <w:rPr>
                <w:sz w:val="18"/>
                <w:szCs w:val="18"/>
              </w:rPr>
            </w:pPr>
            <w:r w:rsidRPr="00C31AA8">
              <w:rPr>
                <w:sz w:val="18"/>
                <w:szCs w:val="18"/>
              </w:rPr>
              <w:t>Description of Change</w:t>
            </w:r>
          </w:p>
        </w:tc>
        <w:tc>
          <w:tcPr>
            <w:tcW w:w="3335" w:type="dxa"/>
            <w:vAlign w:val="bottom"/>
          </w:tcPr>
          <w:p w14:paraId="013DEA2C" w14:textId="77777777" w:rsidR="00624A65" w:rsidRPr="00C31AA8" w:rsidRDefault="006B7357" w:rsidP="000C4019">
            <w:pPr>
              <w:pStyle w:val="TableHead"/>
              <w:keepNext/>
              <w:jc w:val="left"/>
              <w:rPr>
                <w:sz w:val="18"/>
                <w:szCs w:val="18"/>
              </w:rPr>
            </w:pPr>
            <w:r w:rsidRPr="00C31AA8">
              <w:rPr>
                <w:sz w:val="18"/>
                <w:szCs w:val="18"/>
              </w:rPr>
              <w:t>Brief Rationale</w:t>
            </w:r>
          </w:p>
        </w:tc>
      </w:tr>
    </w:tbl>
    <w:tbl>
      <w:tblPr>
        <w:tblStyle w:val="TableGrid"/>
        <w:tblW w:w="5000" w:type="pct"/>
        <w:tblInd w:w="-5" w:type="dxa"/>
        <w:tblLook w:val="04A0" w:firstRow="1" w:lastRow="0" w:firstColumn="1" w:lastColumn="0" w:noHBand="0" w:noVBand="1"/>
      </w:tblPr>
      <w:tblGrid>
        <w:gridCol w:w="2175"/>
        <w:gridCol w:w="2948"/>
        <w:gridCol w:w="3867"/>
      </w:tblGrid>
      <w:tr w:rsidR="009D6B09" w14:paraId="5D10681B" w14:textId="77777777" w:rsidTr="002D1EA4">
        <w:trPr>
          <w:del w:id="90" w:author="Powell, Deana" w:date="2023-10-19T15:28:00Z"/>
        </w:trPr>
        <w:tc>
          <w:tcPr>
            <w:tcW w:w="2971" w:type="dxa"/>
          </w:tcPr>
          <w:p w14:paraId="2ECC52EC" w14:textId="77777777" w:rsidR="00BF6E06" w:rsidRDefault="00BF6E06" w:rsidP="00BF6E06">
            <w:pPr>
              <w:pStyle w:val="Paragraph"/>
              <w:spacing w:before="120" w:after="120"/>
              <w:rPr>
                <w:del w:id="91" w:author="Powell, Deana" w:date="2023-10-19T15:28:00Z"/>
              </w:rPr>
            </w:pPr>
            <w:del w:id="92" w:author="Powell, Deana" w:date="2023-10-19T15:28:00Z">
              <w:r>
                <w:delText>Title Page</w:delText>
              </w:r>
            </w:del>
          </w:p>
          <w:p w14:paraId="6F96065E" w14:textId="77777777" w:rsidR="00BF6E06" w:rsidRDefault="00BF6E06" w:rsidP="00BF6E06">
            <w:pPr>
              <w:pStyle w:val="Paragraph"/>
              <w:spacing w:before="120" w:after="120"/>
              <w:rPr>
                <w:del w:id="93" w:author="Powell, Deana" w:date="2023-10-19T15:28:00Z"/>
              </w:rPr>
            </w:pPr>
          </w:p>
          <w:p w14:paraId="697F2DCC" w14:textId="77777777" w:rsidR="009D6B09" w:rsidRPr="00AE1CCB" w:rsidRDefault="00BF6E06" w:rsidP="00BF6E06">
            <w:pPr>
              <w:pStyle w:val="Paragraph"/>
              <w:spacing w:before="120" w:after="120"/>
              <w:rPr>
                <w:del w:id="94" w:author="Powell, Deana" w:date="2023-10-19T15:28:00Z"/>
              </w:rPr>
            </w:pPr>
            <w:del w:id="95" w:author="Powell, Deana" w:date="2023-10-19T15:28:00Z">
              <w:r>
                <w:delText>Section 10.1.1 Code of Conduct for Clinical Trials</w:delText>
              </w:r>
            </w:del>
          </w:p>
        </w:tc>
        <w:tc>
          <w:tcPr>
            <w:tcW w:w="4303" w:type="dxa"/>
          </w:tcPr>
          <w:p w14:paraId="4F0CC972" w14:textId="77777777" w:rsidR="009D6B09" w:rsidRPr="00AE1CCB" w:rsidRDefault="00BF6E06" w:rsidP="001E02E1">
            <w:pPr>
              <w:pStyle w:val="Paragraph"/>
              <w:spacing w:before="120" w:after="120"/>
              <w:rPr>
                <w:del w:id="96" w:author="Powell, Deana" w:date="2023-10-19T15:28:00Z"/>
              </w:rPr>
            </w:pPr>
            <w:del w:id="97" w:author="Powell, Deana" w:date="2023-10-19T15:28:00Z">
              <w:r w:rsidRPr="00BF6E06">
                <w:delText>Sponsor entity name and address change</w:delText>
              </w:r>
              <w:r>
                <w:delText>.</w:delText>
              </w:r>
            </w:del>
          </w:p>
        </w:tc>
        <w:tc>
          <w:tcPr>
            <w:tcW w:w="5676" w:type="dxa"/>
          </w:tcPr>
          <w:p w14:paraId="3898E831" w14:textId="77777777" w:rsidR="009D6B09" w:rsidRPr="00AE1CCB" w:rsidRDefault="00BF6E06" w:rsidP="001E02E1">
            <w:pPr>
              <w:pStyle w:val="Paragraph"/>
              <w:spacing w:before="120" w:after="120"/>
              <w:rPr>
                <w:del w:id="98" w:author="Powell, Deana" w:date="2023-10-19T15:28:00Z"/>
              </w:rPr>
            </w:pPr>
            <w:del w:id="99" w:author="Powell, Deana" w:date="2023-10-19T15:28:00Z">
              <w:r w:rsidRPr="00BF6E06">
                <w:delText>Merck Sharp &amp; Dohme Corp. underwent an entity name and address change to Merck Sharp &amp; Dohme LLC, Rahway, NJ, USA. This conversion resulted only in an entity name change and update to the address</w:delText>
              </w:r>
              <w:r>
                <w:delText>.</w:delText>
              </w:r>
            </w:del>
          </w:p>
        </w:tc>
      </w:tr>
    </w:tbl>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939"/>
        <w:gridCol w:w="2472"/>
        <w:gridCol w:w="4589"/>
      </w:tblGrid>
      <w:tr w:rsidR="000121B5" w14:paraId="59FB7B29" w14:textId="77777777" w:rsidTr="000C4019">
        <w:tc>
          <w:tcPr>
            <w:tcW w:w="2971" w:type="dxa"/>
            <w:cellDel w:id="100" w:author="Powell, Deana" w:date="2023-10-19T15:28:00Z"/>
          </w:tcPr>
          <w:p w14:paraId="58A503B1" w14:textId="6A0B4130" w:rsidR="001B4561" w:rsidRDefault="001B4561" w:rsidP="001E02E1">
            <w:pPr>
              <w:pStyle w:val="Paragraph"/>
              <w:spacing w:before="120"/>
            </w:pPr>
            <w:del w:id="101" w:author="Powell, Deana" w:date="2023-10-19T15:28:00Z">
              <w:r>
                <w:delText xml:space="preserve">Section 4.4 </w:delText>
              </w:r>
              <w:r w:rsidR="008B529B" w:rsidRPr="008B529B">
                <w:delText>Beginning and End</w:delText>
              </w:r>
              <w:r w:rsidR="00763F04">
                <w:delText xml:space="preserve"> </w:delText>
              </w:r>
              <w:r w:rsidR="008B529B" w:rsidRPr="008B529B">
                <w:delText>of</w:delText>
              </w:r>
              <w:r w:rsidR="00763F04">
                <w:delText xml:space="preserve"> </w:delText>
              </w:r>
              <w:r w:rsidR="008B529B" w:rsidRPr="008B529B">
                <w:delText>Study Definition</w:delText>
              </w:r>
            </w:del>
          </w:p>
        </w:tc>
        <w:tc>
          <w:tcPr>
            <w:tcW w:w="4303" w:type="dxa"/>
            <w:cellDel w:id="102" w:author="Powell, Deana" w:date="2023-10-19T15:28:00Z"/>
          </w:tcPr>
          <w:p w14:paraId="4D8B8381" w14:textId="493DA5D0" w:rsidR="00746A0B" w:rsidRDefault="00746A0B" w:rsidP="001E02E1">
            <w:pPr>
              <w:pStyle w:val="Paragraph"/>
              <w:spacing w:before="120"/>
            </w:pPr>
            <w:del w:id="103" w:author="Powell, Deana" w:date="2023-10-19T15:28:00Z">
              <w:r>
                <w:delText xml:space="preserve">Revision </w:delText>
              </w:r>
              <w:r w:rsidR="004B0F80">
                <w:delText>of last paragraph pertaining to EEA countries</w:delText>
              </w:r>
            </w:del>
          </w:p>
        </w:tc>
        <w:tc>
          <w:tcPr>
            <w:tcW w:w="9000" w:type="dxa"/>
            <w:vAlign w:val="bottom"/>
          </w:tcPr>
          <w:p w14:paraId="14BE0CBD" w14:textId="14E305D1" w:rsidR="00624A65" w:rsidRPr="00C31AA8" w:rsidRDefault="00340FBD" w:rsidP="000C4019">
            <w:pPr>
              <w:pStyle w:val="TableHead"/>
              <w:keepNext/>
              <w:jc w:val="left"/>
              <w:rPr>
                <w:sz w:val="18"/>
                <w:szCs w:val="18"/>
              </w:rPr>
            </w:pPr>
            <w:del w:id="104" w:author="Powell, Deana" w:date="2023-10-19T15:28:00Z">
              <w:r w:rsidRPr="00340FBD">
                <w:delText>New paragraph included for EEA on local start for member states.</w:delText>
              </w:r>
            </w:del>
            <w:ins w:id="105" w:author="Powell, Deana" w:date="2023-10-19T15:28:00Z">
              <w:r w:rsidR="006B7357" w:rsidRPr="00C31AA8">
                <w:rPr>
                  <w:sz w:val="18"/>
                  <w:szCs w:val="18"/>
                </w:rPr>
                <w:t>Primary Reason for Amendment</w:t>
              </w:r>
            </w:ins>
          </w:p>
        </w:tc>
      </w:tr>
    </w:tbl>
    <w:tbl>
      <w:tblPr>
        <w:tblStyle w:val="TableGrid"/>
        <w:tblW w:w="5000" w:type="pct"/>
        <w:tblInd w:w="-5" w:type="dxa"/>
        <w:tblLook w:val="04A0" w:firstRow="1" w:lastRow="0" w:firstColumn="1" w:lastColumn="0" w:noHBand="0" w:noVBand="1"/>
      </w:tblPr>
      <w:tblGrid>
        <w:gridCol w:w="2208"/>
        <w:gridCol w:w="2912"/>
        <w:gridCol w:w="3870"/>
      </w:tblGrid>
      <w:tr w:rsidR="00D04A1B" w14:paraId="1ABB7B31" w14:textId="77777777" w:rsidTr="002D1EA4">
        <w:trPr>
          <w:trHeight w:val="1205"/>
          <w:del w:id="106" w:author="Powell, Deana" w:date="2023-10-19T15:28:00Z"/>
        </w:trPr>
        <w:tc>
          <w:tcPr>
            <w:tcW w:w="2971" w:type="dxa"/>
          </w:tcPr>
          <w:p w14:paraId="6462F0D9" w14:textId="77777777" w:rsidR="00D04A1B" w:rsidRDefault="00D04A1B" w:rsidP="001E02E1">
            <w:pPr>
              <w:pStyle w:val="Paragraph"/>
              <w:spacing w:before="120" w:after="120"/>
              <w:rPr>
                <w:del w:id="107" w:author="Powell, Deana" w:date="2023-10-19T15:28:00Z"/>
              </w:rPr>
            </w:pPr>
            <w:del w:id="108" w:author="Powell, Deana" w:date="2023-10-19T15:28:00Z">
              <w:r>
                <w:delText xml:space="preserve">Section </w:delText>
              </w:r>
              <w:r w:rsidR="00B8160E">
                <w:delText xml:space="preserve">5 Study Population </w:delText>
              </w:r>
            </w:del>
          </w:p>
        </w:tc>
        <w:tc>
          <w:tcPr>
            <w:tcW w:w="4303" w:type="dxa"/>
          </w:tcPr>
          <w:p w14:paraId="42BEB170" w14:textId="77777777" w:rsidR="00D04A1B" w:rsidRDefault="00B8160E" w:rsidP="001E02E1">
            <w:pPr>
              <w:pStyle w:val="Paragraph"/>
              <w:spacing w:before="120" w:after="120"/>
              <w:rPr>
                <w:del w:id="109" w:author="Powell, Deana" w:date="2023-10-19T15:28:00Z"/>
              </w:rPr>
            </w:pPr>
            <w:del w:id="110" w:author="Powell, Deana" w:date="2023-10-19T15:28:00Z">
              <w:r>
                <w:delText xml:space="preserve">Added new text as the first </w:delText>
              </w:r>
              <w:r w:rsidR="00033ABA">
                <w:delText>paragraph</w:delText>
              </w:r>
              <w:r w:rsidR="00FD34FA">
                <w:delText xml:space="preserve"> in Section 5.</w:delText>
              </w:r>
            </w:del>
          </w:p>
        </w:tc>
        <w:tc>
          <w:tcPr>
            <w:tcW w:w="5676" w:type="dxa"/>
          </w:tcPr>
          <w:p w14:paraId="28A9F227" w14:textId="77777777" w:rsidR="00D04A1B" w:rsidRPr="00E878A9" w:rsidRDefault="00BD1AD9" w:rsidP="001E02E1">
            <w:pPr>
              <w:pStyle w:val="Paragraph"/>
              <w:spacing w:before="120" w:after="120"/>
              <w:rPr>
                <w:del w:id="111" w:author="Powell, Deana" w:date="2023-10-19T15:28:00Z"/>
              </w:rPr>
            </w:pPr>
            <w:del w:id="112" w:author="Powell, Deana" w:date="2023-10-19T15:28:00Z">
              <w:r w:rsidRPr="00BD1AD9">
                <w:delText>To clarify the collection, use, and confidentiality of demographic data provided by the participants.</w:delText>
              </w:r>
            </w:del>
          </w:p>
        </w:tc>
      </w:tr>
    </w:tbl>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2155"/>
        <w:gridCol w:w="3510"/>
        <w:gridCol w:w="3335"/>
      </w:tblGrid>
      <w:tr w:rsidR="000121B5" w14:paraId="2A5DC141" w14:textId="77777777" w:rsidTr="000C4019">
        <w:tc>
          <w:tcPr>
            <w:tcW w:w="2155" w:type="dxa"/>
          </w:tcPr>
          <w:p w14:paraId="1FB0BF32" w14:textId="1425606D" w:rsidR="00624A65" w:rsidRPr="00C31AA8" w:rsidRDefault="0083775B" w:rsidP="000C4019">
            <w:pPr>
              <w:pStyle w:val="TableLeft"/>
              <w:rPr>
                <w:sz w:val="18"/>
                <w:szCs w:val="18"/>
              </w:rPr>
            </w:pPr>
            <w:del w:id="113" w:author="Powell, Deana" w:date="2023-10-19T15:28:00Z">
              <w:r>
                <w:delText xml:space="preserve">Section </w:delText>
              </w:r>
              <w:r w:rsidR="00081AB6">
                <w:delText>5.2 Exclusion Criteria</w:delText>
              </w:r>
            </w:del>
            <w:ins w:id="114" w:author="Powell, Deana" w:date="2023-10-19T15:28:00Z">
              <w:r w:rsidR="006B7357" w:rsidRPr="00C31AA8">
                <w:rPr>
                  <w:sz w:val="18"/>
                  <w:szCs w:val="18"/>
                </w:rPr>
                <w:t>Section 1.1, Synopsis</w:t>
              </w:r>
              <w:r w:rsidR="005530C5" w:rsidRPr="00C31AA8">
                <w:rPr>
                  <w:sz w:val="18"/>
                  <w:szCs w:val="18"/>
                </w:rPr>
                <w:t xml:space="preserve">, </w:t>
              </w:r>
              <w:r w:rsidR="005530C5" w:rsidRPr="00C31AA8">
                <w:rPr>
                  <w:sz w:val="18"/>
                  <w:szCs w:val="22"/>
                </w:rPr>
                <w:t>Hypotheses, Objectives, and Endpoints</w:t>
              </w:r>
            </w:ins>
          </w:p>
        </w:tc>
        <w:tc>
          <w:tcPr>
            <w:tcW w:w="3510" w:type="dxa"/>
          </w:tcPr>
          <w:p w14:paraId="5AA398D6" w14:textId="78F0E6F9" w:rsidR="00CC6BEF" w:rsidRDefault="00E65F0D" w:rsidP="000C4019">
            <w:pPr>
              <w:pStyle w:val="TableLeft"/>
              <w:rPr>
                <w:ins w:id="115" w:author="Powell, Deana" w:date="2023-10-19T15:28:00Z"/>
                <w:sz w:val="18"/>
                <w:szCs w:val="18"/>
              </w:rPr>
            </w:pPr>
            <w:del w:id="116" w:author="Powell, Deana" w:date="2023-10-19T15:28:00Z">
              <w:r>
                <w:delText xml:space="preserve">Criterion #19: </w:delText>
              </w:r>
              <w:r w:rsidR="00E01963">
                <w:delText>i</w:delText>
              </w:r>
              <w:r w:rsidR="00E01963" w:rsidRPr="00062C8B">
                <w:delText>nsert</w:delText>
              </w:r>
              <w:r w:rsidR="00E01963">
                <w:delText>ed</w:delText>
              </w:r>
              <w:r w:rsidR="00E01963" w:rsidRPr="00062C8B">
                <w:delText xml:space="preserve"> COVID-19 vaccine </w:delText>
              </w:r>
              <w:r w:rsidR="00E01963">
                <w:delText>information</w:delText>
              </w:r>
              <w:r w:rsidR="00A33719">
                <w:br/>
              </w:r>
              <w:r w:rsidR="00F67255">
                <w:br/>
                <w:delText xml:space="preserve">Criterion #20: </w:delText>
              </w:r>
              <w:r w:rsidR="00644745">
                <w:delText>r</w:delText>
              </w:r>
              <w:r w:rsidR="00644745" w:rsidRPr="00DB3117">
                <w:delText>evise</w:delText>
              </w:r>
              <w:r w:rsidR="00644745">
                <w:delText>d</w:delText>
              </w:r>
              <w:r w:rsidR="00644745" w:rsidRPr="00DB3117">
                <w:delText xml:space="preserve"> wording </w:delText>
              </w:r>
              <w:r w:rsidR="00644745">
                <w:delText>related to the u</w:delText>
              </w:r>
              <w:r w:rsidR="00644745" w:rsidRPr="00DB3117">
                <w:delText>se of other investigational agents/devices</w:delText>
              </w:r>
              <w:r w:rsidR="00644745">
                <w:br/>
              </w:r>
              <w:r w:rsidR="00A33719">
                <w:br/>
              </w:r>
              <w:r w:rsidR="00737C43">
                <w:delText>Criterion #22: r</w:delText>
              </w:r>
              <w:r w:rsidR="00480907">
                <w:delText>emoved</w:delText>
              </w:r>
              <w:r w:rsidR="00E878A9">
                <w:delText xml:space="preserve"> the note </w:delText>
              </w:r>
              <w:r w:rsidR="00E878A9">
                <w:lastRenderedPageBreak/>
                <w:delText xml:space="preserve">under </w:delText>
              </w:r>
              <w:r w:rsidR="00A33719">
                <w:delText>the criterion</w:delText>
              </w:r>
              <w:r w:rsidR="0025303A">
                <w:br/>
              </w:r>
              <w:r w:rsidR="00A33719">
                <w:br/>
                <w:delText>Criterion</w:delText>
              </w:r>
              <w:r w:rsidR="0025303A">
                <w:delText xml:space="preserve">#27: </w:delText>
              </w:r>
              <w:r w:rsidR="00AE7176">
                <w:delText>r</w:delText>
              </w:r>
              <w:r w:rsidR="00AE7176" w:rsidRPr="00833EE6">
                <w:delText>evise</w:delText>
              </w:r>
              <w:r w:rsidR="00AE7176">
                <w:delText>d</w:delText>
              </w:r>
              <w:r w:rsidR="00AE7176" w:rsidRPr="00833EE6">
                <w:delText xml:space="preserve"> wording </w:delText>
              </w:r>
              <w:r w:rsidR="00AE7176">
                <w:delText xml:space="preserve">about </w:delText>
              </w:r>
              <w:r w:rsidR="00AE7176" w:rsidRPr="00833EE6">
                <w:delText>active autoimmune diseases</w:delText>
              </w:r>
              <w:r w:rsidR="00AE7176">
                <w:delText>.</w:delText>
              </w:r>
            </w:del>
            <w:ins w:id="117" w:author="Powell, Deana" w:date="2023-10-19T15:28:00Z">
              <w:r w:rsidR="006B7357" w:rsidRPr="000B489F">
                <w:rPr>
                  <w:sz w:val="18"/>
                  <w:szCs w:val="18"/>
                </w:rPr>
                <w:t xml:space="preserve">Clarify that the study is to be discontinued based on a lack of additional clinical benefit on overall survival of the combination of pembrolizumab plus lenvatinib over pembrolizumab </w:t>
              </w:r>
              <w:r w:rsidR="00AE2C76" w:rsidRPr="000B489F">
                <w:rPr>
                  <w:sz w:val="18"/>
                  <w:szCs w:val="18"/>
                </w:rPr>
                <w:t>monotherapy.</w:t>
              </w:r>
              <w:r w:rsidR="006B7357" w:rsidRPr="00C71766">
                <w:rPr>
                  <w:sz w:val="18"/>
                  <w:szCs w:val="18"/>
                </w:rPr>
                <w:t xml:space="preserve"> </w:t>
              </w:r>
            </w:ins>
          </w:p>
          <w:p w14:paraId="512B2202" w14:textId="77777777" w:rsidR="00624A65" w:rsidRDefault="006B7357" w:rsidP="000C4019">
            <w:pPr>
              <w:pStyle w:val="TableLeft"/>
              <w:rPr>
                <w:ins w:id="118" w:author="Powell, Deana" w:date="2023-10-19T15:28:00Z"/>
                <w:sz w:val="18"/>
                <w:szCs w:val="18"/>
              </w:rPr>
            </w:pPr>
            <w:ins w:id="119" w:author="Powell, Deana" w:date="2023-10-19T15:28:00Z">
              <w:r w:rsidRPr="00C71766">
                <w:rPr>
                  <w:sz w:val="18"/>
                  <w:szCs w:val="18"/>
                </w:rPr>
                <w:t xml:space="preserve">A 'Note' has been added to provide information regarding the results of an interim safety and efficacy analysis and subsequent decision of the Sponsor to </w:t>
              </w:r>
              <w:r w:rsidR="00250C5A">
                <w:rPr>
                  <w:sz w:val="18"/>
                  <w:szCs w:val="18"/>
                </w:rPr>
                <w:t>discontinue</w:t>
              </w:r>
              <w:r w:rsidRPr="00C71766">
                <w:rPr>
                  <w:sz w:val="18"/>
                  <w:szCs w:val="18"/>
                </w:rPr>
                <w:t xml:space="preserve"> the current study based on a lack of clinical benefit on OS and to clarify which analyses will or will not be conducted going forward.</w:t>
              </w:r>
            </w:ins>
          </w:p>
          <w:p w14:paraId="7EC47F83" w14:textId="77777777" w:rsidR="00A6184D" w:rsidRPr="00C31AA8" w:rsidRDefault="006B7357" w:rsidP="000C4019">
            <w:pPr>
              <w:pStyle w:val="TableLeft"/>
              <w:rPr>
                <w:sz w:val="18"/>
                <w:szCs w:val="18"/>
              </w:rPr>
            </w:pPr>
            <w:ins w:id="120" w:author="Powell, Deana" w:date="2023-10-19T15:28:00Z">
              <w:r w:rsidRPr="00A6184D">
                <w:rPr>
                  <w:sz w:val="18"/>
                  <w:szCs w:val="18"/>
                </w:rPr>
                <w:t>An additional 'Note' has been added (in alignment with the study-specific investigator letter dated 25-Aug-2023) to incorporate instructions for discontinuation of study intervention and to include a high-level summary of the modified protocol study procedures to be implemented as a result of the decision to terminate the study.</w:t>
              </w:r>
            </w:ins>
          </w:p>
        </w:tc>
        <w:tc>
          <w:tcPr>
            <w:tcW w:w="3335" w:type="dxa"/>
          </w:tcPr>
          <w:p w14:paraId="535CCE28" w14:textId="4CD9D332" w:rsidR="00624A65" w:rsidRPr="00C31AA8" w:rsidRDefault="00737C43" w:rsidP="000C4019">
            <w:pPr>
              <w:pStyle w:val="TableLeft"/>
              <w:rPr>
                <w:sz w:val="18"/>
                <w:szCs w:val="18"/>
              </w:rPr>
            </w:pPr>
            <w:del w:id="121" w:author="Powell, Deana" w:date="2023-10-19T15:28:00Z">
              <w:r>
                <w:lastRenderedPageBreak/>
                <w:delText>Update to new vaccine information</w:delText>
              </w:r>
              <w:r w:rsidR="00E01963">
                <w:br/>
              </w:r>
              <w:r w:rsidR="00644745">
                <w:br/>
              </w:r>
              <w:r w:rsidR="00644745">
                <w:br/>
              </w:r>
              <w:r w:rsidR="0025303A">
                <w:delText>C</w:delText>
              </w:r>
              <w:r w:rsidR="0025303A" w:rsidRPr="00DB68F3">
                <w:delText>larify and reduce redundancy</w:delText>
              </w:r>
              <w:r w:rsidR="00644745">
                <w:br/>
              </w:r>
              <w:r w:rsidR="00644745">
                <w:br/>
              </w:r>
              <w:r w:rsidR="00644745">
                <w:br/>
              </w:r>
              <w:r w:rsidR="00E01963">
                <w:br/>
              </w:r>
              <w:r w:rsidR="00E878A9" w:rsidRPr="00E878A9">
                <w:lastRenderedPageBreak/>
                <w:delText>To ensure that patients with QTcF interval &gt;480 ms are not entered into the trial.</w:delText>
              </w:r>
              <w:r w:rsidR="00E40C6E">
                <w:br/>
              </w:r>
              <w:r w:rsidR="00E40C6E">
                <w:br/>
                <w:delText>C</w:delText>
              </w:r>
              <w:r w:rsidR="00E40C6E" w:rsidRPr="00DB68F3">
                <w:delText xml:space="preserve">larify and reduce redundancy </w:delText>
              </w:r>
            </w:del>
            <w:ins w:id="122" w:author="Powell, Deana" w:date="2023-10-19T15:28:00Z">
              <w:r w:rsidR="006B7357">
                <w:rPr>
                  <w:sz w:val="18"/>
                  <w:szCs w:val="18"/>
                </w:rPr>
                <w:t>These changes are made in response to</w:t>
              </w:r>
              <w:r w:rsidR="00B02321" w:rsidRPr="00C31AA8">
                <w:rPr>
                  <w:sz w:val="18"/>
                  <w:szCs w:val="18"/>
                </w:rPr>
                <w:t xml:space="preserve"> new data that became available </w:t>
              </w:r>
              <w:r w:rsidR="006B7357">
                <w:rPr>
                  <w:sz w:val="18"/>
                  <w:szCs w:val="18"/>
                </w:rPr>
                <w:t>from</w:t>
              </w:r>
              <w:r w:rsidR="006B7357" w:rsidRPr="00C31AA8">
                <w:rPr>
                  <w:sz w:val="18"/>
                  <w:szCs w:val="18"/>
                </w:rPr>
                <w:t xml:space="preserve"> </w:t>
              </w:r>
              <w:r w:rsidR="00B02321" w:rsidRPr="00C31AA8">
                <w:rPr>
                  <w:sz w:val="18"/>
                  <w:szCs w:val="18"/>
                </w:rPr>
                <w:t xml:space="preserve">an interim </w:t>
              </w:r>
              <w:r w:rsidR="00A57EC5" w:rsidRPr="00C31AA8">
                <w:rPr>
                  <w:sz w:val="18"/>
                  <w:szCs w:val="18"/>
                </w:rPr>
                <w:t>analysis</w:t>
              </w:r>
              <w:r w:rsidR="00B02321" w:rsidRPr="00C31AA8">
                <w:rPr>
                  <w:sz w:val="18"/>
                  <w:szCs w:val="18"/>
                </w:rPr>
                <w:t>; specifically, to discontinue the study based on a lack of clinical benefit on OS of the pembrolizumab plus lenvatinib combination over pembrolizumab monotherapy.</w:t>
              </w:r>
            </w:ins>
          </w:p>
        </w:tc>
      </w:tr>
    </w:tbl>
    <w:tbl>
      <w:tblPr>
        <w:tblStyle w:val="TableGrid"/>
        <w:tblW w:w="5000" w:type="pct"/>
        <w:tblInd w:w="-5" w:type="dxa"/>
        <w:tblLook w:val="04A0" w:firstRow="1" w:lastRow="0" w:firstColumn="1" w:lastColumn="0" w:noHBand="0" w:noVBand="1"/>
      </w:tblPr>
      <w:tblGrid>
        <w:gridCol w:w="2277"/>
        <w:gridCol w:w="3005"/>
        <w:gridCol w:w="3708"/>
      </w:tblGrid>
      <w:tr w:rsidR="006E6D28" w14:paraId="18E0FE9F" w14:textId="77777777" w:rsidTr="002D1EA4">
        <w:trPr>
          <w:trHeight w:val="1421"/>
          <w:del w:id="123" w:author="Powell, Deana" w:date="2023-10-19T15:28:00Z"/>
        </w:trPr>
        <w:tc>
          <w:tcPr>
            <w:tcW w:w="2971" w:type="dxa"/>
          </w:tcPr>
          <w:p w14:paraId="5B87FF00" w14:textId="77777777" w:rsidR="006E6D28" w:rsidRDefault="006E6D28" w:rsidP="006E6D28">
            <w:pPr>
              <w:pStyle w:val="Paragraph"/>
              <w:spacing w:before="120" w:after="120"/>
              <w:rPr>
                <w:del w:id="124" w:author="Powell, Deana" w:date="2023-10-19T15:28:00Z"/>
              </w:rPr>
            </w:pPr>
            <w:del w:id="125" w:author="Powell, Deana" w:date="2023-10-19T15:28:00Z">
              <w:r>
                <w:lastRenderedPageBreak/>
                <w:delText xml:space="preserve">Section 6.5 </w:delText>
              </w:r>
              <w:r w:rsidRPr="000360B3">
                <w:delText>Concomitant Therapy</w:delText>
              </w:r>
            </w:del>
          </w:p>
        </w:tc>
        <w:tc>
          <w:tcPr>
            <w:tcW w:w="4303" w:type="dxa"/>
          </w:tcPr>
          <w:p w14:paraId="0B4E9B0A" w14:textId="77777777" w:rsidR="006E6D28" w:rsidRDefault="006E6D28" w:rsidP="006E6D28">
            <w:pPr>
              <w:pStyle w:val="Paragraph"/>
              <w:spacing w:before="120" w:after="120"/>
              <w:rPr>
                <w:del w:id="126" w:author="Powell, Deana" w:date="2023-10-19T15:28:00Z"/>
              </w:rPr>
            </w:pPr>
            <w:del w:id="127" w:author="Powell, Deana" w:date="2023-10-19T15:28:00Z">
              <w:r>
                <w:delText>Updated glucocorticoid use in the prohibited medication lists</w:delText>
              </w:r>
              <w:r>
                <w:br/>
              </w:r>
              <w:r>
                <w:br/>
                <w:delText xml:space="preserve">Added a note about </w:delText>
              </w:r>
              <w:r w:rsidR="00E73DF3">
                <w:delText>COVID</w:delText>
              </w:r>
              <w:r>
                <w:delText>-19 vaccine</w:delText>
              </w:r>
            </w:del>
          </w:p>
        </w:tc>
        <w:tc>
          <w:tcPr>
            <w:tcW w:w="5676" w:type="dxa"/>
          </w:tcPr>
          <w:p w14:paraId="619E81A8" w14:textId="77777777" w:rsidR="006E6D28" w:rsidRPr="008A4E5A" w:rsidRDefault="006E6D28" w:rsidP="006E6D28">
            <w:pPr>
              <w:pStyle w:val="Paragraph"/>
              <w:spacing w:before="120" w:after="120"/>
              <w:rPr>
                <w:del w:id="128" w:author="Powell, Deana" w:date="2023-10-19T15:28:00Z"/>
              </w:rPr>
            </w:pPr>
            <w:del w:id="129" w:author="Powell, Deana" w:date="2023-10-19T15:28:00Z">
              <w:r>
                <w:delText>To provide details for systemic and local steroid use</w:delText>
              </w:r>
              <w:r>
                <w:br/>
              </w:r>
              <w:r w:rsidR="00481D27">
                <w:br/>
              </w:r>
              <w:r>
                <w:br/>
                <w:delText>T</w:delText>
              </w:r>
              <w:r w:rsidRPr="005C52E7">
                <w:delText xml:space="preserve">o </w:delText>
              </w:r>
              <w:r>
                <w:delText>clarify vaccine information</w:delText>
              </w:r>
            </w:del>
          </w:p>
        </w:tc>
      </w:tr>
      <w:tr w:rsidR="00FB1185" w14:paraId="37260F5B" w14:textId="77777777" w:rsidTr="002D1EA4">
        <w:trPr>
          <w:del w:id="130" w:author="Powell, Deana" w:date="2023-10-19T15:28:00Z"/>
        </w:trPr>
        <w:tc>
          <w:tcPr>
            <w:tcW w:w="2971" w:type="dxa"/>
          </w:tcPr>
          <w:p w14:paraId="48ED8D6C" w14:textId="77777777" w:rsidR="00FB1185" w:rsidRDefault="00FB1185" w:rsidP="003A0CD6">
            <w:pPr>
              <w:pStyle w:val="Paragraph"/>
              <w:spacing w:before="120" w:after="120"/>
              <w:rPr>
                <w:del w:id="131" w:author="Powell, Deana" w:date="2023-10-19T15:28:00Z"/>
              </w:rPr>
            </w:pPr>
            <w:del w:id="132" w:author="Powell, Deana" w:date="2023-10-19T15:28:00Z">
              <w:r>
                <w:delText xml:space="preserve">Section 8.3.5.2 </w:delText>
              </w:r>
              <w:r w:rsidR="00805D4A">
                <w:delText xml:space="preserve">Pregnancy Test </w:delText>
              </w:r>
            </w:del>
          </w:p>
          <w:p w14:paraId="5C5736C2" w14:textId="77777777" w:rsidR="00805D4A" w:rsidRDefault="006F0089" w:rsidP="003A0CD6">
            <w:pPr>
              <w:pStyle w:val="Paragraph"/>
              <w:spacing w:before="120" w:after="120"/>
              <w:rPr>
                <w:del w:id="133" w:author="Powell, Deana" w:date="2023-10-19T15:28:00Z"/>
              </w:rPr>
            </w:pPr>
            <w:del w:id="134" w:author="Powell, Deana" w:date="2023-10-19T15:28:00Z">
              <w:r>
                <w:delText>10.2 Appendix 2: Clinical Laboratory Tests</w:delText>
              </w:r>
            </w:del>
          </w:p>
        </w:tc>
        <w:tc>
          <w:tcPr>
            <w:tcW w:w="4303" w:type="dxa"/>
          </w:tcPr>
          <w:p w14:paraId="18DC981B" w14:textId="77777777" w:rsidR="00FB1185" w:rsidRDefault="00EA09A6" w:rsidP="003A0CD6">
            <w:pPr>
              <w:pStyle w:val="Paragraph"/>
              <w:spacing w:before="120" w:after="120"/>
              <w:rPr>
                <w:del w:id="135" w:author="Powell, Deana" w:date="2023-10-19T15:28:00Z"/>
              </w:rPr>
            </w:pPr>
            <w:del w:id="136" w:author="Powell, Deana" w:date="2023-10-19T15:28:00Z">
              <w:r>
                <w:delText>Revised and m</w:delText>
              </w:r>
              <w:r w:rsidR="00052364">
                <w:delText xml:space="preserve">oved </w:delText>
              </w:r>
              <w:r w:rsidR="004741A6">
                <w:delText xml:space="preserve">the text </w:delText>
              </w:r>
              <w:r w:rsidR="0063373C">
                <w:delText xml:space="preserve">about pregnancy </w:delText>
              </w:r>
              <w:r w:rsidR="003C3E37">
                <w:delText>test</w:delText>
              </w:r>
              <w:r w:rsidR="005F0A93">
                <w:delText xml:space="preserve"> from Section 10.2 to Section 8.3.5.2</w:delText>
              </w:r>
            </w:del>
          </w:p>
        </w:tc>
        <w:tc>
          <w:tcPr>
            <w:tcW w:w="5676" w:type="dxa"/>
          </w:tcPr>
          <w:p w14:paraId="61C3FF4D" w14:textId="77777777" w:rsidR="00FB1185" w:rsidRPr="005B3BB7" w:rsidRDefault="005F0A93" w:rsidP="003A0CD6">
            <w:pPr>
              <w:pStyle w:val="Paragraph"/>
              <w:spacing w:before="120" w:after="120"/>
              <w:rPr>
                <w:del w:id="137" w:author="Powell, Deana" w:date="2023-10-19T15:28:00Z"/>
              </w:rPr>
            </w:pPr>
            <w:del w:id="138" w:author="Powell, Deana" w:date="2023-10-19T15:28:00Z">
              <w:r>
                <w:delText>To provide clarification</w:delText>
              </w:r>
              <w:r w:rsidR="00046D74">
                <w:delText xml:space="preserve"> and clarity</w:delText>
              </w:r>
              <w:r>
                <w:delText xml:space="preserve"> </w:delText>
              </w:r>
            </w:del>
          </w:p>
        </w:tc>
      </w:tr>
      <w:tr w:rsidR="003A0CD6" w14:paraId="49BCE81B" w14:textId="77777777" w:rsidTr="002D1EA4">
        <w:trPr>
          <w:del w:id="139" w:author="Powell, Deana" w:date="2023-10-19T15:28:00Z"/>
        </w:trPr>
        <w:tc>
          <w:tcPr>
            <w:tcW w:w="2971" w:type="dxa"/>
          </w:tcPr>
          <w:p w14:paraId="11889463" w14:textId="77777777" w:rsidR="003A0CD6" w:rsidRPr="00AE1CCB" w:rsidRDefault="003A0CD6" w:rsidP="003D7C32">
            <w:pPr>
              <w:pStyle w:val="Paragraph"/>
              <w:pageBreakBefore/>
              <w:spacing w:before="120" w:after="120"/>
              <w:rPr>
                <w:del w:id="140" w:author="Powell, Deana" w:date="2023-10-19T15:28:00Z"/>
              </w:rPr>
            </w:pPr>
            <w:del w:id="141" w:author="Powell, Deana" w:date="2023-10-19T15:28:00Z">
              <w:r>
                <w:lastRenderedPageBreak/>
                <w:delText xml:space="preserve">Section 8.4 </w:delText>
              </w:r>
              <w:r w:rsidRPr="00AB06FA">
                <w:delText>Adverse Events, Serious Adverse Events, and Other Reportable Safety Events</w:delText>
              </w:r>
              <w:r w:rsidR="005327A4">
                <w:br/>
              </w:r>
              <w:r w:rsidR="005327A4">
                <w:br/>
              </w:r>
              <w:r w:rsidR="00B05CC0">
                <w:delText xml:space="preserve">Section </w:delText>
              </w:r>
              <w:r w:rsidR="00CA73FE" w:rsidRPr="00CA73FE">
                <w:delText>10.3</w:delText>
              </w:r>
              <w:r w:rsidR="005313C1">
                <w:delText>.1</w:delText>
              </w:r>
              <w:r w:rsidR="00CA73FE" w:rsidRPr="00CA73FE">
                <w:tab/>
              </w:r>
              <w:r w:rsidR="000F41DA">
                <w:delText>Definitions of Medication</w:delText>
              </w:r>
              <w:r w:rsidR="00BA41CC">
                <w:delText xml:space="preserve"> Error</w:delText>
              </w:r>
              <w:r w:rsidR="00F71750">
                <w:delText>, Misuse, and Abuse</w:delText>
              </w:r>
              <w:r w:rsidR="000F41DA">
                <w:delText xml:space="preserve"> </w:delText>
              </w:r>
            </w:del>
          </w:p>
        </w:tc>
        <w:tc>
          <w:tcPr>
            <w:tcW w:w="4303" w:type="dxa"/>
          </w:tcPr>
          <w:p w14:paraId="3FB16305" w14:textId="77777777" w:rsidR="003A0CD6" w:rsidRPr="00AE1CCB" w:rsidRDefault="003A0CD6" w:rsidP="003A0CD6">
            <w:pPr>
              <w:pStyle w:val="Paragraph"/>
              <w:spacing w:before="120" w:after="120"/>
              <w:rPr>
                <w:del w:id="142" w:author="Powell, Deana" w:date="2023-10-19T15:28:00Z"/>
              </w:rPr>
            </w:pPr>
            <w:del w:id="143" w:author="Powell, Deana" w:date="2023-10-19T15:28:00Z">
              <w:r>
                <w:delText>Added language related to investigator documenting SAE related to medication error, misuse, abuse, and their definition</w:delText>
              </w:r>
              <w:r>
                <w:br/>
              </w:r>
              <w:r>
                <w:br/>
              </w:r>
              <w:r>
                <w:br/>
                <w:delText>Added Section</w:delText>
              </w:r>
            </w:del>
          </w:p>
        </w:tc>
        <w:tc>
          <w:tcPr>
            <w:tcW w:w="5676" w:type="dxa"/>
          </w:tcPr>
          <w:p w14:paraId="1330947B" w14:textId="77777777" w:rsidR="003A0CD6" w:rsidRPr="00AE1CCB" w:rsidRDefault="003A0CD6" w:rsidP="003A0CD6">
            <w:pPr>
              <w:pStyle w:val="Paragraph"/>
              <w:spacing w:before="120" w:after="120"/>
              <w:rPr>
                <w:del w:id="144" w:author="Powell, Deana" w:date="2023-10-19T15:28:00Z"/>
              </w:rPr>
            </w:pPr>
            <w:del w:id="145" w:author="Powell, Deana" w:date="2023-10-19T15:28:00Z">
              <w:r w:rsidRPr="005B3BB7">
                <w:delText>Per R</w:delText>
              </w:r>
              <w:r>
                <w:delText>egulation</w:delText>
              </w:r>
              <w:r w:rsidRPr="005B3BB7">
                <w:delText xml:space="preserve"> (EU) No 536/2014</w:delText>
              </w:r>
              <w:r>
                <w:delText xml:space="preserve"> of the European</w:delText>
              </w:r>
              <w:r w:rsidRPr="005B3BB7">
                <w:delText xml:space="preserve"> </w:delText>
              </w:r>
              <w:r>
                <w:delText>Parliament and of the Council</w:delText>
              </w:r>
            </w:del>
          </w:p>
        </w:tc>
      </w:tr>
      <w:tr w:rsidR="008831F6" w14:paraId="08CBECF7" w14:textId="77777777" w:rsidTr="002D1EA4">
        <w:trPr>
          <w:del w:id="146" w:author="Powell, Deana" w:date="2023-10-19T15:28:00Z"/>
        </w:trPr>
        <w:tc>
          <w:tcPr>
            <w:tcW w:w="2971" w:type="dxa"/>
          </w:tcPr>
          <w:p w14:paraId="3F4A6DE6" w14:textId="77777777" w:rsidR="008831F6" w:rsidRDefault="008831F6" w:rsidP="00B43A01">
            <w:pPr>
              <w:pStyle w:val="Paragraph"/>
              <w:spacing w:before="120" w:after="120"/>
              <w:rPr>
                <w:del w:id="147" w:author="Powell, Deana" w:date="2023-10-19T15:28:00Z"/>
              </w:rPr>
            </w:pPr>
            <w:del w:id="148" w:author="Powell, Deana" w:date="2023-10-19T15:28:00Z">
              <w:r>
                <w:delText xml:space="preserve">Section 8.4.5 </w:delText>
              </w:r>
              <w:r w:rsidR="00A709F0" w:rsidRPr="00A709F0">
                <w:delText>Pregnancy and Exposure During Breastfeeding</w:delText>
              </w:r>
            </w:del>
          </w:p>
        </w:tc>
        <w:tc>
          <w:tcPr>
            <w:tcW w:w="4303" w:type="dxa"/>
          </w:tcPr>
          <w:p w14:paraId="2566F423" w14:textId="77777777" w:rsidR="008831F6" w:rsidRDefault="007149C2" w:rsidP="00B43A01">
            <w:pPr>
              <w:pStyle w:val="Paragraph"/>
              <w:spacing w:before="120" w:after="120"/>
              <w:rPr>
                <w:del w:id="149" w:author="Powell, Deana" w:date="2023-10-19T15:28:00Z"/>
              </w:rPr>
            </w:pPr>
            <w:del w:id="150" w:author="Powell, Deana" w:date="2023-10-19T15:28:00Z">
              <w:r>
                <w:delText xml:space="preserve">Added text </w:delText>
              </w:r>
            </w:del>
          </w:p>
        </w:tc>
        <w:tc>
          <w:tcPr>
            <w:tcW w:w="5676" w:type="dxa"/>
          </w:tcPr>
          <w:p w14:paraId="79B0A58C" w14:textId="77777777" w:rsidR="008831F6" w:rsidRPr="006B1B0E" w:rsidRDefault="007149C2" w:rsidP="006B1B0E">
            <w:pPr>
              <w:pStyle w:val="Paragraph"/>
              <w:spacing w:before="120" w:after="120"/>
              <w:rPr>
                <w:del w:id="151" w:author="Powell, Deana" w:date="2023-10-19T15:28:00Z"/>
              </w:rPr>
            </w:pPr>
            <w:del w:id="152" w:author="Powell, Deana" w:date="2023-10-19T15:28:00Z">
              <w:r w:rsidRPr="007149C2">
                <w:delText>Add new text to make sure investigators are reporting medical reasons for elective termination of pregnancy.</w:delText>
              </w:r>
            </w:del>
          </w:p>
        </w:tc>
      </w:tr>
      <w:tr w:rsidR="00694686" w14:paraId="4B83323F" w14:textId="77777777" w:rsidTr="002D1EA4">
        <w:trPr>
          <w:del w:id="153" w:author="Powell, Deana" w:date="2023-10-19T15:28:00Z"/>
        </w:trPr>
        <w:tc>
          <w:tcPr>
            <w:tcW w:w="2971" w:type="dxa"/>
          </w:tcPr>
          <w:p w14:paraId="1CE2008A" w14:textId="77777777" w:rsidR="00694686" w:rsidRPr="00C33FA4" w:rsidRDefault="00694686" w:rsidP="00B43A01">
            <w:pPr>
              <w:pStyle w:val="Paragraph"/>
              <w:spacing w:before="120" w:after="120"/>
              <w:rPr>
                <w:del w:id="154" w:author="Powell, Deana" w:date="2023-10-19T15:28:00Z"/>
              </w:rPr>
            </w:pPr>
            <w:del w:id="155" w:author="Powell, Deana" w:date="2023-10-19T15:28:00Z">
              <w:r w:rsidRPr="00C33FA4">
                <w:delText xml:space="preserve">Section 8.4.7 </w:delText>
              </w:r>
              <w:r w:rsidR="003E65FC" w:rsidRPr="00C33FA4">
                <w:delText>Events of Clinical Interest</w:delText>
              </w:r>
            </w:del>
          </w:p>
          <w:p w14:paraId="253B7697" w14:textId="77777777" w:rsidR="003E65FC" w:rsidRPr="00C33FA4" w:rsidRDefault="00F95747" w:rsidP="00B43A01">
            <w:pPr>
              <w:pStyle w:val="Paragraph"/>
              <w:spacing w:before="120" w:after="120"/>
              <w:rPr>
                <w:del w:id="156" w:author="Powell, Deana" w:date="2023-10-19T15:28:00Z"/>
              </w:rPr>
            </w:pPr>
            <w:del w:id="157" w:author="Powell, Deana" w:date="2023-10-19T15:28:00Z">
              <w:r w:rsidRPr="00C33FA4">
                <w:delText xml:space="preserve">Section </w:delText>
              </w:r>
              <w:r w:rsidR="00D80A15" w:rsidRPr="00C33FA4">
                <w:delText>10.3.</w:delText>
              </w:r>
              <w:r w:rsidR="00A877A7" w:rsidRPr="00C33FA4">
                <w:delText>2</w:delText>
              </w:r>
              <w:r w:rsidR="00D80A15" w:rsidRPr="00C33FA4">
                <w:delText xml:space="preserve"> Definition of AE</w:delText>
              </w:r>
            </w:del>
          </w:p>
        </w:tc>
        <w:tc>
          <w:tcPr>
            <w:tcW w:w="4303" w:type="dxa"/>
          </w:tcPr>
          <w:p w14:paraId="75414B21" w14:textId="77777777" w:rsidR="00694686" w:rsidRPr="00C33FA4" w:rsidRDefault="00B02FB0" w:rsidP="00B43A01">
            <w:pPr>
              <w:pStyle w:val="Paragraph"/>
              <w:spacing w:before="120" w:after="120"/>
              <w:rPr>
                <w:del w:id="158" w:author="Powell, Deana" w:date="2023-10-19T15:28:00Z"/>
              </w:rPr>
            </w:pPr>
            <w:del w:id="159" w:author="Powell, Deana" w:date="2023-10-19T15:28:00Z">
              <w:r w:rsidRPr="00C33FA4">
                <w:delText xml:space="preserve">Added text to clarify </w:delText>
              </w:r>
              <w:r w:rsidR="00E52233">
                <w:delText>l</w:delText>
              </w:r>
              <w:r w:rsidR="00E35EED" w:rsidRPr="00C33FA4">
                <w:delText>envatinib overdose reporting</w:delText>
              </w:r>
            </w:del>
          </w:p>
        </w:tc>
        <w:tc>
          <w:tcPr>
            <w:tcW w:w="5676" w:type="dxa"/>
          </w:tcPr>
          <w:p w14:paraId="64EC2DBE" w14:textId="77777777" w:rsidR="006B1B0E" w:rsidRPr="00C33FA4" w:rsidRDefault="006B1B0E" w:rsidP="006B1B0E">
            <w:pPr>
              <w:pStyle w:val="Paragraph"/>
              <w:spacing w:before="120" w:after="120"/>
              <w:rPr>
                <w:del w:id="160" w:author="Powell, Deana" w:date="2023-10-19T15:28:00Z"/>
              </w:rPr>
            </w:pPr>
            <w:del w:id="161" w:author="Powell, Deana" w:date="2023-10-19T15:28:00Z">
              <w:r w:rsidRPr="00C33FA4">
                <w:delText>To clarify that lenvatinib overdose without an associated AE is not to be reported as an ECI.</w:delText>
              </w:r>
            </w:del>
          </w:p>
          <w:p w14:paraId="53A3BC7F" w14:textId="77777777" w:rsidR="00694686" w:rsidRDefault="006D7F2C" w:rsidP="00B43A01">
            <w:pPr>
              <w:pStyle w:val="Paragraph"/>
              <w:spacing w:before="120" w:after="120"/>
              <w:rPr>
                <w:del w:id="162" w:author="Powell, Deana" w:date="2023-10-19T15:28:00Z"/>
              </w:rPr>
            </w:pPr>
            <w:del w:id="163" w:author="Powell, Deana" w:date="2023-10-19T15:28:00Z">
              <w:r w:rsidRPr="00C33FA4">
                <w:delText>.</w:delText>
              </w:r>
            </w:del>
          </w:p>
        </w:tc>
      </w:tr>
      <w:tr w:rsidR="009774F4" w14:paraId="1CAB0135" w14:textId="77777777" w:rsidTr="002D1EA4">
        <w:trPr>
          <w:del w:id="164" w:author="Powell, Deana" w:date="2023-10-19T15:28:00Z"/>
        </w:trPr>
        <w:tc>
          <w:tcPr>
            <w:tcW w:w="2971" w:type="dxa"/>
          </w:tcPr>
          <w:p w14:paraId="59A17508" w14:textId="77777777" w:rsidR="009774F4" w:rsidRDefault="009774F4" w:rsidP="00B43A01">
            <w:pPr>
              <w:pStyle w:val="Paragraph"/>
              <w:spacing w:before="120" w:after="120"/>
              <w:rPr>
                <w:del w:id="165" w:author="Powell, Deana" w:date="2023-10-19T15:28:00Z"/>
              </w:rPr>
            </w:pPr>
            <w:del w:id="166" w:author="Powell, Deana" w:date="2023-10-19T15:28:00Z">
              <w:r>
                <w:delText>Section 8.8 Biomarkers</w:delText>
              </w:r>
            </w:del>
          </w:p>
        </w:tc>
        <w:tc>
          <w:tcPr>
            <w:tcW w:w="4303" w:type="dxa"/>
          </w:tcPr>
          <w:p w14:paraId="22139876" w14:textId="77777777" w:rsidR="009774F4" w:rsidRDefault="00120219" w:rsidP="00B43A01">
            <w:pPr>
              <w:pStyle w:val="Paragraph"/>
              <w:spacing w:before="120" w:after="120"/>
              <w:rPr>
                <w:del w:id="167" w:author="Powell, Deana" w:date="2023-10-19T15:28:00Z"/>
              </w:rPr>
            </w:pPr>
            <w:del w:id="168" w:author="Powell, Deana" w:date="2023-10-19T15:28:00Z">
              <w:r>
                <w:delText>Revised “Newly Obtained or Archival Tumor Tissue Collection” to “Tumor Tissue”</w:delText>
              </w:r>
            </w:del>
          </w:p>
        </w:tc>
        <w:tc>
          <w:tcPr>
            <w:tcW w:w="5676" w:type="dxa"/>
          </w:tcPr>
          <w:p w14:paraId="64CCB790" w14:textId="77777777" w:rsidR="009774F4" w:rsidRPr="006B1B0E" w:rsidRDefault="00120219" w:rsidP="006B1B0E">
            <w:pPr>
              <w:pStyle w:val="Paragraph"/>
              <w:spacing w:before="120" w:after="120"/>
              <w:rPr>
                <w:del w:id="169" w:author="Powell, Deana" w:date="2023-10-19T15:28:00Z"/>
              </w:rPr>
            </w:pPr>
            <w:del w:id="170" w:author="Powell, Deana" w:date="2023-10-19T15:28:00Z">
              <w:r>
                <w:delText>To reduce ambiguity</w:delText>
              </w:r>
            </w:del>
          </w:p>
        </w:tc>
      </w:tr>
      <w:tr w:rsidR="00901356" w14:paraId="2A3F1AFD" w14:textId="77777777" w:rsidTr="002D1EA4">
        <w:trPr>
          <w:del w:id="171" w:author="Powell, Deana" w:date="2023-10-19T15:28:00Z"/>
        </w:trPr>
        <w:tc>
          <w:tcPr>
            <w:tcW w:w="2971" w:type="dxa"/>
          </w:tcPr>
          <w:p w14:paraId="7B7CA2C6" w14:textId="77777777" w:rsidR="00901356" w:rsidRDefault="00901356" w:rsidP="00B43A01">
            <w:pPr>
              <w:pStyle w:val="Paragraph"/>
              <w:spacing w:before="120" w:after="120"/>
              <w:rPr>
                <w:del w:id="172" w:author="Powell, Deana" w:date="2023-10-19T15:28:00Z"/>
              </w:rPr>
            </w:pPr>
            <w:del w:id="173" w:author="Powell, Deana" w:date="2023-10-19T15:28:00Z">
              <w:r>
                <w:delText>Section 10.3.</w:delText>
              </w:r>
              <w:r w:rsidR="00690DF3">
                <w:delText>5</w:delText>
              </w:r>
              <w:r>
                <w:delText xml:space="preserve"> </w:delText>
              </w:r>
              <w:r w:rsidR="0017562F">
                <w:delText>Recording AE and SAE</w:delText>
              </w:r>
              <w:r w:rsidR="00C74CF6">
                <w:delText xml:space="preserve"> Assessment of causality </w:delText>
              </w:r>
            </w:del>
          </w:p>
        </w:tc>
        <w:tc>
          <w:tcPr>
            <w:tcW w:w="4303" w:type="dxa"/>
          </w:tcPr>
          <w:p w14:paraId="777D8BF9" w14:textId="77777777" w:rsidR="00901356" w:rsidRDefault="00C74CF6" w:rsidP="00B43A01">
            <w:pPr>
              <w:pStyle w:val="Paragraph"/>
              <w:spacing w:before="120" w:after="120"/>
              <w:rPr>
                <w:del w:id="174" w:author="Powell, Deana" w:date="2023-10-19T15:28:00Z"/>
              </w:rPr>
            </w:pPr>
            <w:del w:id="175" w:author="Powell, Deana" w:date="2023-10-19T15:28:00Z">
              <w:r>
                <w:delText xml:space="preserve">Revised text </w:delText>
              </w:r>
              <w:r w:rsidR="00982181">
                <w:delText xml:space="preserve">for </w:delText>
              </w:r>
              <w:r w:rsidR="003D0BA7">
                <w:delText>documentation of causality of AE/SAE</w:delText>
              </w:r>
            </w:del>
          </w:p>
        </w:tc>
        <w:tc>
          <w:tcPr>
            <w:tcW w:w="5676" w:type="dxa"/>
          </w:tcPr>
          <w:p w14:paraId="266FCE03" w14:textId="77777777" w:rsidR="00901356" w:rsidRDefault="00806363" w:rsidP="00B43A01">
            <w:pPr>
              <w:pStyle w:val="Paragraph"/>
              <w:spacing w:before="120" w:after="120"/>
              <w:rPr>
                <w:del w:id="176" w:author="Powell, Deana" w:date="2023-10-19T15:28:00Z"/>
              </w:rPr>
            </w:pPr>
            <w:del w:id="177" w:author="Powell, Deana" w:date="2023-10-19T15:28:00Z">
              <w:r>
                <w:delText xml:space="preserve">Provide </w:delText>
              </w:r>
              <w:r w:rsidRPr="00806363">
                <w:delText>clarification to assessment and documentation</w:delText>
              </w:r>
            </w:del>
          </w:p>
        </w:tc>
      </w:tr>
      <w:tr w:rsidR="00A12528" w14:paraId="5C9CD010" w14:textId="77777777" w:rsidTr="002D1EA4">
        <w:trPr>
          <w:del w:id="178" w:author="Powell, Deana" w:date="2023-10-19T15:28:00Z"/>
        </w:trPr>
        <w:tc>
          <w:tcPr>
            <w:tcW w:w="2971" w:type="dxa"/>
          </w:tcPr>
          <w:p w14:paraId="5780CDDF" w14:textId="77777777" w:rsidR="00A12528" w:rsidRDefault="00A12528" w:rsidP="00334202">
            <w:pPr>
              <w:pStyle w:val="Paragraph"/>
              <w:spacing w:before="120" w:after="120"/>
              <w:rPr>
                <w:del w:id="179" w:author="Powell, Deana" w:date="2023-10-19T15:28:00Z"/>
              </w:rPr>
            </w:pPr>
            <w:del w:id="180" w:author="Powell, Deana" w:date="2023-10-19T15:28:00Z">
              <w:r>
                <w:delText>Section 10.7.2 China-specific Requirements</w:delText>
              </w:r>
            </w:del>
          </w:p>
        </w:tc>
        <w:tc>
          <w:tcPr>
            <w:tcW w:w="4303" w:type="dxa"/>
          </w:tcPr>
          <w:p w14:paraId="0366D515" w14:textId="77777777" w:rsidR="00B61ED8" w:rsidRDefault="00B61ED8" w:rsidP="00A12528">
            <w:pPr>
              <w:pStyle w:val="Paragraph"/>
              <w:spacing w:before="120" w:after="120"/>
              <w:rPr>
                <w:del w:id="181" w:author="Powell, Deana" w:date="2023-10-19T15:28:00Z"/>
              </w:rPr>
            </w:pPr>
            <w:del w:id="182" w:author="Powell, Deana" w:date="2023-10-19T15:28:00Z">
              <w:r>
                <w:delText>Removed text regarding collection of specific biomarker samples in China.</w:delText>
              </w:r>
            </w:del>
          </w:p>
          <w:p w14:paraId="1B093DC7" w14:textId="77777777" w:rsidR="00A12528" w:rsidRDefault="00B61ED8" w:rsidP="00A12528">
            <w:pPr>
              <w:pStyle w:val="Paragraph"/>
              <w:spacing w:before="120" w:after="120"/>
              <w:rPr>
                <w:del w:id="183" w:author="Powell, Deana" w:date="2023-10-19T15:28:00Z"/>
              </w:rPr>
            </w:pPr>
            <w:del w:id="184" w:author="Powell, Deana" w:date="2023-10-19T15:28:00Z">
              <w:r>
                <w:delText>Added text regarding continued enrollment in China after enrollment of the global portion of the study is complete.</w:delText>
              </w:r>
            </w:del>
          </w:p>
        </w:tc>
        <w:tc>
          <w:tcPr>
            <w:tcW w:w="5676" w:type="dxa"/>
          </w:tcPr>
          <w:p w14:paraId="4C93C925" w14:textId="77777777" w:rsidR="00A12528" w:rsidRDefault="00B61ED8" w:rsidP="00A12528">
            <w:pPr>
              <w:pStyle w:val="Paragraph"/>
              <w:spacing w:before="120" w:after="120"/>
              <w:rPr>
                <w:del w:id="185" w:author="Powell, Deana" w:date="2023-10-19T15:28:00Z"/>
              </w:rPr>
            </w:pPr>
            <w:del w:id="186" w:author="Powell, Deana" w:date="2023-10-19T15:28:00Z">
              <w:r>
                <w:delText>Reduce ambiguity</w:delText>
              </w:r>
              <w:r w:rsidR="00A945BA">
                <w:br/>
              </w:r>
            </w:del>
          </w:p>
          <w:p w14:paraId="5C985FB7" w14:textId="77777777" w:rsidR="00A12528" w:rsidRDefault="00B61ED8" w:rsidP="00A12528">
            <w:pPr>
              <w:pStyle w:val="Paragraph"/>
              <w:spacing w:before="120" w:after="120"/>
              <w:rPr>
                <w:del w:id="187" w:author="Powell, Deana" w:date="2023-10-19T15:28:00Z"/>
              </w:rPr>
            </w:pPr>
            <w:del w:id="188" w:author="Powell, Deana" w:date="2023-10-19T15:28:00Z">
              <w:r>
                <w:delText>Added text to meet China regulatory requirement</w:delText>
              </w:r>
            </w:del>
          </w:p>
        </w:tc>
      </w:tr>
      <w:tr w:rsidR="003F4F87" w14:paraId="316ACC42" w14:textId="77777777" w:rsidTr="002D1EA4">
        <w:trPr>
          <w:del w:id="189" w:author="Powell, Deana" w:date="2023-10-19T15:28:00Z"/>
        </w:trPr>
        <w:tc>
          <w:tcPr>
            <w:tcW w:w="2971" w:type="dxa"/>
          </w:tcPr>
          <w:p w14:paraId="18E0E908" w14:textId="77777777" w:rsidR="003F4F87" w:rsidRDefault="006474AD" w:rsidP="00B43A01">
            <w:pPr>
              <w:pStyle w:val="Paragraph"/>
              <w:spacing w:before="120" w:after="120"/>
              <w:rPr>
                <w:del w:id="190" w:author="Powell, Deana" w:date="2023-10-19T15:28:00Z"/>
              </w:rPr>
            </w:pPr>
            <w:del w:id="191" w:author="Powell, Deana" w:date="2023-10-19T15:28:00Z">
              <w:r>
                <w:delText>Section 10.7.4 Japan</w:delText>
              </w:r>
              <w:r w:rsidR="00926BB4">
                <w:delText>-specific Requirements</w:delText>
              </w:r>
            </w:del>
          </w:p>
        </w:tc>
        <w:tc>
          <w:tcPr>
            <w:tcW w:w="4303" w:type="dxa"/>
          </w:tcPr>
          <w:p w14:paraId="0758A72F" w14:textId="77777777" w:rsidR="003F4F87" w:rsidRDefault="00926BB4" w:rsidP="00B43A01">
            <w:pPr>
              <w:pStyle w:val="Paragraph"/>
              <w:spacing w:before="120" w:after="120"/>
              <w:rPr>
                <w:del w:id="192" w:author="Powell, Deana" w:date="2023-10-19T15:28:00Z"/>
              </w:rPr>
            </w:pPr>
            <w:del w:id="193" w:author="Powell, Deana" w:date="2023-10-19T15:28:00Z">
              <w:r>
                <w:delText>Japan requirements added</w:delText>
              </w:r>
            </w:del>
          </w:p>
        </w:tc>
        <w:tc>
          <w:tcPr>
            <w:tcW w:w="5676" w:type="dxa"/>
          </w:tcPr>
          <w:p w14:paraId="6F12704A" w14:textId="77777777" w:rsidR="003F4F87" w:rsidRDefault="00926BB4" w:rsidP="00B43A01">
            <w:pPr>
              <w:pStyle w:val="Paragraph"/>
              <w:spacing w:before="120" w:after="120"/>
              <w:rPr>
                <w:del w:id="194" w:author="Powell, Deana" w:date="2023-10-19T15:28:00Z"/>
              </w:rPr>
            </w:pPr>
            <w:del w:id="195" w:author="Powell, Deana" w:date="2023-10-19T15:28:00Z">
              <w:r>
                <w:delText>T</w:delText>
              </w:r>
              <w:r w:rsidRPr="00A034ED">
                <w:delText>o clarify the category of drug of the clinical notification submitting to the regulatory authority</w:delText>
              </w:r>
            </w:del>
          </w:p>
        </w:tc>
      </w:tr>
      <w:tr w:rsidR="00F36F5D" w14:paraId="538556D3" w14:textId="77777777" w:rsidTr="002D1EA4">
        <w:trPr>
          <w:del w:id="196" w:author="Powell, Deana" w:date="2023-10-19T15:28:00Z"/>
        </w:trPr>
        <w:tc>
          <w:tcPr>
            <w:tcW w:w="2971" w:type="dxa"/>
          </w:tcPr>
          <w:p w14:paraId="7EBEA384" w14:textId="77777777" w:rsidR="00F36F5D" w:rsidRDefault="00926BB4" w:rsidP="00B43A01">
            <w:pPr>
              <w:pStyle w:val="Paragraph"/>
              <w:spacing w:before="120" w:after="120"/>
              <w:rPr>
                <w:del w:id="197" w:author="Powell, Deana" w:date="2023-10-19T15:28:00Z"/>
              </w:rPr>
            </w:pPr>
            <w:del w:id="198" w:author="Powell, Deana" w:date="2023-10-19T15:28:00Z">
              <w:r>
                <w:lastRenderedPageBreak/>
                <w:delText xml:space="preserve">Section </w:delText>
              </w:r>
              <w:r w:rsidR="00F34020">
                <w:delText>10.7.</w:delText>
              </w:r>
              <w:r w:rsidR="000E63CE">
                <w:delText>5</w:delText>
              </w:r>
              <w:r w:rsidR="00F34020">
                <w:delText xml:space="preserve"> UK</w:delText>
              </w:r>
              <w:r w:rsidR="00101F32">
                <w:delText>-specific Requirements</w:delText>
              </w:r>
            </w:del>
          </w:p>
        </w:tc>
        <w:tc>
          <w:tcPr>
            <w:tcW w:w="4303" w:type="dxa"/>
          </w:tcPr>
          <w:p w14:paraId="72940A64" w14:textId="77777777" w:rsidR="00F36F5D" w:rsidRDefault="00F34020" w:rsidP="00B43A01">
            <w:pPr>
              <w:pStyle w:val="Paragraph"/>
              <w:spacing w:before="120" w:after="120"/>
              <w:rPr>
                <w:del w:id="199" w:author="Powell, Deana" w:date="2023-10-19T15:28:00Z"/>
              </w:rPr>
            </w:pPr>
            <w:del w:id="200" w:author="Powell, Deana" w:date="2023-10-19T15:28:00Z">
              <w:r>
                <w:delText>I</w:delText>
              </w:r>
              <w:r w:rsidRPr="00062C8B">
                <w:delText>nsert</w:delText>
              </w:r>
              <w:r>
                <w:delText>ed</w:delText>
              </w:r>
              <w:r w:rsidRPr="00062C8B">
                <w:delText xml:space="preserve"> COVID-19 vaccine </w:delText>
              </w:r>
              <w:r>
                <w:delText>language</w:delText>
              </w:r>
            </w:del>
          </w:p>
        </w:tc>
        <w:tc>
          <w:tcPr>
            <w:tcW w:w="5676" w:type="dxa"/>
          </w:tcPr>
          <w:p w14:paraId="345F9FE1" w14:textId="77777777" w:rsidR="00F36F5D" w:rsidRDefault="00A74770" w:rsidP="00B43A01">
            <w:pPr>
              <w:pStyle w:val="Paragraph"/>
              <w:spacing w:before="120" w:after="120"/>
              <w:rPr>
                <w:del w:id="201" w:author="Powell, Deana" w:date="2023-10-19T15:28:00Z"/>
              </w:rPr>
            </w:pPr>
            <w:del w:id="202" w:author="Powell, Deana" w:date="2023-10-19T15:28:00Z">
              <w:r>
                <w:delText>T</w:delText>
              </w:r>
              <w:r w:rsidRPr="005C52E7">
                <w:delText xml:space="preserve">o </w:delText>
              </w:r>
              <w:r>
                <w:delText>clarify vaccine information</w:delText>
              </w:r>
            </w:del>
          </w:p>
        </w:tc>
      </w:tr>
    </w:tbl>
    <w:p w14:paraId="69CBA397" w14:textId="32FDA0B9" w:rsidR="009C3398" w:rsidRDefault="009C3398" w:rsidP="005676C7">
      <w:pPr>
        <w:pStyle w:val="ListEnd"/>
      </w:pPr>
    </w:p>
    <w:p w14:paraId="7DDA4B63" w14:textId="77777777" w:rsidR="009D6B09" w:rsidRDefault="009D6B09" w:rsidP="00A53F2C">
      <w:pPr>
        <w:rPr>
          <w:del w:id="203" w:author="Powell, Deana" w:date="2023-10-19T15:28:00Z"/>
        </w:rPr>
      </w:pP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2155"/>
        <w:gridCol w:w="3600"/>
        <w:gridCol w:w="3240"/>
      </w:tblGrid>
      <w:tr w:rsidR="000121B5" w14:paraId="4A600360" w14:textId="77777777" w:rsidTr="009C3398">
        <w:trPr>
          <w:tblHeader/>
          <w:ins w:id="204" w:author="Powell, Deana" w:date="2023-10-19T15:28:00Z"/>
        </w:trPr>
        <w:tc>
          <w:tcPr>
            <w:tcW w:w="2155" w:type="dxa"/>
            <w:vAlign w:val="bottom"/>
          </w:tcPr>
          <w:p w14:paraId="444FD4E9" w14:textId="77777777" w:rsidR="003D2B47" w:rsidRPr="00C31AA8" w:rsidRDefault="006B7357" w:rsidP="00A5595A">
            <w:pPr>
              <w:pStyle w:val="TableHead"/>
              <w:keepNext/>
              <w:jc w:val="left"/>
              <w:rPr>
                <w:ins w:id="205" w:author="Powell, Deana" w:date="2023-10-19T15:28:00Z"/>
                <w:sz w:val="18"/>
                <w:szCs w:val="18"/>
              </w:rPr>
            </w:pPr>
            <w:ins w:id="206" w:author="Powell, Deana" w:date="2023-10-19T15:28:00Z">
              <w:r w:rsidRPr="00C31AA8">
                <w:rPr>
                  <w:sz w:val="18"/>
                  <w:szCs w:val="18"/>
                </w:rPr>
                <w:t>Section Number and Name</w:t>
              </w:r>
            </w:ins>
          </w:p>
        </w:tc>
        <w:tc>
          <w:tcPr>
            <w:tcW w:w="3600" w:type="dxa"/>
            <w:vAlign w:val="bottom"/>
          </w:tcPr>
          <w:p w14:paraId="45A7CE8D" w14:textId="77777777" w:rsidR="003D2B47" w:rsidRPr="00C31AA8" w:rsidRDefault="006B7357" w:rsidP="00A5595A">
            <w:pPr>
              <w:pStyle w:val="TableHead"/>
              <w:keepNext/>
              <w:jc w:val="left"/>
              <w:rPr>
                <w:ins w:id="207" w:author="Powell, Deana" w:date="2023-10-19T15:28:00Z"/>
                <w:sz w:val="18"/>
                <w:szCs w:val="18"/>
              </w:rPr>
            </w:pPr>
            <w:ins w:id="208" w:author="Powell, Deana" w:date="2023-10-19T15:28:00Z">
              <w:r w:rsidRPr="00C31AA8">
                <w:rPr>
                  <w:sz w:val="18"/>
                  <w:szCs w:val="18"/>
                </w:rPr>
                <w:t>Description of Change</w:t>
              </w:r>
            </w:ins>
          </w:p>
        </w:tc>
        <w:tc>
          <w:tcPr>
            <w:tcW w:w="3240" w:type="dxa"/>
            <w:vAlign w:val="bottom"/>
          </w:tcPr>
          <w:p w14:paraId="51ABE43E" w14:textId="77777777" w:rsidR="003D2B47" w:rsidRPr="00C31AA8" w:rsidRDefault="006B7357" w:rsidP="00A5595A">
            <w:pPr>
              <w:pStyle w:val="TableHead"/>
              <w:keepNext/>
              <w:jc w:val="left"/>
              <w:rPr>
                <w:ins w:id="209" w:author="Powell, Deana" w:date="2023-10-19T15:28:00Z"/>
                <w:sz w:val="18"/>
                <w:szCs w:val="18"/>
              </w:rPr>
            </w:pPr>
            <w:ins w:id="210" w:author="Powell, Deana" w:date="2023-10-19T15:28:00Z">
              <w:r w:rsidRPr="00C31AA8">
                <w:rPr>
                  <w:sz w:val="18"/>
                  <w:szCs w:val="18"/>
                </w:rPr>
                <w:t>Brief Rationale</w:t>
              </w:r>
            </w:ins>
          </w:p>
        </w:tc>
      </w:tr>
      <w:tr w:rsidR="000121B5" w14:paraId="065D04D3" w14:textId="77777777" w:rsidTr="009C3398">
        <w:trPr>
          <w:ins w:id="211" w:author="Powell, Deana" w:date="2023-10-19T15:28:00Z"/>
        </w:trPr>
        <w:tc>
          <w:tcPr>
            <w:tcW w:w="8995" w:type="dxa"/>
            <w:gridSpan w:val="3"/>
            <w:vAlign w:val="bottom"/>
          </w:tcPr>
          <w:p w14:paraId="606E6672" w14:textId="77777777" w:rsidR="003D2B47" w:rsidRPr="00C31AA8" w:rsidRDefault="006B7357" w:rsidP="00A5595A">
            <w:pPr>
              <w:pStyle w:val="TableHead"/>
              <w:keepNext/>
              <w:jc w:val="left"/>
              <w:rPr>
                <w:ins w:id="212" w:author="Powell, Deana" w:date="2023-10-19T15:28:00Z"/>
                <w:sz w:val="18"/>
                <w:szCs w:val="18"/>
              </w:rPr>
            </w:pPr>
            <w:ins w:id="213" w:author="Powell, Deana" w:date="2023-10-19T15:28:00Z">
              <w:r w:rsidRPr="00C31AA8">
                <w:rPr>
                  <w:sz w:val="18"/>
                  <w:szCs w:val="18"/>
                </w:rPr>
                <w:t>Other Changes in Amendment</w:t>
              </w:r>
            </w:ins>
          </w:p>
        </w:tc>
      </w:tr>
      <w:tr w:rsidR="000121B5" w14:paraId="3A393009" w14:textId="77777777" w:rsidTr="009C3398">
        <w:trPr>
          <w:ins w:id="214" w:author="Powell, Deana" w:date="2023-10-19T15:28:00Z"/>
        </w:trPr>
        <w:tc>
          <w:tcPr>
            <w:tcW w:w="2155" w:type="dxa"/>
          </w:tcPr>
          <w:p w14:paraId="398ECB39" w14:textId="77777777" w:rsidR="003D2B47" w:rsidRPr="00C31AA8" w:rsidRDefault="006B7357" w:rsidP="003D2B47">
            <w:pPr>
              <w:pStyle w:val="TableLeft"/>
              <w:rPr>
                <w:ins w:id="215" w:author="Powell, Deana" w:date="2023-10-19T15:28:00Z"/>
                <w:sz w:val="18"/>
                <w:szCs w:val="18"/>
              </w:rPr>
            </w:pPr>
            <w:ins w:id="216" w:author="Powell, Deana" w:date="2023-10-19T15:28:00Z">
              <w:r w:rsidRPr="00C31AA8">
                <w:rPr>
                  <w:spacing w:val="-2"/>
                  <w:sz w:val="18"/>
                  <w:szCs w:val="22"/>
                </w:rPr>
                <w:t>Throughout</w:t>
              </w:r>
            </w:ins>
          </w:p>
        </w:tc>
        <w:tc>
          <w:tcPr>
            <w:tcW w:w="3600" w:type="dxa"/>
          </w:tcPr>
          <w:p w14:paraId="361728DE" w14:textId="77777777" w:rsidR="003D2B47" w:rsidRPr="00C31AA8" w:rsidRDefault="006B7357" w:rsidP="003D2B47">
            <w:pPr>
              <w:pStyle w:val="TableLeft"/>
              <w:rPr>
                <w:ins w:id="217" w:author="Powell, Deana" w:date="2023-10-19T15:28:00Z"/>
                <w:sz w:val="18"/>
                <w:szCs w:val="18"/>
              </w:rPr>
            </w:pPr>
            <w:ins w:id="218" w:author="Powell, Deana" w:date="2023-10-19T15:28:00Z">
              <w:r w:rsidRPr="00C31AA8">
                <w:rPr>
                  <w:sz w:val="18"/>
                  <w:szCs w:val="22"/>
                </w:rPr>
                <w:t>The</w:t>
              </w:r>
              <w:r w:rsidRPr="00C31AA8">
                <w:rPr>
                  <w:spacing w:val="-6"/>
                  <w:sz w:val="18"/>
                  <w:szCs w:val="22"/>
                </w:rPr>
                <w:t xml:space="preserve"> </w:t>
              </w:r>
              <w:r w:rsidRPr="00C31AA8">
                <w:rPr>
                  <w:sz w:val="18"/>
                  <w:szCs w:val="22"/>
                </w:rPr>
                <w:t>structure</w:t>
              </w:r>
              <w:r w:rsidRPr="00C31AA8">
                <w:rPr>
                  <w:spacing w:val="-6"/>
                  <w:sz w:val="18"/>
                  <w:szCs w:val="22"/>
                </w:rPr>
                <w:t xml:space="preserve"> </w:t>
              </w:r>
              <w:r w:rsidRPr="00C31AA8">
                <w:rPr>
                  <w:sz w:val="18"/>
                  <w:szCs w:val="22"/>
                </w:rPr>
                <w:t>of</w:t>
              </w:r>
              <w:r w:rsidRPr="00C31AA8">
                <w:rPr>
                  <w:spacing w:val="-6"/>
                  <w:sz w:val="18"/>
                  <w:szCs w:val="22"/>
                </w:rPr>
                <w:t xml:space="preserve"> </w:t>
              </w:r>
              <w:r w:rsidRPr="00C31AA8">
                <w:rPr>
                  <w:sz w:val="18"/>
                  <w:szCs w:val="22"/>
                </w:rPr>
                <w:t>the</w:t>
              </w:r>
              <w:r w:rsidRPr="00C31AA8">
                <w:rPr>
                  <w:spacing w:val="-6"/>
                  <w:sz w:val="18"/>
                  <w:szCs w:val="22"/>
                </w:rPr>
                <w:t xml:space="preserve"> </w:t>
              </w:r>
              <w:r w:rsidRPr="00C31AA8">
                <w:rPr>
                  <w:sz w:val="18"/>
                  <w:szCs w:val="22"/>
                </w:rPr>
                <w:t>protocol</w:t>
              </w:r>
              <w:r w:rsidRPr="00C31AA8">
                <w:rPr>
                  <w:spacing w:val="-6"/>
                  <w:sz w:val="18"/>
                  <w:szCs w:val="22"/>
                </w:rPr>
                <w:t xml:space="preserve"> </w:t>
              </w:r>
              <w:r w:rsidRPr="00C31AA8">
                <w:rPr>
                  <w:sz w:val="18"/>
                  <w:szCs w:val="22"/>
                </w:rPr>
                <w:t>has</w:t>
              </w:r>
              <w:r w:rsidRPr="00C31AA8">
                <w:rPr>
                  <w:spacing w:val="-6"/>
                  <w:sz w:val="18"/>
                  <w:szCs w:val="22"/>
                </w:rPr>
                <w:t xml:space="preserve"> </w:t>
              </w:r>
              <w:r w:rsidRPr="00C31AA8">
                <w:rPr>
                  <w:sz w:val="18"/>
                  <w:szCs w:val="22"/>
                </w:rPr>
                <w:t xml:space="preserve">been </w:t>
              </w:r>
              <w:r w:rsidRPr="00C31AA8">
                <w:rPr>
                  <w:spacing w:val="-2"/>
                  <w:sz w:val="18"/>
                  <w:szCs w:val="22"/>
                </w:rPr>
                <w:t>updated.</w:t>
              </w:r>
            </w:ins>
          </w:p>
        </w:tc>
        <w:tc>
          <w:tcPr>
            <w:tcW w:w="3240" w:type="dxa"/>
          </w:tcPr>
          <w:p w14:paraId="31879A5A" w14:textId="77777777" w:rsidR="003D2B47" w:rsidRPr="00C31AA8" w:rsidRDefault="006B7357" w:rsidP="003D2B47">
            <w:pPr>
              <w:pStyle w:val="TableLeft"/>
              <w:rPr>
                <w:ins w:id="219" w:author="Powell, Deana" w:date="2023-10-19T15:28:00Z"/>
                <w:sz w:val="18"/>
                <w:szCs w:val="18"/>
              </w:rPr>
            </w:pPr>
            <w:ins w:id="220" w:author="Powell, Deana" w:date="2023-10-19T15:28:00Z">
              <w:r w:rsidRPr="00C31AA8">
                <w:rPr>
                  <w:sz w:val="18"/>
                  <w:szCs w:val="22"/>
                </w:rPr>
                <w:t>To comply with current industry regulations and guidelines. This restructuring</w:t>
              </w:r>
              <w:r w:rsidRPr="00C31AA8">
                <w:rPr>
                  <w:spacing w:val="-6"/>
                  <w:sz w:val="18"/>
                  <w:szCs w:val="22"/>
                </w:rPr>
                <w:t xml:space="preserve"> </w:t>
              </w:r>
              <w:r w:rsidRPr="00C31AA8">
                <w:rPr>
                  <w:sz w:val="18"/>
                  <w:szCs w:val="22"/>
                </w:rPr>
                <w:t>does</w:t>
              </w:r>
              <w:r w:rsidRPr="00C31AA8">
                <w:rPr>
                  <w:spacing w:val="-6"/>
                  <w:sz w:val="18"/>
                  <w:szCs w:val="22"/>
                </w:rPr>
                <w:t xml:space="preserve"> </w:t>
              </w:r>
              <w:r w:rsidRPr="00C31AA8">
                <w:rPr>
                  <w:sz w:val="18"/>
                  <w:szCs w:val="22"/>
                </w:rPr>
                <w:t>not</w:t>
              </w:r>
              <w:r w:rsidRPr="00C31AA8">
                <w:rPr>
                  <w:spacing w:val="-6"/>
                  <w:sz w:val="18"/>
                  <w:szCs w:val="22"/>
                </w:rPr>
                <w:t xml:space="preserve"> </w:t>
              </w:r>
              <w:r w:rsidRPr="00C31AA8">
                <w:rPr>
                  <w:sz w:val="18"/>
                  <w:szCs w:val="22"/>
                </w:rPr>
                <w:t>affect</w:t>
              </w:r>
              <w:r w:rsidRPr="00C31AA8">
                <w:rPr>
                  <w:spacing w:val="-6"/>
                  <w:sz w:val="18"/>
                  <w:szCs w:val="22"/>
                </w:rPr>
                <w:t xml:space="preserve"> </w:t>
              </w:r>
              <w:r w:rsidRPr="00C31AA8">
                <w:rPr>
                  <w:sz w:val="18"/>
                  <w:szCs w:val="22"/>
                </w:rPr>
                <w:t>the</w:t>
              </w:r>
              <w:r w:rsidRPr="00C31AA8">
                <w:rPr>
                  <w:spacing w:val="-6"/>
                  <w:sz w:val="18"/>
                  <w:szCs w:val="22"/>
                </w:rPr>
                <w:t xml:space="preserve"> </w:t>
              </w:r>
              <w:r w:rsidRPr="00C31AA8">
                <w:rPr>
                  <w:sz w:val="18"/>
                  <w:szCs w:val="22"/>
                </w:rPr>
                <w:t>clinical</w:t>
              </w:r>
              <w:r w:rsidRPr="00C31AA8">
                <w:rPr>
                  <w:spacing w:val="-6"/>
                  <w:sz w:val="18"/>
                  <w:szCs w:val="22"/>
                </w:rPr>
                <w:t xml:space="preserve"> </w:t>
              </w:r>
              <w:r w:rsidRPr="00C31AA8">
                <w:rPr>
                  <w:sz w:val="18"/>
                  <w:szCs w:val="22"/>
                </w:rPr>
                <w:t>or regulatory integrity of the protocol. All other relevant changes and their primary reasons are included for completeness.</w:t>
              </w:r>
            </w:ins>
          </w:p>
        </w:tc>
      </w:tr>
      <w:tr w:rsidR="000121B5" w14:paraId="6B748BE2" w14:textId="77777777" w:rsidTr="009C3398">
        <w:trPr>
          <w:ins w:id="221" w:author="Powell, Deana" w:date="2023-10-19T15:28:00Z"/>
        </w:trPr>
        <w:tc>
          <w:tcPr>
            <w:tcW w:w="2155" w:type="dxa"/>
          </w:tcPr>
          <w:p w14:paraId="3EF48BBB" w14:textId="77777777" w:rsidR="00FB6E28" w:rsidRPr="00C31AA8" w:rsidRDefault="006B7357" w:rsidP="00FB6E28">
            <w:pPr>
              <w:pStyle w:val="TableLeft"/>
              <w:rPr>
                <w:ins w:id="222" w:author="Powell, Deana" w:date="2023-10-19T15:28:00Z"/>
                <w:spacing w:val="-2"/>
                <w:sz w:val="18"/>
                <w:szCs w:val="22"/>
              </w:rPr>
            </w:pPr>
            <w:ins w:id="223" w:author="Powell, Deana" w:date="2023-10-19T15:28:00Z">
              <w:r w:rsidRPr="0031115B">
                <w:rPr>
                  <w:spacing w:val="-2"/>
                  <w:sz w:val="18"/>
                  <w:szCs w:val="22"/>
                </w:rPr>
                <w:t>Title Page</w:t>
              </w:r>
            </w:ins>
          </w:p>
        </w:tc>
        <w:tc>
          <w:tcPr>
            <w:tcW w:w="3600" w:type="dxa"/>
          </w:tcPr>
          <w:p w14:paraId="46A16331" w14:textId="77777777" w:rsidR="00FB6E28" w:rsidRPr="0031115B" w:rsidRDefault="006B7357" w:rsidP="00FB6E28">
            <w:pPr>
              <w:pStyle w:val="TableLeft"/>
              <w:rPr>
                <w:ins w:id="224" w:author="Powell, Deana" w:date="2023-10-19T15:28:00Z"/>
                <w:spacing w:val="-2"/>
                <w:sz w:val="18"/>
                <w:szCs w:val="22"/>
              </w:rPr>
            </w:pPr>
            <w:ins w:id="225" w:author="Powell, Deana" w:date="2023-10-19T15:28:00Z">
              <w:r w:rsidRPr="0031115B">
                <w:rPr>
                  <w:spacing w:val="-2"/>
                  <w:sz w:val="18"/>
                  <w:szCs w:val="22"/>
                </w:rPr>
                <w:t>Added the NCT number.</w:t>
              </w:r>
            </w:ins>
          </w:p>
        </w:tc>
        <w:tc>
          <w:tcPr>
            <w:tcW w:w="3240" w:type="dxa"/>
          </w:tcPr>
          <w:p w14:paraId="38673BF9" w14:textId="77777777" w:rsidR="00FB6E28" w:rsidRPr="0031115B" w:rsidRDefault="006B7357" w:rsidP="00FB6E28">
            <w:pPr>
              <w:pStyle w:val="TableLeft"/>
              <w:rPr>
                <w:ins w:id="226" w:author="Powell, Deana" w:date="2023-10-19T15:28:00Z"/>
                <w:spacing w:val="-2"/>
                <w:sz w:val="18"/>
                <w:szCs w:val="22"/>
              </w:rPr>
            </w:pPr>
            <w:ins w:id="227" w:author="Powell, Deana" w:date="2023-10-19T15:28:00Z">
              <w:r w:rsidRPr="0031115B">
                <w:rPr>
                  <w:spacing w:val="-2"/>
                  <w:sz w:val="18"/>
                  <w:szCs w:val="22"/>
                </w:rPr>
                <w:t>To update the list of Regulatory Agency Identifying Number(s).</w:t>
              </w:r>
            </w:ins>
          </w:p>
        </w:tc>
      </w:tr>
      <w:tr w:rsidR="000121B5" w14:paraId="7F85BC74" w14:textId="77777777" w:rsidTr="009C3398">
        <w:trPr>
          <w:ins w:id="228" w:author="Powell, Deana" w:date="2023-10-19T15:28:00Z"/>
        </w:trPr>
        <w:tc>
          <w:tcPr>
            <w:tcW w:w="2155" w:type="dxa"/>
          </w:tcPr>
          <w:p w14:paraId="7127416E" w14:textId="77777777" w:rsidR="00D53BA4" w:rsidRPr="00C31AA8" w:rsidRDefault="006B7357" w:rsidP="00D53BA4">
            <w:pPr>
              <w:pStyle w:val="TableLeft"/>
              <w:rPr>
                <w:ins w:id="229" w:author="Powell, Deana" w:date="2023-10-19T15:28:00Z"/>
                <w:sz w:val="18"/>
                <w:szCs w:val="22"/>
              </w:rPr>
            </w:pPr>
            <w:ins w:id="230" w:author="Powell, Deana" w:date="2023-10-19T15:28:00Z">
              <w:r w:rsidRPr="00C31AA8">
                <w:rPr>
                  <w:sz w:val="18"/>
                  <w:szCs w:val="22"/>
                </w:rPr>
                <w:t>Section 1.1, Synopsis, Duration</w:t>
              </w:r>
              <w:r w:rsidRPr="00C31AA8">
                <w:rPr>
                  <w:spacing w:val="-12"/>
                  <w:sz w:val="18"/>
                  <w:szCs w:val="22"/>
                </w:rPr>
                <w:t xml:space="preserve"> </w:t>
              </w:r>
              <w:r w:rsidRPr="00C31AA8">
                <w:rPr>
                  <w:sz w:val="18"/>
                  <w:szCs w:val="22"/>
                </w:rPr>
                <w:t>of</w:t>
              </w:r>
              <w:r w:rsidRPr="00C31AA8">
                <w:rPr>
                  <w:spacing w:val="-11"/>
                  <w:sz w:val="18"/>
                  <w:szCs w:val="22"/>
                </w:rPr>
                <w:t xml:space="preserve"> </w:t>
              </w:r>
              <w:r w:rsidRPr="00C31AA8">
                <w:rPr>
                  <w:sz w:val="18"/>
                  <w:szCs w:val="22"/>
                </w:rPr>
                <w:t>Participation</w:t>
              </w:r>
            </w:ins>
          </w:p>
        </w:tc>
        <w:tc>
          <w:tcPr>
            <w:tcW w:w="3600" w:type="dxa"/>
          </w:tcPr>
          <w:p w14:paraId="0A05FB32" w14:textId="77777777" w:rsidR="00D53BA4" w:rsidRPr="00C31AA8" w:rsidRDefault="006B7357" w:rsidP="00D53BA4">
            <w:pPr>
              <w:pStyle w:val="TableLeft"/>
              <w:rPr>
                <w:ins w:id="231" w:author="Powell, Deana" w:date="2023-10-19T15:28:00Z"/>
                <w:sz w:val="18"/>
                <w:szCs w:val="22"/>
              </w:rPr>
            </w:pPr>
            <w:ins w:id="232" w:author="Powell, Deana" w:date="2023-10-19T15:28:00Z">
              <w:r w:rsidRPr="00C31AA8">
                <w:rPr>
                  <w:sz w:val="18"/>
                  <w:szCs w:val="22"/>
                </w:rPr>
                <w:t xml:space="preserve">Added language to give </w:t>
              </w:r>
              <w:r w:rsidR="00D51BE4">
                <w:rPr>
                  <w:sz w:val="18"/>
                  <w:szCs w:val="22"/>
                </w:rPr>
                <w:t>terminated</w:t>
              </w:r>
              <w:r w:rsidRPr="00C31AA8">
                <w:rPr>
                  <w:sz w:val="18"/>
                  <w:szCs w:val="22"/>
                </w:rPr>
                <w:t xml:space="preserve"> study participants the option to discontinue this study and transition into a pembrolizumab extension study</w:t>
              </w:r>
              <w:r w:rsidR="00891708" w:rsidRPr="00C31AA8">
                <w:rPr>
                  <w:sz w:val="18"/>
                  <w:szCs w:val="22"/>
                </w:rPr>
                <w:t>.</w:t>
              </w:r>
            </w:ins>
          </w:p>
        </w:tc>
        <w:tc>
          <w:tcPr>
            <w:tcW w:w="3240" w:type="dxa"/>
          </w:tcPr>
          <w:p w14:paraId="228265BD" w14:textId="77777777" w:rsidR="00D53BA4" w:rsidRPr="00C31AA8" w:rsidRDefault="006B7357" w:rsidP="00D53BA4">
            <w:pPr>
              <w:pStyle w:val="TableLeft"/>
              <w:rPr>
                <w:ins w:id="233" w:author="Powell, Deana" w:date="2023-10-19T15:28:00Z"/>
                <w:sz w:val="18"/>
                <w:szCs w:val="22"/>
              </w:rPr>
            </w:pPr>
            <w:ins w:id="234" w:author="Powell, Deana" w:date="2023-10-19T15:28:00Z">
              <w:r w:rsidRPr="00C31AA8">
                <w:rPr>
                  <w:spacing w:val="-4"/>
                  <w:sz w:val="18"/>
                  <w:szCs w:val="22"/>
                </w:rPr>
                <w:t xml:space="preserve">To transition </w:t>
              </w:r>
              <w:r w:rsidR="00D51BE4">
                <w:rPr>
                  <w:spacing w:val="-4"/>
                  <w:sz w:val="18"/>
                  <w:szCs w:val="22"/>
                </w:rPr>
                <w:t>terminated</w:t>
              </w:r>
              <w:r w:rsidRPr="00C31AA8">
                <w:rPr>
                  <w:spacing w:val="-4"/>
                  <w:sz w:val="18"/>
                  <w:szCs w:val="22"/>
                </w:rPr>
                <w:t xml:space="preserve"> study participants, who </w:t>
              </w:r>
              <w:r w:rsidR="00D51BE4">
                <w:rPr>
                  <w:spacing w:val="-4"/>
                  <w:sz w:val="18"/>
                  <w:szCs w:val="22"/>
                </w:rPr>
                <w:t>we</w:t>
              </w:r>
              <w:r w:rsidRPr="00C31AA8">
                <w:rPr>
                  <w:spacing w:val="-4"/>
                  <w:sz w:val="18"/>
                  <w:szCs w:val="22"/>
                </w:rPr>
                <w:t>re either on active treatment, in post</w:t>
              </w:r>
              <w:r w:rsidR="009366B0" w:rsidRPr="00C31AA8">
                <w:rPr>
                  <w:spacing w:val="-4"/>
                  <w:sz w:val="18"/>
                  <w:szCs w:val="22"/>
                </w:rPr>
                <w:t>-</w:t>
              </w:r>
              <w:r w:rsidRPr="00C31AA8">
                <w:rPr>
                  <w:spacing w:val="-4"/>
                  <w:sz w:val="18"/>
                  <w:szCs w:val="22"/>
                </w:rPr>
                <w:t>treatment follow-up, or are receiving Second Course treatment into a pembrolizumab extension study prior to close out of this study</w:t>
              </w:r>
              <w:r w:rsidR="00891708" w:rsidRPr="00C31AA8">
                <w:rPr>
                  <w:spacing w:val="-4"/>
                  <w:sz w:val="18"/>
                  <w:szCs w:val="22"/>
                </w:rPr>
                <w:t>.</w:t>
              </w:r>
            </w:ins>
          </w:p>
        </w:tc>
      </w:tr>
      <w:tr w:rsidR="000121B5" w14:paraId="0BF00C5D" w14:textId="77777777" w:rsidTr="009C3398">
        <w:trPr>
          <w:ins w:id="235" w:author="Powell, Deana" w:date="2023-10-19T15:28:00Z"/>
        </w:trPr>
        <w:tc>
          <w:tcPr>
            <w:tcW w:w="2155" w:type="dxa"/>
          </w:tcPr>
          <w:p w14:paraId="489BA234" w14:textId="77777777" w:rsidR="003D2B47" w:rsidRPr="00C31AA8" w:rsidRDefault="006B7357" w:rsidP="003D2B47">
            <w:pPr>
              <w:pStyle w:val="TableLeft"/>
              <w:rPr>
                <w:ins w:id="236" w:author="Powell, Deana" w:date="2023-10-19T15:28:00Z"/>
                <w:sz w:val="18"/>
                <w:szCs w:val="18"/>
              </w:rPr>
            </w:pPr>
            <w:ins w:id="237" w:author="Powell, Deana" w:date="2023-10-19T15:28:00Z">
              <w:r w:rsidRPr="00C31AA8">
                <w:rPr>
                  <w:sz w:val="18"/>
                  <w:szCs w:val="22"/>
                </w:rPr>
                <w:t>Section</w:t>
              </w:r>
              <w:r w:rsidRPr="00C31AA8">
                <w:rPr>
                  <w:spacing w:val="-12"/>
                  <w:sz w:val="18"/>
                  <w:szCs w:val="22"/>
                </w:rPr>
                <w:t xml:space="preserve"> </w:t>
              </w:r>
              <w:r w:rsidRPr="00C31AA8">
                <w:rPr>
                  <w:sz w:val="18"/>
                  <w:szCs w:val="22"/>
                </w:rPr>
                <w:t>1.1,</w:t>
              </w:r>
              <w:r w:rsidRPr="00C31AA8">
                <w:rPr>
                  <w:spacing w:val="-11"/>
                  <w:sz w:val="18"/>
                  <w:szCs w:val="22"/>
                </w:rPr>
                <w:t xml:space="preserve"> </w:t>
              </w:r>
              <w:r w:rsidRPr="00C31AA8">
                <w:rPr>
                  <w:sz w:val="18"/>
                  <w:szCs w:val="22"/>
                </w:rPr>
                <w:t xml:space="preserve">Synopsis, Study Governance </w:t>
              </w:r>
              <w:r w:rsidRPr="00C31AA8">
                <w:rPr>
                  <w:spacing w:val="-2"/>
                  <w:sz w:val="18"/>
                  <w:szCs w:val="22"/>
                </w:rPr>
                <w:t>Committees</w:t>
              </w:r>
            </w:ins>
          </w:p>
        </w:tc>
        <w:tc>
          <w:tcPr>
            <w:tcW w:w="3600" w:type="dxa"/>
          </w:tcPr>
          <w:p w14:paraId="15AA8CAB" w14:textId="77777777" w:rsidR="003D2B47" w:rsidRPr="00C31AA8" w:rsidRDefault="006B7357" w:rsidP="003D2B47">
            <w:pPr>
              <w:pStyle w:val="TableLeft"/>
              <w:rPr>
                <w:ins w:id="238" w:author="Powell, Deana" w:date="2023-10-19T15:28:00Z"/>
                <w:sz w:val="18"/>
                <w:szCs w:val="18"/>
              </w:rPr>
            </w:pPr>
            <w:ins w:id="239" w:author="Powell, Deana" w:date="2023-10-19T15:28:00Z">
              <w:r>
                <w:rPr>
                  <w:sz w:val="18"/>
                  <w:szCs w:val="22"/>
                </w:rPr>
                <w:t xml:space="preserve">Text added to indicate the </w:t>
              </w:r>
              <w:r w:rsidR="00D5527C" w:rsidRPr="00C31AA8">
                <w:rPr>
                  <w:sz w:val="18"/>
                  <w:szCs w:val="22"/>
                </w:rPr>
                <w:t>Executive</w:t>
              </w:r>
              <w:r w:rsidR="00D5527C" w:rsidRPr="00C31AA8">
                <w:rPr>
                  <w:spacing w:val="-9"/>
                  <w:sz w:val="18"/>
                  <w:szCs w:val="22"/>
                </w:rPr>
                <w:t xml:space="preserve"> </w:t>
              </w:r>
              <w:r w:rsidR="00D5527C" w:rsidRPr="00C31AA8">
                <w:rPr>
                  <w:sz w:val="18"/>
                  <w:szCs w:val="22"/>
                </w:rPr>
                <w:t>Oversight</w:t>
              </w:r>
              <w:r w:rsidR="00D5527C" w:rsidRPr="00C31AA8">
                <w:rPr>
                  <w:spacing w:val="-9"/>
                  <w:sz w:val="18"/>
                  <w:szCs w:val="22"/>
                </w:rPr>
                <w:t xml:space="preserve"> </w:t>
              </w:r>
              <w:r w:rsidR="00D5527C" w:rsidRPr="00C31AA8">
                <w:rPr>
                  <w:sz w:val="18"/>
                  <w:szCs w:val="22"/>
                </w:rPr>
                <w:t>Committee</w:t>
              </w:r>
              <w:r w:rsidR="00D5527C" w:rsidRPr="00C31AA8">
                <w:rPr>
                  <w:spacing w:val="-9"/>
                  <w:sz w:val="18"/>
                  <w:szCs w:val="22"/>
                </w:rPr>
                <w:t xml:space="preserve"> </w:t>
              </w:r>
              <w:r w:rsidR="00D5527C" w:rsidRPr="00C31AA8">
                <w:rPr>
                  <w:sz w:val="18"/>
                  <w:szCs w:val="22"/>
                </w:rPr>
                <w:t>and</w:t>
              </w:r>
              <w:r w:rsidR="00D5527C" w:rsidRPr="00C31AA8">
                <w:rPr>
                  <w:spacing w:val="-9"/>
                  <w:sz w:val="18"/>
                  <w:szCs w:val="22"/>
                </w:rPr>
                <w:t xml:space="preserve"> </w:t>
              </w:r>
              <w:r w:rsidR="00D53BA4" w:rsidRPr="00C31AA8">
                <w:rPr>
                  <w:spacing w:val="-9"/>
                  <w:sz w:val="18"/>
                  <w:szCs w:val="22"/>
                </w:rPr>
                <w:t>Data Monitoring Committee</w:t>
              </w:r>
              <w:r w:rsidR="00D5527C" w:rsidRPr="00C31AA8">
                <w:rPr>
                  <w:sz w:val="18"/>
                  <w:szCs w:val="22"/>
                </w:rPr>
                <w:t xml:space="preserve"> are no longer applicable.</w:t>
              </w:r>
            </w:ins>
          </w:p>
        </w:tc>
        <w:tc>
          <w:tcPr>
            <w:tcW w:w="3240" w:type="dxa"/>
          </w:tcPr>
          <w:p w14:paraId="4AE3458D" w14:textId="77777777" w:rsidR="003D2B47" w:rsidRPr="00C31AA8" w:rsidRDefault="006B7357" w:rsidP="003D2B47">
            <w:pPr>
              <w:pStyle w:val="TableLeft"/>
              <w:rPr>
                <w:ins w:id="240" w:author="Powell, Deana" w:date="2023-10-19T15:28:00Z"/>
                <w:sz w:val="18"/>
                <w:szCs w:val="18"/>
              </w:rPr>
            </w:pPr>
            <w:ins w:id="241" w:author="Powell, Deana" w:date="2023-10-19T15:28:00Z">
              <w:r w:rsidRPr="00C31AA8">
                <w:rPr>
                  <w:sz w:val="18"/>
                  <w:szCs w:val="22"/>
                </w:rPr>
                <w:t xml:space="preserve">Refer to the rationale for Section </w:t>
              </w:r>
              <w:r w:rsidRPr="00C31AA8">
                <w:rPr>
                  <w:spacing w:val="-4"/>
                  <w:sz w:val="18"/>
                  <w:szCs w:val="22"/>
                </w:rPr>
                <w:t>1.1</w:t>
              </w:r>
              <w:r w:rsidR="00F97C39" w:rsidRPr="00C31AA8">
                <w:rPr>
                  <w:sz w:val="18"/>
                  <w:szCs w:val="18"/>
                </w:rPr>
                <w:t xml:space="preserve"> Synopsis, </w:t>
              </w:r>
              <w:r w:rsidR="00F97C39" w:rsidRPr="00C31AA8">
                <w:rPr>
                  <w:sz w:val="18"/>
                  <w:szCs w:val="22"/>
                </w:rPr>
                <w:t>Hypotheses, Objectives, and Endpoints</w:t>
              </w:r>
              <w:r w:rsidRPr="00C31AA8">
                <w:rPr>
                  <w:spacing w:val="-4"/>
                  <w:sz w:val="18"/>
                  <w:szCs w:val="22"/>
                </w:rPr>
                <w:t>.</w:t>
              </w:r>
            </w:ins>
          </w:p>
        </w:tc>
      </w:tr>
      <w:tr w:rsidR="000121B5" w14:paraId="18ABF53D" w14:textId="77777777" w:rsidTr="009C3398">
        <w:trPr>
          <w:ins w:id="242" w:author="Powell, Deana" w:date="2023-10-19T15:28:00Z"/>
        </w:trPr>
        <w:tc>
          <w:tcPr>
            <w:tcW w:w="2155" w:type="dxa"/>
          </w:tcPr>
          <w:p w14:paraId="131712F8" w14:textId="77777777" w:rsidR="00D53BA4" w:rsidRPr="00C31AA8" w:rsidRDefault="006B7357" w:rsidP="00D53BA4">
            <w:pPr>
              <w:pStyle w:val="TableLeft"/>
              <w:rPr>
                <w:ins w:id="243" w:author="Powell, Deana" w:date="2023-10-19T15:28:00Z"/>
                <w:sz w:val="18"/>
                <w:szCs w:val="18"/>
              </w:rPr>
            </w:pPr>
            <w:ins w:id="244" w:author="Powell, Deana" w:date="2023-10-19T15:28:00Z">
              <w:r w:rsidRPr="00C31AA8">
                <w:rPr>
                  <w:sz w:val="18"/>
                  <w:szCs w:val="22"/>
                </w:rPr>
                <w:t>Section</w:t>
              </w:r>
              <w:r w:rsidRPr="00C31AA8">
                <w:rPr>
                  <w:spacing w:val="-3"/>
                  <w:sz w:val="18"/>
                  <w:szCs w:val="22"/>
                </w:rPr>
                <w:t xml:space="preserve"> </w:t>
              </w:r>
              <w:r w:rsidRPr="00C31AA8">
                <w:rPr>
                  <w:sz w:val="18"/>
                  <w:szCs w:val="22"/>
                </w:rPr>
                <w:t>1.2,</w:t>
              </w:r>
              <w:r w:rsidRPr="00C31AA8">
                <w:rPr>
                  <w:spacing w:val="1"/>
                  <w:sz w:val="18"/>
                  <w:szCs w:val="22"/>
                </w:rPr>
                <w:t xml:space="preserve"> </w:t>
              </w:r>
              <w:r w:rsidRPr="00C31AA8">
                <w:rPr>
                  <w:spacing w:val="-2"/>
                  <w:sz w:val="18"/>
                  <w:szCs w:val="22"/>
                </w:rPr>
                <w:t>Schema</w:t>
              </w:r>
            </w:ins>
          </w:p>
        </w:tc>
        <w:tc>
          <w:tcPr>
            <w:tcW w:w="3600" w:type="dxa"/>
          </w:tcPr>
          <w:p w14:paraId="773F7CFF" w14:textId="77777777" w:rsidR="00D53BA4" w:rsidRPr="00C31AA8" w:rsidRDefault="006B7357" w:rsidP="00D53BA4">
            <w:pPr>
              <w:pStyle w:val="TableLeft"/>
              <w:rPr>
                <w:ins w:id="245" w:author="Powell, Deana" w:date="2023-10-19T15:28:00Z"/>
                <w:sz w:val="18"/>
                <w:szCs w:val="18"/>
              </w:rPr>
            </w:pPr>
            <w:ins w:id="246" w:author="Powell, Deana" w:date="2023-10-19T15:28:00Z">
              <w:r w:rsidRPr="00C31AA8">
                <w:rPr>
                  <w:sz w:val="18"/>
                  <w:szCs w:val="22"/>
                </w:rPr>
                <w:t>Added the new study design per protocol amendment 05</w:t>
              </w:r>
              <w:r w:rsidRPr="00C31AA8">
                <w:rPr>
                  <w:spacing w:val="-2"/>
                  <w:sz w:val="18"/>
                  <w:szCs w:val="22"/>
                </w:rPr>
                <w:t>.</w:t>
              </w:r>
            </w:ins>
          </w:p>
        </w:tc>
        <w:tc>
          <w:tcPr>
            <w:tcW w:w="3240" w:type="dxa"/>
          </w:tcPr>
          <w:p w14:paraId="59AB38B9" w14:textId="77777777" w:rsidR="00D53BA4" w:rsidRPr="00C31AA8" w:rsidRDefault="006B7357" w:rsidP="00D53BA4">
            <w:pPr>
              <w:pStyle w:val="TableLeft"/>
              <w:rPr>
                <w:ins w:id="247" w:author="Powell, Deana" w:date="2023-10-19T15:28:00Z"/>
                <w:sz w:val="18"/>
                <w:szCs w:val="18"/>
              </w:rPr>
            </w:pPr>
            <w:ins w:id="248" w:author="Powell, Deana" w:date="2023-10-19T15:28:00Z">
              <w:r w:rsidRPr="00C31AA8">
                <w:rPr>
                  <w:sz w:val="18"/>
                  <w:szCs w:val="22"/>
                </w:rPr>
                <w:t xml:space="preserve">Refer to the rationale for Section </w:t>
              </w:r>
              <w:r w:rsidRPr="00C31AA8">
                <w:rPr>
                  <w:spacing w:val="-4"/>
                  <w:sz w:val="18"/>
                  <w:szCs w:val="22"/>
                </w:rPr>
                <w:t>1.1</w:t>
              </w:r>
              <w:r w:rsidR="00F97C39" w:rsidRPr="00C31AA8">
                <w:rPr>
                  <w:sz w:val="18"/>
                  <w:szCs w:val="18"/>
                </w:rPr>
                <w:t xml:space="preserve"> Synopsis, </w:t>
              </w:r>
              <w:r w:rsidR="00F97C39" w:rsidRPr="00C31AA8">
                <w:rPr>
                  <w:sz w:val="18"/>
                  <w:szCs w:val="22"/>
                </w:rPr>
                <w:t>Hypotheses, Objectives, and Endpoints</w:t>
              </w:r>
              <w:r w:rsidRPr="00C31AA8">
                <w:rPr>
                  <w:spacing w:val="-4"/>
                  <w:sz w:val="18"/>
                  <w:szCs w:val="22"/>
                </w:rPr>
                <w:t>.</w:t>
              </w:r>
            </w:ins>
          </w:p>
        </w:tc>
      </w:tr>
      <w:tr w:rsidR="000121B5" w14:paraId="7D3371AD" w14:textId="77777777" w:rsidTr="009C3398">
        <w:trPr>
          <w:ins w:id="249" w:author="Powell, Deana" w:date="2023-10-19T15:28:00Z"/>
        </w:trPr>
        <w:tc>
          <w:tcPr>
            <w:tcW w:w="2155" w:type="dxa"/>
          </w:tcPr>
          <w:p w14:paraId="17EBEB72" w14:textId="77777777" w:rsidR="00D53BA4" w:rsidRPr="00C31AA8" w:rsidRDefault="006B7357" w:rsidP="00D53BA4">
            <w:pPr>
              <w:pStyle w:val="TableLeft"/>
              <w:rPr>
                <w:ins w:id="250" w:author="Powell, Deana" w:date="2023-10-19T15:28:00Z"/>
                <w:sz w:val="18"/>
                <w:szCs w:val="18"/>
              </w:rPr>
            </w:pPr>
            <w:ins w:id="251" w:author="Powell, Deana" w:date="2023-10-19T15:28:00Z">
              <w:r w:rsidRPr="00C31AA8">
                <w:rPr>
                  <w:sz w:val="18"/>
                  <w:szCs w:val="22"/>
                </w:rPr>
                <w:t>Section</w:t>
              </w:r>
              <w:r w:rsidRPr="00C31AA8">
                <w:rPr>
                  <w:spacing w:val="-12"/>
                  <w:sz w:val="18"/>
                  <w:szCs w:val="22"/>
                </w:rPr>
                <w:t xml:space="preserve"> </w:t>
              </w:r>
              <w:r w:rsidRPr="00C31AA8">
                <w:rPr>
                  <w:sz w:val="18"/>
                  <w:szCs w:val="22"/>
                </w:rPr>
                <w:t>1.3,</w:t>
              </w:r>
              <w:r w:rsidRPr="00C31AA8">
                <w:rPr>
                  <w:spacing w:val="-11"/>
                  <w:sz w:val="18"/>
                  <w:szCs w:val="22"/>
                </w:rPr>
                <w:t xml:space="preserve"> </w:t>
              </w:r>
              <w:r w:rsidRPr="00C31AA8">
                <w:rPr>
                  <w:sz w:val="18"/>
                  <w:szCs w:val="22"/>
                </w:rPr>
                <w:t>Schedule</w:t>
              </w:r>
              <w:r w:rsidRPr="00C31AA8">
                <w:rPr>
                  <w:spacing w:val="-11"/>
                  <w:sz w:val="18"/>
                  <w:szCs w:val="22"/>
                </w:rPr>
                <w:t xml:space="preserve"> </w:t>
              </w:r>
              <w:r w:rsidRPr="00C31AA8">
                <w:rPr>
                  <w:sz w:val="18"/>
                  <w:szCs w:val="22"/>
                </w:rPr>
                <w:t xml:space="preserve">of </w:t>
              </w:r>
              <w:r w:rsidRPr="00C31AA8">
                <w:rPr>
                  <w:spacing w:val="-2"/>
                  <w:sz w:val="18"/>
                  <w:szCs w:val="22"/>
                </w:rPr>
                <w:t>Activities</w:t>
              </w:r>
            </w:ins>
          </w:p>
        </w:tc>
        <w:tc>
          <w:tcPr>
            <w:tcW w:w="3600" w:type="dxa"/>
          </w:tcPr>
          <w:p w14:paraId="50B4366D" w14:textId="77777777" w:rsidR="00D53BA4" w:rsidRPr="00C31AA8" w:rsidRDefault="006B7357" w:rsidP="00D53BA4">
            <w:pPr>
              <w:pStyle w:val="TableLeft"/>
              <w:rPr>
                <w:ins w:id="252" w:author="Powell, Deana" w:date="2023-10-19T15:28:00Z"/>
                <w:sz w:val="18"/>
                <w:szCs w:val="18"/>
              </w:rPr>
            </w:pPr>
            <w:ins w:id="253" w:author="Powell, Deana" w:date="2023-10-19T15:28:00Z">
              <w:r w:rsidRPr="00C31AA8">
                <w:rPr>
                  <w:sz w:val="18"/>
                  <w:szCs w:val="22"/>
                </w:rPr>
                <w:t>Updated</w:t>
              </w:r>
              <w:r w:rsidR="00620247" w:rsidRPr="00C31AA8">
                <w:rPr>
                  <w:sz w:val="18"/>
                  <w:szCs w:val="22"/>
                </w:rPr>
                <w:t xml:space="preserve"> to specify</w:t>
              </w:r>
              <w:r w:rsidR="00891708" w:rsidRPr="00C31AA8">
                <w:rPr>
                  <w:sz w:val="18"/>
                  <w:szCs w:val="22"/>
                </w:rPr>
                <w:t xml:space="preserve"> which activities will or will not be performed</w:t>
              </w:r>
              <w:r w:rsidR="00891708" w:rsidRPr="00C31AA8">
                <w:rPr>
                  <w:spacing w:val="-7"/>
                  <w:sz w:val="18"/>
                  <w:szCs w:val="22"/>
                </w:rPr>
                <w:t xml:space="preserve"> </w:t>
              </w:r>
              <w:r w:rsidRPr="00C31AA8">
                <w:rPr>
                  <w:sz w:val="18"/>
                  <w:szCs w:val="22"/>
                </w:rPr>
                <w:t xml:space="preserve">for the remaining </w:t>
              </w:r>
              <w:r w:rsidR="00620247" w:rsidRPr="00C31AA8">
                <w:rPr>
                  <w:sz w:val="18"/>
                  <w:szCs w:val="22"/>
                </w:rPr>
                <w:t>duration of the study</w:t>
              </w:r>
              <w:r w:rsidR="00891708" w:rsidRPr="00C31AA8">
                <w:rPr>
                  <w:sz w:val="18"/>
                  <w:szCs w:val="22"/>
                </w:rPr>
                <w:t>.</w:t>
              </w:r>
            </w:ins>
          </w:p>
        </w:tc>
        <w:tc>
          <w:tcPr>
            <w:tcW w:w="3240" w:type="dxa"/>
          </w:tcPr>
          <w:p w14:paraId="2C98CE6A" w14:textId="77777777" w:rsidR="00D53BA4" w:rsidRPr="00C31AA8" w:rsidRDefault="006B7357" w:rsidP="00D53BA4">
            <w:pPr>
              <w:pStyle w:val="TableLeft"/>
              <w:rPr>
                <w:ins w:id="254" w:author="Powell, Deana" w:date="2023-10-19T15:28:00Z"/>
                <w:sz w:val="18"/>
                <w:szCs w:val="18"/>
              </w:rPr>
            </w:pPr>
            <w:ins w:id="255" w:author="Powell, Deana" w:date="2023-10-19T15:28:00Z">
              <w:r w:rsidRPr="00C31AA8">
                <w:rPr>
                  <w:sz w:val="18"/>
                  <w:szCs w:val="22"/>
                </w:rPr>
                <w:t xml:space="preserve">Refer to the rationale for Section </w:t>
              </w:r>
              <w:r w:rsidRPr="00C31AA8">
                <w:rPr>
                  <w:spacing w:val="-4"/>
                  <w:sz w:val="18"/>
                  <w:szCs w:val="22"/>
                </w:rPr>
                <w:t>1.1</w:t>
              </w:r>
              <w:r w:rsidR="00F97C39" w:rsidRPr="00C31AA8">
                <w:rPr>
                  <w:sz w:val="18"/>
                  <w:szCs w:val="18"/>
                </w:rPr>
                <w:t xml:space="preserve"> Synopsis, </w:t>
              </w:r>
              <w:r w:rsidR="00F97C39" w:rsidRPr="00C31AA8">
                <w:rPr>
                  <w:sz w:val="18"/>
                  <w:szCs w:val="22"/>
                </w:rPr>
                <w:t>Hypotheses, Objectives, and Endpoints</w:t>
              </w:r>
              <w:r w:rsidRPr="00C31AA8">
                <w:rPr>
                  <w:spacing w:val="-4"/>
                  <w:sz w:val="18"/>
                  <w:szCs w:val="22"/>
                </w:rPr>
                <w:t>.</w:t>
              </w:r>
            </w:ins>
          </w:p>
        </w:tc>
      </w:tr>
      <w:tr w:rsidR="000121B5" w14:paraId="6F807A98" w14:textId="77777777" w:rsidTr="009C3398">
        <w:trPr>
          <w:ins w:id="256" w:author="Powell, Deana" w:date="2023-10-19T15:28:00Z"/>
        </w:trPr>
        <w:tc>
          <w:tcPr>
            <w:tcW w:w="2155" w:type="dxa"/>
          </w:tcPr>
          <w:p w14:paraId="399CEA64" w14:textId="77777777" w:rsidR="00D53BA4" w:rsidRPr="00C31AA8" w:rsidRDefault="006B7357" w:rsidP="00D53BA4">
            <w:pPr>
              <w:pStyle w:val="TableLeft"/>
              <w:rPr>
                <w:ins w:id="257" w:author="Powell, Deana" w:date="2023-10-19T15:28:00Z"/>
                <w:sz w:val="18"/>
                <w:szCs w:val="18"/>
              </w:rPr>
            </w:pPr>
            <w:ins w:id="258" w:author="Powell, Deana" w:date="2023-10-19T15:28:00Z">
              <w:r w:rsidRPr="00C31AA8">
                <w:rPr>
                  <w:sz w:val="18"/>
                  <w:szCs w:val="22"/>
                </w:rPr>
                <w:t>Section</w:t>
              </w:r>
              <w:r w:rsidRPr="00C31AA8">
                <w:rPr>
                  <w:spacing w:val="-12"/>
                  <w:sz w:val="18"/>
                  <w:szCs w:val="22"/>
                </w:rPr>
                <w:t xml:space="preserve"> </w:t>
              </w:r>
              <w:r w:rsidRPr="00C31AA8">
                <w:rPr>
                  <w:sz w:val="18"/>
                  <w:szCs w:val="22"/>
                </w:rPr>
                <w:t>2.3,</w:t>
              </w:r>
              <w:r w:rsidRPr="00C31AA8">
                <w:rPr>
                  <w:spacing w:val="-11"/>
                  <w:sz w:val="18"/>
                  <w:szCs w:val="22"/>
                </w:rPr>
                <w:t xml:space="preserve"> </w:t>
              </w:r>
              <w:r w:rsidRPr="00C31AA8">
                <w:rPr>
                  <w:sz w:val="18"/>
                  <w:szCs w:val="22"/>
                </w:rPr>
                <w:t xml:space="preserve">Risk/Benefit </w:t>
              </w:r>
              <w:r w:rsidRPr="00C31AA8">
                <w:rPr>
                  <w:spacing w:val="-2"/>
                  <w:sz w:val="18"/>
                  <w:szCs w:val="22"/>
                </w:rPr>
                <w:t>Assessment</w:t>
              </w:r>
            </w:ins>
          </w:p>
        </w:tc>
        <w:tc>
          <w:tcPr>
            <w:tcW w:w="3600" w:type="dxa"/>
          </w:tcPr>
          <w:p w14:paraId="53D8D193" w14:textId="77777777" w:rsidR="00D53BA4" w:rsidRDefault="006B7357" w:rsidP="00D53BA4">
            <w:pPr>
              <w:pStyle w:val="TableLeft"/>
              <w:rPr>
                <w:ins w:id="259" w:author="Powell, Deana" w:date="2023-10-19T15:28:00Z"/>
                <w:sz w:val="18"/>
                <w:szCs w:val="22"/>
              </w:rPr>
            </w:pPr>
            <w:ins w:id="260" w:author="Powell, Deana" w:date="2023-10-19T15:28:00Z">
              <w:r>
                <w:rPr>
                  <w:sz w:val="18"/>
                  <w:szCs w:val="22"/>
                </w:rPr>
                <w:t>Clarified</w:t>
              </w:r>
              <w:r w:rsidRPr="00C31AA8">
                <w:rPr>
                  <w:sz w:val="18"/>
                  <w:szCs w:val="22"/>
                </w:rPr>
                <w:t xml:space="preserve"> </w:t>
              </w:r>
              <w:r w:rsidR="00B02321" w:rsidRPr="00C31AA8">
                <w:rPr>
                  <w:sz w:val="18"/>
                  <w:szCs w:val="22"/>
                </w:rPr>
                <w:t>that the</w:t>
              </w:r>
              <w:r w:rsidR="005A7785">
                <w:rPr>
                  <w:sz w:val="18"/>
                  <w:szCs w:val="22"/>
                </w:rPr>
                <w:t xml:space="preserve"> third</w:t>
              </w:r>
              <w:r w:rsidR="00B02321" w:rsidRPr="00C31AA8">
                <w:rPr>
                  <w:sz w:val="18"/>
                  <w:szCs w:val="22"/>
                </w:rPr>
                <w:t xml:space="preserve"> interim</w:t>
              </w:r>
              <w:r w:rsidR="005A7785">
                <w:rPr>
                  <w:sz w:val="18"/>
                  <w:szCs w:val="22"/>
                </w:rPr>
                <w:t xml:space="preserve"> and final</w:t>
              </w:r>
              <w:r w:rsidR="00B02321" w:rsidRPr="00C31AA8">
                <w:rPr>
                  <w:sz w:val="18"/>
                  <w:szCs w:val="22"/>
                </w:rPr>
                <w:t xml:space="preserve"> analyses of the study as de</w:t>
              </w:r>
              <w:r w:rsidR="00121307" w:rsidRPr="00C31AA8">
                <w:rPr>
                  <w:sz w:val="18"/>
                  <w:szCs w:val="22"/>
                </w:rPr>
                <w:t>scribed in the SAP will not be performed.</w:t>
              </w:r>
            </w:ins>
          </w:p>
          <w:p w14:paraId="3FECC6AD" w14:textId="77777777" w:rsidR="00FC1C07" w:rsidRPr="00C31AA8" w:rsidRDefault="006B7357" w:rsidP="00D53BA4">
            <w:pPr>
              <w:pStyle w:val="TableLeft"/>
              <w:rPr>
                <w:ins w:id="261" w:author="Powell, Deana" w:date="2023-10-19T15:28:00Z"/>
                <w:sz w:val="18"/>
                <w:szCs w:val="18"/>
              </w:rPr>
            </w:pPr>
            <w:ins w:id="262" w:author="Powell, Deana" w:date="2023-10-19T15:28:00Z">
              <w:r w:rsidRPr="00FC1C07">
                <w:rPr>
                  <w:sz w:val="18"/>
                  <w:szCs w:val="18"/>
                </w:rPr>
                <w:t>A 'Note' has been added to provide information regarding the results of an interim safety and efficacy analysis and subsequent decision of the Sponsor to terminate the current study based on a lack of clinical benefit on OS and to clarify which analyses will or will not be conducted going forward.</w:t>
              </w:r>
            </w:ins>
          </w:p>
        </w:tc>
        <w:tc>
          <w:tcPr>
            <w:tcW w:w="3240" w:type="dxa"/>
          </w:tcPr>
          <w:p w14:paraId="798E9F41" w14:textId="77777777" w:rsidR="00D53BA4" w:rsidRPr="00C31AA8" w:rsidRDefault="006B7357" w:rsidP="00D53BA4">
            <w:pPr>
              <w:pStyle w:val="TableLeft"/>
              <w:rPr>
                <w:ins w:id="263" w:author="Powell, Deana" w:date="2023-10-19T15:28:00Z"/>
                <w:sz w:val="18"/>
                <w:szCs w:val="18"/>
              </w:rPr>
            </w:pPr>
            <w:ins w:id="264" w:author="Powell, Deana" w:date="2023-10-19T15:28:00Z">
              <w:r w:rsidRPr="00C31AA8">
                <w:rPr>
                  <w:sz w:val="18"/>
                  <w:szCs w:val="22"/>
                </w:rPr>
                <w:t>Refer</w:t>
              </w:r>
              <w:r w:rsidRPr="00C31AA8">
                <w:rPr>
                  <w:spacing w:val="-1"/>
                  <w:sz w:val="18"/>
                  <w:szCs w:val="22"/>
                </w:rPr>
                <w:t xml:space="preserve"> </w:t>
              </w:r>
              <w:r w:rsidRPr="00C31AA8">
                <w:rPr>
                  <w:sz w:val="18"/>
                  <w:szCs w:val="22"/>
                </w:rPr>
                <w:t>to the rationale</w:t>
              </w:r>
              <w:r w:rsidRPr="00C31AA8">
                <w:rPr>
                  <w:spacing w:val="-1"/>
                  <w:sz w:val="18"/>
                  <w:szCs w:val="22"/>
                </w:rPr>
                <w:t xml:space="preserve"> </w:t>
              </w:r>
              <w:r w:rsidRPr="00C31AA8">
                <w:rPr>
                  <w:sz w:val="18"/>
                  <w:szCs w:val="22"/>
                </w:rPr>
                <w:t xml:space="preserve">for Section </w:t>
              </w:r>
              <w:r w:rsidRPr="00C31AA8">
                <w:rPr>
                  <w:spacing w:val="-4"/>
                  <w:sz w:val="18"/>
                  <w:szCs w:val="22"/>
                </w:rPr>
                <w:t>1.1</w:t>
              </w:r>
              <w:r w:rsidR="00F97C39" w:rsidRPr="00C31AA8">
                <w:rPr>
                  <w:sz w:val="18"/>
                  <w:szCs w:val="18"/>
                </w:rPr>
                <w:t xml:space="preserve"> Synopsis, </w:t>
              </w:r>
              <w:r w:rsidR="00F97C39" w:rsidRPr="00C31AA8">
                <w:rPr>
                  <w:sz w:val="18"/>
                  <w:szCs w:val="22"/>
                </w:rPr>
                <w:t>Hypotheses, Objectives, and Endpoints</w:t>
              </w:r>
              <w:r w:rsidRPr="00C31AA8">
                <w:rPr>
                  <w:spacing w:val="-4"/>
                  <w:sz w:val="18"/>
                  <w:szCs w:val="22"/>
                </w:rPr>
                <w:t>.</w:t>
              </w:r>
            </w:ins>
          </w:p>
        </w:tc>
      </w:tr>
      <w:tr w:rsidR="000121B5" w14:paraId="0F84F735" w14:textId="77777777" w:rsidTr="009C3398">
        <w:trPr>
          <w:ins w:id="265" w:author="Powell, Deana" w:date="2023-10-19T15:28:00Z"/>
        </w:trPr>
        <w:tc>
          <w:tcPr>
            <w:tcW w:w="2155" w:type="dxa"/>
          </w:tcPr>
          <w:p w14:paraId="2EEC0E55" w14:textId="77777777" w:rsidR="00D53BA4" w:rsidRPr="00C31AA8" w:rsidRDefault="006B7357" w:rsidP="00D53BA4">
            <w:pPr>
              <w:pStyle w:val="TableLeft"/>
              <w:rPr>
                <w:ins w:id="266" w:author="Powell, Deana" w:date="2023-10-19T15:28:00Z"/>
                <w:sz w:val="18"/>
                <w:szCs w:val="18"/>
              </w:rPr>
            </w:pPr>
            <w:ins w:id="267" w:author="Powell, Deana" w:date="2023-10-19T15:28:00Z">
              <w:r w:rsidRPr="00C31AA8">
                <w:rPr>
                  <w:sz w:val="18"/>
                  <w:szCs w:val="22"/>
                </w:rPr>
                <w:t>Section 3, Hypotheses, Objectives,</w:t>
              </w:r>
              <w:r w:rsidRPr="00C31AA8">
                <w:rPr>
                  <w:spacing w:val="-12"/>
                  <w:sz w:val="18"/>
                  <w:szCs w:val="22"/>
                </w:rPr>
                <w:t xml:space="preserve"> </w:t>
              </w:r>
              <w:r w:rsidRPr="00C31AA8">
                <w:rPr>
                  <w:sz w:val="18"/>
                  <w:szCs w:val="22"/>
                </w:rPr>
                <w:t>and</w:t>
              </w:r>
              <w:r w:rsidRPr="00C31AA8">
                <w:rPr>
                  <w:spacing w:val="-11"/>
                  <w:sz w:val="18"/>
                  <w:szCs w:val="22"/>
                </w:rPr>
                <w:t xml:space="preserve"> </w:t>
              </w:r>
              <w:r w:rsidRPr="00C31AA8">
                <w:rPr>
                  <w:sz w:val="18"/>
                  <w:szCs w:val="22"/>
                </w:rPr>
                <w:t>Endpoints</w:t>
              </w:r>
            </w:ins>
          </w:p>
        </w:tc>
        <w:tc>
          <w:tcPr>
            <w:tcW w:w="3600" w:type="dxa"/>
          </w:tcPr>
          <w:p w14:paraId="30EEA91F" w14:textId="77777777" w:rsidR="00864A22" w:rsidRDefault="006B7357" w:rsidP="00D53BA4">
            <w:pPr>
              <w:pStyle w:val="TableLeft"/>
              <w:rPr>
                <w:ins w:id="268" w:author="Powell, Deana" w:date="2023-10-19T15:28:00Z"/>
                <w:sz w:val="18"/>
                <w:szCs w:val="18"/>
              </w:rPr>
            </w:pPr>
            <w:ins w:id="269" w:author="Powell, Deana" w:date="2023-10-19T15:28:00Z">
              <w:r w:rsidRPr="00C31AA8">
                <w:rPr>
                  <w:sz w:val="18"/>
                  <w:szCs w:val="18"/>
                </w:rPr>
                <w:t>The changes specify which analyses and procedures will or will not continue to be conducted</w:t>
              </w:r>
              <w:r w:rsidR="00891708" w:rsidRPr="00C31AA8">
                <w:rPr>
                  <w:sz w:val="18"/>
                  <w:szCs w:val="22"/>
                </w:rPr>
                <w:t>.</w:t>
              </w:r>
              <w:r w:rsidRPr="00C71766">
                <w:rPr>
                  <w:sz w:val="18"/>
                  <w:szCs w:val="18"/>
                </w:rPr>
                <w:t xml:space="preserve"> </w:t>
              </w:r>
            </w:ins>
          </w:p>
          <w:p w14:paraId="4EDAE6B9" w14:textId="77777777" w:rsidR="00D53BA4" w:rsidRDefault="006B7357" w:rsidP="00D53BA4">
            <w:pPr>
              <w:pStyle w:val="TableLeft"/>
              <w:rPr>
                <w:ins w:id="270" w:author="Powell, Deana" w:date="2023-10-19T15:28:00Z"/>
                <w:sz w:val="18"/>
                <w:szCs w:val="18"/>
              </w:rPr>
            </w:pPr>
            <w:ins w:id="271" w:author="Powell, Deana" w:date="2023-10-19T15:28:00Z">
              <w:r w:rsidRPr="00C71766">
                <w:rPr>
                  <w:sz w:val="18"/>
                  <w:szCs w:val="18"/>
                </w:rPr>
                <w:t xml:space="preserve">A 'Note' has been added to provide information regarding the results of an interim safety and efficacy analysis and subsequent decision of the Sponsor to </w:t>
              </w:r>
              <w:r>
                <w:rPr>
                  <w:sz w:val="18"/>
                  <w:szCs w:val="18"/>
                </w:rPr>
                <w:t>discontinue</w:t>
              </w:r>
              <w:r w:rsidRPr="00C71766">
                <w:rPr>
                  <w:sz w:val="18"/>
                  <w:szCs w:val="18"/>
                </w:rPr>
                <w:t xml:space="preserve"> the current study based on a lack of clinical </w:t>
              </w:r>
              <w:r w:rsidRPr="00C71766">
                <w:rPr>
                  <w:sz w:val="18"/>
                  <w:szCs w:val="18"/>
                </w:rPr>
                <w:lastRenderedPageBreak/>
                <w:t>benefit on OS and to clarify which analyses will or will not be conducted going forward.</w:t>
              </w:r>
            </w:ins>
          </w:p>
          <w:p w14:paraId="3ED22697" w14:textId="77777777" w:rsidR="00FC1C07" w:rsidRPr="00C31AA8" w:rsidRDefault="006B7357" w:rsidP="00D53BA4">
            <w:pPr>
              <w:pStyle w:val="TableLeft"/>
              <w:rPr>
                <w:ins w:id="272" w:author="Powell, Deana" w:date="2023-10-19T15:28:00Z"/>
                <w:sz w:val="18"/>
                <w:szCs w:val="18"/>
              </w:rPr>
            </w:pPr>
            <w:ins w:id="273" w:author="Powell, Deana" w:date="2023-10-19T15:28:00Z">
              <w:r w:rsidRPr="00FC1C07">
                <w:rPr>
                  <w:sz w:val="18"/>
                  <w:szCs w:val="18"/>
                </w:rPr>
                <w:t>An additional 'Note' has been added (in alignment with the study-specific investigator letter dated 25-Aug-2023) to incorporate instructions for discontinuation of study intervention and to include a high-level summary of the modified protocol study procedures to be implemented as a result of the decision to terminate the study</w:t>
              </w:r>
              <w:r>
                <w:rPr>
                  <w:sz w:val="18"/>
                  <w:szCs w:val="18"/>
                </w:rPr>
                <w:t>.</w:t>
              </w:r>
            </w:ins>
          </w:p>
        </w:tc>
        <w:tc>
          <w:tcPr>
            <w:tcW w:w="3240" w:type="dxa"/>
          </w:tcPr>
          <w:p w14:paraId="1F1F5177" w14:textId="77777777" w:rsidR="00D53BA4" w:rsidRPr="00C31AA8" w:rsidRDefault="006B7357" w:rsidP="00D53BA4">
            <w:pPr>
              <w:pStyle w:val="TableLeft"/>
              <w:rPr>
                <w:ins w:id="274" w:author="Powell, Deana" w:date="2023-10-19T15:28:00Z"/>
                <w:sz w:val="18"/>
                <w:szCs w:val="18"/>
              </w:rPr>
            </w:pPr>
            <w:ins w:id="275" w:author="Powell, Deana" w:date="2023-10-19T15:28:00Z">
              <w:r w:rsidRPr="00C31AA8">
                <w:rPr>
                  <w:sz w:val="18"/>
                  <w:szCs w:val="22"/>
                </w:rPr>
                <w:lastRenderedPageBreak/>
                <w:t xml:space="preserve">Refer to the rationale for Section </w:t>
              </w:r>
              <w:r w:rsidRPr="00C31AA8">
                <w:rPr>
                  <w:spacing w:val="-4"/>
                  <w:sz w:val="18"/>
                  <w:szCs w:val="22"/>
                </w:rPr>
                <w:t>1.1</w:t>
              </w:r>
              <w:r w:rsidR="00F97C39" w:rsidRPr="00C31AA8">
                <w:rPr>
                  <w:sz w:val="18"/>
                  <w:szCs w:val="18"/>
                </w:rPr>
                <w:t xml:space="preserve"> Synopsis, </w:t>
              </w:r>
              <w:r w:rsidR="00F97C39" w:rsidRPr="00C31AA8">
                <w:rPr>
                  <w:sz w:val="18"/>
                  <w:szCs w:val="22"/>
                </w:rPr>
                <w:t>Hypotheses, Objectives, and Endpoints</w:t>
              </w:r>
              <w:r w:rsidRPr="00C31AA8">
                <w:rPr>
                  <w:spacing w:val="-4"/>
                  <w:sz w:val="18"/>
                  <w:szCs w:val="22"/>
                </w:rPr>
                <w:t>.</w:t>
              </w:r>
            </w:ins>
          </w:p>
        </w:tc>
      </w:tr>
      <w:tr w:rsidR="000121B5" w14:paraId="3B666A37" w14:textId="77777777" w:rsidTr="009C3398">
        <w:trPr>
          <w:ins w:id="276" w:author="Powell, Deana" w:date="2023-10-19T15:28:00Z"/>
        </w:trPr>
        <w:tc>
          <w:tcPr>
            <w:tcW w:w="2155" w:type="dxa"/>
            <w:vMerge w:val="restart"/>
          </w:tcPr>
          <w:p w14:paraId="7B0C6FD6" w14:textId="77777777" w:rsidR="00E6300A" w:rsidRPr="00C31AA8" w:rsidRDefault="006B7357" w:rsidP="00121307">
            <w:pPr>
              <w:pStyle w:val="TableLeft"/>
              <w:rPr>
                <w:ins w:id="277" w:author="Powell, Deana" w:date="2023-10-19T15:28:00Z"/>
                <w:sz w:val="18"/>
                <w:szCs w:val="18"/>
              </w:rPr>
            </w:pPr>
            <w:ins w:id="278" w:author="Powell, Deana" w:date="2023-10-19T15:28:00Z">
              <w:r w:rsidRPr="00C31AA8">
                <w:rPr>
                  <w:sz w:val="18"/>
                  <w:szCs w:val="22"/>
                </w:rPr>
                <w:t>Section</w:t>
              </w:r>
              <w:r w:rsidRPr="00C31AA8">
                <w:rPr>
                  <w:spacing w:val="-5"/>
                  <w:sz w:val="18"/>
                  <w:szCs w:val="22"/>
                </w:rPr>
                <w:t xml:space="preserve"> </w:t>
              </w:r>
              <w:r w:rsidRPr="00C31AA8">
                <w:rPr>
                  <w:sz w:val="18"/>
                  <w:szCs w:val="22"/>
                </w:rPr>
                <w:t>4.1,</w:t>
              </w:r>
              <w:r w:rsidRPr="00C31AA8">
                <w:rPr>
                  <w:spacing w:val="-1"/>
                  <w:sz w:val="18"/>
                  <w:szCs w:val="22"/>
                </w:rPr>
                <w:t xml:space="preserve"> </w:t>
              </w:r>
              <w:r w:rsidRPr="00C31AA8">
                <w:rPr>
                  <w:sz w:val="18"/>
                  <w:szCs w:val="22"/>
                </w:rPr>
                <w:t>Overall</w:t>
              </w:r>
              <w:r w:rsidRPr="00C31AA8">
                <w:rPr>
                  <w:spacing w:val="-3"/>
                  <w:sz w:val="18"/>
                  <w:szCs w:val="22"/>
                </w:rPr>
                <w:t xml:space="preserve"> </w:t>
              </w:r>
              <w:r w:rsidRPr="00C31AA8">
                <w:rPr>
                  <w:spacing w:val="-2"/>
                  <w:sz w:val="18"/>
                  <w:szCs w:val="22"/>
                </w:rPr>
                <w:t>Design</w:t>
              </w:r>
            </w:ins>
          </w:p>
        </w:tc>
        <w:tc>
          <w:tcPr>
            <w:tcW w:w="3600" w:type="dxa"/>
          </w:tcPr>
          <w:p w14:paraId="272B5ECD" w14:textId="77777777" w:rsidR="00D51BE4" w:rsidRDefault="006B7357" w:rsidP="00D51BE4">
            <w:pPr>
              <w:pStyle w:val="TableLeft"/>
              <w:rPr>
                <w:ins w:id="279" w:author="Powell, Deana" w:date="2023-10-19T15:28:00Z"/>
                <w:spacing w:val="-2"/>
                <w:sz w:val="18"/>
                <w:szCs w:val="22"/>
              </w:rPr>
            </w:pPr>
            <w:ins w:id="280" w:author="Powell, Deana" w:date="2023-10-19T15:28:00Z">
              <w:r w:rsidRPr="00C31AA8">
                <w:rPr>
                  <w:sz w:val="18"/>
                  <w:szCs w:val="22"/>
                </w:rPr>
                <w:t>Overall</w:t>
              </w:r>
              <w:r w:rsidRPr="00C31AA8">
                <w:rPr>
                  <w:spacing w:val="-5"/>
                  <w:sz w:val="18"/>
                  <w:szCs w:val="22"/>
                </w:rPr>
                <w:t xml:space="preserve"> </w:t>
              </w:r>
              <w:r w:rsidRPr="00C31AA8">
                <w:rPr>
                  <w:sz w:val="18"/>
                  <w:szCs w:val="22"/>
                </w:rPr>
                <w:t>study</w:t>
              </w:r>
              <w:r w:rsidRPr="00C31AA8">
                <w:rPr>
                  <w:spacing w:val="-5"/>
                  <w:sz w:val="18"/>
                  <w:szCs w:val="22"/>
                </w:rPr>
                <w:t xml:space="preserve"> </w:t>
              </w:r>
              <w:r w:rsidRPr="00C31AA8">
                <w:rPr>
                  <w:sz w:val="18"/>
                  <w:szCs w:val="22"/>
                </w:rPr>
                <w:t>design</w:t>
              </w:r>
              <w:r w:rsidRPr="00C31AA8">
                <w:rPr>
                  <w:spacing w:val="-5"/>
                  <w:sz w:val="18"/>
                  <w:szCs w:val="22"/>
                </w:rPr>
                <w:t xml:space="preserve"> </w:t>
              </w:r>
              <w:r w:rsidR="00925B90">
                <w:rPr>
                  <w:spacing w:val="-5"/>
                  <w:sz w:val="18"/>
                  <w:szCs w:val="22"/>
                </w:rPr>
                <w:t>updated</w:t>
              </w:r>
              <w:r>
                <w:rPr>
                  <w:spacing w:val="-2"/>
                  <w:sz w:val="18"/>
                  <w:szCs w:val="22"/>
                </w:rPr>
                <w:t xml:space="preserve"> to include:</w:t>
              </w:r>
            </w:ins>
          </w:p>
          <w:p w14:paraId="45E0B444" w14:textId="77777777" w:rsidR="00D51BE4" w:rsidRDefault="006B7357" w:rsidP="00D51BE4">
            <w:pPr>
              <w:pStyle w:val="TableLeft"/>
              <w:rPr>
                <w:ins w:id="281" w:author="Powell, Deana" w:date="2023-10-19T15:28:00Z"/>
                <w:sz w:val="18"/>
                <w:szCs w:val="18"/>
              </w:rPr>
            </w:pPr>
            <w:ins w:id="282" w:author="Powell, Deana" w:date="2023-10-19T15:28:00Z">
              <w:r w:rsidRPr="00C71766">
                <w:rPr>
                  <w:sz w:val="18"/>
                  <w:szCs w:val="18"/>
                </w:rPr>
                <w:t xml:space="preserve">A 'Note' has been added to provide information regarding the results of an interim safety and efficacy analysis and subsequent decision of the Sponsor to </w:t>
              </w:r>
              <w:r>
                <w:rPr>
                  <w:sz w:val="18"/>
                  <w:szCs w:val="18"/>
                </w:rPr>
                <w:t>discontinue</w:t>
              </w:r>
              <w:r w:rsidRPr="00C71766">
                <w:rPr>
                  <w:sz w:val="18"/>
                  <w:szCs w:val="18"/>
                </w:rPr>
                <w:t xml:space="preserve"> the current study based on a lack of clinical benefit on OS and to clarify which analyses will or will not be conducted going forward.</w:t>
              </w:r>
            </w:ins>
          </w:p>
          <w:p w14:paraId="58706DB7" w14:textId="77777777" w:rsidR="00E6300A" w:rsidRPr="00C31AA8" w:rsidRDefault="006B7357" w:rsidP="00D51BE4">
            <w:pPr>
              <w:pStyle w:val="TableLeft"/>
              <w:rPr>
                <w:ins w:id="283" w:author="Powell, Deana" w:date="2023-10-19T15:28:00Z"/>
                <w:sz w:val="18"/>
                <w:szCs w:val="18"/>
              </w:rPr>
            </w:pPr>
            <w:ins w:id="284" w:author="Powell, Deana" w:date="2023-10-19T15:28:00Z">
              <w:r w:rsidRPr="00FC1C07">
                <w:rPr>
                  <w:sz w:val="18"/>
                  <w:szCs w:val="18"/>
                </w:rPr>
                <w:t>An additional 'Note' has been added (in alignment with the study-specific investigator letter dated 25-Aug-2023) to incorporate instructions for discontinuation of study intervention and to include a high-level summary of the modified protocol study procedures to be implemented as a result of the decision to terminate the study</w:t>
              </w:r>
              <w:r w:rsidR="00B937C1" w:rsidRPr="00C31AA8">
                <w:rPr>
                  <w:spacing w:val="-2"/>
                  <w:sz w:val="18"/>
                  <w:szCs w:val="22"/>
                </w:rPr>
                <w:t>.</w:t>
              </w:r>
            </w:ins>
          </w:p>
        </w:tc>
        <w:tc>
          <w:tcPr>
            <w:tcW w:w="3240" w:type="dxa"/>
          </w:tcPr>
          <w:p w14:paraId="6C2DFD97" w14:textId="77777777" w:rsidR="00E6300A" w:rsidRPr="00C31AA8" w:rsidRDefault="006B7357" w:rsidP="00121307">
            <w:pPr>
              <w:pStyle w:val="TableLeft"/>
              <w:rPr>
                <w:ins w:id="285" w:author="Powell, Deana" w:date="2023-10-19T15:28:00Z"/>
                <w:sz w:val="18"/>
                <w:szCs w:val="18"/>
              </w:rPr>
            </w:pPr>
            <w:ins w:id="286" w:author="Powell, Deana" w:date="2023-10-19T15:28:00Z">
              <w:r w:rsidRPr="00C31AA8">
                <w:rPr>
                  <w:sz w:val="18"/>
                  <w:szCs w:val="22"/>
                </w:rPr>
                <w:t xml:space="preserve">Refer to the rationale for Section </w:t>
              </w:r>
              <w:r w:rsidRPr="00C31AA8">
                <w:rPr>
                  <w:spacing w:val="-4"/>
                  <w:sz w:val="18"/>
                  <w:szCs w:val="22"/>
                </w:rPr>
                <w:t>1.1</w:t>
              </w:r>
              <w:r w:rsidR="00F97C39" w:rsidRPr="00C31AA8">
                <w:rPr>
                  <w:sz w:val="18"/>
                  <w:szCs w:val="18"/>
                </w:rPr>
                <w:t xml:space="preserve"> Synopsis, </w:t>
              </w:r>
              <w:r w:rsidR="00F97C39" w:rsidRPr="00C31AA8">
                <w:rPr>
                  <w:sz w:val="18"/>
                  <w:szCs w:val="22"/>
                </w:rPr>
                <w:t>Hypotheses, Objectives, and Endpoints</w:t>
              </w:r>
              <w:r w:rsidRPr="00C31AA8">
                <w:rPr>
                  <w:spacing w:val="-4"/>
                  <w:sz w:val="18"/>
                  <w:szCs w:val="22"/>
                </w:rPr>
                <w:t>.</w:t>
              </w:r>
            </w:ins>
          </w:p>
        </w:tc>
      </w:tr>
      <w:tr w:rsidR="000121B5" w14:paraId="178A2287" w14:textId="77777777" w:rsidTr="009C3398">
        <w:trPr>
          <w:ins w:id="287" w:author="Powell, Deana" w:date="2023-10-19T15:28:00Z"/>
        </w:trPr>
        <w:tc>
          <w:tcPr>
            <w:tcW w:w="2155" w:type="dxa"/>
            <w:vMerge/>
          </w:tcPr>
          <w:p w14:paraId="63058A3C" w14:textId="77777777" w:rsidR="00E6300A" w:rsidRPr="00C31AA8" w:rsidRDefault="00E6300A" w:rsidP="00E6300A">
            <w:pPr>
              <w:pStyle w:val="TableLeft"/>
              <w:rPr>
                <w:ins w:id="288" w:author="Powell, Deana" w:date="2023-10-19T15:28:00Z"/>
                <w:sz w:val="18"/>
                <w:szCs w:val="22"/>
              </w:rPr>
            </w:pPr>
          </w:p>
        </w:tc>
        <w:tc>
          <w:tcPr>
            <w:tcW w:w="3600" w:type="dxa"/>
          </w:tcPr>
          <w:p w14:paraId="6694F9DC" w14:textId="77777777" w:rsidR="00E6300A" w:rsidRPr="00C31AA8" w:rsidRDefault="006B7357" w:rsidP="00E6300A">
            <w:pPr>
              <w:pStyle w:val="TableLeft"/>
              <w:rPr>
                <w:ins w:id="289" w:author="Powell, Deana" w:date="2023-10-19T15:28:00Z"/>
                <w:sz w:val="18"/>
                <w:szCs w:val="22"/>
              </w:rPr>
            </w:pPr>
            <w:ins w:id="290" w:author="Powell, Deana" w:date="2023-10-19T15:28:00Z">
              <w:r>
                <w:rPr>
                  <w:sz w:val="18"/>
                  <w:szCs w:val="22"/>
                </w:rPr>
                <w:t>Clarified</w:t>
              </w:r>
              <w:r w:rsidRPr="00C31AA8">
                <w:rPr>
                  <w:sz w:val="18"/>
                  <w:szCs w:val="22"/>
                </w:rPr>
                <w:t xml:space="preserve"> </w:t>
              </w:r>
              <w:r w:rsidR="00B02321" w:rsidRPr="00C31AA8">
                <w:rPr>
                  <w:sz w:val="18"/>
                  <w:szCs w:val="22"/>
                </w:rPr>
                <w:t>that enrollment in China extension has closed</w:t>
              </w:r>
              <w:r w:rsidR="00AA5212" w:rsidRPr="00C31AA8">
                <w:rPr>
                  <w:sz w:val="18"/>
                  <w:szCs w:val="22"/>
                </w:rPr>
                <w:t>.</w:t>
              </w:r>
              <w:r w:rsidR="00BD3E57" w:rsidRPr="00C31AA8">
                <w:rPr>
                  <w:sz w:val="18"/>
                  <w:szCs w:val="22"/>
                </w:rPr>
                <w:t xml:space="preserve"> </w:t>
              </w:r>
            </w:ins>
          </w:p>
        </w:tc>
        <w:tc>
          <w:tcPr>
            <w:tcW w:w="3240" w:type="dxa"/>
          </w:tcPr>
          <w:p w14:paraId="7C42537F" w14:textId="77777777" w:rsidR="00E6300A" w:rsidRPr="00C31AA8" w:rsidRDefault="006B7357" w:rsidP="00E6300A">
            <w:pPr>
              <w:pStyle w:val="TableLeft"/>
              <w:rPr>
                <w:ins w:id="291" w:author="Powell, Deana" w:date="2023-10-19T15:28:00Z"/>
                <w:sz w:val="18"/>
                <w:szCs w:val="22"/>
              </w:rPr>
            </w:pPr>
            <w:ins w:id="292" w:author="Powell, Deana" w:date="2023-10-19T15:28:00Z">
              <w:r w:rsidRPr="00C31AA8">
                <w:rPr>
                  <w:sz w:val="18"/>
                  <w:szCs w:val="22"/>
                </w:rPr>
                <w:t xml:space="preserve">Refer to the rationale for Section </w:t>
              </w:r>
              <w:r w:rsidRPr="00C31AA8">
                <w:rPr>
                  <w:spacing w:val="-4"/>
                  <w:sz w:val="18"/>
                  <w:szCs w:val="22"/>
                </w:rPr>
                <w:t>1.1</w:t>
              </w:r>
              <w:r w:rsidR="00F97C39" w:rsidRPr="00C31AA8">
                <w:rPr>
                  <w:sz w:val="18"/>
                  <w:szCs w:val="18"/>
                </w:rPr>
                <w:t xml:space="preserve"> Synopsis, </w:t>
              </w:r>
              <w:r w:rsidR="00F97C39" w:rsidRPr="00C31AA8">
                <w:rPr>
                  <w:sz w:val="18"/>
                  <w:szCs w:val="22"/>
                </w:rPr>
                <w:t>Hypotheses, Objectives, and Endpoints</w:t>
              </w:r>
              <w:r w:rsidRPr="00C31AA8">
                <w:rPr>
                  <w:spacing w:val="-4"/>
                  <w:sz w:val="18"/>
                  <w:szCs w:val="22"/>
                </w:rPr>
                <w:t>.</w:t>
              </w:r>
            </w:ins>
          </w:p>
        </w:tc>
      </w:tr>
      <w:tr w:rsidR="000121B5" w14:paraId="0AE0FB8D" w14:textId="77777777" w:rsidTr="009C3398">
        <w:trPr>
          <w:ins w:id="293" w:author="Powell, Deana" w:date="2023-10-19T15:28:00Z"/>
        </w:trPr>
        <w:tc>
          <w:tcPr>
            <w:tcW w:w="2155" w:type="dxa"/>
          </w:tcPr>
          <w:p w14:paraId="295B6465" w14:textId="77777777" w:rsidR="00121307" w:rsidRPr="00C31AA8" w:rsidRDefault="006B7357" w:rsidP="00121307">
            <w:pPr>
              <w:pStyle w:val="TableLeft"/>
              <w:rPr>
                <w:ins w:id="294" w:author="Powell, Deana" w:date="2023-10-19T15:28:00Z"/>
                <w:sz w:val="18"/>
                <w:szCs w:val="18"/>
              </w:rPr>
            </w:pPr>
            <w:ins w:id="295" w:author="Powell, Deana" w:date="2023-10-19T15:28:00Z">
              <w:r w:rsidRPr="00C31AA8">
                <w:rPr>
                  <w:sz w:val="18"/>
                  <w:szCs w:val="22"/>
                </w:rPr>
                <w:t>Section</w:t>
              </w:r>
              <w:r w:rsidRPr="00C31AA8">
                <w:rPr>
                  <w:spacing w:val="-12"/>
                  <w:sz w:val="18"/>
                  <w:szCs w:val="22"/>
                </w:rPr>
                <w:t xml:space="preserve"> </w:t>
              </w:r>
              <w:r w:rsidRPr="00C31AA8">
                <w:rPr>
                  <w:sz w:val="18"/>
                  <w:szCs w:val="22"/>
                </w:rPr>
                <w:t>4.3.</w:t>
              </w:r>
              <w:r w:rsidR="007F3BB4">
                <w:rPr>
                  <w:sz w:val="18"/>
                  <w:szCs w:val="22"/>
                </w:rPr>
                <w:t>4</w:t>
              </w:r>
              <w:r w:rsidRPr="00C31AA8">
                <w:rPr>
                  <w:sz w:val="18"/>
                  <w:szCs w:val="22"/>
                </w:rPr>
                <w:t>,</w:t>
              </w:r>
              <w:r w:rsidRPr="00C31AA8">
                <w:rPr>
                  <w:spacing w:val="-11"/>
                  <w:sz w:val="18"/>
                  <w:szCs w:val="22"/>
                </w:rPr>
                <w:t xml:space="preserve"> </w:t>
              </w:r>
              <w:r w:rsidRPr="00C31AA8">
                <w:rPr>
                  <w:sz w:val="18"/>
                  <w:szCs w:val="22"/>
                </w:rPr>
                <w:t xml:space="preserve">Maximum Dose Exposure for the </w:t>
              </w:r>
              <w:r w:rsidRPr="00C31AA8">
                <w:rPr>
                  <w:spacing w:val="-2"/>
                  <w:sz w:val="18"/>
                  <w:szCs w:val="22"/>
                </w:rPr>
                <w:t>Study</w:t>
              </w:r>
            </w:ins>
          </w:p>
        </w:tc>
        <w:tc>
          <w:tcPr>
            <w:tcW w:w="3600" w:type="dxa"/>
          </w:tcPr>
          <w:p w14:paraId="322737E1" w14:textId="77777777" w:rsidR="00121307" w:rsidRDefault="006B7357" w:rsidP="00121307">
            <w:pPr>
              <w:pStyle w:val="TableLeft"/>
              <w:rPr>
                <w:ins w:id="296" w:author="Powell, Deana" w:date="2023-10-19T15:28:00Z"/>
                <w:sz w:val="18"/>
                <w:szCs w:val="22"/>
              </w:rPr>
            </w:pPr>
            <w:ins w:id="297" w:author="Powell, Deana" w:date="2023-10-19T15:28:00Z">
              <w:r w:rsidRPr="00C31AA8">
                <w:rPr>
                  <w:sz w:val="18"/>
                  <w:szCs w:val="22"/>
                </w:rPr>
                <w:t>Treatment</w:t>
              </w:r>
              <w:r w:rsidRPr="00C31AA8">
                <w:rPr>
                  <w:spacing w:val="-10"/>
                  <w:sz w:val="18"/>
                  <w:szCs w:val="22"/>
                </w:rPr>
                <w:t xml:space="preserve"> </w:t>
              </w:r>
              <w:r w:rsidRPr="00C31AA8">
                <w:rPr>
                  <w:sz w:val="18"/>
                  <w:szCs w:val="22"/>
                </w:rPr>
                <w:t>of</w:t>
              </w:r>
              <w:r w:rsidRPr="00C31AA8">
                <w:rPr>
                  <w:spacing w:val="-10"/>
                  <w:sz w:val="18"/>
                  <w:szCs w:val="22"/>
                </w:rPr>
                <w:t xml:space="preserve"> </w:t>
              </w:r>
              <w:r w:rsidRPr="00C31AA8">
                <w:rPr>
                  <w:sz w:val="18"/>
                  <w:szCs w:val="22"/>
                </w:rPr>
                <w:t>participants</w:t>
              </w:r>
              <w:r w:rsidRPr="00C31AA8">
                <w:rPr>
                  <w:spacing w:val="-10"/>
                  <w:sz w:val="18"/>
                  <w:szCs w:val="22"/>
                </w:rPr>
                <w:t xml:space="preserve"> </w:t>
              </w:r>
              <w:r w:rsidRPr="00C31AA8">
                <w:rPr>
                  <w:sz w:val="18"/>
                  <w:szCs w:val="22"/>
                </w:rPr>
                <w:t>with</w:t>
              </w:r>
              <w:r w:rsidRPr="00C31AA8">
                <w:rPr>
                  <w:spacing w:val="-10"/>
                  <w:sz w:val="18"/>
                  <w:szCs w:val="22"/>
                </w:rPr>
                <w:t xml:space="preserve"> </w:t>
              </w:r>
              <w:r w:rsidRPr="00C31AA8">
                <w:rPr>
                  <w:sz w:val="18"/>
                  <w:szCs w:val="22"/>
                </w:rPr>
                <w:t xml:space="preserve">study interventions is </w:t>
              </w:r>
              <w:r w:rsidR="00362736" w:rsidRPr="00C31AA8">
                <w:rPr>
                  <w:sz w:val="18"/>
                  <w:szCs w:val="22"/>
                </w:rPr>
                <w:t>updated</w:t>
              </w:r>
              <w:r w:rsidRPr="00C31AA8">
                <w:rPr>
                  <w:sz w:val="18"/>
                  <w:szCs w:val="22"/>
                </w:rPr>
                <w:t>.</w:t>
              </w:r>
            </w:ins>
          </w:p>
          <w:p w14:paraId="25978DA1" w14:textId="77777777" w:rsidR="008E48B6" w:rsidRPr="00C31AA8" w:rsidRDefault="006B7357" w:rsidP="00121307">
            <w:pPr>
              <w:pStyle w:val="TableLeft"/>
              <w:rPr>
                <w:ins w:id="298" w:author="Powell, Deana" w:date="2023-10-19T15:28:00Z"/>
                <w:sz w:val="18"/>
                <w:szCs w:val="18"/>
              </w:rPr>
            </w:pPr>
            <w:ins w:id="299" w:author="Powell, Deana" w:date="2023-10-19T15:28:00Z">
              <w:r w:rsidRPr="008E48B6">
                <w:rPr>
                  <w:sz w:val="18"/>
                  <w:szCs w:val="18"/>
                </w:rPr>
                <w:t>A 'Note' has been added (in alignment with the study-specific investigator letter dated 25-Aug-2023) to incorporate instructions for discontinuation of study intervention and to include a high-level summary of the modified protocol study procedures to be implemented as a result of the decision to terminate the study.</w:t>
              </w:r>
            </w:ins>
          </w:p>
        </w:tc>
        <w:tc>
          <w:tcPr>
            <w:tcW w:w="3240" w:type="dxa"/>
          </w:tcPr>
          <w:p w14:paraId="422119A1" w14:textId="77777777" w:rsidR="00121307" w:rsidRPr="00C31AA8" w:rsidRDefault="006B7357" w:rsidP="00121307">
            <w:pPr>
              <w:pStyle w:val="TableLeft"/>
              <w:rPr>
                <w:ins w:id="300" w:author="Powell, Deana" w:date="2023-10-19T15:28:00Z"/>
                <w:sz w:val="18"/>
                <w:szCs w:val="18"/>
              </w:rPr>
            </w:pPr>
            <w:ins w:id="301" w:author="Powell, Deana" w:date="2023-10-19T15:28:00Z">
              <w:r w:rsidRPr="00C31AA8">
                <w:rPr>
                  <w:sz w:val="18"/>
                  <w:szCs w:val="22"/>
                </w:rPr>
                <w:t>Refer to the rationale for Section</w:t>
              </w:r>
              <w:r w:rsidRPr="00C31AA8">
                <w:rPr>
                  <w:spacing w:val="-2"/>
                  <w:sz w:val="18"/>
                  <w:szCs w:val="22"/>
                </w:rPr>
                <w:t xml:space="preserve"> </w:t>
              </w:r>
              <w:r w:rsidRPr="00C31AA8">
                <w:rPr>
                  <w:spacing w:val="-4"/>
                  <w:sz w:val="18"/>
                  <w:szCs w:val="22"/>
                </w:rPr>
                <w:t>1.1</w:t>
              </w:r>
              <w:r w:rsidR="00F97C39" w:rsidRPr="00C31AA8">
                <w:rPr>
                  <w:sz w:val="18"/>
                  <w:szCs w:val="18"/>
                </w:rPr>
                <w:t xml:space="preserve"> Synopsis, </w:t>
              </w:r>
              <w:r w:rsidR="00F97C39" w:rsidRPr="00C31AA8">
                <w:rPr>
                  <w:sz w:val="18"/>
                  <w:szCs w:val="22"/>
                </w:rPr>
                <w:t>Hypotheses, Objectives, and Endpoints</w:t>
              </w:r>
              <w:r w:rsidRPr="00C31AA8">
                <w:rPr>
                  <w:spacing w:val="-4"/>
                  <w:sz w:val="18"/>
                  <w:szCs w:val="22"/>
                </w:rPr>
                <w:t>.</w:t>
              </w:r>
            </w:ins>
          </w:p>
        </w:tc>
      </w:tr>
      <w:tr w:rsidR="000121B5" w14:paraId="3AE2405C" w14:textId="77777777" w:rsidTr="009C3398">
        <w:trPr>
          <w:ins w:id="302" w:author="Powell, Deana" w:date="2023-10-19T15:28:00Z"/>
        </w:trPr>
        <w:tc>
          <w:tcPr>
            <w:tcW w:w="2155" w:type="dxa"/>
          </w:tcPr>
          <w:p w14:paraId="741EFD54" w14:textId="77777777" w:rsidR="00121307" w:rsidRPr="00C31AA8" w:rsidRDefault="006B7357" w:rsidP="00121307">
            <w:pPr>
              <w:pStyle w:val="TableLeft"/>
              <w:rPr>
                <w:ins w:id="303" w:author="Powell, Deana" w:date="2023-10-19T15:28:00Z"/>
                <w:sz w:val="18"/>
                <w:szCs w:val="18"/>
              </w:rPr>
            </w:pPr>
            <w:ins w:id="304" w:author="Powell, Deana" w:date="2023-10-19T15:28:00Z">
              <w:r w:rsidRPr="00C31AA8">
                <w:rPr>
                  <w:sz w:val="18"/>
                  <w:szCs w:val="22"/>
                </w:rPr>
                <w:t>Section</w:t>
              </w:r>
              <w:r w:rsidRPr="00C31AA8">
                <w:rPr>
                  <w:spacing w:val="-12"/>
                  <w:sz w:val="18"/>
                  <w:szCs w:val="22"/>
                </w:rPr>
                <w:t xml:space="preserve"> </w:t>
              </w:r>
              <w:r w:rsidRPr="00C31AA8">
                <w:rPr>
                  <w:sz w:val="18"/>
                  <w:szCs w:val="22"/>
                </w:rPr>
                <w:t>6.1,</w:t>
              </w:r>
              <w:r w:rsidRPr="00C31AA8">
                <w:rPr>
                  <w:spacing w:val="-11"/>
                  <w:sz w:val="18"/>
                  <w:szCs w:val="22"/>
                </w:rPr>
                <w:t xml:space="preserve"> </w:t>
              </w:r>
              <w:r w:rsidRPr="00C31AA8">
                <w:rPr>
                  <w:sz w:val="18"/>
                  <w:szCs w:val="22"/>
                </w:rPr>
                <w:t xml:space="preserve">Study </w:t>
              </w:r>
              <w:r w:rsidRPr="00C31AA8">
                <w:rPr>
                  <w:spacing w:val="-2"/>
                  <w:sz w:val="18"/>
                  <w:szCs w:val="22"/>
                </w:rPr>
                <w:t>Intervention(s) Administered</w:t>
              </w:r>
            </w:ins>
          </w:p>
        </w:tc>
        <w:tc>
          <w:tcPr>
            <w:tcW w:w="3600" w:type="dxa"/>
          </w:tcPr>
          <w:p w14:paraId="63E966B1" w14:textId="77777777" w:rsidR="00121307" w:rsidRDefault="006B7357" w:rsidP="00121307">
            <w:pPr>
              <w:pStyle w:val="TableLeft"/>
              <w:rPr>
                <w:ins w:id="305" w:author="Powell, Deana" w:date="2023-10-19T15:28:00Z"/>
                <w:sz w:val="18"/>
                <w:szCs w:val="22"/>
              </w:rPr>
            </w:pPr>
            <w:ins w:id="306" w:author="Powell, Deana" w:date="2023-10-19T15:28:00Z">
              <w:r w:rsidRPr="00C31AA8">
                <w:rPr>
                  <w:sz w:val="18"/>
                  <w:szCs w:val="22"/>
                </w:rPr>
                <w:t>Treatment</w:t>
              </w:r>
              <w:r w:rsidRPr="00C31AA8">
                <w:rPr>
                  <w:spacing w:val="-10"/>
                  <w:sz w:val="18"/>
                  <w:szCs w:val="22"/>
                </w:rPr>
                <w:t xml:space="preserve"> </w:t>
              </w:r>
              <w:r w:rsidRPr="00C31AA8">
                <w:rPr>
                  <w:sz w:val="18"/>
                  <w:szCs w:val="22"/>
                </w:rPr>
                <w:t>of</w:t>
              </w:r>
              <w:r w:rsidRPr="00C31AA8">
                <w:rPr>
                  <w:spacing w:val="-10"/>
                  <w:sz w:val="18"/>
                  <w:szCs w:val="22"/>
                </w:rPr>
                <w:t xml:space="preserve"> </w:t>
              </w:r>
              <w:r w:rsidRPr="00C31AA8">
                <w:rPr>
                  <w:sz w:val="18"/>
                  <w:szCs w:val="22"/>
                </w:rPr>
                <w:t>participants</w:t>
              </w:r>
              <w:r w:rsidRPr="00C31AA8">
                <w:rPr>
                  <w:spacing w:val="-10"/>
                  <w:sz w:val="18"/>
                  <w:szCs w:val="22"/>
                </w:rPr>
                <w:t xml:space="preserve"> </w:t>
              </w:r>
              <w:r w:rsidRPr="00C31AA8">
                <w:rPr>
                  <w:sz w:val="18"/>
                  <w:szCs w:val="22"/>
                </w:rPr>
                <w:t>with</w:t>
              </w:r>
              <w:r w:rsidRPr="00C31AA8">
                <w:rPr>
                  <w:spacing w:val="-10"/>
                  <w:sz w:val="18"/>
                  <w:szCs w:val="22"/>
                </w:rPr>
                <w:t xml:space="preserve"> </w:t>
              </w:r>
              <w:r w:rsidRPr="00C31AA8">
                <w:rPr>
                  <w:sz w:val="18"/>
                  <w:szCs w:val="22"/>
                </w:rPr>
                <w:t xml:space="preserve">study interventions is </w:t>
              </w:r>
              <w:r w:rsidR="00C440CB" w:rsidRPr="00C31AA8">
                <w:rPr>
                  <w:sz w:val="18"/>
                  <w:szCs w:val="22"/>
                </w:rPr>
                <w:t xml:space="preserve">updated </w:t>
              </w:r>
              <w:r w:rsidRPr="00C31AA8">
                <w:rPr>
                  <w:sz w:val="18"/>
                  <w:szCs w:val="22"/>
                </w:rPr>
                <w:t>including discontinuation of placebo.</w:t>
              </w:r>
            </w:ins>
          </w:p>
          <w:p w14:paraId="0C1572CA" w14:textId="77777777" w:rsidR="00906093" w:rsidRPr="00C31AA8" w:rsidRDefault="006B7357" w:rsidP="00121307">
            <w:pPr>
              <w:pStyle w:val="TableLeft"/>
              <w:rPr>
                <w:ins w:id="307" w:author="Powell, Deana" w:date="2023-10-19T15:28:00Z"/>
                <w:sz w:val="18"/>
                <w:szCs w:val="18"/>
              </w:rPr>
            </w:pPr>
            <w:ins w:id="308" w:author="Powell, Deana" w:date="2023-10-19T15:28:00Z">
              <w:r w:rsidRPr="00906093">
                <w:rPr>
                  <w:sz w:val="18"/>
                  <w:szCs w:val="18"/>
                </w:rPr>
                <w:t>A 'Note' has been added (in alignment with the study-specific investigator letter dated 25-Aug-2023) to incorporate instructions for discontinuation of study intervention and to include a high-level summary of the modified protocol study procedures to be implemented as a result of the decision to terminate the study.</w:t>
              </w:r>
            </w:ins>
          </w:p>
        </w:tc>
        <w:tc>
          <w:tcPr>
            <w:tcW w:w="3240" w:type="dxa"/>
          </w:tcPr>
          <w:p w14:paraId="2DE164BC" w14:textId="77777777" w:rsidR="00121307" w:rsidRPr="00C31AA8" w:rsidRDefault="006B7357" w:rsidP="00121307">
            <w:pPr>
              <w:pStyle w:val="TableLeft"/>
              <w:rPr>
                <w:ins w:id="309" w:author="Powell, Deana" w:date="2023-10-19T15:28:00Z"/>
                <w:sz w:val="18"/>
                <w:szCs w:val="18"/>
              </w:rPr>
            </w:pPr>
            <w:ins w:id="310" w:author="Powell, Deana" w:date="2023-10-19T15:28:00Z">
              <w:r w:rsidRPr="00C31AA8">
                <w:rPr>
                  <w:sz w:val="18"/>
                  <w:szCs w:val="22"/>
                </w:rPr>
                <w:t xml:space="preserve">Refer to the rationale for Section </w:t>
              </w:r>
              <w:r w:rsidRPr="00C31AA8">
                <w:rPr>
                  <w:spacing w:val="-4"/>
                  <w:sz w:val="18"/>
                  <w:szCs w:val="22"/>
                </w:rPr>
                <w:t>1.1</w:t>
              </w:r>
              <w:r w:rsidR="00F97C39" w:rsidRPr="00C31AA8">
                <w:rPr>
                  <w:sz w:val="18"/>
                  <w:szCs w:val="18"/>
                </w:rPr>
                <w:t xml:space="preserve"> Synopsis, </w:t>
              </w:r>
              <w:r w:rsidR="00F97C39" w:rsidRPr="00C31AA8">
                <w:rPr>
                  <w:sz w:val="18"/>
                  <w:szCs w:val="22"/>
                </w:rPr>
                <w:t>Hypotheses, Objectives, and Endpoints</w:t>
              </w:r>
              <w:r w:rsidRPr="00C31AA8">
                <w:rPr>
                  <w:spacing w:val="-4"/>
                  <w:sz w:val="18"/>
                  <w:szCs w:val="22"/>
                </w:rPr>
                <w:t>.</w:t>
              </w:r>
            </w:ins>
          </w:p>
        </w:tc>
      </w:tr>
      <w:tr w:rsidR="000121B5" w14:paraId="7B229356" w14:textId="77777777" w:rsidTr="009C3398">
        <w:trPr>
          <w:ins w:id="311" w:author="Powell, Deana" w:date="2023-10-19T15:28:00Z"/>
        </w:trPr>
        <w:tc>
          <w:tcPr>
            <w:tcW w:w="2155" w:type="dxa"/>
          </w:tcPr>
          <w:p w14:paraId="14CBEEE1" w14:textId="77777777" w:rsidR="00417822" w:rsidRPr="00C31AA8" w:rsidRDefault="006B7357" w:rsidP="00121307">
            <w:pPr>
              <w:pStyle w:val="TableLeft"/>
              <w:rPr>
                <w:ins w:id="312" w:author="Powell, Deana" w:date="2023-10-19T15:28:00Z"/>
                <w:sz w:val="18"/>
                <w:szCs w:val="22"/>
              </w:rPr>
            </w:pPr>
            <w:ins w:id="313" w:author="Powell, Deana" w:date="2023-10-19T15:28:00Z">
              <w:r w:rsidRPr="00C31AA8">
                <w:rPr>
                  <w:sz w:val="18"/>
                  <w:szCs w:val="22"/>
                </w:rPr>
                <w:lastRenderedPageBreak/>
                <w:t>Section</w:t>
              </w:r>
              <w:r w:rsidRPr="00C31AA8">
                <w:rPr>
                  <w:spacing w:val="-12"/>
                  <w:sz w:val="18"/>
                  <w:szCs w:val="22"/>
                </w:rPr>
                <w:t xml:space="preserve"> </w:t>
              </w:r>
              <w:r w:rsidRPr="00C31AA8">
                <w:rPr>
                  <w:sz w:val="18"/>
                  <w:szCs w:val="22"/>
                </w:rPr>
                <w:t>6.1,</w:t>
              </w:r>
              <w:r w:rsidRPr="00C31AA8">
                <w:rPr>
                  <w:spacing w:val="-11"/>
                  <w:sz w:val="18"/>
                  <w:szCs w:val="22"/>
                </w:rPr>
                <w:t xml:space="preserve"> </w:t>
              </w:r>
              <w:r>
                <w:rPr>
                  <w:spacing w:val="-11"/>
                  <w:sz w:val="18"/>
                  <w:szCs w:val="22"/>
                </w:rPr>
                <w:t xml:space="preserve">Table 4 </w:t>
              </w:r>
              <w:r w:rsidRPr="00C31AA8">
                <w:rPr>
                  <w:sz w:val="18"/>
                  <w:szCs w:val="22"/>
                </w:rPr>
                <w:t xml:space="preserve">Study </w:t>
              </w:r>
              <w:r w:rsidRPr="00C31AA8">
                <w:rPr>
                  <w:spacing w:val="-2"/>
                  <w:sz w:val="18"/>
                  <w:szCs w:val="22"/>
                </w:rPr>
                <w:t>Intervention</w:t>
              </w:r>
              <w:r>
                <w:rPr>
                  <w:spacing w:val="-2"/>
                  <w:sz w:val="18"/>
                  <w:szCs w:val="22"/>
                </w:rPr>
                <w:t>s</w:t>
              </w:r>
            </w:ins>
          </w:p>
        </w:tc>
        <w:tc>
          <w:tcPr>
            <w:tcW w:w="3600" w:type="dxa"/>
          </w:tcPr>
          <w:p w14:paraId="6E97DEF7" w14:textId="77777777" w:rsidR="00417822" w:rsidRPr="00C31AA8" w:rsidRDefault="006B7357" w:rsidP="00121307">
            <w:pPr>
              <w:pStyle w:val="TableLeft"/>
              <w:rPr>
                <w:ins w:id="314" w:author="Powell, Deana" w:date="2023-10-19T15:28:00Z"/>
                <w:sz w:val="18"/>
                <w:szCs w:val="22"/>
              </w:rPr>
            </w:pPr>
            <w:ins w:id="315" w:author="Powell, Deana" w:date="2023-10-19T15:28:00Z">
              <w:r>
                <w:rPr>
                  <w:sz w:val="18"/>
                  <w:szCs w:val="22"/>
                </w:rPr>
                <w:t>R</w:t>
              </w:r>
              <w:r w:rsidRPr="00417822">
                <w:rPr>
                  <w:sz w:val="18"/>
                  <w:szCs w:val="22"/>
                </w:rPr>
                <w:t>evisions made in Table 4 in the Intervention Type column (Drug changed to Biological/Vaccine) and in the Use column (Experimental changed to Test Product)</w:t>
              </w:r>
            </w:ins>
          </w:p>
        </w:tc>
        <w:tc>
          <w:tcPr>
            <w:tcW w:w="3240" w:type="dxa"/>
          </w:tcPr>
          <w:p w14:paraId="53519088" w14:textId="77777777" w:rsidR="00417822" w:rsidRPr="00C31AA8" w:rsidRDefault="006B7357" w:rsidP="00121307">
            <w:pPr>
              <w:pStyle w:val="TableLeft"/>
              <w:rPr>
                <w:ins w:id="316" w:author="Powell, Deana" w:date="2023-10-19T15:28:00Z"/>
                <w:sz w:val="18"/>
                <w:szCs w:val="22"/>
              </w:rPr>
            </w:pPr>
            <w:ins w:id="317" w:author="Powell, Deana" w:date="2023-10-19T15:28:00Z">
              <w:r>
                <w:rPr>
                  <w:sz w:val="18"/>
                  <w:szCs w:val="18"/>
                </w:rPr>
                <w:t>Consistency with standard protocol content.</w:t>
              </w:r>
            </w:ins>
          </w:p>
        </w:tc>
      </w:tr>
      <w:tr w:rsidR="000121B5" w14:paraId="2558E5A3" w14:textId="77777777" w:rsidTr="009C3398">
        <w:trPr>
          <w:ins w:id="318" w:author="Powell, Deana" w:date="2023-10-19T15:28:00Z"/>
        </w:trPr>
        <w:tc>
          <w:tcPr>
            <w:tcW w:w="2155" w:type="dxa"/>
          </w:tcPr>
          <w:p w14:paraId="787B3397" w14:textId="77777777" w:rsidR="001056D5" w:rsidRPr="00C31AA8" w:rsidRDefault="006B7357" w:rsidP="00121307">
            <w:pPr>
              <w:pStyle w:val="TableLeft"/>
              <w:rPr>
                <w:ins w:id="319" w:author="Powell, Deana" w:date="2023-10-19T15:28:00Z"/>
                <w:sz w:val="18"/>
                <w:szCs w:val="18"/>
              </w:rPr>
            </w:pPr>
            <w:ins w:id="320" w:author="Powell, Deana" w:date="2023-10-19T15:28:00Z">
              <w:r w:rsidRPr="00C31AA8">
                <w:rPr>
                  <w:sz w:val="18"/>
                  <w:szCs w:val="22"/>
                </w:rPr>
                <w:t>Section</w:t>
              </w:r>
              <w:r w:rsidRPr="00C31AA8">
                <w:rPr>
                  <w:spacing w:val="-5"/>
                  <w:sz w:val="18"/>
                  <w:szCs w:val="22"/>
                </w:rPr>
                <w:t xml:space="preserve"> </w:t>
              </w:r>
              <w:r w:rsidRPr="00C31AA8">
                <w:rPr>
                  <w:sz w:val="18"/>
                  <w:szCs w:val="22"/>
                </w:rPr>
                <w:t xml:space="preserve">6.3.3, </w:t>
              </w:r>
              <w:r w:rsidRPr="00C31AA8">
                <w:rPr>
                  <w:spacing w:val="-2"/>
                  <w:sz w:val="18"/>
                  <w:szCs w:val="22"/>
                </w:rPr>
                <w:t>Blinding</w:t>
              </w:r>
            </w:ins>
          </w:p>
        </w:tc>
        <w:tc>
          <w:tcPr>
            <w:tcW w:w="3600" w:type="dxa"/>
          </w:tcPr>
          <w:p w14:paraId="297710AF" w14:textId="77777777" w:rsidR="001056D5" w:rsidRPr="00C31AA8" w:rsidRDefault="006B7357" w:rsidP="00121307">
            <w:pPr>
              <w:pStyle w:val="TableLeft"/>
              <w:rPr>
                <w:ins w:id="321" w:author="Powell, Deana" w:date="2023-10-19T15:28:00Z"/>
                <w:sz w:val="18"/>
                <w:szCs w:val="18"/>
              </w:rPr>
            </w:pPr>
            <w:ins w:id="322" w:author="Powell, Deana" w:date="2023-10-19T15:28:00Z">
              <w:r>
                <w:rPr>
                  <w:sz w:val="18"/>
                  <w:szCs w:val="22"/>
                </w:rPr>
                <w:t>Added text to indicate the s</w:t>
              </w:r>
              <w:r w:rsidRPr="00C31AA8">
                <w:rPr>
                  <w:sz w:val="18"/>
                  <w:szCs w:val="22"/>
                </w:rPr>
                <w:t>tudy</w:t>
              </w:r>
              <w:r w:rsidRPr="00C31AA8">
                <w:rPr>
                  <w:spacing w:val="-4"/>
                  <w:sz w:val="18"/>
                  <w:szCs w:val="22"/>
                </w:rPr>
                <w:t xml:space="preserve"> </w:t>
              </w:r>
              <w:r>
                <w:rPr>
                  <w:spacing w:val="-4"/>
                  <w:sz w:val="18"/>
                  <w:szCs w:val="22"/>
                </w:rPr>
                <w:t xml:space="preserve">was </w:t>
              </w:r>
              <w:r w:rsidR="00B02321" w:rsidRPr="00C31AA8">
                <w:rPr>
                  <w:sz w:val="18"/>
                  <w:szCs w:val="22"/>
                </w:rPr>
                <w:t>unblinded</w:t>
              </w:r>
              <w:r w:rsidR="00B02321" w:rsidRPr="00C31AA8">
                <w:rPr>
                  <w:spacing w:val="-3"/>
                  <w:sz w:val="18"/>
                  <w:szCs w:val="22"/>
                </w:rPr>
                <w:t xml:space="preserve"> </w:t>
              </w:r>
              <w:r>
                <w:rPr>
                  <w:sz w:val="18"/>
                  <w:szCs w:val="22"/>
                </w:rPr>
                <w:t>after</w:t>
              </w:r>
              <w:r w:rsidR="00B02321" w:rsidRPr="00C31AA8">
                <w:rPr>
                  <w:spacing w:val="-3"/>
                  <w:sz w:val="18"/>
                  <w:szCs w:val="22"/>
                </w:rPr>
                <w:t xml:space="preserve"> </w:t>
              </w:r>
              <w:r w:rsidR="00B02321" w:rsidRPr="00C31AA8">
                <w:rPr>
                  <w:spacing w:val="-4"/>
                  <w:sz w:val="18"/>
                  <w:szCs w:val="22"/>
                </w:rPr>
                <w:t>IA2.</w:t>
              </w:r>
            </w:ins>
          </w:p>
        </w:tc>
        <w:tc>
          <w:tcPr>
            <w:tcW w:w="3240" w:type="dxa"/>
          </w:tcPr>
          <w:p w14:paraId="57C7C18B" w14:textId="77777777" w:rsidR="001056D5" w:rsidRPr="00C31AA8" w:rsidRDefault="006B7357" w:rsidP="00121307">
            <w:pPr>
              <w:pStyle w:val="TableLeft"/>
              <w:rPr>
                <w:ins w:id="323" w:author="Powell, Deana" w:date="2023-10-19T15:28:00Z"/>
                <w:sz w:val="18"/>
                <w:szCs w:val="18"/>
              </w:rPr>
            </w:pPr>
            <w:ins w:id="324" w:author="Powell, Deana" w:date="2023-10-19T15:28:00Z">
              <w:r w:rsidRPr="00C31AA8">
                <w:rPr>
                  <w:sz w:val="18"/>
                  <w:szCs w:val="22"/>
                </w:rPr>
                <w:t xml:space="preserve">Refer to the rationale for Section </w:t>
              </w:r>
              <w:r w:rsidRPr="00C31AA8">
                <w:rPr>
                  <w:spacing w:val="-4"/>
                  <w:sz w:val="18"/>
                  <w:szCs w:val="22"/>
                </w:rPr>
                <w:t>1.1</w:t>
              </w:r>
              <w:r w:rsidR="00F97C39" w:rsidRPr="00C31AA8">
                <w:rPr>
                  <w:sz w:val="18"/>
                  <w:szCs w:val="18"/>
                </w:rPr>
                <w:t xml:space="preserve"> Synopsis, </w:t>
              </w:r>
              <w:r w:rsidR="00F97C39" w:rsidRPr="00C31AA8">
                <w:rPr>
                  <w:sz w:val="18"/>
                  <w:szCs w:val="22"/>
                </w:rPr>
                <w:t>Hypotheses, Objectives, and Endpoints</w:t>
              </w:r>
              <w:r w:rsidRPr="00C31AA8">
                <w:rPr>
                  <w:spacing w:val="-4"/>
                  <w:sz w:val="18"/>
                  <w:szCs w:val="22"/>
                </w:rPr>
                <w:t>.</w:t>
              </w:r>
            </w:ins>
          </w:p>
        </w:tc>
      </w:tr>
      <w:tr w:rsidR="000121B5" w14:paraId="13E9346E" w14:textId="77777777" w:rsidTr="009C3398">
        <w:trPr>
          <w:ins w:id="325" w:author="Powell, Deana" w:date="2023-10-19T15:28:00Z"/>
        </w:trPr>
        <w:tc>
          <w:tcPr>
            <w:tcW w:w="2155" w:type="dxa"/>
          </w:tcPr>
          <w:p w14:paraId="5E6E6685" w14:textId="77777777" w:rsidR="00394EAB" w:rsidRPr="00C31AA8" w:rsidRDefault="006B7357" w:rsidP="00121307">
            <w:pPr>
              <w:pStyle w:val="TableLeft"/>
              <w:rPr>
                <w:ins w:id="326" w:author="Powell, Deana" w:date="2023-10-19T15:28:00Z"/>
                <w:sz w:val="18"/>
                <w:szCs w:val="22"/>
              </w:rPr>
            </w:pPr>
            <w:ins w:id="327" w:author="Powell, Deana" w:date="2023-10-19T15:28:00Z">
              <w:r>
                <w:rPr>
                  <w:sz w:val="18"/>
                  <w:szCs w:val="22"/>
                </w:rPr>
                <w:t>Section 6.5, Concomitant Therapy</w:t>
              </w:r>
            </w:ins>
          </w:p>
        </w:tc>
        <w:tc>
          <w:tcPr>
            <w:tcW w:w="3600" w:type="dxa"/>
          </w:tcPr>
          <w:p w14:paraId="4C5FE105" w14:textId="77777777" w:rsidR="00394EAB" w:rsidRPr="00C31AA8" w:rsidRDefault="006B7357" w:rsidP="00121307">
            <w:pPr>
              <w:pStyle w:val="TableLeft"/>
              <w:rPr>
                <w:ins w:id="328" w:author="Powell, Deana" w:date="2023-10-19T15:28:00Z"/>
                <w:sz w:val="18"/>
                <w:szCs w:val="22"/>
              </w:rPr>
            </w:pPr>
            <w:ins w:id="329" w:author="Powell, Deana" w:date="2023-10-19T15:28:00Z">
              <w:r>
                <w:rPr>
                  <w:sz w:val="18"/>
                  <w:szCs w:val="22"/>
                </w:rPr>
                <w:t>Amended text to clarify that i</w:t>
              </w:r>
              <w:r w:rsidRPr="00394EAB">
                <w:rPr>
                  <w:sz w:val="18"/>
                  <w:szCs w:val="22"/>
                </w:rPr>
                <w:t xml:space="preserve">f the investigator determines that a participant requires any of the following prohibited medications and vaccinations for any reason during the study, </w:t>
              </w:r>
              <w:r>
                <w:rPr>
                  <w:sz w:val="18"/>
                  <w:szCs w:val="22"/>
                </w:rPr>
                <w:t xml:space="preserve">the </w:t>
              </w:r>
              <w:r w:rsidRPr="00394EAB">
                <w:rPr>
                  <w:sz w:val="18"/>
                  <w:szCs w:val="22"/>
                </w:rPr>
                <w:t>study intervention must be discontinued</w:t>
              </w:r>
              <w:r>
                <w:rPr>
                  <w:sz w:val="18"/>
                  <w:szCs w:val="22"/>
                </w:rPr>
                <w:t xml:space="preserve">. </w:t>
              </w:r>
            </w:ins>
          </w:p>
        </w:tc>
        <w:tc>
          <w:tcPr>
            <w:tcW w:w="3240" w:type="dxa"/>
          </w:tcPr>
          <w:p w14:paraId="15485B74" w14:textId="77777777" w:rsidR="00394EAB" w:rsidRPr="00C31AA8" w:rsidRDefault="006B7357" w:rsidP="00121307">
            <w:pPr>
              <w:pStyle w:val="TableLeft"/>
              <w:rPr>
                <w:ins w:id="330" w:author="Powell, Deana" w:date="2023-10-19T15:28:00Z"/>
                <w:sz w:val="18"/>
                <w:szCs w:val="22"/>
              </w:rPr>
            </w:pPr>
            <w:ins w:id="331" w:author="Powell, Deana" w:date="2023-10-19T15:28:00Z">
              <w:r w:rsidRPr="00C31AA8">
                <w:rPr>
                  <w:sz w:val="18"/>
                  <w:szCs w:val="22"/>
                </w:rPr>
                <w:t>Refer to the rationale for Section</w:t>
              </w:r>
              <w:r w:rsidRPr="00C31AA8">
                <w:rPr>
                  <w:spacing w:val="-12"/>
                  <w:sz w:val="18"/>
                  <w:szCs w:val="22"/>
                </w:rPr>
                <w:t xml:space="preserve"> </w:t>
              </w:r>
              <w:r w:rsidRPr="00C31AA8">
                <w:rPr>
                  <w:sz w:val="18"/>
                  <w:szCs w:val="22"/>
                </w:rPr>
                <w:t>6.1,</w:t>
              </w:r>
              <w:r w:rsidRPr="00C31AA8">
                <w:rPr>
                  <w:spacing w:val="-11"/>
                  <w:sz w:val="18"/>
                  <w:szCs w:val="22"/>
                </w:rPr>
                <w:t xml:space="preserve"> </w:t>
              </w:r>
              <w:r>
                <w:rPr>
                  <w:spacing w:val="-11"/>
                  <w:sz w:val="18"/>
                  <w:szCs w:val="22"/>
                </w:rPr>
                <w:t xml:space="preserve">Table 4 </w:t>
              </w:r>
              <w:r w:rsidRPr="00C31AA8">
                <w:rPr>
                  <w:sz w:val="18"/>
                  <w:szCs w:val="22"/>
                </w:rPr>
                <w:t xml:space="preserve">Study </w:t>
              </w:r>
              <w:r w:rsidRPr="00C31AA8">
                <w:rPr>
                  <w:spacing w:val="-2"/>
                  <w:sz w:val="18"/>
                  <w:szCs w:val="22"/>
                </w:rPr>
                <w:t>Intervention</w:t>
              </w:r>
              <w:r>
                <w:rPr>
                  <w:spacing w:val="-2"/>
                  <w:sz w:val="18"/>
                  <w:szCs w:val="22"/>
                </w:rPr>
                <w:t>s</w:t>
              </w:r>
              <w:r w:rsidRPr="00C31AA8">
                <w:rPr>
                  <w:spacing w:val="-4"/>
                  <w:sz w:val="18"/>
                  <w:szCs w:val="22"/>
                </w:rPr>
                <w:t>.</w:t>
              </w:r>
            </w:ins>
          </w:p>
        </w:tc>
      </w:tr>
      <w:tr w:rsidR="000121B5" w14:paraId="30C4088A" w14:textId="77777777" w:rsidTr="009C3398">
        <w:trPr>
          <w:ins w:id="332" w:author="Powell, Deana" w:date="2023-10-19T15:28:00Z"/>
        </w:trPr>
        <w:tc>
          <w:tcPr>
            <w:tcW w:w="2155" w:type="dxa"/>
          </w:tcPr>
          <w:p w14:paraId="748D17C8" w14:textId="77777777" w:rsidR="00677E41" w:rsidRPr="00C31AA8" w:rsidRDefault="006B7357" w:rsidP="00677E41">
            <w:pPr>
              <w:pStyle w:val="TableLeft"/>
              <w:rPr>
                <w:ins w:id="333" w:author="Powell, Deana" w:date="2023-10-19T15:28:00Z"/>
                <w:sz w:val="18"/>
                <w:szCs w:val="18"/>
              </w:rPr>
            </w:pPr>
            <w:ins w:id="334" w:author="Powell, Deana" w:date="2023-10-19T15:28:00Z">
              <w:r w:rsidRPr="00C31AA8">
                <w:rPr>
                  <w:sz w:val="18"/>
                  <w:szCs w:val="22"/>
                </w:rPr>
                <w:t>Section</w:t>
              </w:r>
              <w:r w:rsidRPr="00C31AA8">
                <w:rPr>
                  <w:spacing w:val="-12"/>
                  <w:sz w:val="18"/>
                  <w:szCs w:val="22"/>
                </w:rPr>
                <w:t xml:space="preserve"> </w:t>
              </w:r>
              <w:r w:rsidRPr="00C31AA8">
                <w:rPr>
                  <w:sz w:val="18"/>
                  <w:szCs w:val="22"/>
                </w:rPr>
                <w:t>6.6,</w:t>
              </w:r>
              <w:r w:rsidRPr="00C31AA8">
                <w:rPr>
                  <w:spacing w:val="-11"/>
                  <w:sz w:val="18"/>
                  <w:szCs w:val="22"/>
                </w:rPr>
                <w:t xml:space="preserve"> </w:t>
              </w:r>
              <w:r w:rsidRPr="00C31AA8">
                <w:rPr>
                  <w:sz w:val="18"/>
                  <w:szCs w:val="22"/>
                </w:rPr>
                <w:t xml:space="preserve">Dose </w:t>
              </w:r>
              <w:r w:rsidRPr="00C31AA8">
                <w:rPr>
                  <w:spacing w:val="-2"/>
                  <w:sz w:val="18"/>
                  <w:szCs w:val="22"/>
                </w:rPr>
                <w:t>Modification</w:t>
              </w:r>
            </w:ins>
          </w:p>
        </w:tc>
        <w:tc>
          <w:tcPr>
            <w:tcW w:w="3600" w:type="dxa"/>
          </w:tcPr>
          <w:p w14:paraId="63D639DB" w14:textId="77777777" w:rsidR="00677E41" w:rsidRDefault="006B7357" w:rsidP="00677E41">
            <w:pPr>
              <w:pStyle w:val="TableLeft"/>
              <w:rPr>
                <w:ins w:id="335" w:author="Powell, Deana" w:date="2023-10-19T15:28:00Z"/>
                <w:sz w:val="18"/>
                <w:szCs w:val="22"/>
              </w:rPr>
            </w:pPr>
            <w:ins w:id="336" w:author="Powell, Deana" w:date="2023-10-19T15:28:00Z">
              <w:r w:rsidRPr="00C31AA8">
                <w:rPr>
                  <w:sz w:val="18"/>
                  <w:szCs w:val="22"/>
                </w:rPr>
                <w:t>Treatment</w:t>
              </w:r>
              <w:r w:rsidRPr="00C31AA8">
                <w:rPr>
                  <w:spacing w:val="-10"/>
                  <w:sz w:val="18"/>
                  <w:szCs w:val="22"/>
                </w:rPr>
                <w:t xml:space="preserve"> </w:t>
              </w:r>
              <w:r w:rsidRPr="00C31AA8">
                <w:rPr>
                  <w:sz w:val="18"/>
                  <w:szCs w:val="22"/>
                </w:rPr>
                <w:t>of</w:t>
              </w:r>
              <w:r w:rsidRPr="00C31AA8">
                <w:rPr>
                  <w:spacing w:val="-10"/>
                  <w:sz w:val="18"/>
                  <w:szCs w:val="22"/>
                </w:rPr>
                <w:t xml:space="preserve"> </w:t>
              </w:r>
              <w:r w:rsidRPr="00C31AA8">
                <w:rPr>
                  <w:sz w:val="18"/>
                  <w:szCs w:val="22"/>
                </w:rPr>
                <w:t>participants</w:t>
              </w:r>
              <w:r w:rsidRPr="00C31AA8">
                <w:rPr>
                  <w:spacing w:val="-10"/>
                  <w:sz w:val="18"/>
                  <w:szCs w:val="22"/>
                </w:rPr>
                <w:t xml:space="preserve"> </w:t>
              </w:r>
              <w:r w:rsidRPr="00C31AA8">
                <w:rPr>
                  <w:sz w:val="18"/>
                  <w:szCs w:val="22"/>
                </w:rPr>
                <w:t>with</w:t>
              </w:r>
              <w:r w:rsidRPr="00C31AA8">
                <w:rPr>
                  <w:spacing w:val="-10"/>
                  <w:sz w:val="18"/>
                  <w:szCs w:val="22"/>
                </w:rPr>
                <w:t xml:space="preserve"> </w:t>
              </w:r>
              <w:r w:rsidRPr="00C31AA8">
                <w:rPr>
                  <w:sz w:val="18"/>
                  <w:szCs w:val="22"/>
                </w:rPr>
                <w:t xml:space="preserve">study interventions is </w:t>
              </w:r>
              <w:r w:rsidR="00C440CB" w:rsidRPr="00C31AA8">
                <w:rPr>
                  <w:sz w:val="18"/>
                  <w:szCs w:val="22"/>
                </w:rPr>
                <w:t>updated</w:t>
              </w:r>
              <w:r w:rsidRPr="00C31AA8">
                <w:rPr>
                  <w:sz w:val="18"/>
                  <w:szCs w:val="22"/>
                </w:rPr>
                <w:t>.</w:t>
              </w:r>
            </w:ins>
          </w:p>
          <w:p w14:paraId="2C767D79" w14:textId="77777777" w:rsidR="00906093" w:rsidRPr="00C31AA8" w:rsidRDefault="006B7357" w:rsidP="00677E41">
            <w:pPr>
              <w:pStyle w:val="TableLeft"/>
              <w:rPr>
                <w:ins w:id="337" w:author="Powell, Deana" w:date="2023-10-19T15:28:00Z"/>
                <w:sz w:val="18"/>
                <w:szCs w:val="18"/>
              </w:rPr>
            </w:pPr>
            <w:ins w:id="338" w:author="Powell, Deana" w:date="2023-10-19T15:28:00Z">
              <w:r w:rsidRPr="00906093">
                <w:rPr>
                  <w:sz w:val="18"/>
                  <w:szCs w:val="18"/>
                </w:rPr>
                <w:t>A 'Note' has been added (in alignment with the study-specific investigator letter dated 25-Aug-2023) to incorporate instructions for discontinuation of study intervention and to include a high-level summary of the modified protocol study procedures to be implemented as a result of the decision to terminate the study.</w:t>
              </w:r>
            </w:ins>
          </w:p>
        </w:tc>
        <w:tc>
          <w:tcPr>
            <w:tcW w:w="3240" w:type="dxa"/>
          </w:tcPr>
          <w:p w14:paraId="58B8488C" w14:textId="77777777" w:rsidR="00677E41" w:rsidRPr="00C31AA8" w:rsidRDefault="006B7357" w:rsidP="00677E41">
            <w:pPr>
              <w:pStyle w:val="TableLeft"/>
              <w:rPr>
                <w:ins w:id="339" w:author="Powell, Deana" w:date="2023-10-19T15:28:00Z"/>
                <w:sz w:val="18"/>
                <w:szCs w:val="18"/>
              </w:rPr>
            </w:pPr>
            <w:ins w:id="340" w:author="Powell, Deana" w:date="2023-10-19T15:28:00Z">
              <w:r w:rsidRPr="00C31AA8">
                <w:rPr>
                  <w:sz w:val="18"/>
                  <w:szCs w:val="22"/>
                </w:rPr>
                <w:t xml:space="preserve">Refer to the rationale for Section </w:t>
              </w:r>
              <w:r w:rsidRPr="00C31AA8">
                <w:rPr>
                  <w:spacing w:val="-2"/>
                  <w:sz w:val="18"/>
                  <w:szCs w:val="22"/>
                </w:rPr>
                <w:t>1.1.</w:t>
              </w:r>
              <w:r w:rsidR="00F97C39" w:rsidRPr="00C31AA8">
                <w:rPr>
                  <w:sz w:val="18"/>
                  <w:szCs w:val="18"/>
                </w:rPr>
                <w:t xml:space="preserve"> Synopsis, </w:t>
              </w:r>
              <w:r w:rsidR="00F97C39" w:rsidRPr="00C31AA8">
                <w:rPr>
                  <w:sz w:val="18"/>
                  <w:szCs w:val="22"/>
                </w:rPr>
                <w:t>Hypotheses, Objectives, and Endpoints.</w:t>
              </w:r>
            </w:ins>
          </w:p>
        </w:tc>
      </w:tr>
      <w:tr w:rsidR="000121B5" w14:paraId="1A296E02" w14:textId="77777777" w:rsidTr="009C3398">
        <w:trPr>
          <w:ins w:id="341" w:author="Powell, Deana" w:date="2023-10-19T15:28:00Z"/>
        </w:trPr>
        <w:tc>
          <w:tcPr>
            <w:tcW w:w="2155" w:type="dxa"/>
          </w:tcPr>
          <w:p w14:paraId="6B885C43" w14:textId="77777777" w:rsidR="00286859" w:rsidRPr="00C31AA8" w:rsidRDefault="006B7357" w:rsidP="00286859">
            <w:pPr>
              <w:pStyle w:val="TableLeft"/>
              <w:rPr>
                <w:ins w:id="342" w:author="Powell, Deana" w:date="2023-10-19T15:28:00Z"/>
                <w:sz w:val="18"/>
                <w:szCs w:val="22"/>
              </w:rPr>
            </w:pPr>
            <w:ins w:id="343" w:author="Powell, Deana" w:date="2023-10-19T15:28:00Z">
              <w:r w:rsidRPr="00C31AA8">
                <w:rPr>
                  <w:sz w:val="18"/>
                  <w:szCs w:val="22"/>
                </w:rPr>
                <w:t>Section 6.7, Second Course</w:t>
              </w:r>
            </w:ins>
          </w:p>
        </w:tc>
        <w:tc>
          <w:tcPr>
            <w:tcW w:w="3600" w:type="dxa"/>
          </w:tcPr>
          <w:p w14:paraId="69487724" w14:textId="77777777" w:rsidR="005E169D" w:rsidRPr="00C31AA8" w:rsidRDefault="006B7357" w:rsidP="00286859">
            <w:pPr>
              <w:pStyle w:val="TableLeft"/>
              <w:rPr>
                <w:ins w:id="344" w:author="Powell, Deana" w:date="2023-10-19T15:28:00Z"/>
                <w:sz w:val="18"/>
                <w:szCs w:val="22"/>
              </w:rPr>
            </w:pPr>
            <w:ins w:id="345" w:author="Powell, Deana" w:date="2023-10-19T15:28:00Z">
              <w:r>
                <w:rPr>
                  <w:sz w:val="18"/>
                  <w:szCs w:val="22"/>
                </w:rPr>
                <w:t>A</w:t>
              </w:r>
              <w:r w:rsidR="00B02321">
                <w:rPr>
                  <w:sz w:val="18"/>
                  <w:szCs w:val="22"/>
                </w:rPr>
                <w:t xml:space="preserve">mended </w:t>
              </w:r>
              <w:r>
                <w:rPr>
                  <w:sz w:val="18"/>
                  <w:szCs w:val="22"/>
                </w:rPr>
                <w:t>text to clarify</w:t>
              </w:r>
              <w:r w:rsidRPr="00C31AA8">
                <w:rPr>
                  <w:sz w:val="18"/>
                  <w:szCs w:val="22"/>
                </w:rPr>
                <w:t xml:space="preserve"> </w:t>
              </w:r>
              <w:r w:rsidR="00B02321" w:rsidRPr="00C31AA8">
                <w:rPr>
                  <w:sz w:val="18"/>
                  <w:szCs w:val="22"/>
                </w:rPr>
                <w:t>that participants will be considered for second course treatment</w:t>
              </w:r>
              <w:r w:rsidR="009B5AE1" w:rsidRPr="00C31AA8">
                <w:rPr>
                  <w:sz w:val="18"/>
                  <w:szCs w:val="22"/>
                </w:rPr>
                <w:t xml:space="preserve"> following investigator assessment of PD</w:t>
              </w:r>
              <w:r w:rsidR="00A37391" w:rsidRPr="00C31AA8">
                <w:rPr>
                  <w:sz w:val="18"/>
                  <w:szCs w:val="22"/>
                </w:rPr>
                <w:t xml:space="preserve"> (except participants in China)</w:t>
              </w:r>
              <w:r w:rsidR="009B5AE1" w:rsidRPr="00C31AA8">
                <w:rPr>
                  <w:sz w:val="18"/>
                  <w:szCs w:val="22"/>
                </w:rPr>
                <w:t>.</w:t>
              </w:r>
              <w:r w:rsidR="00B02321">
                <w:rPr>
                  <w:sz w:val="18"/>
                  <w:szCs w:val="22"/>
                </w:rPr>
                <w:t xml:space="preserve"> </w:t>
              </w:r>
            </w:ins>
          </w:p>
        </w:tc>
        <w:tc>
          <w:tcPr>
            <w:tcW w:w="3240" w:type="dxa"/>
          </w:tcPr>
          <w:p w14:paraId="1C0F8336" w14:textId="77777777" w:rsidR="00286859" w:rsidRPr="00C31AA8" w:rsidRDefault="006B7357" w:rsidP="00286859">
            <w:pPr>
              <w:pStyle w:val="TableLeft"/>
              <w:rPr>
                <w:ins w:id="346" w:author="Powell, Deana" w:date="2023-10-19T15:28:00Z"/>
                <w:sz w:val="18"/>
                <w:szCs w:val="22"/>
              </w:rPr>
            </w:pPr>
            <w:ins w:id="347" w:author="Powell, Deana" w:date="2023-10-19T15:28:00Z">
              <w:r w:rsidRPr="00C31AA8">
                <w:rPr>
                  <w:sz w:val="18"/>
                  <w:szCs w:val="22"/>
                </w:rPr>
                <w:t xml:space="preserve">Refer to the rationale for Section </w:t>
              </w:r>
              <w:r w:rsidRPr="00C31AA8">
                <w:rPr>
                  <w:spacing w:val="-2"/>
                  <w:sz w:val="18"/>
                  <w:szCs w:val="22"/>
                </w:rPr>
                <w:t>1.1</w:t>
              </w:r>
              <w:r w:rsidR="00F97C39" w:rsidRPr="00C31AA8">
                <w:rPr>
                  <w:sz w:val="18"/>
                  <w:szCs w:val="18"/>
                </w:rPr>
                <w:t xml:space="preserve"> Synopsis, </w:t>
              </w:r>
              <w:r w:rsidR="00F97C39" w:rsidRPr="00C31AA8">
                <w:rPr>
                  <w:sz w:val="18"/>
                  <w:szCs w:val="22"/>
                </w:rPr>
                <w:t>Hypotheses, Objectives, and Endpoints</w:t>
              </w:r>
              <w:r w:rsidRPr="00C31AA8">
                <w:rPr>
                  <w:spacing w:val="-2"/>
                  <w:sz w:val="18"/>
                  <w:szCs w:val="22"/>
                </w:rPr>
                <w:t>.</w:t>
              </w:r>
            </w:ins>
          </w:p>
        </w:tc>
      </w:tr>
      <w:tr w:rsidR="000121B5" w14:paraId="4F7ACFF6" w14:textId="77777777" w:rsidTr="009C3398">
        <w:trPr>
          <w:ins w:id="348" w:author="Powell, Deana" w:date="2023-10-19T15:28:00Z"/>
        </w:trPr>
        <w:tc>
          <w:tcPr>
            <w:tcW w:w="2155" w:type="dxa"/>
          </w:tcPr>
          <w:p w14:paraId="426E0FD4" w14:textId="77777777" w:rsidR="00906093" w:rsidRPr="00C31AA8" w:rsidRDefault="006B7357" w:rsidP="00906093">
            <w:pPr>
              <w:pStyle w:val="TableLeft"/>
              <w:rPr>
                <w:ins w:id="349" w:author="Powell, Deana" w:date="2023-10-19T15:28:00Z"/>
                <w:sz w:val="18"/>
                <w:szCs w:val="22"/>
              </w:rPr>
            </w:pPr>
            <w:ins w:id="350" w:author="Powell, Deana" w:date="2023-10-19T15:28:00Z">
              <w:r w:rsidRPr="00C31AA8">
                <w:rPr>
                  <w:sz w:val="18"/>
                  <w:szCs w:val="22"/>
                </w:rPr>
                <w:t>Section</w:t>
              </w:r>
              <w:r w:rsidRPr="00C31AA8">
                <w:rPr>
                  <w:spacing w:val="-12"/>
                  <w:sz w:val="18"/>
                  <w:szCs w:val="22"/>
                </w:rPr>
                <w:t xml:space="preserve"> </w:t>
              </w:r>
              <w:r>
                <w:rPr>
                  <w:sz w:val="18"/>
                  <w:szCs w:val="22"/>
                </w:rPr>
                <w:t>6.8</w:t>
              </w:r>
              <w:r w:rsidRPr="00C31AA8">
                <w:rPr>
                  <w:sz w:val="18"/>
                  <w:szCs w:val="22"/>
                </w:rPr>
                <w:t>,</w:t>
              </w:r>
              <w:r w:rsidRPr="00C31AA8">
                <w:rPr>
                  <w:spacing w:val="-11"/>
                  <w:sz w:val="18"/>
                  <w:szCs w:val="22"/>
                </w:rPr>
                <w:t xml:space="preserve"> </w:t>
              </w:r>
              <w:r>
                <w:rPr>
                  <w:spacing w:val="-11"/>
                  <w:sz w:val="18"/>
                  <w:szCs w:val="22"/>
                </w:rPr>
                <w:t xml:space="preserve">Intervention After the </w:t>
              </w:r>
              <w:r w:rsidRPr="00C31AA8">
                <w:rPr>
                  <w:sz w:val="18"/>
                  <w:szCs w:val="22"/>
                </w:rPr>
                <w:t>End</w:t>
              </w:r>
              <w:r>
                <w:rPr>
                  <w:sz w:val="18"/>
                  <w:szCs w:val="22"/>
                </w:rPr>
                <w:t xml:space="preserve"> </w:t>
              </w:r>
              <w:r w:rsidRPr="00C31AA8">
                <w:rPr>
                  <w:sz w:val="18"/>
                  <w:szCs w:val="22"/>
                </w:rPr>
                <w:t>of</w:t>
              </w:r>
              <w:r>
                <w:rPr>
                  <w:sz w:val="18"/>
                  <w:szCs w:val="22"/>
                </w:rPr>
                <w:t xml:space="preserve"> the </w:t>
              </w:r>
              <w:r w:rsidRPr="00C31AA8">
                <w:rPr>
                  <w:sz w:val="18"/>
                  <w:szCs w:val="22"/>
                </w:rPr>
                <w:t>Study</w:t>
              </w:r>
            </w:ins>
          </w:p>
        </w:tc>
        <w:tc>
          <w:tcPr>
            <w:tcW w:w="3600" w:type="dxa"/>
          </w:tcPr>
          <w:p w14:paraId="13620E56" w14:textId="77777777" w:rsidR="00906093" w:rsidRPr="00C31AA8" w:rsidRDefault="006B7357" w:rsidP="00906093">
            <w:pPr>
              <w:pStyle w:val="TableLeft"/>
              <w:rPr>
                <w:ins w:id="351" w:author="Powell, Deana" w:date="2023-10-19T15:28:00Z"/>
                <w:sz w:val="18"/>
                <w:szCs w:val="22"/>
              </w:rPr>
            </w:pPr>
            <w:ins w:id="352" w:author="Powell, Deana" w:date="2023-10-19T15:28:00Z">
              <w:r w:rsidRPr="00C31AA8">
                <w:rPr>
                  <w:sz w:val="18"/>
                  <w:szCs w:val="22"/>
                </w:rPr>
                <w:t>Added language to give ongoing study participants the option to discontinue this study and transition into a pembrolizumab extension study.</w:t>
              </w:r>
            </w:ins>
          </w:p>
        </w:tc>
        <w:tc>
          <w:tcPr>
            <w:tcW w:w="3240" w:type="dxa"/>
          </w:tcPr>
          <w:p w14:paraId="33CCB64F" w14:textId="77777777" w:rsidR="00906093" w:rsidRPr="00C31AA8" w:rsidRDefault="006B7357" w:rsidP="00906093">
            <w:pPr>
              <w:pStyle w:val="TableLeft"/>
              <w:rPr>
                <w:ins w:id="353" w:author="Powell, Deana" w:date="2023-10-19T15:28:00Z"/>
                <w:sz w:val="18"/>
                <w:szCs w:val="22"/>
              </w:rPr>
            </w:pPr>
            <w:ins w:id="354" w:author="Powell, Deana" w:date="2023-10-19T15:28:00Z">
              <w:r w:rsidRPr="00C31AA8">
                <w:rPr>
                  <w:spacing w:val="-4"/>
                  <w:sz w:val="18"/>
                  <w:szCs w:val="22"/>
                </w:rPr>
                <w:t>To transition ongoing study participants, who are either on active treatment, in post-treatment follow-up, or are receiving Second Course treatment into a pembrolizumab extension study prior to close out of this study.</w:t>
              </w:r>
            </w:ins>
          </w:p>
        </w:tc>
      </w:tr>
      <w:tr w:rsidR="000121B5" w14:paraId="70E06F5F" w14:textId="77777777" w:rsidTr="009C3398">
        <w:trPr>
          <w:ins w:id="355" w:author="Powell, Deana" w:date="2023-10-19T15:28:00Z"/>
        </w:trPr>
        <w:tc>
          <w:tcPr>
            <w:tcW w:w="2155" w:type="dxa"/>
            <w:vMerge w:val="restart"/>
          </w:tcPr>
          <w:p w14:paraId="3588F359" w14:textId="77777777" w:rsidR="00530B81" w:rsidRPr="00C31AA8" w:rsidRDefault="006B7357" w:rsidP="00906093">
            <w:pPr>
              <w:pStyle w:val="TableLeft"/>
              <w:rPr>
                <w:ins w:id="356" w:author="Powell, Deana" w:date="2023-10-19T15:28:00Z"/>
                <w:sz w:val="18"/>
                <w:szCs w:val="22"/>
              </w:rPr>
            </w:pPr>
            <w:ins w:id="357" w:author="Powell, Deana" w:date="2023-10-19T15:28:00Z">
              <w:r>
                <w:rPr>
                  <w:sz w:val="18"/>
                  <w:szCs w:val="22"/>
                </w:rPr>
                <w:t xml:space="preserve">Section 7.1, </w:t>
              </w:r>
              <w:r w:rsidRPr="007C049B">
                <w:rPr>
                  <w:sz w:val="18"/>
                  <w:szCs w:val="22"/>
                </w:rPr>
                <w:t>Discontinuation of Study Intervention</w:t>
              </w:r>
            </w:ins>
          </w:p>
        </w:tc>
        <w:tc>
          <w:tcPr>
            <w:tcW w:w="3600" w:type="dxa"/>
          </w:tcPr>
          <w:p w14:paraId="61EC7525" w14:textId="77777777" w:rsidR="00530B81" w:rsidRPr="00C31AA8" w:rsidRDefault="006B7357" w:rsidP="00906093">
            <w:pPr>
              <w:pStyle w:val="TableLeft"/>
              <w:rPr>
                <w:ins w:id="358" w:author="Powell, Deana" w:date="2023-10-19T15:28:00Z"/>
                <w:sz w:val="18"/>
                <w:szCs w:val="22"/>
              </w:rPr>
            </w:pPr>
            <w:ins w:id="359" w:author="Powell, Deana" w:date="2023-10-19T15:28:00Z">
              <w:r>
                <w:rPr>
                  <w:sz w:val="18"/>
                  <w:szCs w:val="22"/>
                </w:rPr>
                <w:t>Added text to confirm how to manage a</w:t>
              </w:r>
              <w:r w:rsidRPr="00CB5540">
                <w:rPr>
                  <w:sz w:val="18"/>
                  <w:szCs w:val="22"/>
                </w:rPr>
                <w:t>ny prolonged interruption of study intervention beyond the permitted periods</w:t>
              </w:r>
              <w:r>
                <w:rPr>
                  <w:sz w:val="18"/>
                  <w:szCs w:val="22"/>
                </w:rPr>
                <w:t xml:space="preserve"> </w:t>
              </w:r>
            </w:ins>
          </w:p>
        </w:tc>
        <w:tc>
          <w:tcPr>
            <w:tcW w:w="3240" w:type="dxa"/>
          </w:tcPr>
          <w:p w14:paraId="47570826" w14:textId="77777777" w:rsidR="00530B81" w:rsidRPr="00C31AA8" w:rsidRDefault="006B7357" w:rsidP="00906093">
            <w:pPr>
              <w:pStyle w:val="TableLeft"/>
              <w:rPr>
                <w:ins w:id="360" w:author="Powell, Deana" w:date="2023-10-19T15:28:00Z"/>
                <w:spacing w:val="-4"/>
                <w:sz w:val="18"/>
                <w:szCs w:val="22"/>
              </w:rPr>
            </w:pPr>
            <w:ins w:id="361" w:author="Powell, Deana" w:date="2023-10-19T15:28:00Z">
              <w:r w:rsidRPr="00C31AA8">
                <w:rPr>
                  <w:sz w:val="18"/>
                  <w:szCs w:val="22"/>
                </w:rPr>
                <w:t>Refer to the rationale for Section</w:t>
              </w:r>
              <w:r w:rsidRPr="00C31AA8">
                <w:rPr>
                  <w:spacing w:val="-12"/>
                  <w:sz w:val="18"/>
                  <w:szCs w:val="22"/>
                </w:rPr>
                <w:t xml:space="preserve"> </w:t>
              </w:r>
              <w:r w:rsidRPr="00C31AA8">
                <w:rPr>
                  <w:sz w:val="18"/>
                  <w:szCs w:val="22"/>
                </w:rPr>
                <w:t>6.1,</w:t>
              </w:r>
              <w:r w:rsidRPr="00C31AA8">
                <w:rPr>
                  <w:spacing w:val="-11"/>
                  <w:sz w:val="18"/>
                  <w:szCs w:val="22"/>
                </w:rPr>
                <w:t xml:space="preserve"> </w:t>
              </w:r>
              <w:r>
                <w:rPr>
                  <w:spacing w:val="-11"/>
                  <w:sz w:val="18"/>
                  <w:szCs w:val="22"/>
                </w:rPr>
                <w:t xml:space="preserve">Table 4 </w:t>
              </w:r>
              <w:r w:rsidRPr="00C31AA8">
                <w:rPr>
                  <w:sz w:val="18"/>
                  <w:szCs w:val="22"/>
                </w:rPr>
                <w:t xml:space="preserve">Study </w:t>
              </w:r>
              <w:r w:rsidRPr="00C31AA8">
                <w:rPr>
                  <w:spacing w:val="-2"/>
                  <w:sz w:val="18"/>
                  <w:szCs w:val="22"/>
                </w:rPr>
                <w:t>Intervention</w:t>
              </w:r>
              <w:r>
                <w:rPr>
                  <w:spacing w:val="-2"/>
                  <w:sz w:val="18"/>
                  <w:szCs w:val="22"/>
                </w:rPr>
                <w:t>s</w:t>
              </w:r>
            </w:ins>
          </w:p>
        </w:tc>
      </w:tr>
      <w:tr w:rsidR="000121B5" w14:paraId="04080530" w14:textId="77777777" w:rsidTr="009C3398">
        <w:trPr>
          <w:ins w:id="362" w:author="Powell, Deana" w:date="2023-10-19T15:28:00Z"/>
        </w:trPr>
        <w:tc>
          <w:tcPr>
            <w:tcW w:w="2155" w:type="dxa"/>
            <w:vMerge/>
          </w:tcPr>
          <w:p w14:paraId="6D1D79FB" w14:textId="77777777" w:rsidR="00530B81" w:rsidRDefault="00530B81" w:rsidP="00906093">
            <w:pPr>
              <w:pStyle w:val="TableLeft"/>
              <w:rPr>
                <w:ins w:id="363" w:author="Powell, Deana" w:date="2023-10-19T15:28:00Z"/>
                <w:sz w:val="18"/>
                <w:szCs w:val="22"/>
              </w:rPr>
            </w:pPr>
          </w:p>
        </w:tc>
        <w:tc>
          <w:tcPr>
            <w:tcW w:w="3600" w:type="dxa"/>
          </w:tcPr>
          <w:p w14:paraId="1EDD96BC" w14:textId="77777777" w:rsidR="00530B81" w:rsidRDefault="006B7357" w:rsidP="00906093">
            <w:pPr>
              <w:pStyle w:val="TableLeft"/>
              <w:rPr>
                <w:ins w:id="364" w:author="Powell, Deana" w:date="2023-10-19T15:28:00Z"/>
                <w:sz w:val="18"/>
                <w:szCs w:val="22"/>
              </w:rPr>
            </w:pPr>
            <w:ins w:id="365" w:author="Powell, Deana" w:date="2023-10-19T15:28:00Z">
              <w:r w:rsidRPr="00CB5540">
                <w:rPr>
                  <w:sz w:val="18"/>
                  <w:szCs w:val="22"/>
                </w:rPr>
                <w:t>Added new information that central tumor response assessments will be discontinued except for participants in China. Imaging scans will no longer be submitted to the iCRO nor read by BICR</w:t>
              </w:r>
              <w:r>
                <w:rPr>
                  <w:sz w:val="18"/>
                  <w:szCs w:val="22"/>
                </w:rPr>
                <w:t>.</w:t>
              </w:r>
            </w:ins>
          </w:p>
        </w:tc>
        <w:tc>
          <w:tcPr>
            <w:tcW w:w="3240" w:type="dxa"/>
          </w:tcPr>
          <w:p w14:paraId="35EC6A36" w14:textId="77777777" w:rsidR="00530B81" w:rsidRPr="00C31AA8" w:rsidRDefault="006B7357" w:rsidP="00227B97">
            <w:pPr>
              <w:pStyle w:val="TableLeft"/>
              <w:rPr>
                <w:ins w:id="366" w:author="Powell, Deana" w:date="2023-10-19T15:28:00Z"/>
                <w:spacing w:val="-4"/>
                <w:sz w:val="18"/>
              </w:rPr>
            </w:pPr>
            <w:ins w:id="367" w:author="Powell, Deana" w:date="2023-10-19T15:28:00Z">
              <w:r w:rsidRPr="00C31AA8">
                <w:rPr>
                  <w:sz w:val="18"/>
                </w:rPr>
                <w:t xml:space="preserve">Refer to the rationale for Section </w:t>
              </w:r>
              <w:r w:rsidRPr="00C31AA8">
                <w:rPr>
                  <w:spacing w:val="-4"/>
                  <w:sz w:val="18"/>
                </w:rPr>
                <w:t>1.1</w:t>
              </w:r>
              <w:r w:rsidRPr="00C31AA8">
                <w:rPr>
                  <w:sz w:val="18"/>
                  <w:szCs w:val="18"/>
                </w:rPr>
                <w:t xml:space="preserve"> Synopsis, </w:t>
              </w:r>
              <w:r w:rsidRPr="00C31AA8">
                <w:rPr>
                  <w:sz w:val="18"/>
                  <w:szCs w:val="22"/>
                </w:rPr>
                <w:t>Hypotheses, Objectives, and Endpoints</w:t>
              </w:r>
              <w:r w:rsidRPr="00C31AA8">
                <w:rPr>
                  <w:spacing w:val="-4"/>
                  <w:sz w:val="18"/>
                </w:rPr>
                <w:t>.</w:t>
              </w:r>
            </w:ins>
          </w:p>
          <w:p w14:paraId="49B37122" w14:textId="77777777" w:rsidR="00530B81" w:rsidRPr="00C31AA8" w:rsidRDefault="006B7357" w:rsidP="00227B97">
            <w:pPr>
              <w:pStyle w:val="TableLeft"/>
              <w:rPr>
                <w:ins w:id="368" w:author="Powell, Deana" w:date="2023-10-19T15:28:00Z"/>
                <w:sz w:val="18"/>
                <w:szCs w:val="22"/>
              </w:rPr>
            </w:pPr>
            <w:ins w:id="369" w:author="Powell, Deana" w:date="2023-10-19T15:28:00Z">
              <w:r w:rsidRPr="00C31AA8">
                <w:rPr>
                  <w:spacing w:val="-4"/>
                  <w:sz w:val="18"/>
                </w:rPr>
                <w:t>Participants in China will continue to have tumor imaging to meet a local regulatory requirement</w:t>
              </w:r>
              <w:r>
                <w:rPr>
                  <w:spacing w:val="-4"/>
                  <w:sz w:val="18"/>
                </w:rPr>
                <w:t>.</w:t>
              </w:r>
            </w:ins>
          </w:p>
        </w:tc>
      </w:tr>
      <w:tr w:rsidR="000121B5" w14:paraId="4B6BAA39" w14:textId="77777777" w:rsidTr="009C3398">
        <w:trPr>
          <w:ins w:id="370" w:author="Powell, Deana" w:date="2023-10-19T15:28:00Z"/>
        </w:trPr>
        <w:tc>
          <w:tcPr>
            <w:tcW w:w="2155" w:type="dxa"/>
            <w:vMerge/>
          </w:tcPr>
          <w:p w14:paraId="42BBC220" w14:textId="77777777" w:rsidR="00530B81" w:rsidRDefault="00530B81" w:rsidP="00530B81">
            <w:pPr>
              <w:pStyle w:val="TableLeft"/>
              <w:rPr>
                <w:ins w:id="371" w:author="Powell, Deana" w:date="2023-10-19T15:28:00Z"/>
                <w:sz w:val="18"/>
                <w:szCs w:val="22"/>
              </w:rPr>
            </w:pPr>
          </w:p>
        </w:tc>
        <w:tc>
          <w:tcPr>
            <w:tcW w:w="3600" w:type="dxa"/>
          </w:tcPr>
          <w:p w14:paraId="38132E9A" w14:textId="77777777" w:rsidR="00530B81" w:rsidRPr="00CB5540" w:rsidRDefault="006B7357" w:rsidP="00530B81">
            <w:pPr>
              <w:pStyle w:val="TableLeft"/>
              <w:rPr>
                <w:ins w:id="372" w:author="Powell, Deana" w:date="2023-10-19T15:28:00Z"/>
                <w:sz w:val="18"/>
                <w:szCs w:val="22"/>
              </w:rPr>
            </w:pPr>
            <w:ins w:id="373" w:author="Powell, Deana" w:date="2023-10-19T15:28:00Z">
              <w:r>
                <w:rPr>
                  <w:sz w:val="18"/>
                  <w:szCs w:val="22"/>
                </w:rPr>
                <w:t>Added information that p</w:t>
              </w:r>
              <w:r w:rsidRPr="00CB5540">
                <w:rPr>
                  <w:sz w:val="18"/>
                  <w:szCs w:val="22"/>
                </w:rPr>
                <w:t xml:space="preserve">articipants with RECIST 1.1 disease progression per local investigator assessment </w:t>
              </w:r>
              <w:r>
                <w:rPr>
                  <w:sz w:val="18"/>
                  <w:szCs w:val="22"/>
                </w:rPr>
                <w:t xml:space="preserve">may </w:t>
              </w:r>
              <w:r w:rsidRPr="00CB5540">
                <w:rPr>
                  <w:sz w:val="18"/>
                  <w:szCs w:val="22"/>
                </w:rPr>
                <w:t xml:space="preserve">continue pembrolizumab monotherapy </w:t>
              </w:r>
              <w:r>
                <w:rPr>
                  <w:sz w:val="18"/>
                  <w:szCs w:val="22"/>
                </w:rPr>
                <w:t xml:space="preserve">and </w:t>
              </w:r>
              <w:r w:rsidRPr="00634B14">
                <w:rPr>
                  <w:sz w:val="18"/>
                  <w:szCs w:val="22"/>
                </w:rPr>
                <w:t>discontinue lenvatinib</w:t>
              </w:r>
            </w:ins>
          </w:p>
        </w:tc>
        <w:tc>
          <w:tcPr>
            <w:tcW w:w="3240" w:type="dxa"/>
          </w:tcPr>
          <w:p w14:paraId="52EF8FC7" w14:textId="77777777" w:rsidR="00530B81" w:rsidRPr="00C31AA8" w:rsidRDefault="006B7357" w:rsidP="00530B81">
            <w:pPr>
              <w:pStyle w:val="TableLeft"/>
              <w:rPr>
                <w:ins w:id="374" w:author="Powell, Deana" w:date="2023-10-19T15:28:00Z"/>
                <w:sz w:val="18"/>
                <w:szCs w:val="22"/>
              </w:rPr>
            </w:pPr>
            <w:ins w:id="375" w:author="Powell, Deana" w:date="2023-10-19T15:28:00Z">
              <w:r w:rsidRPr="00C31AA8">
                <w:rPr>
                  <w:sz w:val="18"/>
                </w:rPr>
                <w:t xml:space="preserve">Refer to the rationale for Section </w:t>
              </w:r>
              <w:r w:rsidRPr="00C31AA8">
                <w:rPr>
                  <w:spacing w:val="-4"/>
                  <w:sz w:val="18"/>
                </w:rPr>
                <w:t>1.1</w:t>
              </w:r>
              <w:r w:rsidRPr="00C31AA8">
                <w:rPr>
                  <w:sz w:val="18"/>
                  <w:szCs w:val="18"/>
                </w:rPr>
                <w:t xml:space="preserve"> Synopsis, </w:t>
              </w:r>
              <w:r w:rsidRPr="00C31AA8">
                <w:rPr>
                  <w:sz w:val="18"/>
                  <w:szCs w:val="22"/>
                </w:rPr>
                <w:t>Hypotheses, Objectives, and Endpoints</w:t>
              </w:r>
            </w:ins>
          </w:p>
        </w:tc>
      </w:tr>
      <w:tr w:rsidR="000121B5" w14:paraId="7A7749EF" w14:textId="77777777" w:rsidTr="009C3398">
        <w:trPr>
          <w:ins w:id="376" w:author="Powell, Deana" w:date="2023-10-19T15:28:00Z"/>
        </w:trPr>
        <w:tc>
          <w:tcPr>
            <w:tcW w:w="2155" w:type="dxa"/>
            <w:vMerge/>
          </w:tcPr>
          <w:p w14:paraId="7C6E19E1" w14:textId="77777777" w:rsidR="00530B81" w:rsidRDefault="00530B81" w:rsidP="00F034AD">
            <w:pPr>
              <w:pStyle w:val="TableLeft"/>
              <w:rPr>
                <w:ins w:id="377" w:author="Powell, Deana" w:date="2023-10-19T15:28:00Z"/>
                <w:sz w:val="18"/>
                <w:szCs w:val="22"/>
              </w:rPr>
            </w:pPr>
          </w:p>
        </w:tc>
        <w:tc>
          <w:tcPr>
            <w:tcW w:w="3600" w:type="dxa"/>
          </w:tcPr>
          <w:p w14:paraId="26E3D064" w14:textId="77777777" w:rsidR="00530B81" w:rsidRDefault="006B7357" w:rsidP="00F034AD">
            <w:pPr>
              <w:pStyle w:val="TableLeft"/>
              <w:rPr>
                <w:ins w:id="378" w:author="Powell, Deana" w:date="2023-10-19T15:28:00Z"/>
                <w:sz w:val="18"/>
                <w:szCs w:val="22"/>
              </w:rPr>
            </w:pPr>
            <w:ins w:id="379" w:author="Powell, Deana" w:date="2023-10-19T15:28:00Z">
              <w:r>
                <w:rPr>
                  <w:sz w:val="18"/>
                  <w:szCs w:val="22"/>
                </w:rPr>
                <w:t xml:space="preserve">Added new information on the </w:t>
              </w:r>
              <w:r w:rsidRPr="00530B81">
                <w:rPr>
                  <w:sz w:val="18"/>
                  <w:szCs w:val="22"/>
                </w:rPr>
                <w:t>ALT or AST</w:t>
              </w:r>
              <w:r>
                <w:rPr>
                  <w:sz w:val="18"/>
                  <w:szCs w:val="22"/>
                </w:rPr>
                <w:t xml:space="preserve"> </w:t>
              </w:r>
              <w:r w:rsidRPr="00530B81">
                <w:rPr>
                  <w:sz w:val="18"/>
                  <w:szCs w:val="22"/>
                </w:rPr>
                <w:t>criteria</w:t>
              </w:r>
              <w:r>
                <w:rPr>
                  <w:sz w:val="18"/>
                  <w:szCs w:val="22"/>
                </w:rPr>
                <w:t xml:space="preserve"> for p</w:t>
              </w:r>
              <w:r w:rsidRPr="00CB5540">
                <w:rPr>
                  <w:sz w:val="18"/>
                  <w:szCs w:val="22"/>
                </w:rPr>
                <w:t xml:space="preserve">articipants </w:t>
              </w:r>
              <w:r>
                <w:rPr>
                  <w:sz w:val="18"/>
                  <w:szCs w:val="22"/>
                </w:rPr>
                <w:t>that r</w:t>
              </w:r>
              <w:r w:rsidRPr="00F034AD">
                <w:rPr>
                  <w:sz w:val="18"/>
                  <w:szCs w:val="22"/>
                </w:rPr>
                <w:t>eceiv</w:t>
              </w:r>
              <w:r>
                <w:rPr>
                  <w:sz w:val="18"/>
                  <w:szCs w:val="22"/>
                </w:rPr>
                <w:t>e</w:t>
              </w:r>
              <w:r w:rsidRPr="00F034AD">
                <w:rPr>
                  <w:sz w:val="18"/>
                  <w:szCs w:val="22"/>
                </w:rPr>
                <w:t xml:space="preserve"> the </w:t>
              </w:r>
              <w:r w:rsidRPr="00F034AD">
                <w:rPr>
                  <w:sz w:val="18"/>
                  <w:szCs w:val="22"/>
                </w:rPr>
                <w:lastRenderedPageBreak/>
                <w:t xml:space="preserve">combination therapy (pembrolizumab + lenvatinib) </w:t>
              </w:r>
              <w:r>
                <w:rPr>
                  <w:sz w:val="18"/>
                  <w:szCs w:val="22"/>
                </w:rPr>
                <w:t>to</w:t>
              </w:r>
              <w:r w:rsidRPr="00F034AD">
                <w:rPr>
                  <w:sz w:val="18"/>
                  <w:szCs w:val="22"/>
                </w:rPr>
                <w:t xml:space="preserve"> discontinue study therapy</w:t>
              </w:r>
            </w:ins>
          </w:p>
        </w:tc>
        <w:tc>
          <w:tcPr>
            <w:tcW w:w="3240" w:type="dxa"/>
          </w:tcPr>
          <w:p w14:paraId="0CBE455A" w14:textId="77777777" w:rsidR="00530B81" w:rsidRPr="00C31AA8" w:rsidRDefault="006B7357" w:rsidP="00F034AD">
            <w:pPr>
              <w:pStyle w:val="TableLeft"/>
              <w:rPr>
                <w:ins w:id="380" w:author="Powell, Deana" w:date="2023-10-19T15:28:00Z"/>
                <w:sz w:val="18"/>
                <w:szCs w:val="22"/>
              </w:rPr>
            </w:pPr>
            <w:ins w:id="381" w:author="Powell, Deana" w:date="2023-10-19T15:28:00Z">
              <w:r w:rsidRPr="00C31AA8">
                <w:rPr>
                  <w:sz w:val="18"/>
                </w:rPr>
                <w:lastRenderedPageBreak/>
                <w:t xml:space="preserve">Refer to the rationale for Section </w:t>
              </w:r>
              <w:r w:rsidRPr="00C31AA8">
                <w:rPr>
                  <w:spacing w:val="-4"/>
                  <w:sz w:val="18"/>
                </w:rPr>
                <w:t>1.1</w:t>
              </w:r>
              <w:r w:rsidRPr="00C31AA8">
                <w:rPr>
                  <w:sz w:val="18"/>
                  <w:szCs w:val="18"/>
                </w:rPr>
                <w:t xml:space="preserve"> Synopsis, </w:t>
              </w:r>
              <w:r w:rsidRPr="00C31AA8">
                <w:rPr>
                  <w:sz w:val="18"/>
                  <w:szCs w:val="22"/>
                </w:rPr>
                <w:t>Hypotheses, Objectives, and Endpoints</w:t>
              </w:r>
            </w:ins>
          </w:p>
        </w:tc>
      </w:tr>
      <w:tr w:rsidR="000121B5" w14:paraId="68320FAE" w14:textId="77777777" w:rsidTr="009C3398">
        <w:trPr>
          <w:ins w:id="382" w:author="Powell, Deana" w:date="2023-10-19T15:28:00Z"/>
        </w:trPr>
        <w:tc>
          <w:tcPr>
            <w:tcW w:w="2155" w:type="dxa"/>
          </w:tcPr>
          <w:p w14:paraId="4D5C5786" w14:textId="77777777" w:rsidR="00F034AD" w:rsidRPr="00C31AA8" w:rsidRDefault="006B7357" w:rsidP="00F034AD">
            <w:pPr>
              <w:pStyle w:val="TableLeft"/>
              <w:rPr>
                <w:ins w:id="383" w:author="Powell, Deana" w:date="2023-10-19T15:28:00Z"/>
                <w:sz w:val="18"/>
                <w:szCs w:val="18"/>
              </w:rPr>
            </w:pPr>
            <w:ins w:id="384" w:author="Powell, Deana" w:date="2023-10-19T15:28:00Z">
              <w:r w:rsidRPr="00C31AA8">
                <w:rPr>
                  <w:sz w:val="18"/>
                </w:rPr>
                <w:t>Section</w:t>
              </w:r>
              <w:r w:rsidRPr="00C31AA8">
                <w:rPr>
                  <w:spacing w:val="-12"/>
                  <w:sz w:val="18"/>
                </w:rPr>
                <w:t xml:space="preserve"> </w:t>
              </w:r>
              <w:r w:rsidRPr="00C31AA8">
                <w:rPr>
                  <w:sz w:val="18"/>
                </w:rPr>
                <w:t>8.1.10,</w:t>
              </w:r>
              <w:r w:rsidRPr="00C31AA8">
                <w:rPr>
                  <w:spacing w:val="-11"/>
                  <w:sz w:val="18"/>
                </w:rPr>
                <w:t xml:space="preserve"> </w:t>
              </w:r>
              <w:r w:rsidRPr="00C31AA8">
                <w:rPr>
                  <w:sz w:val="18"/>
                </w:rPr>
                <w:t xml:space="preserve">Participant </w:t>
              </w:r>
              <w:r w:rsidRPr="00C31AA8">
                <w:rPr>
                  <w:spacing w:val="-2"/>
                  <w:sz w:val="18"/>
                </w:rPr>
                <w:t>Blinding/Unblinding</w:t>
              </w:r>
            </w:ins>
          </w:p>
        </w:tc>
        <w:tc>
          <w:tcPr>
            <w:tcW w:w="3600" w:type="dxa"/>
          </w:tcPr>
          <w:p w14:paraId="6A9699B3" w14:textId="77777777" w:rsidR="00F034AD" w:rsidRPr="00C31AA8" w:rsidRDefault="006B7357" w:rsidP="00F034AD">
            <w:pPr>
              <w:pStyle w:val="TableLeft"/>
              <w:rPr>
                <w:ins w:id="385" w:author="Powell, Deana" w:date="2023-10-19T15:28:00Z"/>
                <w:sz w:val="18"/>
                <w:szCs w:val="18"/>
              </w:rPr>
            </w:pPr>
            <w:ins w:id="386" w:author="Powell, Deana" w:date="2023-10-19T15:28:00Z">
              <w:r>
                <w:rPr>
                  <w:sz w:val="18"/>
                </w:rPr>
                <w:t>Added text to indicate the s</w:t>
              </w:r>
              <w:r w:rsidRPr="00C31AA8">
                <w:rPr>
                  <w:sz w:val="18"/>
                </w:rPr>
                <w:t>tudy</w:t>
              </w:r>
              <w:r w:rsidRPr="00C31AA8">
                <w:rPr>
                  <w:spacing w:val="-4"/>
                  <w:sz w:val="18"/>
                </w:rPr>
                <w:t xml:space="preserve"> </w:t>
              </w:r>
              <w:r>
                <w:rPr>
                  <w:spacing w:val="-4"/>
                  <w:sz w:val="18"/>
                </w:rPr>
                <w:t xml:space="preserve">was </w:t>
              </w:r>
              <w:r w:rsidRPr="00C31AA8">
                <w:rPr>
                  <w:sz w:val="18"/>
                </w:rPr>
                <w:t>unblinded</w:t>
              </w:r>
              <w:r w:rsidRPr="00C31AA8">
                <w:rPr>
                  <w:spacing w:val="-3"/>
                  <w:sz w:val="18"/>
                </w:rPr>
                <w:t xml:space="preserve"> </w:t>
              </w:r>
              <w:r>
                <w:rPr>
                  <w:sz w:val="18"/>
                </w:rPr>
                <w:t>after</w:t>
              </w:r>
              <w:r w:rsidRPr="00C31AA8">
                <w:rPr>
                  <w:spacing w:val="-3"/>
                  <w:sz w:val="18"/>
                </w:rPr>
                <w:t xml:space="preserve"> </w:t>
              </w:r>
              <w:r w:rsidRPr="00C31AA8">
                <w:rPr>
                  <w:spacing w:val="-4"/>
                  <w:sz w:val="18"/>
                </w:rPr>
                <w:t>IA2.</w:t>
              </w:r>
            </w:ins>
          </w:p>
        </w:tc>
        <w:tc>
          <w:tcPr>
            <w:tcW w:w="3240" w:type="dxa"/>
          </w:tcPr>
          <w:p w14:paraId="2E93690E" w14:textId="77777777" w:rsidR="00F034AD" w:rsidRPr="00C31AA8" w:rsidRDefault="006B7357" w:rsidP="00F034AD">
            <w:pPr>
              <w:pStyle w:val="TableLeft"/>
              <w:rPr>
                <w:ins w:id="387" w:author="Powell, Deana" w:date="2023-10-19T15:28:00Z"/>
                <w:sz w:val="18"/>
                <w:szCs w:val="18"/>
              </w:rPr>
            </w:pPr>
            <w:ins w:id="388" w:author="Powell, Deana" w:date="2023-10-19T15:28:00Z">
              <w:r w:rsidRPr="00C31AA8">
                <w:rPr>
                  <w:sz w:val="18"/>
                </w:rPr>
                <w:t xml:space="preserve">Refer to the rationale for Section </w:t>
              </w:r>
              <w:r w:rsidRPr="00C31AA8">
                <w:rPr>
                  <w:spacing w:val="-4"/>
                  <w:sz w:val="18"/>
                </w:rPr>
                <w:t>1.1</w:t>
              </w:r>
              <w:r w:rsidRPr="00C31AA8">
                <w:rPr>
                  <w:sz w:val="18"/>
                  <w:szCs w:val="18"/>
                </w:rPr>
                <w:t xml:space="preserve"> Synopsis, </w:t>
              </w:r>
              <w:r w:rsidRPr="00C31AA8">
                <w:rPr>
                  <w:sz w:val="18"/>
                  <w:szCs w:val="22"/>
                </w:rPr>
                <w:t>Hypotheses, Objectives, and Endpoints</w:t>
              </w:r>
              <w:r w:rsidRPr="00C31AA8">
                <w:rPr>
                  <w:spacing w:val="-4"/>
                  <w:sz w:val="18"/>
                </w:rPr>
                <w:t>.</w:t>
              </w:r>
            </w:ins>
          </w:p>
        </w:tc>
      </w:tr>
      <w:tr w:rsidR="000121B5" w14:paraId="717367C7" w14:textId="77777777" w:rsidTr="009C3398">
        <w:trPr>
          <w:ins w:id="389" w:author="Powell, Deana" w:date="2023-10-19T15:28:00Z"/>
        </w:trPr>
        <w:tc>
          <w:tcPr>
            <w:tcW w:w="2155" w:type="dxa"/>
          </w:tcPr>
          <w:p w14:paraId="63907EFE" w14:textId="77777777" w:rsidR="00F034AD" w:rsidRPr="00C31AA8" w:rsidRDefault="006B7357" w:rsidP="00F034AD">
            <w:pPr>
              <w:pStyle w:val="TableLeft"/>
              <w:rPr>
                <w:ins w:id="390" w:author="Powell, Deana" w:date="2023-10-19T15:28:00Z"/>
                <w:sz w:val="18"/>
                <w:szCs w:val="18"/>
              </w:rPr>
            </w:pPr>
            <w:ins w:id="391" w:author="Powell, Deana" w:date="2023-10-19T15:28:00Z">
              <w:r w:rsidRPr="00C31AA8">
                <w:rPr>
                  <w:sz w:val="18"/>
                </w:rPr>
                <w:t>Section 8.2.1, Tumor Imaging</w:t>
              </w:r>
              <w:r w:rsidRPr="00C31AA8">
                <w:rPr>
                  <w:spacing w:val="-12"/>
                  <w:sz w:val="18"/>
                </w:rPr>
                <w:t xml:space="preserve"> </w:t>
              </w:r>
              <w:r w:rsidRPr="00C31AA8">
                <w:rPr>
                  <w:sz w:val="18"/>
                </w:rPr>
                <w:t>and</w:t>
              </w:r>
              <w:r w:rsidRPr="00C31AA8">
                <w:rPr>
                  <w:spacing w:val="-11"/>
                  <w:sz w:val="18"/>
                </w:rPr>
                <w:t xml:space="preserve"> </w:t>
              </w:r>
              <w:r w:rsidRPr="00C31AA8">
                <w:rPr>
                  <w:sz w:val="18"/>
                </w:rPr>
                <w:t>Assessment</w:t>
              </w:r>
              <w:r w:rsidRPr="00C31AA8">
                <w:rPr>
                  <w:spacing w:val="-11"/>
                  <w:sz w:val="18"/>
                </w:rPr>
                <w:t xml:space="preserve"> </w:t>
              </w:r>
              <w:r w:rsidRPr="00C31AA8">
                <w:rPr>
                  <w:sz w:val="18"/>
                </w:rPr>
                <w:t xml:space="preserve">of </w:t>
              </w:r>
              <w:r w:rsidRPr="00C31AA8">
                <w:rPr>
                  <w:spacing w:val="-2"/>
                  <w:sz w:val="18"/>
                </w:rPr>
                <w:t>Disease</w:t>
              </w:r>
            </w:ins>
          </w:p>
        </w:tc>
        <w:tc>
          <w:tcPr>
            <w:tcW w:w="3600" w:type="dxa"/>
          </w:tcPr>
          <w:p w14:paraId="3964CEFC" w14:textId="77777777" w:rsidR="00F034AD" w:rsidRPr="00C31AA8" w:rsidRDefault="006B7357" w:rsidP="00F034AD">
            <w:pPr>
              <w:pStyle w:val="TableLeft"/>
              <w:rPr>
                <w:ins w:id="392" w:author="Powell, Deana" w:date="2023-10-19T15:28:00Z"/>
                <w:sz w:val="18"/>
                <w:szCs w:val="18"/>
              </w:rPr>
            </w:pPr>
            <w:ins w:id="393" w:author="Powell, Deana" w:date="2023-10-19T15:28:00Z">
              <w:r w:rsidRPr="00C31AA8">
                <w:rPr>
                  <w:sz w:val="18"/>
                  <w:szCs w:val="18"/>
                </w:rPr>
                <w:t>Added new information that central tumor response assessments will be discontinued except for participants in China. Imaging scans will no longer be submitted to the iCRO nor read by</w:t>
              </w:r>
              <w:r w:rsidRPr="00C31AA8">
                <w:t xml:space="preserve"> </w:t>
              </w:r>
              <w:r w:rsidRPr="00C31AA8">
                <w:rPr>
                  <w:sz w:val="18"/>
                  <w:szCs w:val="18"/>
                </w:rPr>
                <w:t>BICR.</w:t>
              </w:r>
            </w:ins>
          </w:p>
        </w:tc>
        <w:tc>
          <w:tcPr>
            <w:tcW w:w="3240" w:type="dxa"/>
          </w:tcPr>
          <w:p w14:paraId="6B6564EC" w14:textId="77777777" w:rsidR="00F034AD" w:rsidRPr="00C31AA8" w:rsidRDefault="006B7357" w:rsidP="00F034AD">
            <w:pPr>
              <w:pStyle w:val="TableLeft"/>
              <w:rPr>
                <w:ins w:id="394" w:author="Powell, Deana" w:date="2023-10-19T15:28:00Z"/>
                <w:spacing w:val="-4"/>
                <w:sz w:val="18"/>
              </w:rPr>
            </w:pPr>
            <w:ins w:id="395" w:author="Powell, Deana" w:date="2023-10-19T15:28:00Z">
              <w:r w:rsidRPr="00C31AA8">
                <w:rPr>
                  <w:sz w:val="18"/>
                </w:rPr>
                <w:t xml:space="preserve">Refer to the rationale for Section </w:t>
              </w:r>
              <w:r w:rsidRPr="00C31AA8">
                <w:rPr>
                  <w:spacing w:val="-4"/>
                  <w:sz w:val="18"/>
                </w:rPr>
                <w:t>1.1</w:t>
              </w:r>
              <w:r w:rsidRPr="00C31AA8">
                <w:rPr>
                  <w:sz w:val="18"/>
                  <w:szCs w:val="18"/>
                </w:rPr>
                <w:t xml:space="preserve"> Synopsis, </w:t>
              </w:r>
              <w:r w:rsidRPr="00C31AA8">
                <w:rPr>
                  <w:sz w:val="18"/>
                  <w:szCs w:val="22"/>
                </w:rPr>
                <w:t>Hypotheses, Objectives, and Endpoints</w:t>
              </w:r>
              <w:r w:rsidRPr="00C31AA8">
                <w:rPr>
                  <w:spacing w:val="-4"/>
                  <w:sz w:val="18"/>
                </w:rPr>
                <w:t>.</w:t>
              </w:r>
            </w:ins>
          </w:p>
          <w:p w14:paraId="2BDDA799" w14:textId="77777777" w:rsidR="00F034AD" w:rsidRPr="00C31AA8" w:rsidRDefault="006B7357" w:rsidP="00F034AD">
            <w:pPr>
              <w:pStyle w:val="TableLeft"/>
              <w:rPr>
                <w:ins w:id="396" w:author="Powell, Deana" w:date="2023-10-19T15:28:00Z"/>
                <w:sz w:val="18"/>
                <w:szCs w:val="18"/>
              </w:rPr>
            </w:pPr>
            <w:ins w:id="397" w:author="Powell, Deana" w:date="2023-10-19T15:28:00Z">
              <w:r w:rsidRPr="00C31AA8">
                <w:rPr>
                  <w:spacing w:val="-4"/>
                  <w:sz w:val="18"/>
                </w:rPr>
                <w:t>Participants in China will continue to have tumor imaging to meet a local regulatory requirement</w:t>
              </w:r>
              <w:r>
                <w:rPr>
                  <w:spacing w:val="-4"/>
                  <w:sz w:val="18"/>
                </w:rPr>
                <w:t>.</w:t>
              </w:r>
            </w:ins>
          </w:p>
        </w:tc>
      </w:tr>
      <w:tr w:rsidR="000121B5" w14:paraId="3B3D18F4" w14:textId="77777777" w:rsidTr="009C3398">
        <w:trPr>
          <w:ins w:id="398" w:author="Powell, Deana" w:date="2023-10-19T15:28:00Z"/>
        </w:trPr>
        <w:tc>
          <w:tcPr>
            <w:tcW w:w="2155" w:type="dxa"/>
          </w:tcPr>
          <w:p w14:paraId="73613D45" w14:textId="77777777" w:rsidR="00F034AD" w:rsidRPr="00C31AA8" w:rsidRDefault="006B7357" w:rsidP="009C3398">
            <w:pPr>
              <w:pStyle w:val="TableLeft"/>
              <w:keepNext/>
              <w:rPr>
                <w:ins w:id="399" w:author="Powell, Deana" w:date="2023-10-19T15:28:00Z"/>
                <w:sz w:val="18"/>
                <w:szCs w:val="18"/>
              </w:rPr>
            </w:pPr>
            <w:ins w:id="400" w:author="Powell, Deana" w:date="2023-10-19T15:28:00Z">
              <w:r w:rsidRPr="00C31AA8">
                <w:rPr>
                  <w:sz w:val="18"/>
                </w:rPr>
                <w:t>Section 8.2.1.3, End-of- treatment</w:t>
              </w:r>
              <w:r w:rsidRPr="00C31AA8">
                <w:rPr>
                  <w:spacing w:val="-12"/>
                  <w:sz w:val="18"/>
                </w:rPr>
                <w:t xml:space="preserve"> </w:t>
              </w:r>
              <w:r w:rsidRPr="00C31AA8">
                <w:rPr>
                  <w:sz w:val="18"/>
                </w:rPr>
                <w:t>and</w:t>
              </w:r>
              <w:r w:rsidRPr="00C31AA8">
                <w:rPr>
                  <w:spacing w:val="-11"/>
                  <w:sz w:val="18"/>
                </w:rPr>
                <w:t xml:space="preserve"> </w:t>
              </w:r>
              <w:r w:rsidRPr="00C31AA8">
                <w:rPr>
                  <w:sz w:val="18"/>
                </w:rPr>
                <w:t>Follow-up Tumor Scans</w:t>
              </w:r>
            </w:ins>
          </w:p>
        </w:tc>
        <w:tc>
          <w:tcPr>
            <w:tcW w:w="3600" w:type="dxa"/>
          </w:tcPr>
          <w:p w14:paraId="74786332" w14:textId="77777777" w:rsidR="00F034AD" w:rsidRPr="00C31AA8" w:rsidRDefault="006B7357" w:rsidP="00F034AD">
            <w:pPr>
              <w:pStyle w:val="TableLeft"/>
              <w:rPr>
                <w:ins w:id="401" w:author="Powell, Deana" w:date="2023-10-19T15:28:00Z"/>
                <w:sz w:val="18"/>
                <w:szCs w:val="18"/>
              </w:rPr>
            </w:pPr>
            <w:ins w:id="402" w:author="Powell, Deana" w:date="2023-10-19T15:28:00Z">
              <w:r w:rsidRPr="00C31AA8">
                <w:rPr>
                  <w:spacing w:val="-2"/>
                  <w:sz w:val="18"/>
                </w:rPr>
                <w:t>Added new information that follow-up tumor imaging is only required for participants who are candidate</w:t>
              </w:r>
              <w:r>
                <w:rPr>
                  <w:spacing w:val="-2"/>
                  <w:sz w:val="18"/>
                </w:rPr>
                <w:t>s</w:t>
              </w:r>
              <w:r w:rsidRPr="00C31AA8">
                <w:rPr>
                  <w:spacing w:val="-2"/>
                  <w:sz w:val="18"/>
                </w:rPr>
                <w:t xml:space="preserve"> for Second Course treatment and for participants in China.</w:t>
              </w:r>
            </w:ins>
          </w:p>
        </w:tc>
        <w:tc>
          <w:tcPr>
            <w:tcW w:w="3240" w:type="dxa"/>
          </w:tcPr>
          <w:p w14:paraId="49825AFE" w14:textId="77777777" w:rsidR="00F034AD" w:rsidRPr="00C31AA8" w:rsidRDefault="006B7357" w:rsidP="00F034AD">
            <w:pPr>
              <w:pStyle w:val="TableLeft"/>
              <w:rPr>
                <w:ins w:id="403" w:author="Powell, Deana" w:date="2023-10-19T15:28:00Z"/>
                <w:spacing w:val="-4"/>
                <w:sz w:val="18"/>
              </w:rPr>
            </w:pPr>
            <w:ins w:id="404" w:author="Powell, Deana" w:date="2023-10-19T15:28:00Z">
              <w:r w:rsidRPr="00C31AA8">
                <w:rPr>
                  <w:sz w:val="18"/>
                </w:rPr>
                <w:t xml:space="preserve">Refer to the rationale for Section </w:t>
              </w:r>
              <w:r w:rsidRPr="00C31AA8">
                <w:rPr>
                  <w:spacing w:val="-4"/>
                  <w:sz w:val="18"/>
                </w:rPr>
                <w:t>1.1</w:t>
              </w:r>
              <w:r w:rsidRPr="00C31AA8">
                <w:rPr>
                  <w:sz w:val="18"/>
                  <w:szCs w:val="18"/>
                </w:rPr>
                <w:t xml:space="preserve"> Synopsis, </w:t>
              </w:r>
              <w:r w:rsidRPr="00C31AA8">
                <w:rPr>
                  <w:sz w:val="18"/>
                  <w:szCs w:val="22"/>
                </w:rPr>
                <w:t>Hypotheses, Objectives, and Endpoints</w:t>
              </w:r>
              <w:r w:rsidRPr="00C31AA8">
                <w:rPr>
                  <w:spacing w:val="-4"/>
                  <w:sz w:val="18"/>
                </w:rPr>
                <w:t>.</w:t>
              </w:r>
            </w:ins>
          </w:p>
          <w:p w14:paraId="28E9966B" w14:textId="77777777" w:rsidR="00F034AD" w:rsidRPr="00C31AA8" w:rsidRDefault="006B7357" w:rsidP="00F034AD">
            <w:pPr>
              <w:pStyle w:val="TableLeft"/>
              <w:rPr>
                <w:ins w:id="405" w:author="Powell, Deana" w:date="2023-10-19T15:28:00Z"/>
                <w:spacing w:val="-4"/>
                <w:sz w:val="18"/>
              </w:rPr>
            </w:pPr>
            <w:ins w:id="406" w:author="Powell, Deana" w:date="2023-10-19T15:28:00Z">
              <w:r w:rsidRPr="00C31AA8">
                <w:rPr>
                  <w:spacing w:val="-2"/>
                  <w:sz w:val="18"/>
                </w:rPr>
                <w:t>Participants who are candidate for Second Course treatment will continue Efficacy Follow-up Visits to allow transition into Second Course treatment.</w:t>
              </w:r>
            </w:ins>
          </w:p>
          <w:p w14:paraId="243C600A" w14:textId="77777777" w:rsidR="00F034AD" w:rsidRPr="00C31AA8" w:rsidRDefault="006B7357" w:rsidP="00F034AD">
            <w:pPr>
              <w:pStyle w:val="TableLeft"/>
              <w:rPr>
                <w:ins w:id="407" w:author="Powell, Deana" w:date="2023-10-19T15:28:00Z"/>
                <w:sz w:val="18"/>
                <w:szCs w:val="18"/>
              </w:rPr>
            </w:pPr>
            <w:ins w:id="408" w:author="Powell, Deana" w:date="2023-10-19T15:28:00Z">
              <w:r w:rsidRPr="00C31AA8">
                <w:rPr>
                  <w:spacing w:val="-4"/>
                  <w:sz w:val="18"/>
                </w:rPr>
                <w:t>Participants in China will continue to have tumor imaging to meet a local regulatory requirement</w:t>
              </w:r>
            </w:ins>
          </w:p>
        </w:tc>
      </w:tr>
      <w:tr w:rsidR="000121B5" w14:paraId="2662CB57" w14:textId="77777777" w:rsidTr="009C3398">
        <w:trPr>
          <w:ins w:id="409" w:author="Powell, Deana" w:date="2023-10-19T15:28:00Z"/>
        </w:trPr>
        <w:tc>
          <w:tcPr>
            <w:tcW w:w="2155" w:type="dxa"/>
          </w:tcPr>
          <w:p w14:paraId="31F320C2" w14:textId="77777777" w:rsidR="00F034AD" w:rsidRPr="00C31AA8" w:rsidRDefault="006B7357" w:rsidP="00F034AD">
            <w:pPr>
              <w:pStyle w:val="TableLeft"/>
              <w:rPr>
                <w:ins w:id="410" w:author="Powell, Deana" w:date="2023-10-19T15:28:00Z"/>
                <w:sz w:val="18"/>
                <w:szCs w:val="18"/>
              </w:rPr>
            </w:pPr>
            <w:ins w:id="411" w:author="Powell, Deana" w:date="2023-10-19T15:28:00Z">
              <w:r w:rsidRPr="00C31AA8">
                <w:rPr>
                  <w:sz w:val="18"/>
                </w:rPr>
                <w:t>Section</w:t>
              </w:r>
              <w:r w:rsidRPr="00C31AA8">
                <w:rPr>
                  <w:spacing w:val="-12"/>
                  <w:sz w:val="18"/>
                </w:rPr>
                <w:t xml:space="preserve"> </w:t>
              </w:r>
              <w:r w:rsidRPr="00C31AA8">
                <w:rPr>
                  <w:sz w:val="18"/>
                </w:rPr>
                <w:t>8.2.2,</w:t>
              </w:r>
              <w:r w:rsidRPr="00C31AA8">
                <w:rPr>
                  <w:spacing w:val="-11"/>
                  <w:sz w:val="18"/>
                </w:rPr>
                <w:t xml:space="preserve"> </w:t>
              </w:r>
              <w:r w:rsidRPr="00C31AA8">
                <w:rPr>
                  <w:sz w:val="18"/>
                </w:rPr>
                <w:t>Patient- reported Outcomes</w:t>
              </w:r>
            </w:ins>
          </w:p>
        </w:tc>
        <w:tc>
          <w:tcPr>
            <w:tcW w:w="3600" w:type="dxa"/>
          </w:tcPr>
          <w:p w14:paraId="573C7D54" w14:textId="77777777" w:rsidR="00F034AD" w:rsidRPr="00C31AA8" w:rsidRDefault="006B7357" w:rsidP="00F034AD">
            <w:pPr>
              <w:pStyle w:val="TableLeft"/>
              <w:rPr>
                <w:ins w:id="412" w:author="Powell, Deana" w:date="2023-10-19T15:28:00Z"/>
                <w:sz w:val="18"/>
                <w:szCs w:val="18"/>
              </w:rPr>
            </w:pPr>
            <w:ins w:id="413" w:author="Powell, Deana" w:date="2023-10-19T15:28:00Z">
              <w:r w:rsidRPr="00C31AA8">
                <w:rPr>
                  <w:sz w:val="18"/>
                </w:rPr>
                <w:t>A</w:t>
              </w:r>
              <w:r>
                <w:rPr>
                  <w:sz w:val="18"/>
                </w:rPr>
                <w:t>dded text to indicate ePRO a</w:t>
              </w:r>
              <w:r w:rsidRPr="00C31AA8">
                <w:rPr>
                  <w:sz w:val="18"/>
                </w:rPr>
                <w:t>ssessments</w:t>
              </w:r>
              <w:r w:rsidRPr="00C31AA8">
                <w:rPr>
                  <w:spacing w:val="-6"/>
                  <w:sz w:val="18"/>
                </w:rPr>
                <w:t xml:space="preserve"> </w:t>
              </w:r>
              <w:r w:rsidRPr="00C31AA8">
                <w:rPr>
                  <w:sz w:val="18"/>
                </w:rPr>
                <w:t>will</w:t>
              </w:r>
              <w:r w:rsidRPr="00C31AA8">
                <w:rPr>
                  <w:spacing w:val="-6"/>
                  <w:sz w:val="18"/>
                </w:rPr>
                <w:t xml:space="preserve"> </w:t>
              </w:r>
              <w:r w:rsidRPr="00C31AA8">
                <w:rPr>
                  <w:sz w:val="18"/>
                </w:rPr>
                <w:t>be</w:t>
              </w:r>
              <w:r w:rsidRPr="00C31AA8">
                <w:rPr>
                  <w:spacing w:val="-5"/>
                  <w:sz w:val="18"/>
                </w:rPr>
                <w:t xml:space="preserve"> </w:t>
              </w:r>
              <w:r w:rsidRPr="00C31AA8">
                <w:rPr>
                  <w:spacing w:val="-2"/>
                  <w:sz w:val="18"/>
                </w:rPr>
                <w:t>discontinued.</w:t>
              </w:r>
            </w:ins>
          </w:p>
        </w:tc>
        <w:tc>
          <w:tcPr>
            <w:tcW w:w="3240" w:type="dxa"/>
          </w:tcPr>
          <w:p w14:paraId="46A0EAF6" w14:textId="77777777" w:rsidR="00F034AD" w:rsidRPr="00C31AA8" w:rsidRDefault="006B7357" w:rsidP="00F034AD">
            <w:pPr>
              <w:pStyle w:val="TableLeft"/>
              <w:rPr>
                <w:ins w:id="414" w:author="Powell, Deana" w:date="2023-10-19T15:28:00Z"/>
                <w:sz w:val="18"/>
                <w:szCs w:val="18"/>
              </w:rPr>
            </w:pPr>
            <w:ins w:id="415" w:author="Powell, Deana" w:date="2023-10-19T15:28:00Z">
              <w:r w:rsidRPr="00C31AA8">
                <w:rPr>
                  <w:sz w:val="18"/>
                </w:rPr>
                <w:t xml:space="preserve">Refer to the rationale for Section </w:t>
              </w:r>
              <w:r w:rsidRPr="00C31AA8">
                <w:rPr>
                  <w:spacing w:val="-4"/>
                  <w:sz w:val="18"/>
                </w:rPr>
                <w:t>1.1</w:t>
              </w:r>
              <w:r w:rsidRPr="00C31AA8">
                <w:rPr>
                  <w:sz w:val="18"/>
                  <w:szCs w:val="18"/>
                </w:rPr>
                <w:t xml:space="preserve"> Synopsis, </w:t>
              </w:r>
              <w:r w:rsidRPr="00C31AA8">
                <w:rPr>
                  <w:sz w:val="18"/>
                  <w:szCs w:val="22"/>
                </w:rPr>
                <w:t>Hypotheses, Objectives, and Endpoints</w:t>
              </w:r>
              <w:r w:rsidRPr="00C31AA8">
                <w:rPr>
                  <w:spacing w:val="-4"/>
                  <w:sz w:val="18"/>
                </w:rPr>
                <w:t>.</w:t>
              </w:r>
            </w:ins>
          </w:p>
        </w:tc>
      </w:tr>
      <w:tr w:rsidR="000121B5" w14:paraId="2C9D6D44" w14:textId="77777777" w:rsidTr="009C3398">
        <w:trPr>
          <w:ins w:id="416" w:author="Powell, Deana" w:date="2023-10-19T15:28:00Z"/>
        </w:trPr>
        <w:tc>
          <w:tcPr>
            <w:tcW w:w="2155" w:type="dxa"/>
          </w:tcPr>
          <w:p w14:paraId="371F98A1" w14:textId="77777777" w:rsidR="009348B1" w:rsidRPr="00C31AA8" w:rsidRDefault="006B7357" w:rsidP="00F034AD">
            <w:pPr>
              <w:pStyle w:val="TableLeft"/>
              <w:rPr>
                <w:ins w:id="417" w:author="Powell, Deana" w:date="2023-10-19T15:28:00Z"/>
                <w:sz w:val="18"/>
              </w:rPr>
            </w:pPr>
            <w:ins w:id="418" w:author="Powell, Deana" w:date="2023-10-19T15:28:00Z">
              <w:r>
                <w:rPr>
                  <w:sz w:val="18"/>
                </w:rPr>
                <w:t>Section 8.3.5.2, Pregnancy Testing</w:t>
              </w:r>
            </w:ins>
          </w:p>
        </w:tc>
        <w:tc>
          <w:tcPr>
            <w:tcW w:w="3600" w:type="dxa"/>
          </w:tcPr>
          <w:p w14:paraId="522F3207" w14:textId="77777777" w:rsidR="009348B1" w:rsidRPr="00C31AA8" w:rsidRDefault="006B7357" w:rsidP="00F034AD">
            <w:pPr>
              <w:pStyle w:val="TableLeft"/>
              <w:rPr>
                <w:ins w:id="419" w:author="Powell, Deana" w:date="2023-10-19T15:28:00Z"/>
                <w:sz w:val="18"/>
              </w:rPr>
            </w:pPr>
            <w:ins w:id="420" w:author="Powell, Deana" w:date="2023-10-19T15:28:00Z">
              <w:r>
                <w:rPr>
                  <w:sz w:val="18"/>
                </w:rPr>
                <w:t>Added text to clarify when p</w:t>
              </w:r>
              <w:r w:rsidRPr="009348B1">
                <w:rPr>
                  <w:sz w:val="18"/>
                </w:rPr>
                <w:t>regnancy testing (urine or serum) should be conducted as per SoA</w:t>
              </w:r>
              <w:r>
                <w:rPr>
                  <w:sz w:val="18"/>
                </w:rPr>
                <w:t>.</w:t>
              </w:r>
            </w:ins>
          </w:p>
        </w:tc>
        <w:tc>
          <w:tcPr>
            <w:tcW w:w="3240" w:type="dxa"/>
          </w:tcPr>
          <w:p w14:paraId="779F12B4" w14:textId="77777777" w:rsidR="009348B1" w:rsidRPr="00C31AA8" w:rsidRDefault="006B7357" w:rsidP="00F034AD">
            <w:pPr>
              <w:pStyle w:val="TableLeft"/>
              <w:rPr>
                <w:ins w:id="421" w:author="Powell, Deana" w:date="2023-10-19T15:28:00Z"/>
                <w:sz w:val="18"/>
              </w:rPr>
            </w:pPr>
            <w:ins w:id="422" w:author="Powell, Deana" w:date="2023-10-19T15:28:00Z">
              <w:r>
                <w:rPr>
                  <w:sz w:val="18"/>
                </w:rPr>
                <w:t>Clarification of pregnancy testing for participants.</w:t>
              </w:r>
            </w:ins>
          </w:p>
        </w:tc>
      </w:tr>
      <w:tr w:rsidR="000121B5" w14:paraId="37F0821C" w14:textId="77777777" w:rsidTr="009C3398">
        <w:trPr>
          <w:ins w:id="423" w:author="Powell, Deana" w:date="2023-10-19T15:28:00Z"/>
        </w:trPr>
        <w:tc>
          <w:tcPr>
            <w:tcW w:w="2155" w:type="dxa"/>
          </w:tcPr>
          <w:p w14:paraId="2E759682" w14:textId="77777777" w:rsidR="00F034AD" w:rsidRPr="00C31AA8" w:rsidRDefault="006B7357" w:rsidP="00F034AD">
            <w:pPr>
              <w:pStyle w:val="TableLeft"/>
              <w:rPr>
                <w:ins w:id="424" w:author="Powell, Deana" w:date="2023-10-19T15:28:00Z"/>
                <w:sz w:val="18"/>
                <w:szCs w:val="18"/>
              </w:rPr>
            </w:pPr>
            <w:ins w:id="425" w:author="Powell, Deana" w:date="2023-10-19T15:28:00Z">
              <w:r w:rsidRPr="00C31AA8">
                <w:rPr>
                  <w:sz w:val="18"/>
                </w:rPr>
                <w:t>Section</w:t>
              </w:r>
              <w:r w:rsidRPr="00C31AA8">
                <w:rPr>
                  <w:spacing w:val="-3"/>
                  <w:sz w:val="18"/>
                </w:rPr>
                <w:t xml:space="preserve"> </w:t>
              </w:r>
              <w:r w:rsidRPr="00C31AA8">
                <w:rPr>
                  <w:sz w:val="18"/>
                </w:rPr>
                <w:t>8.8,</w:t>
              </w:r>
              <w:r w:rsidRPr="00C31AA8">
                <w:rPr>
                  <w:spacing w:val="1"/>
                  <w:sz w:val="18"/>
                </w:rPr>
                <w:t xml:space="preserve"> </w:t>
              </w:r>
              <w:r w:rsidRPr="00C31AA8">
                <w:rPr>
                  <w:spacing w:val="-2"/>
                  <w:sz w:val="18"/>
                </w:rPr>
                <w:t>Biomarkers</w:t>
              </w:r>
            </w:ins>
          </w:p>
        </w:tc>
        <w:tc>
          <w:tcPr>
            <w:tcW w:w="3600" w:type="dxa"/>
          </w:tcPr>
          <w:p w14:paraId="701BB3AB" w14:textId="77777777" w:rsidR="00F034AD" w:rsidRPr="00C31AA8" w:rsidRDefault="006B7357" w:rsidP="00F034AD">
            <w:pPr>
              <w:pStyle w:val="TableLeft"/>
              <w:rPr>
                <w:ins w:id="426" w:author="Powell, Deana" w:date="2023-10-19T15:28:00Z"/>
                <w:sz w:val="18"/>
                <w:szCs w:val="18"/>
              </w:rPr>
            </w:pPr>
            <w:ins w:id="427" w:author="Powell, Deana" w:date="2023-10-19T15:28:00Z">
              <w:r>
                <w:rPr>
                  <w:sz w:val="18"/>
                </w:rPr>
                <w:t>Added text to indicate biomarker s</w:t>
              </w:r>
              <w:r w:rsidRPr="00C31AA8">
                <w:rPr>
                  <w:sz w:val="18"/>
                </w:rPr>
                <w:t>ample</w:t>
              </w:r>
              <w:r w:rsidRPr="00C31AA8">
                <w:rPr>
                  <w:spacing w:val="-5"/>
                  <w:sz w:val="18"/>
                </w:rPr>
                <w:t xml:space="preserve"> </w:t>
              </w:r>
              <w:r w:rsidRPr="00C31AA8">
                <w:rPr>
                  <w:sz w:val="18"/>
                </w:rPr>
                <w:t>collections</w:t>
              </w:r>
              <w:r w:rsidRPr="00C31AA8">
                <w:rPr>
                  <w:spacing w:val="-5"/>
                  <w:sz w:val="18"/>
                </w:rPr>
                <w:t xml:space="preserve"> </w:t>
              </w:r>
              <w:r w:rsidRPr="00C31AA8">
                <w:rPr>
                  <w:sz w:val="18"/>
                </w:rPr>
                <w:t>will</w:t>
              </w:r>
              <w:r w:rsidRPr="00C31AA8">
                <w:rPr>
                  <w:spacing w:val="-5"/>
                  <w:sz w:val="18"/>
                </w:rPr>
                <w:t xml:space="preserve"> </w:t>
              </w:r>
              <w:r w:rsidRPr="00C31AA8">
                <w:rPr>
                  <w:sz w:val="18"/>
                </w:rPr>
                <w:t>be</w:t>
              </w:r>
              <w:r w:rsidRPr="00C31AA8">
                <w:rPr>
                  <w:spacing w:val="-4"/>
                  <w:sz w:val="18"/>
                </w:rPr>
                <w:t xml:space="preserve"> </w:t>
              </w:r>
              <w:r w:rsidRPr="00C31AA8">
                <w:rPr>
                  <w:spacing w:val="-2"/>
                  <w:sz w:val="18"/>
                </w:rPr>
                <w:t>discontinued.</w:t>
              </w:r>
            </w:ins>
          </w:p>
        </w:tc>
        <w:tc>
          <w:tcPr>
            <w:tcW w:w="3240" w:type="dxa"/>
          </w:tcPr>
          <w:p w14:paraId="71C89B08" w14:textId="77777777" w:rsidR="00F034AD" w:rsidRPr="00C31AA8" w:rsidRDefault="006B7357" w:rsidP="00F034AD">
            <w:pPr>
              <w:pStyle w:val="TableLeft"/>
              <w:rPr>
                <w:ins w:id="428" w:author="Powell, Deana" w:date="2023-10-19T15:28:00Z"/>
                <w:sz w:val="18"/>
                <w:szCs w:val="18"/>
              </w:rPr>
            </w:pPr>
            <w:ins w:id="429" w:author="Powell, Deana" w:date="2023-10-19T15:28:00Z">
              <w:r w:rsidRPr="00C31AA8">
                <w:rPr>
                  <w:sz w:val="18"/>
                </w:rPr>
                <w:t xml:space="preserve">Refer to the rationale for Section </w:t>
              </w:r>
              <w:r w:rsidRPr="00C31AA8">
                <w:rPr>
                  <w:spacing w:val="-4"/>
                  <w:sz w:val="18"/>
                </w:rPr>
                <w:t>1.1</w:t>
              </w:r>
              <w:r w:rsidRPr="00C31AA8">
                <w:rPr>
                  <w:sz w:val="18"/>
                  <w:szCs w:val="18"/>
                </w:rPr>
                <w:t xml:space="preserve"> Synopsis, </w:t>
              </w:r>
              <w:r w:rsidRPr="00C31AA8">
                <w:rPr>
                  <w:sz w:val="18"/>
                  <w:szCs w:val="22"/>
                </w:rPr>
                <w:t>Hypotheses, Objectives, and Endpoints</w:t>
              </w:r>
              <w:r w:rsidRPr="00C31AA8">
                <w:rPr>
                  <w:spacing w:val="-4"/>
                  <w:sz w:val="18"/>
                </w:rPr>
                <w:t>.</w:t>
              </w:r>
            </w:ins>
          </w:p>
        </w:tc>
      </w:tr>
      <w:tr w:rsidR="000121B5" w14:paraId="04D41BD7" w14:textId="77777777" w:rsidTr="009C3398">
        <w:trPr>
          <w:ins w:id="430" w:author="Powell, Deana" w:date="2023-10-19T15:28:00Z"/>
        </w:trPr>
        <w:tc>
          <w:tcPr>
            <w:tcW w:w="2155" w:type="dxa"/>
          </w:tcPr>
          <w:p w14:paraId="20BC3DEC" w14:textId="77777777" w:rsidR="00703BA7" w:rsidRPr="00C31AA8" w:rsidRDefault="006B7357" w:rsidP="00F034AD">
            <w:pPr>
              <w:pStyle w:val="TableLeft"/>
              <w:rPr>
                <w:ins w:id="431" w:author="Powell, Deana" w:date="2023-10-19T15:28:00Z"/>
                <w:sz w:val="18"/>
              </w:rPr>
            </w:pPr>
            <w:ins w:id="432" w:author="Powell, Deana" w:date="2023-10-19T15:28:00Z">
              <w:r>
                <w:rPr>
                  <w:sz w:val="18"/>
                </w:rPr>
                <w:t xml:space="preserve">Section 8.9, Future Biomedical Research </w:t>
              </w:r>
              <w:r w:rsidR="006B3718">
                <w:rPr>
                  <w:sz w:val="18"/>
                </w:rPr>
                <w:t>Sample Collection</w:t>
              </w:r>
            </w:ins>
          </w:p>
        </w:tc>
        <w:tc>
          <w:tcPr>
            <w:tcW w:w="3600" w:type="dxa"/>
          </w:tcPr>
          <w:p w14:paraId="70A040BA" w14:textId="77777777" w:rsidR="00703BA7" w:rsidRPr="00C31AA8" w:rsidRDefault="006B7357" w:rsidP="00F034AD">
            <w:pPr>
              <w:pStyle w:val="TableLeft"/>
              <w:rPr>
                <w:ins w:id="433" w:author="Powell, Deana" w:date="2023-10-19T15:28:00Z"/>
                <w:sz w:val="18"/>
              </w:rPr>
            </w:pPr>
            <w:ins w:id="434" w:author="Powell, Deana" w:date="2023-10-19T15:28:00Z">
              <w:r>
                <w:rPr>
                  <w:sz w:val="18"/>
                </w:rPr>
                <w:t>Added new information on FBR sample collection.</w:t>
              </w:r>
            </w:ins>
          </w:p>
        </w:tc>
        <w:tc>
          <w:tcPr>
            <w:tcW w:w="3240" w:type="dxa"/>
          </w:tcPr>
          <w:p w14:paraId="4EE01009" w14:textId="77777777" w:rsidR="00703BA7" w:rsidRPr="00C31AA8" w:rsidRDefault="006B7357" w:rsidP="00F034AD">
            <w:pPr>
              <w:pStyle w:val="TableLeft"/>
              <w:rPr>
                <w:ins w:id="435" w:author="Powell, Deana" w:date="2023-10-19T15:28:00Z"/>
                <w:sz w:val="18"/>
              </w:rPr>
            </w:pPr>
            <w:ins w:id="436" w:author="Powell, Deana" w:date="2023-10-19T15:28:00Z">
              <w:r w:rsidRPr="006B3718">
                <w:rPr>
                  <w:sz w:val="18"/>
                </w:rPr>
                <w:t>Consistency with standard protocol content.</w:t>
              </w:r>
            </w:ins>
          </w:p>
        </w:tc>
      </w:tr>
      <w:tr w:rsidR="000121B5" w14:paraId="7B80BC53" w14:textId="77777777" w:rsidTr="009C3398">
        <w:trPr>
          <w:ins w:id="437" w:author="Powell, Deana" w:date="2023-10-19T15:28:00Z"/>
        </w:trPr>
        <w:tc>
          <w:tcPr>
            <w:tcW w:w="2155" w:type="dxa"/>
          </w:tcPr>
          <w:p w14:paraId="583CB02A" w14:textId="77777777" w:rsidR="00F034AD" w:rsidRPr="00C31AA8" w:rsidRDefault="006B7357" w:rsidP="00F034AD">
            <w:pPr>
              <w:pStyle w:val="TableLeft"/>
              <w:rPr>
                <w:ins w:id="438" w:author="Powell, Deana" w:date="2023-10-19T15:28:00Z"/>
                <w:sz w:val="18"/>
                <w:szCs w:val="18"/>
              </w:rPr>
            </w:pPr>
            <w:ins w:id="439" w:author="Powell, Deana" w:date="2023-10-19T15:28:00Z">
              <w:r w:rsidRPr="00C31AA8">
                <w:rPr>
                  <w:sz w:val="18"/>
                </w:rPr>
                <w:t>Section</w:t>
              </w:r>
              <w:r w:rsidRPr="00C31AA8">
                <w:rPr>
                  <w:spacing w:val="-12"/>
                  <w:sz w:val="18"/>
                </w:rPr>
                <w:t xml:space="preserve"> </w:t>
              </w:r>
              <w:r w:rsidRPr="00C31AA8">
                <w:rPr>
                  <w:sz w:val="18"/>
                </w:rPr>
                <w:t>8.11.5.2,</w:t>
              </w:r>
              <w:r w:rsidRPr="00C31AA8">
                <w:rPr>
                  <w:spacing w:val="-11"/>
                  <w:sz w:val="18"/>
                </w:rPr>
                <w:t xml:space="preserve"> </w:t>
              </w:r>
              <w:r w:rsidRPr="00C31AA8">
                <w:rPr>
                  <w:sz w:val="18"/>
                </w:rPr>
                <w:t>Efficacy Follow-up Visits</w:t>
              </w:r>
            </w:ins>
          </w:p>
        </w:tc>
        <w:tc>
          <w:tcPr>
            <w:tcW w:w="3600" w:type="dxa"/>
          </w:tcPr>
          <w:p w14:paraId="2B3F29C7" w14:textId="77777777" w:rsidR="00F034AD" w:rsidRPr="00C31AA8" w:rsidRDefault="006B7357" w:rsidP="00F034AD">
            <w:pPr>
              <w:pStyle w:val="TableLeft"/>
              <w:rPr>
                <w:ins w:id="440" w:author="Powell, Deana" w:date="2023-10-19T15:28:00Z"/>
                <w:sz w:val="18"/>
                <w:szCs w:val="18"/>
              </w:rPr>
            </w:pPr>
            <w:ins w:id="441" w:author="Powell, Deana" w:date="2023-10-19T15:28:00Z">
              <w:r w:rsidRPr="00C31AA8">
                <w:rPr>
                  <w:sz w:val="18"/>
                </w:rPr>
                <w:t>Added new information that Efficacy</w:t>
              </w:r>
              <w:r w:rsidRPr="00C31AA8">
                <w:rPr>
                  <w:spacing w:val="-9"/>
                  <w:sz w:val="18"/>
                </w:rPr>
                <w:t xml:space="preserve"> </w:t>
              </w:r>
              <w:r w:rsidRPr="00C31AA8">
                <w:rPr>
                  <w:sz w:val="18"/>
                </w:rPr>
                <w:t>Follow-up</w:t>
              </w:r>
              <w:r w:rsidRPr="00C31AA8">
                <w:rPr>
                  <w:spacing w:val="-9"/>
                  <w:sz w:val="18"/>
                </w:rPr>
                <w:t xml:space="preserve"> </w:t>
              </w:r>
              <w:r w:rsidRPr="00C31AA8">
                <w:rPr>
                  <w:sz w:val="18"/>
                </w:rPr>
                <w:t>Visits</w:t>
              </w:r>
              <w:r w:rsidRPr="00C31AA8">
                <w:rPr>
                  <w:spacing w:val="-9"/>
                  <w:sz w:val="18"/>
                </w:rPr>
                <w:t xml:space="preserve"> </w:t>
              </w:r>
              <w:r w:rsidRPr="00C31AA8">
                <w:rPr>
                  <w:sz w:val="18"/>
                </w:rPr>
                <w:t>will</w:t>
              </w:r>
              <w:r w:rsidRPr="00C31AA8">
                <w:rPr>
                  <w:spacing w:val="-9"/>
                  <w:sz w:val="18"/>
                </w:rPr>
                <w:t xml:space="preserve"> </w:t>
              </w:r>
              <w:r w:rsidRPr="00C31AA8">
                <w:rPr>
                  <w:sz w:val="18"/>
                </w:rPr>
                <w:t xml:space="preserve">be </w:t>
              </w:r>
              <w:r w:rsidRPr="00C31AA8">
                <w:rPr>
                  <w:spacing w:val="-2"/>
                  <w:sz w:val="18"/>
                </w:rPr>
                <w:t>discontinued except for participants who are candidate for Second Course treatment and for all participants in China.</w:t>
              </w:r>
            </w:ins>
          </w:p>
        </w:tc>
        <w:tc>
          <w:tcPr>
            <w:tcW w:w="3240" w:type="dxa"/>
          </w:tcPr>
          <w:p w14:paraId="31328E10" w14:textId="73CC8D7A" w:rsidR="00F034AD" w:rsidRPr="00C31AA8" w:rsidRDefault="006B7357" w:rsidP="00F034AD">
            <w:pPr>
              <w:pStyle w:val="TableLeft"/>
              <w:rPr>
                <w:ins w:id="442" w:author="Powell, Deana" w:date="2023-10-19T15:28:00Z"/>
                <w:sz w:val="18"/>
                <w:szCs w:val="18"/>
              </w:rPr>
            </w:pPr>
            <w:ins w:id="443" w:author="Powell, Deana" w:date="2023-10-19T15:28:00Z">
              <w:r w:rsidRPr="00C31AA8">
                <w:rPr>
                  <w:sz w:val="18"/>
                </w:rPr>
                <w:t xml:space="preserve">Refer to the rationale for Section </w:t>
              </w:r>
              <w:r w:rsidRPr="00C31AA8">
                <w:rPr>
                  <w:spacing w:val="-4"/>
                  <w:sz w:val="18"/>
                </w:rPr>
                <w:t>8.2.1</w:t>
              </w:r>
              <w:r>
                <w:rPr>
                  <w:spacing w:val="-4"/>
                  <w:sz w:val="18"/>
                </w:rPr>
                <w:t>.3</w:t>
              </w:r>
            </w:ins>
          </w:p>
        </w:tc>
      </w:tr>
      <w:tr w:rsidR="000121B5" w14:paraId="3A7C9278" w14:textId="77777777" w:rsidTr="009C3398">
        <w:trPr>
          <w:ins w:id="444" w:author="Powell, Deana" w:date="2023-10-19T15:28:00Z"/>
        </w:trPr>
        <w:tc>
          <w:tcPr>
            <w:tcW w:w="2155" w:type="dxa"/>
          </w:tcPr>
          <w:p w14:paraId="14C5A50E" w14:textId="77777777" w:rsidR="00F034AD" w:rsidRPr="00C31AA8" w:rsidRDefault="006B7357" w:rsidP="00F034AD">
            <w:pPr>
              <w:pStyle w:val="TableLeft"/>
              <w:rPr>
                <w:ins w:id="445" w:author="Powell, Deana" w:date="2023-10-19T15:28:00Z"/>
                <w:sz w:val="18"/>
                <w:szCs w:val="18"/>
              </w:rPr>
            </w:pPr>
            <w:ins w:id="446" w:author="Powell, Deana" w:date="2023-10-19T15:28:00Z">
              <w:r w:rsidRPr="00C31AA8">
                <w:rPr>
                  <w:sz w:val="18"/>
                </w:rPr>
                <w:t>Section</w:t>
              </w:r>
              <w:r w:rsidRPr="00C31AA8">
                <w:rPr>
                  <w:spacing w:val="-12"/>
                  <w:sz w:val="18"/>
                </w:rPr>
                <w:t xml:space="preserve"> </w:t>
              </w:r>
              <w:r w:rsidRPr="00C31AA8">
                <w:rPr>
                  <w:sz w:val="18"/>
                </w:rPr>
                <w:t>8.11.5.3,</w:t>
              </w:r>
              <w:r w:rsidRPr="00C31AA8">
                <w:rPr>
                  <w:spacing w:val="-11"/>
                  <w:sz w:val="18"/>
                </w:rPr>
                <w:t xml:space="preserve"> </w:t>
              </w:r>
              <w:r w:rsidRPr="00C31AA8">
                <w:rPr>
                  <w:sz w:val="18"/>
                </w:rPr>
                <w:t xml:space="preserve">Survival </w:t>
              </w:r>
              <w:r w:rsidRPr="00C31AA8">
                <w:rPr>
                  <w:spacing w:val="-2"/>
                  <w:sz w:val="18"/>
                </w:rPr>
                <w:t>Follow-up Contacts</w:t>
              </w:r>
            </w:ins>
          </w:p>
        </w:tc>
        <w:tc>
          <w:tcPr>
            <w:tcW w:w="3600" w:type="dxa"/>
          </w:tcPr>
          <w:p w14:paraId="7D59C8F3" w14:textId="77777777" w:rsidR="00F034AD" w:rsidRPr="00C31AA8" w:rsidRDefault="006B7357" w:rsidP="00F034AD">
            <w:pPr>
              <w:pStyle w:val="TableLeft"/>
              <w:rPr>
                <w:ins w:id="447" w:author="Powell, Deana" w:date="2023-10-19T15:28:00Z"/>
                <w:sz w:val="18"/>
                <w:szCs w:val="18"/>
              </w:rPr>
            </w:pPr>
            <w:ins w:id="448" w:author="Powell, Deana" w:date="2023-10-19T15:28:00Z">
              <w:r w:rsidRPr="00C31AA8">
                <w:rPr>
                  <w:sz w:val="18"/>
                </w:rPr>
                <w:t>Added new information that Survival</w:t>
              </w:r>
              <w:r w:rsidRPr="00C31AA8">
                <w:rPr>
                  <w:spacing w:val="-9"/>
                  <w:sz w:val="18"/>
                </w:rPr>
                <w:t xml:space="preserve"> </w:t>
              </w:r>
              <w:r w:rsidRPr="00C31AA8">
                <w:rPr>
                  <w:sz w:val="18"/>
                </w:rPr>
                <w:t>Follow-up</w:t>
              </w:r>
              <w:r w:rsidRPr="00C31AA8">
                <w:rPr>
                  <w:spacing w:val="-9"/>
                  <w:sz w:val="18"/>
                </w:rPr>
                <w:t xml:space="preserve"> </w:t>
              </w:r>
              <w:r w:rsidRPr="00C31AA8">
                <w:rPr>
                  <w:sz w:val="18"/>
                </w:rPr>
                <w:t>Visits</w:t>
              </w:r>
              <w:r w:rsidRPr="00C31AA8">
                <w:rPr>
                  <w:spacing w:val="-9"/>
                  <w:sz w:val="18"/>
                </w:rPr>
                <w:t xml:space="preserve"> </w:t>
              </w:r>
              <w:r w:rsidRPr="00C31AA8">
                <w:rPr>
                  <w:sz w:val="18"/>
                </w:rPr>
                <w:t>will</w:t>
              </w:r>
              <w:r w:rsidRPr="00C31AA8">
                <w:rPr>
                  <w:spacing w:val="-9"/>
                  <w:sz w:val="18"/>
                </w:rPr>
                <w:t xml:space="preserve"> </w:t>
              </w:r>
              <w:r w:rsidRPr="00C31AA8">
                <w:rPr>
                  <w:sz w:val="18"/>
                </w:rPr>
                <w:t xml:space="preserve">be </w:t>
              </w:r>
              <w:r w:rsidRPr="00C31AA8">
                <w:rPr>
                  <w:spacing w:val="-2"/>
                  <w:sz w:val="18"/>
                </w:rPr>
                <w:t>discontinued, except for participants in China.</w:t>
              </w:r>
            </w:ins>
          </w:p>
        </w:tc>
        <w:tc>
          <w:tcPr>
            <w:tcW w:w="3240" w:type="dxa"/>
          </w:tcPr>
          <w:p w14:paraId="787EFB53" w14:textId="77777777" w:rsidR="00F034AD" w:rsidRPr="00C31AA8" w:rsidRDefault="006B7357" w:rsidP="00F034AD">
            <w:pPr>
              <w:pStyle w:val="TableLeft"/>
              <w:rPr>
                <w:ins w:id="449" w:author="Powell, Deana" w:date="2023-10-19T15:28:00Z"/>
                <w:sz w:val="18"/>
                <w:szCs w:val="18"/>
              </w:rPr>
            </w:pPr>
            <w:ins w:id="450" w:author="Powell, Deana" w:date="2023-10-19T15:28:00Z">
              <w:r w:rsidRPr="00C31AA8">
                <w:rPr>
                  <w:sz w:val="18"/>
                </w:rPr>
                <w:t xml:space="preserve">Refer to the rationale for Section </w:t>
              </w:r>
              <w:r w:rsidRPr="00C31AA8">
                <w:rPr>
                  <w:spacing w:val="-4"/>
                  <w:sz w:val="18"/>
                </w:rPr>
                <w:t>8.2.1</w:t>
              </w:r>
              <w:r>
                <w:rPr>
                  <w:spacing w:val="-4"/>
                  <w:sz w:val="18"/>
                </w:rPr>
                <w:t>.3</w:t>
              </w:r>
            </w:ins>
          </w:p>
        </w:tc>
      </w:tr>
      <w:tr w:rsidR="000121B5" w14:paraId="344BA1BA" w14:textId="77777777" w:rsidTr="009C3398">
        <w:trPr>
          <w:ins w:id="451" w:author="Powell, Deana" w:date="2023-10-19T15:28:00Z"/>
        </w:trPr>
        <w:tc>
          <w:tcPr>
            <w:tcW w:w="2155" w:type="dxa"/>
          </w:tcPr>
          <w:p w14:paraId="580BCE0C" w14:textId="77777777" w:rsidR="00F034AD" w:rsidRPr="00C31AA8" w:rsidRDefault="006B7357" w:rsidP="00F034AD">
            <w:pPr>
              <w:pStyle w:val="TableLeft"/>
              <w:rPr>
                <w:ins w:id="452" w:author="Powell, Deana" w:date="2023-10-19T15:28:00Z"/>
                <w:sz w:val="18"/>
                <w:szCs w:val="18"/>
              </w:rPr>
            </w:pPr>
            <w:ins w:id="453" w:author="Powell, Deana" w:date="2023-10-19T15:28:00Z">
              <w:r w:rsidRPr="00C31AA8">
                <w:rPr>
                  <w:sz w:val="18"/>
                </w:rPr>
                <w:t>Section</w:t>
              </w:r>
              <w:r w:rsidRPr="00C31AA8">
                <w:rPr>
                  <w:spacing w:val="-12"/>
                  <w:sz w:val="18"/>
                </w:rPr>
                <w:t xml:space="preserve"> </w:t>
              </w:r>
              <w:r w:rsidRPr="00C31AA8">
                <w:rPr>
                  <w:sz w:val="18"/>
                </w:rPr>
                <w:t>9,</w:t>
              </w:r>
              <w:r w:rsidRPr="00C31AA8">
                <w:rPr>
                  <w:spacing w:val="-11"/>
                  <w:sz w:val="18"/>
                </w:rPr>
                <w:t xml:space="preserve"> </w:t>
              </w:r>
              <w:r w:rsidRPr="00C31AA8">
                <w:rPr>
                  <w:sz w:val="18"/>
                </w:rPr>
                <w:t>Statistical Analysis Plan</w:t>
              </w:r>
            </w:ins>
          </w:p>
        </w:tc>
        <w:tc>
          <w:tcPr>
            <w:tcW w:w="3600" w:type="dxa"/>
          </w:tcPr>
          <w:p w14:paraId="57EC9500" w14:textId="77777777" w:rsidR="00F034AD" w:rsidRPr="00C31AA8" w:rsidRDefault="006B7357" w:rsidP="00F034AD">
            <w:pPr>
              <w:pStyle w:val="TableLeft"/>
              <w:rPr>
                <w:ins w:id="454" w:author="Powell, Deana" w:date="2023-10-19T15:28:00Z"/>
                <w:sz w:val="18"/>
                <w:szCs w:val="18"/>
              </w:rPr>
            </w:pPr>
            <w:ins w:id="455" w:author="Powell, Deana" w:date="2023-10-19T15:28:00Z">
              <w:r w:rsidRPr="00906093">
                <w:rPr>
                  <w:sz w:val="18"/>
                </w:rPr>
                <w:t>Added text to clarify the scope of analyses to be performed subsequent to the decision to terminate the study.</w:t>
              </w:r>
            </w:ins>
          </w:p>
        </w:tc>
        <w:tc>
          <w:tcPr>
            <w:tcW w:w="3240" w:type="dxa"/>
          </w:tcPr>
          <w:p w14:paraId="2A1CF765" w14:textId="77777777" w:rsidR="00F034AD" w:rsidRPr="00C31AA8" w:rsidRDefault="006B7357" w:rsidP="00F034AD">
            <w:pPr>
              <w:pStyle w:val="TableLeft"/>
              <w:rPr>
                <w:ins w:id="456" w:author="Powell, Deana" w:date="2023-10-19T15:28:00Z"/>
                <w:sz w:val="18"/>
                <w:szCs w:val="18"/>
              </w:rPr>
            </w:pPr>
            <w:ins w:id="457" w:author="Powell, Deana" w:date="2023-10-19T15:28:00Z">
              <w:r w:rsidRPr="00C31AA8">
                <w:rPr>
                  <w:sz w:val="18"/>
                </w:rPr>
                <w:t xml:space="preserve">Refer to the rationale for Section </w:t>
              </w:r>
              <w:r w:rsidRPr="00C31AA8">
                <w:rPr>
                  <w:spacing w:val="-4"/>
                  <w:sz w:val="18"/>
                </w:rPr>
                <w:t>1.1</w:t>
              </w:r>
              <w:r w:rsidRPr="00C31AA8">
                <w:rPr>
                  <w:sz w:val="18"/>
                  <w:szCs w:val="18"/>
                </w:rPr>
                <w:t xml:space="preserve"> Synopsis, </w:t>
              </w:r>
              <w:r w:rsidRPr="00C31AA8">
                <w:rPr>
                  <w:sz w:val="18"/>
                  <w:szCs w:val="22"/>
                </w:rPr>
                <w:t>Hypotheses, Objectives, and Endpoints</w:t>
              </w:r>
              <w:r w:rsidRPr="00C31AA8">
                <w:rPr>
                  <w:spacing w:val="-4"/>
                  <w:sz w:val="18"/>
                </w:rPr>
                <w:t>.</w:t>
              </w:r>
            </w:ins>
          </w:p>
        </w:tc>
      </w:tr>
      <w:tr w:rsidR="000121B5" w14:paraId="35280C5A" w14:textId="77777777" w:rsidTr="009C3398">
        <w:trPr>
          <w:ins w:id="458" w:author="Powell, Deana" w:date="2023-10-19T15:28:00Z"/>
        </w:trPr>
        <w:tc>
          <w:tcPr>
            <w:tcW w:w="2155" w:type="dxa"/>
          </w:tcPr>
          <w:p w14:paraId="548833B6" w14:textId="77777777" w:rsidR="00F034AD" w:rsidRPr="00C31AA8" w:rsidRDefault="006B7357" w:rsidP="00F034AD">
            <w:pPr>
              <w:pStyle w:val="TableLeft"/>
              <w:rPr>
                <w:ins w:id="459" w:author="Powell, Deana" w:date="2023-10-19T15:28:00Z"/>
                <w:sz w:val="18"/>
                <w:szCs w:val="18"/>
              </w:rPr>
            </w:pPr>
            <w:ins w:id="460" w:author="Powell, Deana" w:date="2023-10-19T15:28:00Z">
              <w:r w:rsidRPr="00C31AA8">
                <w:rPr>
                  <w:sz w:val="18"/>
                </w:rPr>
                <w:t>Section 9.1, Statistical Analysis</w:t>
              </w:r>
              <w:r w:rsidRPr="00C31AA8">
                <w:rPr>
                  <w:spacing w:val="-12"/>
                  <w:sz w:val="18"/>
                </w:rPr>
                <w:t xml:space="preserve"> </w:t>
              </w:r>
              <w:r w:rsidRPr="00C31AA8">
                <w:rPr>
                  <w:sz w:val="18"/>
                </w:rPr>
                <w:t>Plan</w:t>
              </w:r>
              <w:r w:rsidRPr="00C31AA8">
                <w:rPr>
                  <w:spacing w:val="-11"/>
                  <w:sz w:val="18"/>
                </w:rPr>
                <w:t xml:space="preserve"> </w:t>
              </w:r>
              <w:r w:rsidRPr="00C31AA8">
                <w:rPr>
                  <w:sz w:val="18"/>
                </w:rPr>
                <w:t>Summary</w:t>
              </w:r>
            </w:ins>
          </w:p>
        </w:tc>
        <w:tc>
          <w:tcPr>
            <w:tcW w:w="3600" w:type="dxa"/>
          </w:tcPr>
          <w:p w14:paraId="0834B07A" w14:textId="77777777" w:rsidR="00F034AD" w:rsidRPr="00C31AA8" w:rsidRDefault="006B7357" w:rsidP="00F034AD">
            <w:pPr>
              <w:pStyle w:val="TableLeft"/>
              <w:rPr>
                <w:ins w:id="461" w:author="Powell, Deana" w:date="2023-10-19T15:28:00Z"/>
                <w:sz w:val="18"/>
                <w:szCs w:val="18"/>
              </w:rPr>
            </w:pPr>
            <w:ins w:id="462" w:author="Powell, Deana" w:date="2023-10-19T15:28:00Z">
              <w:r w:rsidRPr="00906093">
                <w:rPr>
                  <w:sz w:val="18"/>
                </w:rPr>
                <w:t>Added text to clarify the scope of analyses to be performed subsequent to the decision to terminate the study</w:t>
              </w:r>
              <w:r w:rsidR="007B1E6F">
                <w:rPr>
                  <w:sz w:val="18"/>
                </w:rPr>
                <w:t>.</w:t>
              </w:r>
            </w:ins>
          </w:p>
        </w:tc>
        <w:tc>
          <w:tcPr>
            <w:tcW w:w="3240" w:type="dxa"/>
          </w:tcPr>
          <w:p w14:paraId="6862E640" w14:textId="77777777" w:rsidR="00F034AD" w:rsidRPr="00C31AA8" w:rsidRDefault="006B7357" w:rsidP="00F034AD">
            <w:pPr>
              <w:pStyle w:val="TableLeft"/>
              <w:rPr>
                <w:ins w:id="463" w:author="Powell, Deana" w:date="2023-10-19T15:28:00Z"/>
                <w:sz w:val="18"/>
                <w:szCs w:val="18"/>
              </w:rPr>
            </w:pPr>
            <w:ins w:id="464" w:author="Powell, Deana" w:date="2023-10-19T15:28:00Z">
              <w:r w:rsidRPr="00C31AA8">
                <w:rPr>
                  <w:sz w:val="18"/>
                </w:rPr>
                <w:t xml:space="preserve">Refer to the rationale for Section </w:t>
              </w:r>
              <w:r w:rsidRPr="00C31AA8">
                <w:rPr>
                  <w:spacing w:val="-4"/>
                  <w:sz w:val="18"/>
                </w:rPr>
                <w:t>1.1</w:t>
              </w:r>
              <w:r w:rsidRPr="00C31AA8">
                <w:rPr>
                  <w:sz w:val="18"/>
                  <w:szCs w:val="18"/>
                </w:rPr>
                <w:t xml:space="preserve"> Synopsis, </w:t>
              </w:r>
              <w:r w:rsidRPr="00C31AA8">
                <w:rPr>
                  <w:sz w:val="18"/>
                  <w:szCs w:val="22"/>
                </w:rPr>
                <w:t>Hypotheses, Objectives, and Endpoints</w:t>
              </w:r>
              <w:r w:rsidRPr="00C31AA8">
                <w:rPr>
                  <w:spacing w:val="-4"/>
                  <w:sz w:val="18"/>
                </w:rPr>
                <w:t>.</w:t>
              </w:r>
            </w:ins>
          </w:p>
        </w:tc>
      </w:tr>
      <w:tr w:rsidR="000121B5" w14:paraId="4932B9CA" w14:textId="77777777" w:rsidTr="009C3398">
        <w:trPr>
          <w:ins w:id="465" w:author="Powell, Deana" w:date="2023-10-19T15:28:00Z"/>
        </w:trPr>
        <w:tc>
          <w:tcPr>
            <w:tcW w:w="2155" w:type="dxa"/>
          </w:tcPr>
          <w:p w14:paraId="5C6EB023" w14:textId="77777777" w:rsidR="007B1E6F" w:rsidRPr="00C31AA8" w:rsidRDefault="006B7357" w:rsidP="007B1E6F">
            <w:pPr>
              <w:pStyle w:val="TableLeft"/>
              <w:rPr>
                <w:ins w:id="466" w:author="Powell, Deana" w:date="2023-10-19T15:28:00Z"/>
                <w:sz w:val="18"/>
              </w:rPr>
            </w:pPr>
            <w:ins w:id="467" w:author="Powell, Deana" w:date="2023-10-19T15:28:00Z">
              <w:r>
                <w:rPr>
                  <w:sz w:val="18"/>
                </w:rPr>
                <w:lastRenderedPageBreak/>
                <w:t>Section 9.2, Responsibility for Analyses/In-house Blinding</w:t>
              </w:r>
            </w:ins>
          </w:p>
        </w:tc>
        <w:tc>
          <w:tcPr>
            <w:tcW w:w="3600" w:type="dxa"/>
          </w:tcPr>
          <w:p w14:paraId="1D680795" w14:textId="77777777" w:rsidR="007B1E6F" w:rsidRPr="00906093" w:rsidRDefault="006B7357" w:rsidP="007B1E6F">
            <w:pPr>
              <w:pStyle w:val="TableLeft"/>
              <w:rPr>
                <w:ins w:id="468" w:author="Powell, Deana" w:date="2023-10-19T15:28:00Z"/>
                <w:sz w:val="18"/>
              </w:rPr>
            </w:pPr>
            <w:ins w:id="469" w:author="Powell, Deana" w:date="2023-10-19T15:28:00Z">
              <w:r w:rsidRPr="00906093">
                <w:rPr>
                  <w:sz w:val="18"/>
                </w:rPr>
                <w:t>Added text to clarify the scope of analyses to be performed subsequent to the decision to terminate the study</w:t>
              </w:r>
              <w:r>
                <w:rPr>
                  <w:sz w:val="18"/>
                </w:rPr>
                <w:t>.</w:t>
              </w:r>
            </w:ins>
          </w:p>
        </w:tc>
        <w:tc>
          <w:tcPr>
            <w:tcW w:w="3240" w:type="dxa"/>
          </w:tcPr>
          <w:p w14:paraId="3AF7A2F1" w14:textId="77777777" w:rsidR="007B1E6F" w:rsidRPr="00C31AA8" w:rsidRDefault="006B7357" w:rsidP="007B1E6F">
            <w:pPr>
              <w:pStyle w:val="TableLeft"/>
              <w:rPr>
                <w:ins w:id="470" w:author="Powell, Deana" w:date="2023-10-19T15:28:00Z"/>
                <w:sz w:val="18"/>
              </w:rPr>
            </w:pPr>
            <w:ins w:id="471" w:author="Powell, Deana" w:date="2023-10-19T15:28:00Z">
              <w:r w:rsidRPr="00C31AA8">
                <w:rPr>
                  <w:sz w:val="18"/>
                </w:rPr>
                <w:t xml:space="preserve">Refer to the rationale for Section </w:t>
              </w:r>
              <w:r w:rsidRPr="00C31AA8">
                <w:rPr>
                  <w:spacing w:val="-4"/>
                  <w:sz w:val="18"/>
                </w:rPr>
                <w:t>1.1</w:t>
              </w:r>
              <w:r w:rsidRPr="00C31AA8">
                <w:rPr>
                  <w:sz w:val="18"/>
                  <w:szCs w:val="18"/>
                </w:rPr>
                <w:t xml:space="preserve"> Synopsis, </w:t>
              </w:r>
              <w:r w:rsidRPr="00C31AA8">
                <w:rPr>
                  <w:sz w:val="18"/>
                  <w:szCs w:val="22"/>
                </w:rPr>
                <w:t>Hypotheses, Objectives, and Endpoints</w:t>
              </w:r>
              <w:r w:rsidRPr="00C31AA8">
                <w:rPr>
                  <w:spacing w:val="-4"/>
                  <w:sz w:val="18"/>
                </w:rPr>
                <w:t>.</w:t>
              </w:r>
            </w:ins>
          </w:p>
        </w:tc>
      </w:tr>
      <w:tr w:rsidR="000121B5" w14:paraId="6BA77C1A" w14:textId="77777777" w:rsidTr="009C3398">
        <w:trPr>
          <w:ins w:id="472" w:author="Powell, Deana" w:date="2023-10-19T15:28:00Z"/>
        </w:trPr>
        <w:tc>
          <w:tcPr>
            <w:tcW w:w="2155" w:type="dxa"/>
          </w:tcPr>
          <w:p w14:paraId="3A0E43BD" w14:textId="77777777" w:rsidR="00F034AD" w:rsidRPr="00C31AA8" w:rsidRDefault="006B7357" w:rsidP="00F034AD">
            <w:pPr>
              <w:pStyle w:val="TableLeft"/>
              <w:rPr>
                <w:ins w:id="473" w:author="Powell, Deana" w:date="2023-10-19T15:28:00Z"/>
                <w:sz w:val="18"/>
                <w:szCs w:val="18"/>
              </w:rPr>
            </w:pPr>
            <w:ins w:id="474" w:author="Powell, Deana" w:date="2023-10-19T15:28:00Z">
              <w:r w:rsidRPr="00C31AA8">
                <w:rPr>
                  <w:sz w:val="18"/>
                </w:rPr>
                <w:t>Section</w:t>
              </w:r>
              <w:r w:rsidRPr="00C31AA8">
                <w:rPr>
                  <w:spacing w:val="-12"/>
                  <w:sz w:val="18"/>
                </w:rPr>
                <w:t xml:space="preserve"> </w:t>
              </w:r>
              <w:r w:rsidRPr="00C31AA8">
                <w:rPr>
                  <w:sz w:val="18"/>
                </w:rPr>
                <w:t>9.6.1,</w:t>
              </w:r>
              <w:r w:rsidRPr="00C31AA8">
                <w:rPr>
                  <w:spacing w:val="-11"/>
                  <w:sz w:val="18"/>
                </w:rPr>
                <w:t xml:space="preserve"> </w:t>
              </w:r>
              <w:r w:rsidRPr="00C31AA8">
                <w:rPr>
                  <w:sz w:val="18"/>
                </w:rPr>
                <w:t xml:space="preserve">Statistical </w:t>
              </w:r>
              <w:r w:rsidRPr="00C31AA8">
                <w:rPr>
                  <w:spacing w:val="-2"/>
                  <w:sz w:val="18"/>
                </w:rPr>
                <w:t>Methods for Efficacy Analyses</w:t>
              </w:r>
            </w:ins>
          </w:p>
        </w:tc>
        <w:tc>
          <w:tcPr>
            <w:tcW w:w="3600" w:type="dxa"/>
          </w:tcPr>
          <w:p w14:paraId="50497CD4" w14:textId="77777777" w:rsidR="00F034AD" w:rsidRPr="00C31AA8" w:rsidRDefault="006B7357" w:rsidP="00F034AD">
            <w:pPr>
              <w:pStyle w:val="TableLeft"/>
              <w:rPr>
                <w:ins w:id="475" w:author="Powell, Deana" w:date="2023-10-19T15:28:00Z"/>
                <w:sz w:val="18"/>
                <w:szCs w:val="18"/>
              </w:rPr>
            </w:pPr>
            <w:ins w:id="476" w:author="Powell, Deana" w:date="2023-10-19T15:28:00Z">
              <w:r w:rsidRPr="00906093">
                <w:rPr>
                  <w:sz w:val="18"/>
                </w:rPr>
                <w:t>Added text to clarify the scope of analyses to be performed subsequent to the decision to terminate the study</w:t>
              </w:r>
              <w:r w:rsidRPr="00C31AA8">
                <w:rPr>
                  <w:spacing w:val="-2"/>
                  <w:sz w:val="18"/>
                </w:rPr>
                <w:t>.</w:t>
              </w:r>
            </w:ins>
          </w:p>
        </w:tc>
        <w:tc>
          <w:tcPr>
            <w:tcW w:w="3240" w:type="dxa"/>
          </w:tcPr>
          <w:p w14:paraId="2E46C2AF" w14:textId="77777777" w:rsidR="00F034AD" w:rsidRPr="00C31AA8" w:rsidRDefault="006B7357" w:rsidP="00F034AD">
            <w:pPr>
              <w:pStyle w:val="TableLeft"/>
              <w:rPr>
                <w:ins w:id="477" w:author="Powell, Deana" w:date="2023-10-19T15:28:00Z"/>
                <w:sz w:val="18"/>
                <w:szCs w:val="18"/>
              </w:rPr>
            </w:pPr>
            <w:ins w:id="478" w:author="Powell, Deana" w:date="2023-10-19T15:28:00Z">
              <w:r w:rsidRPr="00C31AA8">
                <w:rPr>
                  <w:sz w:val="18"/>
                </w:rPr>
                <w:t xml:space="preserve">Refer to the rationale for Section </w:t>
              </w:r>
              <w:r w:rsidRPr="00C31AA8">
                <w:rPr>
                  <w:spacing w:val="-4"/>
                  <w:sz w:val="18"/>
                </w:rPr>
                <w:t>1.1</w:t>
              </w:r>
              <w:r w:rsidRPr="00C31AA8">
                <w:rPr>
                  <w:sz w:val="18"/>
                  <w:szCs w:val="18"/>
                </w:rPr>
                <w:t xml:space="preserve"> Synopsis, </w:t>
              </w:r>
              <w:r w:rsidRPr="00C31AA8">
                <w:rPr>
                  <w:sz w:val="18"/>
                  <w:szCs w:val="22"/>
                </w:rPr>
                <w:t>Hypotheses, Objectives, and Endpoints</w:t>
              </w:r>
              <w:r w:rsidRPr="00C31AA8">
                <w:rPr>
                  <w:spacing w:val="-4"/>
                  <w:sz w:val="18"/>
                </w:rPr>
                <w:t>.</w:t>
              </w:r>
            </w:ins>
          </w:p>
        </w:tc>
      </w:tr>
      <w:tr w:rsidR="000121B5" w14:paraId="33687BE4" w14:textId="77777777" w:rsidTr="009C3398">
        <w:trPr>
          <w:ins w:id="479" w:author="Powell, Deana" w:date="2023-10-19T15:28:00Z"/>
        </w:trPr>
        <w:tc>
          <w:tcPr>
            <w:tcW w:w="2155" w:type="dxa"/>
          </w:tcPr>
          <w:p w14:paraId="1350EB0F" w14:textId="77777777" w:rsidR="00F034AD" w:rsidRPr="00C31AA8" w:rsidRDefault="006B7357" w:rsidP="00F034AD">
            <w:pPr>
              <w:pStyle w:val="TableLeft"/>
              <w:rPr>
                <w:ins w:id="480" w:author="Powell, Deana" w:date="2023-10-19T15:28:00Z"/>
                <w:sz w:val="18"/>
                <w:szCs w:val="18"/>
              </w:rPr>
            </w:pPr>
            <w:ins w:id="481" w:author="Powell, Deana" w:date="2023-10-19T15:28:00Z">
              <w:r w:rsidRPr="00C31AA8">
                <w:rPr>
                  <w:sz w:val="18"/>
                </w:rPr>
                <w:t>Section</w:t>
              </w:r>
              <w:r w:rsidRPr="00C31AA8">
                <w:rPr>
                  <w:spacing w:val="-12"/>
                  <w:sz w:val="18"/>
                </w:rPr>
                <w:t xml:space="preserve"> </w:t>
              </w:r>
              <w:r w:rsidRPr="00C31AA8">
                <w:rPr>
                  <w:sz w:val="18"/>
                </w:rPr>
                <w:t>9.7,</w:t>
              </w:r>
              <w:r w:rsidRPr="00C31AA8">
                <w:rPr>
                  <w:spacing w:val="-11"/>
                  <w:sz w:val="18"/>
                </w:rPr>
                <w:t xml:space="preserve"> </w:t>
              </w:r>
              <w:r w:rsidRPr="00C31AA8">
                <w:rPr>
                  <w:sz w:val="18"/>
                </w:rPr>
                <w:t xml:space="preserve">Interim </w:t>
              </w:r>
              <w:r w:rsidRPr="00C31AA8">
                <w:rPr>
                  <w:spacing w:val="-2"/>
                  <w:sz w:val="18"/>
                </w:rPr>
                <w:t>Analyses</w:t>
              </w:r>
            </w:ins>
          </w:p>
        </w:tc>
        <w:tc>
          <w:tcPr>
            <w:tcW w:w="3600" w:type="dxa"/>
          </w:tcPr>
          <w:p w14:paraId="22564A6F" w14:textId="77777777" w:rsidR="00F034AD" w:rsidRPr="00C31AA8" w:rsidRDefault="006B7357" w:rsidP="00F034AD">
            <w:pPr>
              <w:pStyle w:val="TableLeft"/>
              <w:rPr>
                <w:ins w:id="482" w:author="Powell, Deana" w:date="2023-10-19T15:28:00Z"/>
                <w:sz w:val="18"/>
                <w:szCs w:val="18"/>
              </w:rPr>
            </w:pPr>
            <w:ins w:id="483" w:author="Powell, Deana" w:date="2023-10-19T15:28:00Z">
              <w:r w:rsidRPr="00906093">
                <w:rPr>
                  <w:sz w:val="18"/>
                </w:rPr>
                <w:t>Added text to clarify the scope of analyses to be performed subsequent to the decision to terminate the study</w:t>
              </w:r>
              <w:r w:rsidRPr="00C31AA8">
                <w:rPr>
                  <w:spacing w:val="-2"/>
                  <w:sz w:val="18"/>
                </w:rPr>
                <w:t>.</w:t>
              </w:r>
            </w:ins>
          </w:p>
        </w:tc>
        <w:tc>
          <w:tcPr>
            <w:tcW w:w="3240" w:type="dxa"/>
          </w:tcPr>
          <w:p w14:paraId="63724FB3" w14:textId="77777777" w:rsidR="00F034AD" w:rsidRPr="00C31AA8" w:rsidRDefault="006B7357" w:rsidP="00F034AD">
            <w:pPr>
              <w:pStyle w:val="TableLeft"/>
              <w:rPr>
                <w:ins w:id="484" w:author="Powell, Deana" w:date="2023-10-19T15:28:00Z"/>
                <w:sz w:val="18"/>
                <w:szCs w:val="18"/>
              </w:rPr>
            </w:pPr>
            <w:ins w:id="485" w:author="Powell, Deana" w:date="2023-10-19T15:28:00Z">
              <w:r w:rsidRPr="00C31AA8">
                <w:rPr>
                  <w:sz w:val="18"/>
                </w:rPr>
                <w:t xml:space="preserve">Refer to the rationale for Section </w:t>
              </w:r>
              <w:r w:rsidRPr="00C31AA8">
                <w:rPr>
                  <w:spacing w:val="-4"/>
                  <w:sz w:val="18"/>
                </w:rPr>
                <w:t>1.1</w:t>
              </w:r>
              <w:r w:rsidRPr="00C31AA8">
                <w:rPr>
                  <w:sz w:val="18"/>
                  <w:szCs w:val="18"/>
                </w:rPr>
                <w:t xml:space="preserve"> Synopsis, </w:t>
              </w:r>
              <w:r w:rsidRPr="00C31AA8">
                <w:rPr>
                  <w:sz w:val="18"/>
                  <w:szCs w:val="22"/>
                </w:rPr>
                <w:t>Hypotheses, Objectives, and Endpoints</w:t>
              </w:r>
              <w:r w:rsidRPr="00C31AA8">
                <w:rPr>
                  <w:spacing w:val="-4"/>
                  <w:sz w:val="18"/>
                </w:rPr>
                <w:t>.</w:t>
              </w:r>
            </w:ins>
          </w:p>
        </w:tc>
      </w:tr>
      <w:tr w:rsidR="000121B5" w14:paraId="00D788F3" w14:textId="77777777" w:rsidTr="009C3398">
        <w:trPr>
          <w:ins w:id="486" w:author="Powell, Deana" w:date="2023-10-19T15:28:00Z"/>
        </w:trPr>
        <w:tc>
          <w:tcPr>
            <w:tcW w:w="2155" w:type="dxa"/>
          </w:tcPr>
          <w:p w14:paraId="4A65A8F4" w14:textId="77777777" w:rsidR="00F034AD" w:rsidRPr="00C31AA8" w:rsidRDefault="006B7357" w:rsidP="00F034AD">
            <w:pPr>
              <w:pStyle w:val="TableLeft"/>
              <w:rPr>
                <w:ins w:id="487" w:author="Powell, Deana" w:date="2023-10-19T15:28:00Z"/>
                <w:sz w:val="18"/>
              </w:rPr>
            </w:pPr>
            <w:ins w:id="488" w:author="Powell, Deana" w:date="2023-10-19T15:28:00Z">
              <w:r w:rsidRPr="00C31AA8">
                <w:rPr>
                  <w:sz w:val="18"/>
                </w:rPr>
                <w:t>Section</w:t>
              </w:r>
              <w:r w:rsidRPr="00C31AA8">
                <w:rPr>
                  <w:spacing w:val="-12"/>
                  <w:sz w:val="18"/>
                </w:rPr>
                <w:t xml:space="preserve"> </w:t>
              </w:r>
              <w:r w:rsidRPr="00C31AA8">
                <w:rPr>
                  <w:sz w:val="18"/>
                </w:rPr>
                <w:t>9.7.2,</w:t>
              </w:r>
              <w:r w:rsidRPr="00C31AA8">
                <w:rPr>
                  <w:spacing w:val="-11"/>
                  <w:sz w:val="18"/>
                </w:rPr>
                <w:t xml:space="preserve"> </w:t>
              </w:r>
              <w:r w:rsidRPr="00C31AA8">
                <w:rPr>
                  <w:sz w:val="18"/>
                </w:rPr>
                <w:t>Safety Interim Analys</w:t>
              </w:r>
              <w:r>
                <w:rPr>
                  <w:sz w:val="18"/>
                </w:rPr>
                <w:t>i</w:t>
              </w:r>
              <w:r w:rsidRPr="00C31AA8">
                <w:rPr>
                  <w:sz w:val="18"/>
                </w:rPr>
                <w:t>s</w:t>
              </w:r>
            </w:ins>
          </w:p>
        </w:tc>
        <w:tc>
          <w:tcPr>
            <w:tcW w:w="3600" w:type="dxa"/>
          </w:tcPr>
          <w:p w14:paraId="390F6B4A" w14:textId="77777777" w:rsidR="00F034AD" w:rsidRPr="00C31AA8" w:rsidRDefault="006B7357" w:rsidP="00F034AD">
            <w:pPr>
              <w:pStyle w:val="TableLeft"/>
              <w:rPr>
                <w:ins w:id="489" w:author="Powell, Deana" w:date="2023-10-19T15:28:00Z"/>
                <w:sz w:val="18"/>
              </w:rPr>
            </w:pPr>
            <w:ins w:id="490" w:author="Powell, Deana" w:date="2023-10-19T15:28:00Z">
              <w:r w:rsidRPr="00C31AA8">
                <w:rPr>
                  <w:sz w:val="18"/>
                </w:rPr>
                <w:t>Clarifying</w:t>
              </w:r>
              <w:r w:rsidRPr="00C31AA8">
                <w:rPr>
                  <w:spacing w:val="-6"/>
                  <w:sz w:val="18"/>
                </w:rPr>
                <w:t xml:space="preserve"> </w:t>
              </w:r>
              <w:r w:rsidRPr="00C31AA8">
                <w:rPr>
                  <w:sz w:val="18"/>
                </w:rPr>
                <w:t>analyses</w:t>
              </w:r>
              <w:r w:rsidRPr="00C31AA8">
                <w:rPr>
                  <w:spacing w:val="-5"/>
                  <w:sz w:val="18"/>
                </w:rPr>
                <w:t xml:space="preserve"> </w:t>
              </w:r>
              <w:r w:rsidRPr="00C31AA8">
                <w:rPr>
                  <w:sz w:val="18"/>
                </w:rPr>
                <w:t>to</w:t>
              </w:r>
              <w:r w:rsidRPr="00C31AA8">
                <w:rPr>
                  <w:spacing w:val="-6"/>
                  <w:sz w:val="18"/>
                </w:rPr>
                <w:t xml:space="preserve"> </w:t>
              </w:r>
              <w:r w:rsidRPr="00C31AA8">
                <w:rPr>
                  <w:sz w:val="18"/>
                </w:rPr>
                <w:t>be</w:t>
              </w:r>
              <w:r w:rsidRPr="00C31AA8">
                <w:rPr>
                  <w:spacing w:val="-5"/>
                  <w:sz w:val="18"/>
                </w:rPr>
                <w:t xml:space="preserve"> </w:t>
              </w:r>
              <w:r w:rsidRPr="00C31AA8">
                <w:rPr>
                  <w:spacing w:val="-2"/>
                  <w:sz w:val="18"/>
                </w:rPr>
                <w:t>performed</w:t>
              </w:r>
              <w:r w:rsidRPr="00906093">
                <w:rPr>
                  <w:sz w:val="18"/>
                </w:rPr>
                <w:t>.</w:t>
              </w:r>
            </w:ins>
          </w:p>
        </w:tc>
        <w:tc>
          <w:tcPr>
            <w:tcW w:w="3240" w:type="dxa"/>
          </w:tcPr>
          <w:p w14:paraId="1F93B6C6" w14:textId="77777777" w:rsidR="00F034AD" w:rsidRPr="00C31AA8" w:rsidRDefault="006B7357" w:rsidP="00F034AD">
            <w:pPr>
              <w:pStyle w:val="TableLeft"/>
              <w:rPr>
                <w:ins w:id="491" w:author="Powell, Deana" w:date="2023-10-19T15:28:00Z"/>
                <w:sz w:val="18"/>
              </w:rPr>
            </w:pPr>
            <w:ins w:id="492" w:author="Powell, Deana" w:date="2023-10-19T15:28:00Z">
              <w:r w:rsidRPr="00C31AA8">
                <w:rPr>
                  <w:sz w:val="18"/>
                </w:rPr>
                <w:t xml:space="preserve">Refer to the rationale for Section </w:t>
              </w:r>
              <w:r w:rsidRPr="00C31AA8">
                <w:rPr>
                  <w:spacing w:val="-4"/>
                  <w:sz w:val="18"/>
                </w:rPr>
                <w:t>1.1</w:t>
              </w:r>
              <w:r w:rsidRPr="00C31AA8">
                <w:rPr>
                  <w:sz w:val="18"/>
                  <w:szCs w:val="18"/>
                </w:rPr>
                <w:t xml:space="preserve"> Synopsis, </w:t>
              </w:r>
              <w:r w:rsidRPr="00C31AA8">
                <w:rPr>
                  <w:sz w:val="18"/>
                  <w:szCs w:val="22"/>
                </w:rPr>
                <w:t>Hypotheses, Objectives, and Endpoints</w:t>
              </w:r>
              <w:r w:rsidRPr="00C31AA8">
                <w:rPr>
                  <w:spacing w:val="-4"/>
                  <w:sz w:val="18"/>
                </w:rPr>
                <w:t>.</w:t>
              </w:r>
            </w:ins>
          </w:p>
        </w:tc>
      </w:tr>
      <w:tr w:rsidR="000121B5" w14:paraId="232FE3A5" w14:textId="77777777" w:rsidTr="009C3398">
        <w:trPr>
          <w:ins w:id="493" w:author="Powell, Deana" w:date="2023-10-19T15:28:00Z"/>
        </w:trPr>
        <w:tc>
          <w:tcPr>
            <w:tcW w:w="2155" w:type="dxa"/>
          </w:tcPr>
          <w:p w14:paraId="67AD7C89" w14:textId="77777777" w:rsidR="00F034AD" w:rsidRPr="00C31AA8" w:rsidRDefault="006B7357" w:rsidP="00F034AD">
            <w:pPr>
              <w:pStyle w:val="TableLeft"/>
              <w:rPr>
                <w:ins w:id="494" w:author="Powell, Deana" w:date="2023-10-19T15:28:00Z"/>
                <w:sz w:val="18"/>
              </w:rPr>
            </w:pPr>
            <w:ins w:id="495" w:author="Powell, Deana" w:date="2023-10-19T15:28:00Z">
              <w:r w:rsidRPr="00C31AA8">
                <w:rPr>
                  <w:sz w:val="18"/>
                </w:rPr>
                <w:t>Section</w:t>
              </w:r>
              <w:r w:rsidRPr="00C31AA8">
                <w:rPr>
                  <w:spacing w:val="-7"/>
                  <w:sz w:val="18"/>
                </w:rPr>
                <w:t xml:space="preserve"> </w:t>
              </w:r>
              <w:r w:rsidRPr="00C31AA8">
                <w:rPr>
                  <w:sz w:val="18"/>
                </w:rPr>
                <w:t>9.8,</w:t>
              </w:r>
              <w:r w:rsidRPr="00C31AA8">
                <w:rPr>
                  <w:spacing w:val="-4"/>
                  <w:sz w:val="18"/>
                </w:rPr>
                <w:t xml:space="preserve"> </w:t>
              </w:r>
              <w:r w:rsidRPr="00C31AA8">
                <w:rPr>
                  <w:spacing w:val="-2"/>
                  <w:sz w:val="18"/>
                </w:rPr>
                <w:t>Multiplicity</w:t>
              </w:r>
            </w:ins>
          </w:p>
        </w:tc>
        <w:tc>
          <w:tcPr>
            <w:tcW w:w="3600" w:type="dxa"/>
          </w:tcPr>
          <w:p w14:paraId="058F7EB2" w14:textId="77777777" w:rsidR="00F034AD" w:rsidRPr="00C31AA8" w:rsidRDefault="006B7357" w:rsidP="00F034AD">
            <w:pPr>
              <w:pStyle w:val="TableLeft"/>
              <w:rPr>
                <w:ins w:id="496" w:author="Powell, Deana" w:date="2023-10-19T15:28:00Z"/>
                <w:sz w:val="18"/>
              </w:rPr>
            </w:pPr>
            <w:ins w:id="497" w:author="Powell, Deana" w:date="2023-10-19T15:28:00Z">
              <w:r w:rsidRPr="00C31AA8">
                <w:rPr>
                  <w:sz w:val="18"/>
                </w:rPr>
                <w:t>Clarifying</w:t>
              </w:r>
              <w:r w:rsidRPr="00C31AA8">
                <w:rPr>
                  <w:spacing w:val="-6"/>
                  <w:sz w:val="18"/>
                </w:rPr>
                <w:t xml:space="preserve"> </w:t>
              </w:r>
              <w:r w:rsidRPr="00C31AA8">
                <w:rPr>
                  <w:sz w:val="18"/>
                </w:rPr>
                <w:t>analyses</w:t>
              </w:r>
              <w:r w:rsidRPr="00C31AA8">
                <w:rPr>
                  <w:spacing w:val="-5"/>
                  <w:sz w:val="18"/>
                </w:rPr>
                <w:t xml:space="preserve"> </w:t>
              </w:r>
              <w:r w:rsidRPr="00C31AA8">
                <w:rPr>
                  <w:sz w:val="18"/>
                </w:rPr>
                <w:t>to</w:t>
              </w:r>
              <w:r w:rsidRPr="00C31AA8">
                <w:rPr>
                  <w:spacing w:val="-6"/>
                  <w:sz w:val="18"/>
                </w:rPr>
                <w:t xml:space="preserve"> </w:t>
              </w:r>
              <w:r w:rsidRPr="00C31AA8">
                <w:rPr>
                  <w:sz w:val="18"/>
                </w:rPr>
                <w:t>be</w:t>
              </w:r>
              <w:r w:rsidRPr="00C31AA8">
                <w:rPr>
                  <w:spacing w:val="-5"/>
                  <w:sz w:val="18"/>
                </w:rPr>
                <w:t xml:space="preserve"> </w:t>
              </w:r>
              <w:r w:rsidRPr="00C31AA8">
                <w:rPr>
                  <w:spacing w:val="-2"/>
                  <w:sz w:val="18"/>
                </w:rPr>
                <w:t>performed.</w:t>
              </w:r>
            </w:ins>
          </w:p>
        </w:tc>
        <w:tc>
          <w:tcPr>
            <w:tcW w:w="3240" w:type="dxa"/>
          </w:tcPr>
          <w:p w14:paraId="6CFC3952" w14:textId="77777777" w:rsidR="00F034AD" w:rsidRPr="00C31AA8" w:rsidRDefault="006B7357" w:rsidP="00F034AD">
            <w:pPr>
              <w:pStyle w:val="TableLeft"/>
              <w:rPr>
                <w:ins w:id="498" w:author="Powell, Deana" w:date="2023-10-19T15:28:00Z"/>
                <w:sz w:val="18"/>
              </w:rPr>
            </w:pPr>
            <w:ins w:id="499" w:author="Powell, Deana" w:date="2023-10-19T15:28:00Z">
              <w:r w:rsidRPr="00C31AA8">
                <w:rPr>
                  <w:sz w:val="18"/>
                </w:rPr>
                <w:t xml:space="preserve">Refer to the rationale for Section </w:t>
              </w:r>
              <w:r w:rsidRPr="00C31AA8">
                <w:rPr>
                  <w:spacing w:val="-4"/>
                  <w:sz w:val="18"/>
                </w:rPr>
                <w:t>1.1</w:t>
              </w:r>
              <w:r w:rsidRPr="00C31AA8">
                <w:rPr>
                  <w:sz w:val="18"/>
                  <w:szCs w:val="18"/>
                </w:rPr>
                <w:t xml:space="preserve"> Synopsis, </w:t>
              </w:r>
              <w:r w:rsidRPr="00C31AA8">
                <w:rPr>
                  <w:sz w:val="18"/>
                  <w:szCs w:val="22"/>
                </w:rPr>
                <w:t>Hypotheses, Objectives, and Endpoints</w:t>
              </w:r>
              <w:r w:rsidRPr="00C31AA8">
                <w:rPr>
                  <w:spacing w:val="-4"/>
                  <w:sz w:val="18"/>
                </w:rPr>
                <w:t>.</w:t>
              </w:r>
            </w:ins>
          </w:p>
        </w:tc>
      </w:tr>
      <w:tr w:rsidR="000121B5" w14:paraId="6C26FC87" w14:textId="77777777" w:rsidTr="009C3398">
        <w:trPr>
          <w:ins w:id="500" w:author="Powell, Deana" w:date="2023-10-19T15:28:00Z"/>
        </w:trPr>
        <w:tc>
          <w:tcPr>
            <w:tcW w:w="2155" w:type="dxa"/>
          </w:tcPr>
          <w:p w14:paraId="7F3CF74C" w14:textId="77777777" w:rsidR="00F034AD" w:rsidRPr="00C31AA8" w:rsidRDefault="006B7357" w:rsidP="00F034AD">
            <w:pPr>
              <w:pStyle w:val="TableLeft"/>
              <w:rPr>
                <w:ins w:id="501" w:author="Powell, Deana" w:date="2023-10-19T15:28:00Z"/>
                <w:sz w:val="18"/>
              </w:rPr>
            </w:pPr>
            <w:ins w:id="502" w:author="Powell, Deana" w:date="2023-10-19T15:28:00Z">
              <w:r w:rsidRPr="00C31AA8">
                <w:rPr>
                  <w:sz w:val="18"/>
                </w:rPr>
                <w:t>Section</w:t>
              </w:r>
              <w:r w:rsidRPr="00C31AA8">
                <w:rPr>
                  <w:spacing w:val="-12"/>
                  <w:sz w:val="18"/>
                </w:rPr>
                <w:t xml:space="preserve"> </w:t>
              </w:r>
              <w:r w:rsidRPr="00C31AA8">
                <w:rPr>
                  <w:sz w:val="18"/>
                </w:rPr>
                <w:t>9.9,</w:t>
              </w:r>
              <w:r w:rsidRPr="00C31AA8">
                <w:rPr>
                  <w:spacing w:val="-11"/>
                  <w:sz w:val="18"/>
                </w:rPr>
                <w:t xml:space="preserve"> </w:t>
              </w:r>
              <w:r w:rsidRPr="00C31AA8">
                <w:rPr>
                  <w:sz w:val="18"/>
                </w:rPr>
                <w:t>Sample</w:t>
              </w:r>
              <w:r w:rsidRPr="00C31AA8">
                <w:rPr>
                  <w:spacing w:val="-11"/>
                  <w:sz w:val="18"/>
                </w:rPr>
                <w:t xml:space="preserve"> </w:t>
              </w:r>
              <w:r w:rsidRPr="00C31AA8">
                <w:rPr>
                  <w:sz w:val="18"/>
                </w:rPr>
                <w:t>Size and Power Calculations</w:t>
              </w:r>
            </w:ins>
          </w:p>
        </w:tc>
        <w:tc>
          <w:tcPr>
            <w:tcW w:w="3600" w:type="dxa"/>
          </w:tcPr>
          <w:p w14:paraId="60E80DF3" w14:textId="77777777" w:rsidR="00F034AD" w:rsidRPr="00C31AA8" w:rsidRDefault="006B7357" w:rsidP="00F034AD">
            <w:pPr>
              <w:pStyle w:val="TableLeft"/>
              <w:rPr>
                <w:ins w:id="503" w:author="Powell, Deana" w:date="2023-10-19T15:28:00Z"/>
                <w:sz w:val="18"/>
              </w:rPr>
            </w:pPr>
            <w:ins w:id="504" w:author="Powell, Deana" w:date="2023-10-19T15:28:00Z">
              <w:r w:rsidRPr="00C31AA8">
                <w:rPr>
                  <w:sz w:val="18"/>
                </w:rPr>
                <w:t>Clarifying</w:t>
              </w:r>
              <w:r w:rsidRPr="00C31AA8">
                <w:rPr>
                  <w:spacing w:val="-6"/>
                  <w:sz w:val="18"/>
                </w:rPr>
                <w:t xml:space="preserve"> </w:t>
              </w:r>
              <w:r w:rsidRPr="00C31AA8">
                <w:rPr>
                  <w:sz w:val="18"/>
                </w:rPr>
                <w:t>analyses</w:t>
              </w:r>
              <w:r w:rsidRPr="00C31AA8">
                <w:rPr>
                  <w:spacing w:val="-5"/>
                  <w:sz w:val="18"/>
                </w:rPr>
                <w:t xml:space="preserve"> </w:t>
              </w:r>
              <w:r w:rsidRPr="00C31AA8">
                <w:rPr>
                  <w:sz w:val="18"/>
                </w:rPr>
                <w:t>to</w:t>
              </w:r>
              <w:r w:rsidRPr="00C31AA8">
                <w:rPr>
                  <w:spacing w:val="-6"/>
                  <w:sz w:val="18"/>
                </w:rPr>
                <w:t xml:space="preserve"> </w:t>
              </w:r>
              <w:r w:rsidRPr="00C31AA8">
                <w:rPr>
                  <w:sz w:val="18"/>
                </w:rPr>
                <w:t>be</w:t>
              </w:r>
              <w:r w:rsidRPr="00C31AA8">
                <w:rPr>
                  <w:spacing w:val="-5"/>
                  <w:sz w:val="18"/>
                </w:rPr>
                <w:t xml:space="preserve"> </w:t>
              </w:r>
              <w:r w:rsidRPr="00C31AA8">
                <w:rPr>
                  <w:spacing w:val="-2"/>
                  <w:sz w:val="18"/>
                </w:rPr>
                <w:t>performed.</w:t>
              </w:r>
            </w:ins>
          </w:p>
        </w:tc>
        <w:tc>
          <w:tcPr>
            <w:tcW w:w="3240" w:type="dxa"/>
          </w:tcPr>
          <w:p w14:paraId="416C207C" w14:textId="77777777" w:rsidR="00F034AD" w:rsidRPr="00C31AA8" w:rsidRDefault="006B7357" w:rsidP="00F034AD">
            <w:pPr>
              <w:pStyle w:val="TableLeft"/>
              <w:rPr>
                <w:ins w:id="505" w:author="Powell, Deana" w:date="2023-10-19T15:28:00Z"/>
                <w:sz w:val="18"/>
              </w:rPr>
            </w:pPr>
            <w:ins w:id="506" w:author="Powell, Deana" w:date="2023-10-19T15:28:00Z">
              <w:r w:rsidRPr="00C31AA8">
                <w:rPr>
                  <w:sz w:val="18"/>
                </w:rPr>
                <w:t xml:space="preserve">Refer to the rationale for Section </w:t>
              </w:r>
              <w:r w:rsidRPr="00C31AA8">
                <w:rPr>
                  <w:spacing w:val="-4"/>
                  <w:sz w:val="18"/>
                </w:rPr>
                <w:t>1.1</w:t>
              </w:r>
              <w:r w:rsidRPr="00C31AA8">
                <w:rPr>
                  <w:sz w:val="18"/>
                  <w:szCs w:val="18"/>
                </w:rPr>
                <w:t xml:space="preserve"> Synopsis, </w:t>
              </w:r>
              <w:r w:rsidRPr="00C31AA8">
                <w:rPr>
                  <w:sz w:val="18"/>
                  <w:szCs w:val="22"/>
                </w:rPr>
                <w:t>Hypotheses, Objectives, and Endpoints</w:t>
              </w:r>
              <w:r w:rsidRPr="00C31AA8">
                <w:rPr>
                  <w:spacing w:val="-4"/>
                  <w:sz w:val="18"/>
                </w:rPr>
                <w:t>.</w:t>
              </w:r>
            </w:ins>
          </w:p>
        </w:tc>
      </w:tr>
      <w:tr w:rsidR="000121B5" w14:paraId="4F6D1782" w14:textId="77777777" w:rsidTr="009C3398">
        <w:trPr>
          <w:ins w:id="507" w:author="Powell, Deana" w:date="2023-10-19T15:28:00Z"/>
        </w:trPr>
        <w:tc>
          <w:tcPr>
            <w:tcW w:w="2155" w:type="dxa"/>
          </w:tcPr>
          <w:p w14:paraId="2EB2ABD3" w14:textId="77777777" w:rsidR="00F034AD" w:rsidRPr="00C31AA8" w:rsidRDefault="006B7357" w:rsidP="00F034AD">
            <w:pPr>
              <w:pStyle w:val="TableLeft"/>
              <w:rPr>
                <w:ins w:id="508" w:author="Powell, Deana" w:date="2023-10-19T15:28:00Z"/>
                <w:sz w:val="18"/>
              </w:rPr>
            </w:pPr>
            <w:ins w:id="509" w:author="Powell, Deana" w:date="2023-10-19T15:28:00Z">
              <w:r w:rsidRPr="00C31AA8">
                <w:rPr>
                  <w:spacing w:val="-2"/>
                  <w:sz w:val="18"/>
                </w:rPr>
                <w:t>Throughout</w:t>
              </w:r>
            </w:ins>
          </w:p>
        </w:tc>
        <w:tc>
          <w:tcPr>
            <w:tcW w:w="3600" w:type="dxa"/>
          </w:tcPr>
          <w:p w14:paraId="17767CF8" w14:textId="77777777" w:rsidR="00F034AD" w:rsidRPr="00C31AA8" w:rsidRDefault="006B7357" w:rsidP="00F034AD">
            <w:pPr>
              <w:pStyle w:val="TableLeft"/>
              <w:rPr>
                <w:ins w:id="510" w:author="Powell, Deana" w:date="2023-10-19T15:28:00Z"/>
                <w:sz w:val="18"/>
              </w:rPr>
            </w:pPr>
            <w:ins w:id="511" w:author="Powell, Deana" w:date="2023-10-19T15:28:00Z">
              <w:r w:rsidRPr="00C31AA8">
                <w:rPr>
                  <w:sz w:val="18"/>
                </w:rPr>
                <w:t>Minor administrative, formatting, grammatical,</w:t>
              </w:r>
              <w:r w:rsidRPr="00C31AA8">
                <w:rPr>
                  <w:spacing w:val="-12"/>
                  <w:sz w:val="18"/>
                </w:rPr>
                <w:t xml:space="preserve"> </w:t>
              </w:r>
              <w:r w:rsidRPr="00C31AA8">
                <w:rPr>
                  <w:sz w:val="18"/>
                </w:rPr>
                <w:t>and/or</w:t>
              </w:r>
              <w:r w:rsidRPr="00C31AA8">
                <w:rPr>
                  <w:spacing w:val="-11"/>
                  <w:sz w:val="18"/>
                </w:rPr>
                <w:t xml:space="preserve"> </w:t>
              </w:r>
              <w:r w:rsidRPr="00C31AA8">
                <w:rPr>
                  <w:sz w:val="18"/>
                </w:rPr>
                <w:t>typographical</w:t>
              </w:r>
              <w:r w:rsidRPr="00C31AA8">
                <w:rPr>
                  <w:spacing w:val="-11"/>
                  <w:sz w:val="18"/>
                </w:rPr>
                <w:t xml:space="preserve"> </w:t>
              </w:r>
              <w:r w:rsidRPr="00C31AA8">
                <w:rPr>
                  <w:sz w:val="18"/>
                </w:rPr>
                <w:t>changes were made throughout the document.</w:t>
              </w:r>
            </w:ins>
          </w:p>
        </w:tc>
        <w:tc>
          <w:tcPr>
            <w:tcW w:w="3240" w:type="dxa"/>
          </w:tcPr>
          <w:p w14:paraId="37A4FC3A" w14:textId="77777777" w:rsidR="00F034AD" w:rsidRPr="00C31AA8" w:rsidRDefault="006B7357" w:rsidP="00F034AD">
            <w:pPr>
              <w:pStyle w:val="TableLeft"/>
              <w:rPr>
                <w:ins w:id="512" w:author="Powell, Deana" w:date="2023-10-19T15:28:00Z"/>
                <w:sz w:val="18"/>
              </w:rPr>
            </w:pPr>
            <w:ins w:id="513" w:author="Powell, Deana" w:date="2023-10-19T15:28:00Z">
              <w:r w:rsidRPr="00C31AA8">
                <w:rPr>
                  <w:sz w:val="18"/>
                </w:rPr>
                <w:t>To ensure clarity and accurate interpretation</w:t>
              </w:r>
              <w:r w:rsidRPr="00C31AA8">
                <w:rPr>
                  <w:spacing w:val="-6"/>
                  <w:sz w:val="18"/>
                </w:rPr>
                <w:t xml:space="preserve"> </w:t>
              </w:r>
              <w:r w:rsidRPr="00C31AA8">
                <w:rPr>
                  <w:sz w:val="18"/>
                </w:rPr>
                <w:t>of</w:t>
              </w:r>
              <w:r w:rsidRPr="00C31AA8">
                <w:rPr>
                  <w:spacing w:val="-6"/>
                  <w:sz w:val="18"/>
                </w:rPr>
                <w:t xml:space="preserve"> </w:t>
              </w:r>
              <w:r w:rsidRPr="00C31AA8">
                <w:rPr>
                  <w:sz w:val="18"/>
                </w:rPr>
                <w:t>the</w:t>
              </w:r>
              <w:r w:rsidRPr="00C31AA8">
                <w:rPr>
                  <w:spacing w:val="-6"/>
                  <w:sz w:val="18"/>
                </w:rPr>
                <w:t xml:space="preserve"> </w:t>
              </w:r>
              <w:r w:rsidRPr="00C31AA8">
                <w:rPr>
                  <w:sz w:val="18"/>
                </w:rPr>
                <w:t>intent</w:t>
              </w:r>
              <w:r w:rsidRPr="00C31AA8">
                <w:rPr>
                  <w:spacing w:val="-6"/>
                  <w:sz w:val="18"/>
                </w:rPr>
                <w:t xml:space="preserve"> </w:t>
              </w:r>
              <w:r w:rsidRPr="00C31AA8">
                <w:rPr>
                  <w:sz w:val="18"/>
                </w:rPr>
                <w:t>of</w:t>
              </w:r>
              <w:r w:rsidRPr="00C31AA8">
                <w:rPr>
                  <w:spacing w:val="-6"/>
                  <w:sz w:val="18"/>
                </w:rPr>
                <w:t xml:space="preserve"> </w:t>
              </w:r>
              <w:r w:rsidRPr="00C31AA8">
                <w:rPr>
                  <w:sz w:val="18"/>
                </w:rPr>
                <w:t>the</w:t>
              </w:r>
              <w:r w:rsidRPr="00C31AA8">
                <w:rPr>
                  <w:spacing w:val="-6"/>
                  <w:sz w:val="18"/>
                </w:rPr>
                <w:t xml:space="preserve"> </w:t>
              </w:r>
              <w:r w:rsidRPr="00C31AA8">
                <w:rPr>
                  <w:sz w:val="18"/>
                </w:rPr>
                <w:t>protocol.</w:t>
              </w:r>
            </w:ins>
          </w:p>
        </w:tc>
      </w:tr>
    </w:tbl>
    <w:p w14:paraId="272BB949" w14:textId="77777777" w:rsidR="003D2B47" w:rsidRPr="00C31AA8" w:rsidRDefault="003D2B47" w:rsidP="00EE660D">
      <w:pPr>
        <w:pStyle w:val="Paragraph"/>
        <w:rPr>
          <w:ins w:id="514" w:author="Powell, Deana" w:date="2023-10-19T15:28:00Z"/>
        </w:rPr>
      </w:pPr>
    </w:p>
    <w:p w14:paraId="05A237C7" w14:textId="778C9919" w:rsidR="00B02AA1" w:rsidRDefault="00334202" w:rsidP="00F52CD5">
      <w:pPr>
        <w:pStyle w:val="Heading1NoTOC"/>
        <w:pageBreakBefore/>
        <w:jc w:val="center"/>
        <w:rPr>
          <w:ins w:id="515" w:author="Powell, Deana" w:date="2023-10-19T15:28:00Z"/>
        </w:rPr>
      </w:pPr>
      <w:del w:id="516" w:author="Powell, Deana" w:date="2023-10-19T15:28:00Z">
        <w:r w:rsidRPr="008A3D7E">
          <w:rPr>
            <w:color w:val="000000"/>
            <w:sz w:val="28"/>
            <w:szCs w:val="28"/>
          </w:rPr>
          <w:lastRenderedPageBreak/>
          <w:delText>Table of Contents</w:delText>
        </w:r>
      </w:del>
      <w:r w:rsidRPr="00BC1806">
        <w:t xml:space="preserve"> </w:t>
      </w:r>
      <w:ins w:id="517" w:author="Powell, Deana" w:date="2023-10-19T15:28:00Z">
        <w:r w:rsidR="006B7357" w:rsidRPr="00BC1806">
          <w:t>TABLE OF CONTENTS</w:t>
        </w:r>
      </w:ins>
    </w:p>
    <w:p w14:paraId="4FDC83FC" w14:textId="55F84276" w:rsidR="00815B7C" w:rsidRDefault="00815B7C">
      <w:pPr>
        <w:pStyle w:val="TOC1"/>
        <w:rPr>
          <w:rFonts w:asciiTheme="minorHAnsi" w:eastAsiaTheme="minorEastAsia" w:hAnsiTheme="minorHAnsi" w:cstheme="minorBidi"/>
          <w:b w:val="0"/>
          <w:caps w:val="0"/>
          <w:noProof/>
          <w:sz w:val="22"/>
          <w:szCs w:val="22"/>
        </w:rPr>
      </w:pPr>
      <w:r w:rsidRPr="00815B7C">
        <w:rPr>
          <w:rStyle w:val="Hyperlink"/>
          <w:noProof/>
        </w:rPr>
        <w:t>DOCUMENT HISTORY</w:t>
      </w:r>
      <w:r>
        <w:rPr>
          <w:noProof/>
          <w:webHidden/>
        </w:rPr>
        <w:tab/>
        <w:t>3</w:t>
      </w:r>
    </w:p>
    <w:p w14:paraId="59C0385B" w14:textId="472DA5E9" w:rsidR="00815B7C" w:rsidRDefault="00815B7C">
      <w:pPr>
        <w:pStyle w:val="TOC1"/>
        <w:rPr>
          <w:rFonts w:asciiTheme="minorHAnsi" w:eastAsiaTheme="minorEastAsia" w:hAnsiTheme="minorHAnsi" w:cstheme="minorBidi"/>
          <w:b w:val="0"/>
          <w:caps w:val="0"/>
          <w:noProof/>
          <w:sz w:val="22"/>
          <w:szCs w:val="22"/>
        </w:rPr>
      </w:pPr>
      <w:r w:rsidRPr="00815B7C">
        <w:rPr>
          <w:rStyle w:val="Hyperlink"/>
          <w:noProof/>
        </w:rPr>
        <w:t>PROTOCOL AMENDMENT SUMMARY OF CHANGES</w:t>
      </w:r>
      <w:r>
        <w:rPr>
          <w:noProof/>
          <w:webHidden/>
        </w:rPr>
        <w:tab/>
        <w:t>4</w:t>
      </w:r>
    </w:p>
    <w:p w14:paraId="40E2E41B" w14:textId="77777777" w:rsidR="004F6B15" w:rsidRDefault="004F6B15">
      <w:pPr>
        <w:pStyle w:val="TOC1"/>
        <w:rPr>
          <w:del w:id="518" w:author="Powell, Deana" w:date="2023-10-19T15:28:00Z"/>
          <w:rFonts w:asciiTheme="minorHAnsi" w:eastAsiaTheme="minorEastAsia" w:hAnsiTheme="minorHAnsi" w:cstheme="minorBidi"/>
          <w:b w:val="0"/>
          <w:caps w:val="0"/>
          <w:noProof/>
          <w:sz w:val="22"/>
          <w:szCs w:val="22"/>
        </w:rPr>
      </w:pPr>
      <w:del w:id="519" w:author="Powell, Deana" w:date="2023-10-19T15:28:00Z">
        <w:r w:rsidRPr="00FB25BD">
          <w:rPr>
            <w:noProof/>
          </w:rPr>
          <w:delText>1</w:delText>
        </w:r>
        <w:r>
          <w:rPr>
            <w:rFonts w:asciiTheme="minorHAnsi" w:eastAsiaTheme="minorEastAsia" w:hAnsiTheme="minorHAnsi" w:cstheme="minorBidi"/>
            <w:b w:val="0"/>
            <w:caps w:val="0"/>
            <w:noProof/>
            <w:sz w:val="22"/>
            <w:szCs w:val="22"/>
          </w:rPr>
          <w:tab/>
        </w:r>
        <w:r>
          <w:rPr>
            <w:noProof/>
          </w:rPr>
          <w:delText>Protocol Summary</w:delText>
        </w:r>
        <w:r>
          <w:rPr>
            <w:noProof/>
          </w:rPr>
          <w:tab/>
        </w:r>
        <w:r w:rsidR="004173BC">
          <w:rPr>
            <w:noProof/>
          </w:rPr>
          <w:delText>17</w:delText>
        </w:r>
      </w:del>
    </w:p>
    <w:p w14:paraId="3E3EE4C8" w14:textId="52B131CA" w:rsidR="00815B7C" w:rsidRDefault="00815B7C">
      <w:pPr>
        <w:pStyle w:val="TOC1"/>
        <w:rPr>
          <w:ins w:id="520" w:author="Powell, Deana" w:date="2023-10-19T15:28:00Z"/>
          <w:rFonts w:asciiTheme="minorHAnsi" w:eastAsiaTheme="minorEastAsia" w:hAnsiTheme="minorHAnsi" w:cstheme="minorBidi"/>
          <w:b w:val="0"/>
          <w:caps w:val="0"/>
          <w:noProof/>
          <w:sz w:val="22"/>
          <w:szCs w:val="22"/>
        </w:rPr>
      </w:pPr>
      <w:ins w:id="521" w:author="Powell, Deana" w:date="2023-10-19T15:28:00Z">
        <w:r w:rsidRPr="00815B7C">
          <w:rPr>
            <w:rStyle w:val="Hyperlink"/>
            <w:noProof/>
          </w:rPr>
          <w:t>1</w:t>
        </w:r>
        <w:r>
          <w:rPr>
            <w:rFonts w:asciiTheme="minorHAnsi" w:eastAsiaTheme="minorEastAsia" w:hAnsiTheme="minorHAnsi" w:cstheme="minorBidi"/>
            <w:b w:val="0"/>
            <w:caps w:val="0"/>
            <w:noProof/>
            <w:sz w:val="22"/>
            <w:szCs w:val="22"/>
          </w:rPr>
          <w:tab/>
        </w:r>
        <w:r w:rsidRPr="00815B7C">
          <w:rPr>
            <w:rStyle w:val="Hyperlink"/>
            <w:noProof/>
          </w:rPr>
          <w:t>PROTOCOL SUMMARY</w:t>
        </w:r>
        <w:r>
          <w:rPr>
            <w:noProof/>
            <w:webHidden/>
          </w:rPr>
          <w:tab/>
          <w:t>19</w:t>
        </w:r>
      </w:ins>
    </w:p>
    <w:p w14:paraId="0DDBB1D0" w14:textId="0C91EA99" w:rsidR="00815B7C" w:rsidRDefault="00815B7C">
      <w:pPr>
        <w:pStyle w:val="TOC2"/>
        <w:rPr>
          <w:rFonts w:asciiTheme="minorHAnsi" w:eastAsiaTheme="minorEastAsia" w:hAnsiTheme="minorHAnsi" w:cstheme="minorBidi"/>
          <w:b w:val="0"/>
          <w:noProof/>
          <w:sz w:val="22"/>
          <w:szCs w:val="22"/>
        </w:rPr>
      </w:pPr>
      <w:r w:rsidRPr="00815B7C">
        <w:rPr>
          <w:rStyle w:val="Hyperlink"/>
          <w:noProof/>
        </w:rPr>
        <w:t>1.1</w:t>
      </w:r>
      <w:r>
        <w:rPr>
          <w:rFonts w:asciiTheme="minorHAnsi" w:eastAsiaTheme="minorEastAsia" w:hAnsiTheme="minorHAnsi" w:cstheme="minorBidi"/>
          <w:b w:val="0"/>
          <w:noProof/>
          <w:sz w:val="22"/>
          <w:szCs w:val="22"/>
        </w:rPr>
        <w:tab/>
      </w:r>
      <w:r w:rsidRPr="00815B7C">
        <w:rPr>
          <w:rStyle w:val="Hyperlink"/>
          <w:noProof/>
        </w:rPr>
        <w:t>Synopsis</w:t>
      </w:r>
      <w:r>
        <w:rPr>
          <w:noProof/>
          <w:webHidden/>
        </w:rPr>
        <w:tab/>
      </w:r>
      <w:del w:id="522" w:author="Powell, Deana" w:date="2023-10-19T15:28:00Z">
        <w:r w:rsidR="004173BC">
          <w:rPr>
            <w:noProof/>
          </w:rPr>
          <w:delText>17</w:delText>
        </w:r>
      </w:del>
      <w:ins w:id="523" w:author="Powell, Deana" w:date="2023-10-19T15:28:00Z">
        <w:r>
          <w:rPr>
            <w:noProof/>
            <w:webHidden/>
          </w:rPr>
          <w:t>19</w:t>
        </w:r>
      </w:ins>
    </w:p>
    <w:p w14:paraId="40413448" w14:textId="54E1B27E" w:rsidR="00815B7C" w:rsidRDefault="00815B7C">
      <w:pPr>
        <w:pStyle w:val="TOC2"/>
        <w:rPr>
          <w:rFonts w:asciiTheme="minorHAnsi" w:eastAsiaTheme="minorEastAsia" w:hAnsiTheme="minorHAnsi" w:cstheme="minorBidi"/>
          <w:b w:val="0"/>
          <w:noProof/>
          <w:sz w:val="22"/>
          <w:szCs w:val="22"/>
        </w:rPr>
      </w:pPr>
      <w:r w:rsidRPr="00815B7C">
        <w:rPr>
          <w:rStyle w:val="Hyperlink"/>
          <w:noProof/>
        </w:rPr>
        <w:t>1.2</w:t>
      </w:r>
      <w:r>
        <w:rPr>
          <w:rFonts w:asciiTheme="minorHAnsi" w:eastAsiaTheme="minorEastAsia" w:hAnsiTheme="minorHAnsi" w:cstheme="minorBidi"/>
          <w:b w:val="0"/>
          <w:noProof/>
          <w:sz w:val="22"/>
          <w:szCs w:val="22"/>
        </w:rPr>
        <w:tab/>
      </w:r>
      <w:r w:rsidRPr="00815B7C">
        <w:rPr>
          <w:rStyle w:val="Hyperlink"/>
          <w:noProof/>
        </w:rPr>
        <w:t>Schema</w:t>
      </w:r>
      <w:r>
        <w:rPr>
          <w:noProof/>
          <w:webHidden/>
        </w:rPr>
        <w:tab/>
      </w:r>
      <w:del w:id="524" w:author="Powell, Deana" w:date="2023-10-19T15:28:00Z">
        <w:r w:rsidR="004173BC">
          <w:rPr>
            <w:noProof/>
          </w:rPr>
          <w:delText>21</w:delText>
        </w:r>
      </w:del>
      <w:ins w:id="525" w:author="Powell, Deana" w:date="2023-10-19T15:28:00Z">
        <w:r>
          <w:rPr>
            <w:noProof/>
            <w:webHidden/>
          </w:rPr>
          <w:t>25</w:t>
        </w:r>
      </w:ins>
    </w:p>
    <w:p w14:paraId="207F7F15" w14:textId="71896D7A" w:rsidR="00815B7C" w:rsidRDefault="00815B7C">
      <w:pPr>
        <w:pStyle w:val="TOC2"/>
        <w:rPr>
          <w:rFonts w:asciiTheme="minorHAnsi" w:eastAsiaTheme="minorEastAsia" w:hAnsiTheme="minorHAnsi" w:cstheme="minorBidi"/>
          <w:b w:val="0"/>
          <w:noProof/>
          <w:sz w:val="22"/>
          <w:szCs w:val="22"/>
        </w:rPr>
      </w:pPr>
      <w:r w:rsidRPr="00815B7C">
        <w:rPr>
          <w:rStyle w:val="Hyperlink"/>
          <w:noProof/>
        </w:rPr>
        <w:t>1.3</w:t>
      </w:r>
      <w:r>
        <w:rPr>
          <w:rFonts w:asciiTheme="minorHAnsi" w:eastAsiaTheme="minorEastAsia" w:hAnsiTheme="minorHAnsi" w:cstheme="minorBidi"/>
          <w:b w:val="0"/>
          <w:noProof/>
          <w:sz w:val="22"/>
          <w:szCs w:val="22"/>
        </w:rPr>
        <w:tab/>
      </w:r>
      <w:r w:rsidRPr="00815B7C">
        <w:rPr>
          <w:rStyle w:val="Hyperlink"/>
          <w:noProof/>
        </w:rPr>
        <w:t>Schedule of Activities</w:t>
      </w:r>
      <w:r>
        <w:rPr>
          <w:noProof/>
          <w:webHidden/>
        </w:rPr>
        <w:tab/>
      </w:r>
      <w:del w:id="526" w:author="Powell, Deana" w:date="2023-10-19T15:28:00Z">
        <w:r w:rsidR="004173BC">
          <w:rPr>
            <w:noProof/>
          </w:rPr>
          <w:delText>22</w:delText>
        </w:r>
      </w:del>
      <w:ins w:id="527" w:author="Powell, Deana" w:date="2023-10-19T15:28:00Z">
        <w:r>
          <w:rPr>
            <w:noProof/>
            <w:webHidden/>
          </w:rPr>
          <w:t>27</w:t>
        </w:r>
      </w:ins>
    </w:p>
    <w:p w14:paraId="563B02B3" w14:textId="4039DC21" w:rsidR="00815B7C" w:rsidRDefault="00815B7C">
      <w:pPr>
        <w:pStyle w:val="TOC3"/>
        <w:rPr>
          <w:rFonts w:asciiTheme="minorHAnsi" w:eastAsiaTheme="minorEastAsia" w:hAnsiTheme="minorHAnsi" w:cstheme="minorBidi"/>
          <w:noProof/>
          <w:sz w:val="22"/>
          <w:szCs w:val="22"/>
        </w:rPr>
      </w:pPr>
      <w:r w:rsidRPr="00815B7C">
        <w:rPr>
          <w:rStyle w:val="Hyperlink"/>
          <w:noProof/>
        </w:rPr>
        <w:t>1.3.1</w:t>
      </w:r>
      <w:r>
        <w:rPr>
          <w:rFonts w:asciiTheme="minorHAnsi" w:eastAsiaTheme="minorEastAsia" w:hAnsiTheme="minorHAnsi" w:cstheme="minorBidi"/>
          <w:noProof/>
          <w:sz w:val="22"/>
          <w:szCs w:val="22"/>
        </w:rPr>
        <w:tab/>
      </w:r>
      <w:r w:rsidRPr="00815B7C">
        <w:rPr>
          <w:rStyle w:val="Hyperlink"/>
          <w:noProof/>
        </w:rPr>
        <w:t>Initial Treatment Phase</w:t>
      </w:r>
      <w:r>
        <w:rPr>
          <w:noProof/>
          <w:webHidden/>
        </w:rPr>
        <w:tab/>
      </w:r>
      <w:del w:id="528" w:author="Powell, Deana" w:date="2023-10-19T15:28:00Z">
        <w:r w:rsidR="004173BC">
          <w:rPr>
            <w:noProof/>
          </w:rPr>
          <w:delText>22</w:delText>
        </w:r>
      </w:del>
      <w:ins w:id="529" w:author="Powell, Deana" w:date="2023-10-19T15:28:00Z">
        <w:r>
          <w:rPr>
            <w:noProof/>
            <w:webHidden/>
          </w:rPr>
          <w:t>28</w:t>
        </w:r>
      </w:ins>
    </w:p>
    <w:p w14:paraId="30E35E1A" w14:textId="06BEACBE" w:rsidR="00815B7C" w:rsidRDefault="00815B7C">
      <w:pPr>
        <w:pStyle w:val="TOC3"/>
        <w:rPr>
          <w:rFonts w:asciiTheme="minorHAnsi" w:eastAsiaTheme="minorEastAsia" w:hAnsiTheme="minorHAnsi" w:cstheme="minorBidi"/>
          <w:noProof/>
          <w:sz w:val="22"/>
          <w:szCs w:val="22"/>
        </w:rPr>
      </w:pPr>
      <w:r w:rsidRPr="00815B7C">
        <w:rPr>
          <w:rStyle w:val="Hyperlink"/>
          <w:noProof/>
        </w:rPr>
        <w:t>1.3.2</w:t>
      </w:r>
      <w:r>
        <w:rPr>
          <w:rFonts w:asciiTheme="minorHAnsi" w:eastAsiaTheme="minorEastAsia" w:hAnsiTheme="minorHAnsi" w:cstheme="minorBidi"/>
          <w:noProof/>
          <w:sz w:val="22"/>
          <w:szCs w:val="22"/>
        </w:rPr>
        <w:tab/>
      </w:r>
      <w:r w:rsidRPr="00815B7C">
        <w:rPr>
          <w:rStyle w:val="Hyperlink"/>
          <w:noProof/>
        </w:rPr>
        <w:t>Second Course Phase</w:t>
      </w:r>
      <w:r>
        <w:rPr>
          <w:noProof/>
          <w:webHidden/>
        </w:rPr>
        <w:tab/>
      </w:r>
      <w:del w:id="530" w:author="Powell, Deana" w:date="2023-10-19T15:28:00Z">
        <w:r w:rsidR="004173BC">
          <w:rPr>
            <w:noProof/>
          </w:rPr>
          <w:delText>34</w:delText>
        </w:r>
      </w:del>
      <w:ins w:id="531" w:author="Powell, Deana" w:date="2023-10-19T15:28:00Z">
        <w:r>
          <w:rPr>
            <w:noProof/>
            <w:webHidden/>
          </w:rPr>
          <w:t>47</w:t>
        </w:r>
      </w:ins>
    </w:p>
    <w:p w14:paraId="1D9DD374" w14:textId="5B84756F" w:rsidR="00815B7C" w:rsidRDefault="00815B7C">
      <w:pPr>
        <w:pStyle w:val="TOC1"/>
        <w:rPr>
          <w:rFonts w:asciiTheme="minorHAnsi" w:eastAsiaTheme="minorEastAsia" w:hAnsiTheme="minorHAnsi" w:cstheme="minorBidi"/>
          <w:b w:val="0"/>
          <w:caps w:val="0"/>
          <w:noProof/>
          <w:sz w:val="22"/>
          <w:szCs w:val="22"/>
        </w:rPr>
      </w:pPr>
      <w:r w:rsidRPr="00815B7C">
        <w:rPr>
          <w:rStyle w:val="Hyperlink"/>
          <w:noProof/>
        </w:rPr>
        <w:t>2</w:t>
      </w:r>
      <w:r>
        <w:rPr>
          <w:rFonts w:asciiTheme="minorHAnsi" w:eastAsiaTheme="minorEastAsia" w:hAnsiTheme="minorHAnsi" w:cstheme="minorBidi"/>
          <w:b w:val="0"/>
          <w:caps w:val="0"/>
          <w:noProof/>
          <w:sz w:val="22"/>
          <w:szCs w:val="22"/>
        </w:rPr>
        <w:tab/>
      </w:r>
      <w:del w:id="532" w:author="Powell, Deana" w:date="2023-10-19T15:28:00Z">
        <w:r w:rsidR="004F6B15">
          <w:rPr>
            <w:noProof/>
          </w:rPr>
          <w:delText>Introduction</w:delText>
        </w:r>
        <w:r w:rsidR="004F6B15">
          <w:rPr>
            <w:noProof/>
          </w:rPr>
          <w:tab/>
        </w:r>
        <w:r w:rsidR="004173BC">
          <w:rPr>
            <w:noProof/>
          </w:rPr>
          <w:delText>41</w:delText>
        </w:r>
      </w:del>
      <w:r w:rsidR="00334202">
        <w:rPr>
          <w:noProof/>
        </w:rPr>
        <w:br/>
      </w:r>
      <w:ins w:id="533" w:author="Powell, Deana" w:date="2023-10-19T15:28:00Z">
        <w:r w:rsidRPr="00815B7C">
          <w:rPr>
            <w:rStyle w:val="Hyperlink"/>
            <w:noProof/>
          </w:rPr>
          <w:t>INTRODUCTION</w:t>
        </w:r>
        <w:r>
          <w:rPr>
            <w:noProof/>
            <w:webHidden/>
          </w:rPr>
          <w:tab/>
          <w:t>55</w:t>
        </w:r>
      </w:ins>
    </w:p>
    <w:p w14:paraId="4AC5D1F8" w14:textId="79C12E81" w:rsidR="00815B7C" w:rsidRDefault="00815B7C">
      <w:pPr>
        <w:pStyle w:val="TOC2"/>
        <w:rPr>
          <w:rFonts w:asciiTheme="minorHAnsi" w:eastAsiaTheme="minorEastAsia" w:hAnsiTheme="minorHAnsi" w:cstheme="minorBidi"/>
          <w:b w:val="0"/>
          <w:noProof/>
          <w:sz w:val="22"/>
          <w:szCs w:val="22"/>
        </w:rPr>
      </w:pPr>
      <w:r w:rsidRPr="00815B7C">
        <w:rPr>
          <w:rStyle w:val="Hyperlink"/>
          <w:noProof/>
        </w:rPr>
        <w:t>2.1</w:t>
      </w:r>
      <w:r>
        <w:rPr>
          <w:rFonts w:asciiTheme="minorHAnsi" w:eastAsiaTheme="minorEastAsia" w:hAnsiTheme="minorHAnsi" w:cstheme="minorBidi"/>
          <w:b w:val="0"/>
          <w:noProof/>
          <w:sz w:val="22"/>
          <w:szCs w:val="22"/>
        </w:rPr>
        <w:tab/>
      </w:r>
      <w:r w:rsidRPr="00815B7C">
        <w:rPr>
          <w:rStyle w:val="Hyperlink"/>
          <w:noProof/>
        </w:rPr>
        <w:t>Study Rationale</w:t>
      </w:r>
      <w:r>
        <w:rPr>
          <w:noProof/>
          <w:webHidden/>
        </w:rPr>
        <w:tab/>
      </w:r>
      <w:del w:id="534" w:author="Powell, Deana" w:date="2023-10-19T15:28:00Z">
        <w:r w:rsidR="004173BC">
          <w:rPr>
            <w:noProof/>
          </w:rPr>
          <w:delText>41</w:delText>
        </w:r>
      </w:del>
      <w:ins w:id="535" w:author="Powell, Deana" w:date="2023-10-19T15:28:00Z">
        <w:r>
          <w:rPr>
            <w:noProof/>
            <w:webHidden/>
          </w:rPr>
          <w:t>55</w:t>
        </w:r>
      </w:ins>
    </w:p>
    <w:p w14:paraId="22150637" w14:textId="032214BC" w:rsidR="00815B7C" w:rsidRDefault="00815B7C">
      <w:pPr>
        <w:pStyle w:val="TOC2"/>
        <w:rPr>
          <w:rFonts w:asciiTheme="minorHAnsi" w:eastAsiaTheme="minorEastAsia" w:hAnsiTheme="minorHAnsi" w:cstheme="minorBidi"/>
          <w:b w:val="0"/>
          <w:noProof/>
          <w:sz w:val="22"/>
          <w:szCs w:val="22"/>
        </w:rPr>
      </w:pPr>
      <w:r w:rsidRPr="00815B7C">
        <w:rPr>
          <w:rStyle w:val="Hyperlink"/>
          <w:noProof/>
        </w:rPr>
        <w:t>2.2</w:t>
      </w:r>
      <w:r>
        <w:rPr>
          <w:rFonts w:asciiTheme="minorHAnsi" w:eastAsiaTheme="minorEastAsia" w:hAnsiTheme="minorHAnsi" w:cstheme="minorBidi"/>
          <w:b w:val="0"/>
          <w:noProof/>
          <w:sz w:val="22"/>
          <w:szCs w:val="22"/>
        </w:rPr>
        <w:tab/>
      </w:r>
      <w:r w:rsidRPr="00815B7C">
        <w:rPr>
          <w:rStyle w:val="Hyperlink"/>
          <w:noProof/>
        </w:rPr>
        <w:t>Background</w:t>
      </w:r>
      <w:r>
        <w:rPr>
          <w:noProof/>
          <w:webHidden/>
        </w:rPr>
        <w:tab/>
      </w:r>
      <w:del w:id="536" w:author="Powell, Deana" w:date="2023-10-19T15:28:00Z">
        <w:r w:rsidR="004173BC">
          <w:rPr>
            <w:noProof/>
          </w:rPr>
          <w:delText>42</w:delText>
        </w:r>
      </w:del>
      <w:ins w:id="537" w:author="Powell, Deana" w:date="2023-10-19T15:28:00Z">
        <w:r>
          <w:rPr>
            <w:noProof/>
            <w:webHidden/>
          </w:rPr>
          <w:t>56</w:t>
        </w:r>
      </w:ins>
    </w:p>
    <w:p w14:paraId="1B9C2DC5" w14:textId="4D822C2A" w:rsidR="00815B7C" w:rsidRDefault="00815B7C">
      <w:pPr>
        <w:pStyle w:val="TOC3"/>
        <w:rPr>
          <w:rFonts w:asciiTheme="minorHAnsi" w:eastAsiaTheme="minorEastAsia" w:hAnsiTheme="minorHAnsi" w:cstheme="minorBidi"/>
          <w:noProof/>
          <w:sz w:val="22"/>
          <w:szCs w:val="22"/>
        </w:rPr>
      </w:pPr>
      <w:r w:rsidRPr="00815B7C">
        <w:rPr>
          <w:rStyle w:val="Hyperlink"/>
          <w:noProof/>
        </w:rPr>
        <w:t>2.2.1</w:t>
      </w:r>
      <w:r>
        <w:rPr>
          <w:rFonts w:asciiTheme="minorHAnsi" w:eastAsiaTheme="minorEastAsia" w:hAnsiTheme="minorHAnsi" w:cstheme="minorBidi"/>
          <w:noProof/>
          <w:sz w:val="22"/>
          <w:szCs w:val="22"/>
        </w:rPr>
        <w:tab/>
      </w:r>
      <w:r w:rsidRPr="00815B7C">
        <w:rPr>
          <w:rStyle w:val="Hyperlink"/>
          <w:noProof/>
        </w:rPr>
        <w:t>Pharmaceutical and Therapeutic Background</w:t>
      </w:r>
      <w:r>
        <w:rPr>
          <w:noProof/>
          <w:webHidden/>
        </w:rPr>
        <w:tab/>
      </w:r>
      <w:del w:id="538" w:author="Powell, Deana" w:date="2023-10-19T15:28:00Z">
        <w:r w:rsidR="004173BC">
          <w:rPr>
            <w:noProof/>
          </w:rPr>
          <w:delText>43</w:delText>
        </w:r>
      </w:del>
      <w:ins w:id="539" w:author="Powell, Deana" w:date="2023-10-19T15:28:00Z">
        <w:r>
          <w:rPr>
            <w:noProof/>
            <w:webHidden/>
          </w:rPr>
          <w:t>57</w:t>
        </w:r>
      </w:ins>
    </w:p>
    <w:p w14:paraId="5194A479" w14:textId="15E5261F" w:rsidR="00815B7C" w:rsidRDefault="00815B7C">
      <w:pPr>
        <w:pStyle w:val="TOC4"/>
        <w:rPr>
          <w:rFonts w:asciiTheme="minorHAnsi" w:eastAsiaTheme="minorEastAsia" w:hAnsiTheme="minorHAnsi" w:cstheme="minorBidi"/>
          <w:noProof/>
          <w:sz w:val="22"/>
          <w:szCs w:val="22"/>
        </w:rPr>
      </w:pPr>
      <w:r w:rsidRPr="00815B7C">
        <w:rPr>
          <w:rStyle w:val="Hyperlink"/>
          <w:noProof/>
        </w:rPr>
        <w:t>2.2.1.1</w:t>
      </w:r>
      <w:r>
        <w:rPr>
          <w:rFonts w:asciiTheme="minorHAnsi" w:eastAsiaTheme="minorEastAsia" w:hAnsiTheme="minorHAnsi" w:cstheme="minorBidi"/>
          <w:noProof/>
          <w:sz w:val="22"/>
          <w:szCs w:val="22"/>
        </w:rPr>
        <w:tab/>
      </w:r>
      <w:r w:rsidRPr="00815B7C">
        <w:rPr>
          <w:rStyle w:val="Hyperlink"/>
          <w:noProof/>
        </w:rPr>
        <w:t>Pembrolizumab</w:t>
      </w:r>
      <w:r>
        <w:rPr>
          <w:noProof/>
          <w:webHidden/>
        </w:rPr>
        <w:tab/>
      </w:r>
      <w:del w:id="540" w:author="Powell, Deana" w:date="2023-10-19T15:28:00Z">
        <w:r w:rsidR="004173BC">
          <w:rPr>
            <w:noProof/>
          </w:rPr>
          <w:delText>43</w:delText>
        </w:r>
      </w:del>
      <w:ins w:id="541" w:author="Powell, Deana" w:date="2023-10-19T15:28:00Z">
        <w:r>
          <w:rPr>
            <w:noProof/>
            <w:webHidden/>
          </w:rPr>
          <w:t>57</w:t>
        </w:r>
      </w:ins>
    </w:p>
    <w:p w14:paraId="4E76A1DA" w14:textId="12F43C18" w:rsidR="00815B7C" w:rsidRDefault="00815B7C">
      <w:pPr>
        <w:pStyle w:val="TOC4"/>
        <w:rPr>
          <w:rFonts w:asciiTheme="minorHAnsi" w:eastAsiaTheme="minorEastAsia" w:hAnsiTheme="minorHAnsi" w:cstheme="minorBidi"/>
          <w:noProof/>
          <w:sz w:val="22"/>
          <w:szCs w:val="22"/>
        </w:rPr>
      </w:pPr>
      <w:r w:rsidRPr="00815B7C">
        <w:rPr>
          <w:rStyle w:val="Hyperlink"/>
          <w:noProof/>
        </w:rPr>
        <w:t>2.2.1.2</w:t>
      </w:r>
      <w:r>
        <w:rPr>
          <w:rFonts w:asciiTheme="minorHAnsi" w:eastAsiaTheme="minorEastAsia" w:hAnsiTheme="minorHAnsi" w:cstheme="minorBidi"/>
          <w:noProof/>
          <w:sz w:val="22"/>
          <w:szCs w:val="22"/>
        </w:rPr>
        <w:tab/>
      </w:r>
      <w:r w:rsidRPr="00815B7C">
        <w:rPr>
          <w:rStyle w:val="Hyperlink"/>
          <w:noProof/>
        </w:rPr>
        <w:t>Lenvatinib</w:t>
      </w:r>
      <w:r>
        <w:rPr>
          <w:noProof/>
          <w:webHidden/>
        </w:rPr>
        <w:tab/>
      </w:r>
      <w:del w:id="542" w:author="Powell, Deana" w:date="2023-10-19T15:28:00Z">
        <w:r w:rsidR="004173BC">
          <w:rPr>
            <w:noProof/>
          </w:rPr>
          <w:delText>43</w:delText>
        </w:r>
      </w:del>
      <w:ins w:id="543" w:author="Powell, Deana" w:date="2023-10-19T15:28:00Z">
        <w:r>
          <w:rPr>
            <w:noProof/>
            <w:webHidden/>
          </w:rPr>
          <w:t>57</w:t>
        </w:r>
      </w:ins>
    </w:p>
    <w:p w14:paraId="382C179D" w14:textId="3EB22D79" w:rsidR="00815B7C" w:rsidRDefault="00815B7C">
      <w:pPr>
        <w:pStyle w:val="TOC4"/>
        <w:rPr>
          <w:rFonts w:asciiTheme="minorHAnsi" w:eastAsiaTheme="minorEastAsia" w:hAnsiTheme="minorHAnsi" w:cstheme="minorBidi"/>
          <w:noProof/>
          <w:sz w:val="22"/>
          <w:szCs w:val="22"/>
        </w:rPr>
      </w:pPr>
      <w:r w:rsidRPr="00815B7C">
        <w:rPr>
          <w:rStyle w:val="Hyperlink"/>
          <w:noProof/>
        </w:rPr>
        <w:t>2.2.1.3</w:t>
      </w:r>
      <w:r>
        <w:rPr>
          <w:rFonts w:asciiTheme="minorHAnsi" w:eastAsiaTheme="minorEastAsia" w:hAnsiTheme="minorHAnsi" w:cstheme="minorBidi"/>
          <w:noProof/>
          <w:sz w:val="22"/>
          <w:szCs w:val="22"/>
        </w:rPr>
        <w:tab/>
      </w:r>
      <w:r w:rsidRPr="00815B7C">
        <w:rPr>
          <w:rStyle w:val="Hyperlink"/>
          <w:noProof/>
        </w:rPr>
        <w:t>Pembrolizumab Plus Lenvatinib</w:t>
      </w:r>
      <w:r>
        <w:rPr>
          <w:noProof/>
          <w:webHidden/>
        </w:rPr>
        <w:tab/>
      </w:r>
      <w:del w:id="544" w:author="Powell, Deana" w:date="2023-10-19T15:28:00Z">
        <w:r w:rsidR="004173BC">
          <w:rPr>
            <w:noProof/>
          </w:rPr>
          <w:delText>44</w:delText>
        </w:r>
      </w:del>
      <w:ins w:id="545" w:author="Powell, Deana" w:date="2023-10-19T15:28:00Z">
        <w:r>
          <w:rPr>
            <w:noProof/>
            <w:webHidden/>
          </w:rPr>
          <w:t>58</w:t>
        </w:r>
      </w:ins>
    </w:p>
    <w:p w14:paraId="0E92BFB3" w14:textId="5487631B" w:rsidR="00815B7C" w:rsidRDefault="00815B7C">
      <w:pPr>
        <w:pStyle w:val="TOC3"/>
        <w:rPr>
          <w:rFonts w:asciiTheme="minorHAnsi" w:eastAsiaTheme="minorEastAsia" w:hAnsiTheme="minorHAnsi" w:cstheme="minorBidi"/>
          <w:noProof/>
          <w:sz w:val="22"/>
          <w:szCs w:val="22"/>
        </w:rPr>
      </w:pPr>
      <w:r w:rsidRPr="00815B7C">
        <w:rPr>
          <w:rStyle w:val="Hyperlink"/>
          <w:noProof/>
        </w:rPr>
        <w:t>2.2.2</w:t>
      </w:r>
      <w:r>
        <w:rPr>
          <w:rFonts w:asciiTheme="minorHAnsi" w:eastAsiaTheme="minorEastAsia" w:hAnsiTheme="minorHAnsi" w:cstheme="minorBidi"/>
          <w:noProof/>
          <w:sz w:val="22"/>
          <w:szCs w:val="22"/>
        </w:rPr>
        <w:tab/>
      </w:r>
      <w:r w:rsidRPr="00815B7C">
        <w:rPr>
          <w:rStyle w:val="Hyperlink"/>
          <w:noProof/>
        </w:rPr>
        <w:t>Preclinical and Clinical Studies</w:t>
      </w:r>
      <w:r>
        <w:rPr>
          <w:noProof/>
          <w:webHidden/>
        </w:rPr>
        <w:tab/>
      </w:r>
      <w:del w:id="546" w:author="Powell, Deana" w:date="2023-10-19T15:28:00Z">
        <w:r w:rsidR="004173BC">
          <w:rPr>
            <w:noProof/>
          </w:rPr>
          <w:delText>44</w:delText>
        </w:r>
      </w:del>
      <w:ins w:id="547" w:author="Powell, Deana" w:date="2023-10-19T15:28:00Z">
        <w:r>
          <w:rPr>
            <w:noProof/>
            <w:webHidden/>
          </w:rPr>
          <w:t>59</w:t>
        </w:r>
      </w:ins>
    </w:p>
    <w:p w14:paraId="2ED0EB74" w14:textId="68F1EF14" w:rsidR="00815B7C" w:rsidRDefault="00815B7C">
      <w:pPr>
        <w:pStyle w:val="TOC4"/>
        <w:rPr>
          <w:rFonts w:asciiTheme="minorHAnsi" w:eastAsiaTheme="minorEastAsia" w:hAnsiTheme="minorHAnsi" w:cstheme="minorBidi"/>
          <w:noProof/>
          <w:sz w:val="22"/>
          <w:szCs w:val="22"/>
        </w:rPr>
      </w:pPr>
      <w:r w:rsidRPr="00815B7C">
        <w:rPr>
          <w:rStyle w:val="Hyperlink"/>
          <w:noProof/>
        </w:rPr>
        <w:t>2.2.2.1</w:t>
      </w:r>
      <w:r>
        <w:rPr>
          <w:rFonts w:asciiTheme="minorHAnsi" w:eastAsiaTheme="minorEastAsia" w:hAnsiTheme="minorHAnsi" w:cstheme="minorBidi"/>
          <w:noProof/>
          <w:sz w:val="22"/>
          <w:szCs w:val="22"/>
        </w:rPr>
        <w:tab/>
      </w:r>
      <w:r w:rsidRPr="00815B7C">
        <w:rPr>
          <w:rStyle w:val="Hyperlink"/>
          <w:noProof/>
        </w:rPr>
        <w:t>Completed Studies With Pembrolizumab and Lenvatinib</w:t>
      </w:r>
      <w:r>
        <w:rPr>
          <w:noProof/>
          <w:webHidden/>
        </w:rPr>
        <w:tab/>
      </w:r>
      <w:del w:id="548" w:author="Powell, Deana" w:date="2023-10-19T15:28:00Z">
        <w:r w:rsidR="004173BC">
          <w:rPr>
            <w:noProof/>
          </w:rPr>
          <w:delText>44</w:delText>
        </w:r>
      </w:del>
      <w:ins w:id="549" w:author="Powell, Deana" w:date="2023-10-19T15:28:00Z">
        <w:r>
          <w:rPr>
            <w:noProof/>
            <w:webHidden/>
          </w:rPr>
          <w:t>59</w:t>
        </w:r>
      </w:ins>
    </w:p>
    <w:p w14:paraId="1FE5882D" w14:textId="246DBE2A" w:rsidR="00815B7C" w:rsidRDefault="00815B7C">
      <w:pPr>
        <w:pStyle w:val="TOC3"/>
        <w:rPr>
          <w:rFonts w:asciiTheme="minorHAnsi" w:eastAsiaTheme="minorEastAsia" w:hAnsiTheme="minorHAnsi" w:cstheme="minorBidi"/>
          <w:noProof/>
          <w:sz w:val="22"/>
          <w:szCs w:val="22"/>
        </w:rPr>
      </w:pPr>
      <w:r w:rsidRPr="00815B7C">
        <w:rPr>
          <w:rStyle w:val="Hyperlink"/>
          <w:noProof/>
        </w:rPr>
        <w:t>2.2.3</w:t>
      </w:r>
      <w:r>
        <w:rPr>
          <w:rFonts w:asciiTheme="minorHAnsi" w:eastAsiaTheme="minorEastAsia" w:hAnsiTheme="minorHAnsi" w:cstheme="minorBidi"/>
          <w:noProof/>
          <w:sz w:val="22"/>
          <w:szCs w:val="22"/>
        </w:rPr>
        <w:tab/>
      </w:r>
      <w:r w:rsidRPr="00815B7C">
        <w:rPr>
          <w:rStyle w:val="Hyperlink"/>
          <w:noProof/>
        </w:rPr>
        <w:t>Ongoing Clinical Studies of Pembrolizumab and Lenvatinib</w:t>
      </w:r>
      <w:r>
        <w:rPr>
          <w:noProof/>
          <w:webHidden/>
        </w:rPr>
        <w:tab/>
      </w:r>
      <w:del w:id="550" w:author="Powell, Deana" w:date="2023-10-19T15:28:00Z">
        <w:r w:rsidR="004173BC">
          <w:rPr>
            <w:noProof/>
          </w:rPr>
          <w:delText>45</w:delText>
        </w:r>
      </w:del>
      <w:ins w:id="551" w:author="Powell, Deana" w:date="2023-10-19T15:28:00Z">
        <w:r>
          <w:rPr>
            <w:noProof/>
            <w:webHidden/>
          </w:rPr>
          <w:t>59</w:t>
        </w:r>
      </w:ins>
    </w:p>
    <w:p w14:paraId="43A5E151" w14:textId="21251A51" w:rsidR="00815B7C" w:rsidRDefault="00815B7C">
      <w:pPr>
        <w:pStyle w:val="TOC2"/>
        <w:rPr>
          <w:rFonts w:asciiTheme="minorHAnsi" w:eastAsiaTheme="minorEastAsia" w:hAnsiTheme="minorHAnsi" w:cstheme="minorBidi"/>
          <w:b w:val="0"/>
          <w:noProof/>
          <w:sz w:val="22"/>
          <w:szCs w:val="22"/>
        </w:rPr>
      </w:pPr>
      <w:r w:rsidRPr="00815B7C">
        <w:rPr>
          <w:rStyle w:val="Hyperlink"/>
          <w:noProof/>
        </w:rPr>
        <w:t>2.3</w:t>
      </w:r>
      <w:r>
        <w:rPr>
          <w:rFonts w:asciiTheme="minorHAnsi" w:eastAsiaTheme="minorEastAsia" w:hAnsiTheme="minorHAnsi" w:cstheme="minorBidi"/>
          <w:b w:val="0"/>
          <w:noProof/>
          <w:sz w:val="22"/>
          <w:szCs w:val="22"/>
        </w:rPr>
        <w:tab/>
      </w:r>
      <w:r w:rsidRPr="00815B7C">
        <w:rPr>
          <w:rStyle w:val="Hyperlink"/>
          <w:noProof/>
        </w:rPr>
        <w:t>Benefit/Risk Assessment</w:t>
      </w:r>
      <w:r>
        <w:rPr>
          <w:noProof/>
          <w:webHidden/>
        </w:rPr>
        <w:tab/>
      </w:r>
      <w:del w:id="552" w:author="Powell, Deana" w:date="2023-10-19T15:28:00Z">
        <w:r w:rsidR="004173BC">
          <w:rPr>
            <w:noProof/>
          </w:rPr>
          <w:delText>49</w:delText>
        </w:r>
      </w:del>
      <w:ins w:id="553" w:author="Powell, Deana" w:date="2023-10-19T15:28:00Z">
        <w:r>
          <w:rPr>
            <w:noProof/>
            <w:webHidden/>
          </w:rPr>
          <w:t>63</w:t>
        </w:r>
      </w:ins>
    </w:p>
    <w:p w14:paraId="276F4CBA" w14:textId="77777777" w:rsidR="004F6B15" w:rsidRDefault="004F6B15">
      <w:pPr>
        <w:pStyle w:val="TOC1"/>
        <w:rPr>
          <w:del w:id="554" w:author="Powell, Deana" w:date="2023-10-19T15:28:00Z"/>
          <w:rFonts w:asciiTheme="minorHAnsi" w:eastAsiaTheme="minorEastAsia" w:hAnsiTheme="minorHAnsi" w:cstheme="minorBidi"/>
          <w:b w:val="0"/>
          <w:caps w:val="0"/>
          <w:noProof/>
          <w:sz w:val="22"/>
          <w:szCs w:val="22"/>
        </w:rPr>
      </w:pPr>
      <w:del w:id="555" w:author="Powell, Deana" w:date="2023-10-19T15:28:00Z">
        <w:r w:rsidRPr="00FB25BD">
          <w:rPr>
            <w:noProof/>
          </w:rPr>
          <w:delText>3</w:delText>
        </w:r>
        <w:r>
          <w:rPr>
            <w:rFonts w:asciiTheme="minorHAnsi" w:eastAsiaTheme="minorEastAsia" w:hAnsiTheme="minorHAnsi" w:cstheme="minorBidi"/>
            <w:b w:val="0"/>
            <w:caps w:val="0"/>
            <w:noProof/>
            <w:sz w:val="22"/>
            <w:szCs w:val="22"/>
          </w:rPr>
          <w:tab/>
        </w:r>
        <w:r>
          <w:rPr>
            <w:noProof/>
          </w:rPr>
          <w:delText>Hypotheses, Objectives, and Endpoints</w:delText>
        </w:r>
        <w:r>
          <w:rPr>
            <w:noProof/>
          </w:rPr>
          <w:tab/>
        </w:r>
        <w:r w:rsidR="004173BC">
          <w:rPr>
            <w:noProof/>
          </w:rPr>
          <w:delText>50</w:delText>
        </w:r>
      </w:del>
    </w:p>
    <w:p w14:paraId="4DC1B864" w14:textId="729384AE" w:rsidR="00815B7C" w:rsidRDefault="00815B7C">
      <w:pPr>
        <w:pStyle w:val="TOC1"/>
        <w:rPr>
          <w:ins w:id="556" w:author="Powell, Deana" w:date="2023-10-19T15:28:00Z"/>
          <w:rFonts w:asciiTheme="minorHAnsi" w:eastAsiaTheme="minorEastAsia" w:hAnsiTheme="minorHAnsi" w:cstheme="minorBidi"/>
          <w:b w:val="0"/>
          <w:caps w:val="0"/>
          <w:noProof/>
          <w:sz w:val="22"/>
          <w:szCs w:val="22"/>
        </w:rPr>
      </w:pPr>
      <w:ins w:id="557" w:author="Powell, Deana" w:date="2023-10-19T15:28:00Z">
        <w:r w:rsidRPr="00815B7C">
          <w:rPr>
            <w:rStyle w:val="Hyperlink"/>
            <w:noProof/>
          </w:rPr>
          <w:t>3</w:t>
        </w:r>
        <w:r>
          <w:rPr>
            <w:rFonts w:asciiTheme="minorHAnsi" w:eastAsiaTheme="minorEastAsia" w:hAnsiTheme="minorHAnsi" w:cstheme="minorBidi"/>
            <w:b w:val="0"/>
            <w:caps w:val="0"/>
            <w:noProof/>
            <w:sz w:val="22"/>
            <w:szCs w:val="22"/>
          </w:rPr>
          <w:tab/>
        </w:r>
        <w:r w:rsidRPr="00815B7C">
          <w:rPr>
            <w:rStyle w:val="Hyperlink"/>
            <w:noProof/>
          </w:rPr>
          <w:t>HYPOTHESES, OBJECTIVES, AND ENDPOINTS</w:t>
        </w:r>
        <w:r>
          <w:rPr>
            <w:noProof/>
            <w:webHidden/>
          </w:rPr>
          <w:tab/>
          <w:t>65</w:t>
        </w:r>
      </w:ins>
    </w:p>
    <w:p w14:paraId="1BCBB79C" w14:textId="357E8601" w:rsidR="00815B7C" w:rsidRDefault="00815B7C">
      <w:pPr>
        <w:pStyle w:val="TOC1"/>
        <w:rPr>
          <w:rFonts w:asciiTheme="minorHAnsi" w:eastAsiaTheme="minorEastAsia" w:hAnsiTheme="minorHAnsi" w:cstheme="minorBidi"/>
          <w:b w:val="0"/>
          <w:caps w:val="0"/>
          <w:noProof/>
          <w:sz w:val="22"/>
          <w:szCs w:val="22"/>
        </w:rPr>
      </w:pPr>
      <w:r w:rsidRPr="00815B7C">
        <w:rPr>
          <w:rStyle w:val="Hyperlink"/>
          <w:noProof/>
        </w:rPr>
        <w:t>4</w:t>
      </w:r>
      <w:r>
        <w:rPr>
          <w:rFonts w:asciiTheme="minorHAnsi" w:eastAsiaTheme="minorEastAsia" w:hAnsiTheme="minorHAnsi" w:cstheme="minorBidi"/>
          <w:b w:val="0"/>
          <w:caps w:val="0"/>
          <w:noProof/>
          <w:sz w:val="22"/>
          <w:szCs w:val="22"/>
        </w:rPr>
        <w:tab/>
      </w:r>
      <w:del w:id="558" w:author="Powell, Deana" w:date="2023-10-19T15:28:00Z">
        <w:r w:rsidR="004F6B15">
          <w:rPr>
            <w:noProof/>
          </w:rPr>
          <w:delText>Study Design</w:delText>
        </w:r>
        <w:r w:rsidR="004F6B15">
          <w:rPr>
            <w:noProof/>
          </w:rPr>
          <w:tab/>
        </w:r>
        <w:r w:rsidR="004173BC">
          <w:rPr>
            <w:noProof/>
          </w:rPr>
          <w:delText>51</w:delText>
        </w:r>
      </w:del>
      <w:r w:rsidR="00334202">
        <w:rPr>
          <w:noProof/>
        </w:rPr>
        <w:br/>
      </w:r>
      <w:ins w:id="559" w:author="Powell, Deana" w:date="2023-10-19T15:28:00Z">
        <w:r w:rsidRPr="00815B7C">
          <w:rPr>
            <w:rStyle w:val="Hyperlink"/>
            <w:noProof/>
          </w:rPr>
          <w:t>STUDY DESIGN</w:t>
        </w:r>
        <w:r>
          <w:rPr>
            <w:noProof/>
            <w:webHidden/>
          </w:rPr>
          <w:tab/>
          <w:t>68</w:t>
        </w:r>
      </w:ins>
    </w:p>
    <w:p w14:paraId="714FA8FF" w14:textId="67A90F73" w:rsidR="00815B7C" w:rsidRDefault="00815B7C">
      <w:pPr>
        <w:pStyle w:val="TOC2"/>
        <w:rPr>
          <w:rFonts w:asciiTheme="minorHAnsi" w:eastAsiaTheme="minorEastAsia" w:hAnsiTheme="minorHAnsi" w:cstheme="minorBidi"/>
          <w:b w:val="0"/>
          <w:noProof/>
          <w:sz w:val="22"/>
          <w:szCs w:val="22"/>
        </w:rPr>
      </w:pPr>
      <w:r w:rsidRPr="00815B7C">
        <w:rPr>
          <w:rStyle w:val="Hyperlink"/>
          <w:noProof/>
        </w:rPr>
        <w:t>4.1</w:t>
      </w:r>
      <w:r>
        <w:rPr>
          <w:rFonts w:asciiTheme="minorHAnsi" w:eastAsiaTheme="minorEastAsia" w:hAnsiTheme="minorHAnsi" w:cstheme="minorBidi"/>
          <w:b w:val="0"/>
          <w:noProof/>
          <w:sz w:val="22"/>
          <w:szCs w:val="22"/>
        </w:rPr>
        <w:tab/>
      </w:r>
      <w:r w:rsidRPr="00815B7C">
        <w:rPr>
          <w:rStyle w:val="Hyperlink"/>
          <w:noProof/>
        </w:rPr>
        <w:t>Overall Design</w:t>
      </w:r>
      <w:r>
        <w:rPr>
          <w:noProof/>
          <w:webHidden/>
        </w:rPr>
        <w:tab/>
      </w:r>
      <w:del w:id="560" w:author="Powell, Deana" w:date="2023-10-19T15:28:00Z">
        <w:r w:rsidR="004173BC">
          <w:rPr>
            <w:noProof/>
          </w:rPr>
          <w:delText>51</w:delText>
        </w:r>
      </w:del>
      <w:ins w:id="561" w:author="Powell, Deana" w:date="2023-10-19T15:28:00Z">
        <w:r>
          <w:rPr>
            <w:noProof/>
            <w:webHidden/>
          </w:rPr>
          <w:t>68</w:t>
        </w:r>
      </w:ins>
    </w:p>
    <w:p w14:paraId="181329DD" w14:textId="5BC2A8E9" w:rsidR="00815B7C" w:rsidRDefault="00815B7C">
      <w:pPr>
        <w:pStyle w:val="TOC2"/>
        <w:rPr>
          <w:rFonts w:asciiTheme="minorHAnsi" w:eastAsiaTheme="minorEastAsia" w:hAnsiTheme="minorHAnsi" w:cstheme="minorBidi"/>
          <w:b w:val="0"/>
          <w:noProof/>
          <w:sz w:val="22"/>
          <w:szCs w:val="22"/>
        </w:rPr>
      </w:pPr>
      <w:r w:rsidRPr="00815B7C">
        <w:rPr>
          <w:rStyle w:val="Hyperlink"/>
          <w:noProof/>
        </w:rPr>
        <w:t>4.2</w:t>
      </w:r>
      <w:r>
        <w:rPr>
          <w:rFonts w:asciiTheme="minorHAnsi" w:eastAsiaTheme="minorEastAsia" w:hAnsiTheme="minorHAnsi" w:cstheme="minorBidi"/>
          <w:b w:val="0"/>
          <w:noProof/>
          <w:sz w:val="22"/>
          <w:szCs w:val="22"/>
        </w:rPr>
        <w:tab/>
      </w:r>
      <w:r w:rsidRPr="00815B7C">
        <w:rPr>
          <w:rStyle w:val="Hyperlink"/>
          <w:noProof/>
        </w:rPr>
        <w:t>Scientific Rationale for Study Design</w:t>
      </w:r>
      <w:r>
        <w:rPr>
          <w:noProof/>
          <w:webHidden/>
        </w:rPr>
        <w:tab/>
      </w:r>
      <w:del w:id="562" w:author="Powell, Deana" w:date="2023-10-19T15:28:00Z">
        <w:r w:rsidR="004173BC">
          <w:rPr>
            <w:noProof/>
          </w:rPr>
          <w:delText>53</w:delText>
        </w:r>
      </w:del>
      <w:ins w:id="563" w:author="Powell, Deana" w:date="2023-10-19T15:28:00Z">
        <w:r>
          <w:rPr>
            <w:noProof/>
            <w:webHidden/>
          </w:rPr>
          <w:t>70</w:t>
        </w:r>
      </w:ins>
    </w:p>
    <w:p w14:paraId="3239B411" w14:textId="55D6CF54" w:rsidR="00815B7C" w:rsidRDefault="00815B7C">
      <w:pPr>
        <w:pStyle w:val="TOC3"/>
        <w:rPr>
          <w:rFonts w:asciiTheme="minorHAnsi" w:eastAsiaTheme="minorEastAsia" w:hAnsiTheme="minorHAnsi" w:cstheme="minorBidi"/>
          <w:noProof/>
          <w:sz w:val="22"/>
          <w:szCs w:val="22"/>
        </w:rPr>
      </w:pPr>
      <w:r w:rsidRPr="00815B7C">
        <w:rPr>
          <w:rStyle w:val="Hyperlink"/>
          <w:noProof/>
        </w:rPr>
        <w:t>4.2.1</w:t>
      </w:r>
      <w:r>
        <w:rPr>
          <w:rFonts w:asciiTheme="minorHAnsi" w:eastAsiaTheme="minorEastAsia" w:hAnsiTheme="minorHAnsi" w:cstheme="minorBidi"/>
          <w:noProof/>
          <w:sz w:val="22"/>
          <w:szCs w:val="22"/>
        </w:rPr>
        <w:tab/>
      </w:r>
      <w:r w:rsidRPr="00815B7C">
        <w:rPr>
          <w:rStyle w:val="Hyperlink"/>
          <w:noProof/>
        </w:rPr>
        <w:t>Rationale for Endpoints</w:t>
      </w:r>
      <w:r>
        <w:rPr>
          <w:noProof/>
          <w:webHidden/>
        </w:rPr>
        <w:tab/>
      </w:r>
      <w:del w:id="564" w:author="Powell, Deana" w:date="2023-10-19T15:28:00Z">
        <w:r w:rsidR="004173BC">
          <w:rPr>
            <w:noProof/>
          </w:rPr>
          <w:delText>53</w:delText>
        </w:r>
      </w:del>
      <w:ins w:id="565" w:author="Powell, Deana" w:date="2023-10-19T15:28:00Z">
        <w:r>
          <w:rPr>
            <w:noProof/>
            <w:webHidden/>
          </w:rPr>
          <w:t>70</w:t>
        </w:r>
      </w:ins>
    </w:p>
    <w:p w14:paraId="6ABDAD2A" w14:textId="2CDCBDCE" w:rsidR="00815B7C" w:rsidRDefault="00815B7C">
      <w:pPr>
        <w:pStyle w:val="TOC4"/>
        <w:rPr>
          <w:rFonts w:asciiTheme="minorHAnsi" w:eastAsiaTheme="minorEastAsia" w:hAnsiTheme="minorHAnsi" w:cstheme="minorBidi"/>
          <w:noProof/>
          <w:sz w:val="22"/>
          <w:szCs w:val="22"/>
        </w:rPr>
      </w:pPr>
      <w:r w:rsidRPr="00815B7C">
        <w:rPr>
          <w:rStyle w:val="Hyperlink"/>
          <w:noProof/>
        </w:rPr>
        <w:t>4.2.1.1</w:t>
      </w:r>
      <w:r>
        <w:rPr>
          <w:rFonts w:asciiTheme="minorHAnsi" w:eastAsiaTheme="minorEastAsia" w:hAnsiTheme="minorHAnsi" w:cstheme="minorBidi"/>
          <w:noProof/>
          <w:sz w:val="22"/>
          <w:szCs w:val="22"/>
        </w:rPr>
        <w:tab/>
      </w:r>
      <w:r w:rsidRPr="00815B7C">
        <w:rPr>
          <w:rStyle w:val="Hyperlink"/>
          <w:noProof/>
        </w:rPr>
        <w:t>Efficacy Endpoints</w:t>
      </w:r>
      <w:r>
        <w:rPr>
          <w:noProof/>
          <w:webHidden/>
        </w:rPr>
        <w:tab/>
      </w:r>
      <w:del w:id="566" w:author="Powell, Deana" w:date="2023-10-19T15:28:00Z">
        <w:r w:rsidR="004173BC">
          <w:rPr>
            <w:noProof/>
          </w:rPr>
          <w:delText>53</w:delText>
        </w:r>
      </w:del>
      <w:ins w:id="567" w:author="Powell, Deana" w:date="2023-10-19T15:28:00Z">
        <w:r>
          <w:rPr>
            <w:noProof/>
            <w:webHidden/>
          </w:rPr>
          <w:t>70</w:t>
        </w:r>
      </w:ins>
    </w:p>
    <w:p w14:paraId="09A91EEB" w14:textId="2B6A5E14" w:rsidR="00815B7C" w:rsidRDefault="00815B7C">
      <w:pPr>
        <w:pStyle w:val="TOC5"/>
        <w:rPr>
          <w:rFonts w:asciiTheme="minorHAnsi" w:eastAsiaTheme="minorEastAsia" w:hAnsiTheme="minorHAnsi" w:cstheme="minorBidi"/>
          <w:noProof/>
          <w:sz w:val="22"/>
          <w:szCs w:val="22"/>
        </w:rPr>
      </w:pPr>
      <w:r w:rsidRPr="00815B7C">
        <w:rPr>
          <w:rStyle w:val="Hyperlink"/>
          <w:noProof/>
        </w:rPr>
        <w:t>4.2.1.1.1</w:t>
      </w:r>
      <w:r>
        <w:rPr>
          <w:rFonts w:asciiTheme="minorHAnsi" w:eastAsiaTheme="minorEastAsia" w:hAnsiTheme="minorHAnsi" w:cstheme="minorBidi"/>
          <w:noProof/>
          <w:sz w:val="22"/>
          <w:szCs w:val="22"/>
        </w:rPr>
        <w:tab/>
      </w:r>
      <w:r w:rsidRPr="00815B7C">
        <w:rPr>
          <w:rStyle w:val="Hyperlink"/>
          <w:noProof/>
        </w:rPr>
        <w:t>RECIST 1.1</w:t>
      </w:r>
      <w:r>
        <w:rPr>
          <w:noProof/>
          <w:webHidden/>
        </w:rPr>
        <w:tab/>
      </w:r>
      <w:del w:id="568" w:author="Powell, Deana" w:date="2023-10-19T15:28:00Z">
        <w:r w:rsidR="004173BC">
          <w:rPr>
            <w:noProof/>
          </w:rPr>
          <w:delText>53</w:delText>
        </w:r>
      </w:del>
      <w:ins w:id="569" w:author="Powell, Deana" w:date="2023-10-19T15:28:00Z">
        <w:r>
          <w:rPr>
            <w:noProof/>
            <w:webHidden/>
          </w:rPr>
          <w:t>70</w:t>
        </w:r>
      </w:ins>
    </w:p>
    <w:p w14:paraId="3813DE1C" w14:textId="2AA801BB" w:rsidR="00815B7C" w:rsidRDefault="00815B7C">
      <w:pPr>
        <w:pStyle w:val="TOC4"/>
        <w:rPr>
          <w:rFonts w:asciiTheme="minorHAnsi" w:eastAsiaTheme="minorEastAsia" w:hAnsiTheme="minorHAnsi" w:cstheme="minorBidi"/>
          <w:noProof/>
          <w:sz w:val="22"/>
          <w:szCs w:val="22"/>
        </w:rPr>
      </w:pPr>
      <w:r w:rsidRPr="00815B7C">
        <w:rPr>
          <w:rStyle w:val="Hyperlink"/>
          <w:noProof/>
        </w:rPr>
        <w:t>4.2.1.2</w:t>
      </w:r>
      <w:r>
        <w:rPr>
          <w:rFonts w:asciiTheme="minorHAnsi" w:eastAsiaTheme="minorEastAsia" w:hAnsiTheme="minorHAnsi" w:cstheme="minorBidi"/>
          <w:noProof/>
          <w:sz w:val="22"/>
          <w:szCs w:val="22"/>
        </w:rPr>
        <w:tab/>
      </w:r>
      <w:r w:rsidRPr="00815B7C">
        <w:rPr>
          <w:rStyle w:val="Hyperlink"/>
          <w:noProof/>
        </w:rPr>
        <w:t>Safety Endpoints</w:t>
      </w:r>
      <w:r>
        <w:rPr>
          <w:noProof/>
          <w:webHidden/>
        </w:rPr>
        <w:tab/>
      </w:r>
      <w:del w:id="570" w:author="Powell, Deana" w:date="2023-10-19T15:28:00Z">
        <w:r w:rsidR="004173BC">
          <w:rPr>
            <w:noProof/>
          </w:rPr>
          <w:delText>53</w:delText>
        </w:r>
      </w:del>
      <w:ins w:id="571" w:author="Powell, Deana" w:date="2023-10-19T15:28:00Z">
        <w:r>
          <w:rPr>
            <w:noProof/>
            <w:webHidden/>
          </w:rPr>
          <w:t>71</w:t>
        </w:r>
      </w:ins>
    </w:p>
    <w:p w14:paraId="6D3CAF9C" w14:textId="0A571BF5" w:rsidR="00815B7C" w:rsidRDefault="00815B7C">
      <w:pPr>
        <w:pStyle w:val="TOC4"/>
        <w:rPr>
          <w:rFonts w:asciiTheme="minorHAnsi" w:eastAsiaTheme="minorEastAsia" w:hAnsiTheme="minorHAnsi" w:cstheme="minorBidi"/>
          <w:noProof/>
          <w:sz w:val="22"/>
          <w:szCs w:val="22"/>
        </w:rPr>
      </w:pPr>
      <w:r w:rsidRPr="00815B7C">
        <w:rPr>
          <w:rStyle w:val="Hyperlink"/>
          <w:noProof/>
        </w:rPr>
        <w:t>4.2.1.3</w:t>
      </w:r>
      <w:r>
        <w:rPr>
          <w:rFonts w:asciiTheme="minorHAnsi" w:eastAsiaTheme="minorEastAsia" w:hAnsiTheme="minorHAnsi" w:cstheme="minorBidi"/>
          <w:noProof/>
          <w:sz w:val="22"/>
          <w:szCs w:val="22"/>
        </w:rPr>
        <w:tab/>
      </w:r>
      <w:r w:rsidRPr="00815B7C">
        <w:rPr>
          <w:rStyle w:val="Hyperlink"/>
          <w:noProof/>
        </w:rPr>
        <w:t>Exploratory Endpoints</w:t>
      </w:r>
      <w:r>
        <w:rPr>
          <w:noProof/>
          <w:webHidden/>
        </w:rPr>
        <w:tab/>
      </w:r>
      <w:del w:id="572" w:author="Powell, Deana" w:date="2023-10-19T15:28:00Z">
        <w:r w:rsidR="004173BC">
          <w:rPr>
            <w:noProof/>
          </w:rPr>
          <w:delText>54</w:delText>
        </w:r>
      </w:del>
      <w:ins w:id="573" w:author="Powell, Deana" w:date="2023-10-19T15:28:00Z">
        <w:r>
          <w:rPr>
            <w:noProof/>
            <w:webHidden/>
          </w:rPr>
          <w:t>71</w:t>
        </w:r>
      </w:ins>
    </w:p>
    <w:p w14:paraId="4C29F2E6" w14:textId="4AD8423F" w:rsidR="00815B7C" w:rsidRDefault="00815B7C">
      <w:pPr>
        <w:pStyle w:val="TOC5"/>
        <w:rPr>
          <w:rFonts w:asciiTheme="minorHAnsi" w:eastAsiaTheme="minorEastAsia" w:hAnsiTheme="minorHAnsi" w:cstheme="minorBidi"/>
          <w:noProof/>
          <w:sz w:val="22"/>
          <w:szCs w:val="22"/>
        </w:rPr>
      </w:pPr>
      <w:r w:rsidRPr="00815B7C">
        <w:rPr>
          <w:rStyle w:val="Hyperlink"/>
          <w:noProof/>
        </w:rPr>
        <w:t>4.2.1.3.1</w:t>
      </w:r>
      <w:r>
        <w:rPr>
          <w:rFonts w:asciiTheme="minorHAnsi" w:eastAsiaTheme="minorEastAsia" w:hAnsiTheme="minorHAnsi" w:cstheme="minorBidi"/>
          <w:noProof/>
          <w:sz w:val="22"/>
          <w:szCs w:val="22"/>
        </w:rPr>
        <w:tab/>
      </w:r>
      <w:r w:rsidRPr="00815B7C">
        <w:rPr>
          <w:rStyle w:val="Hyperlink"/>
          <w:noProof/>
        </w:rPr>
        <w:t>Rationale for Patient-reported Outcomes Endpoints</w:t>
      </w:r>
      <w:r>
        <w:rPr>
          <w:noProof/>
          <w:webHidden/>
        </w:rPr>
        <w:tab/>
      </w:r>
      <w:del w:id="574" w:author="Powell, Deana" w:date="2023-10-19T15:28:00Z">
        <w:r w:rsidR="004173BC">
          <w:rPr>
            <w:noProof/>
          </w:rPr>
          <w:delText>54</w:delText>
        </w:r>
      </w:del>
      <w:ins w:id="575" w:author="Powell, Deana" w:date="2023-10-19T15:28:00Z">
        <w:r>
          <w:rPr>
            <w:noProof/>
            <w:webHidden/>
          </w:rPr>
          <w:t>71</w:t>
        </w:r>
      </w:ins>
    </w:p>
    <w:p w14:paraId="00584BE2" w14:textId="65724639" w:rsidR="00815B7C" w:rsidRDefault="00815B7C">
      <w:pPr>
        <w:pStyle w:val="TOC4"/>
        <w:rPr>
          <w:rFonts w:asciiTheme="minorHAnsi" w:eastAsiaTheme="minorEastAsia" w:hAnsiTheme="minorHAnsi" w:cstheme="minorBidi"/>
          <w:noProof/>
          <w:sz w:val="22"/>
          <w:szCs w:val="22"/>
        </w:rPr>
      </w:pPr>
      <w:r w:rsidRPr="00815B7C">
        <w:rPr>
          <w:rStyle w:val="Hyperlink"/>
          <w:noProof/>
        </w:rPr>
        <w:t>4.2.1.4</w:t>
      </w:r>
      <w:r>
        <w:rPr>
          <w:rFonts w:asciiTheme="minorHAnsi" w:eastAsiaTheme="minorEastAsia" w:hAnsiTheme="minorHAnsi" w:cstheme="minorBidi"/>
          <w:noProof/>
          <w:sz w:val="22"/>
          <w:szCs w:val="22"/>
        </w:rPr>
        <w:tab/>
      </w:r>
      <w:r w:rsidRPr="00815B7C">
        <w:rPr>
          <w:rStyle w:val="Hyperlink"/>
          <w:noProof/>
        </w:rPr>
        <w:t>Pharmacokinetic Endpoints</w:t>
      </w:r>
      <w:r>
        <w:rPr>
          <w:noProof/>
          <w:webHidden/>
        </w:rPr>
        <w:tab/>
      </w:r>
      <w:del w:id="576" w:author="Powell, Deana" w:date="2023-10-19T15:28:00Z">
        <w:r w:rsidR="004173BC">
          <w:rPr>
            <w:noProof/>
          </w:rPr>
          <w:delText>55</w:delText>
        </w:r>
      </w:del>
      <w:ins w:id="577" w:author="Powell, Deana" w:date="2023-10-19T15:28:00Z">
        <w:r>
          <w:rPr>
            <w:noProof/>
            <w:webHidden/>
          </w:rPr>
          <w:t>72</w:t>
        </w:r>
      </w:ins>
    </w:p>
    <w:p w14:paraId="5663C6E9" w14:textId="6BFCE2A7" w:rsidR="00815B7C" w:rsidRDefault="00815B7C">
      <w:pPr>
        <w:pStyle w:val="TOC4"/>
        <w:rPr>
          <w:rFonts w:asciiTheme="minorHAnsi" w:eastAsiaTheme="minorEastAsia" w:hAnsiTheme="minorHAnsi" w:cstheme="minorBidi"/>
          <w:noProof/>
          <w:sz w:val="22"/>
          <w:szCs w:val="22"/>
        </w:rPr>
      </w:pPr>
      <w:r w:rsidRPr="00815B7C">
        <w:rPr>
          <w:rStyle w:val="Hyperlink"/>
          <w:noProof/>
        </w:rPr>
        <w:t>4.2.1.5</w:t>
      </w:r>
      <w:r>
        <w:rPr>
          <w:rFonts w:asciiTheme="minorHAnsi" w:eastAsiaTheme="minorEastAsia" w:hAnsiTheme="minorHAnsi" w:cstheme="minorBidi"/>
          <w:noProof/>
          <w:sz w:val="22"/>
          <w:szCs w:val="22"/>
        </w:rPr>
        <w:tab/>
      </w:r>
      <w:r w:rsidRPr="00815B7C">
        <w:rPr>
          <w:rStyle w:val="Hyperlink"/>
          <w:noProof/>
        </w:rPr>
        <w:t>Pharmacodynamic Endpoints</w:t>
      </w:r>
      <w:r>
        <w:rPr>
          <w:noProof/>
          <w:webHidden/>
        </w:rPr>
        <w:tab/>
      </w:r>
      <w:del w:id="578" w:author="Powell, Deana" w:date="2023-10-19T15:28:00Z">
        <w:r w:rsidR="004173BC">
          <w:rPr>
            <w:noProof/>
          </w:rPr>
          <w:delText>55</w:delText>
        </w:r>
      </w:del>
      <w:ins w:id="579" w:author="Powell, Deana" w:date="2023-10-19T15:28:00Z">
        <w:r>
          <w:rPr>
            <w:noProof/>
            <w:webHidden/>
          </w:rPr>
          <w:t>72</w:t>
        </w:r>
      </w:ins>
    </w:p>
    <w:p w14:paraId="4CD2C01F" w14:textId="5F901AB9" w:rsidR="00815B7C" w:rsidRDefault="00815B7C">
      <w:pPr>
        <w:pStyle w:val="TOC4"/>
        <w:rPr>
          <w:rFonts w:asciiTheme="minorHAnsi" w:eastAsiaTheme="minorEastAsia" w:hAnsiTheme="minorHAnsi" w:cstheme="minorBidi"/>
          <w:noProof/>
          <w:sz w:val="22"/>
          <w:szCs w:val="22"/>
        </w:rPr>
      </w:pPr>
      <w:r w:rsidRPr="00815B7C">
        <w:rPr>
          <w:rStyle w:val="Hyperlink"/>
          <w:noProof/>
        </w:rPr>
        <w:lastRenderedPageBreak/>
        <w:t>4.2.1.6</w:t>
      </w:r>
      <w:r>
        <w:rPr>
          <w:rFonts w:asciiTheme="minorHAnsi" w:eastAsiaTheme="minorEastAsia" w:hAnsiTheme="minorHAnsi" w:cstheme="minorBidi"/>
          <w:noProof/>
          <w:sz w:val="22"/>
          <w:szCs w:val="22"/>
        </w:rPr>
        <w:tab/>
      </w:r>
      <w:r w:rsidRPr="00815B7C">
        <w:rPr>
          <w:rStyle w:val="Hyperlink"/>
          <w:noProof/>
        </w:rPr>
        <w:t>Planned Exploratory Biomarker Research</w:t>
      </w:r>
      <w:r>
        <w:rPr>
          <w:noProof/>
          <w:webHidden/>
        </w:rPr>
        <w:tab/>
      </w:r>
      <w:del w:id="580" w:author="Powell, Deana" w:date="2023-10-19T15:28:00Z">
        <w:r w:rsidR="004173BC">
          <w:rPr>
            <w:noProof/>
          </w:rPr>
          <w:delText>55</w:delText>
        </w:r>
      </w:del>
      <w:ins w:id="581" w:author="Powell, Deana" w:date="2023-10-19T15:28:00Z">
        <w:r>
          <w:rPr>
            <w:noProof/>
            <w:webHidden/>
          </w:rPr>
          <w:t>72</w:t>
        </w:r>
      </w:ins>
    </w:p>
    <w:p w14:paraId="4C214791" w14:textId="365E275D" w:rsidR="00815B7C" w:rsidRDefault="00815B7C">
      <w:pPr>
        <w:pStyle w:val="TOC3"/>
        <w:rPr>
          <w:rFonts w:asciiTheme="minorHAnsi" w:eastAsiaTheme="minorEastAsia" w:hAnsiTheme="minorHAnsi" w:cstheme="minorBidi"/>
          <w:noProof/>
          <w:sz w:val="22"/>
          <w:szCs w:val="22"/>
        </w:rPr>
      </w:pPr>
      <w:r w:rsidRPr="00815B7C">
        <w:rPr>
          <w:rStyle w:val="Hyperlink"/>
          <w:noProof/>
        </w:rPr>
        <w:t>4.2.2</w:t>
      </w:r>
      <w:r>
        <w:rPr>
          <w:rFonts w:asciiTheme="minorHAnsi" w:eastAsiaTheme="minorEastAsia" w:hAnsiTheme="minorHAnsi" w:cstheme="minorBidi"/>
          <w:noProof/>
          <w:sz w:val="22"/>
          <w:szCs w:val="22"/>
        </w:rPr>
        <w:tab/>
      </w:r>
      <w:r w:rsidRPr="00815B7C">
        <w:rPr>
          <w:rStyle w:val="Hyperlink"/>
          <w:noProof/>
        </w:rPr>
        <w:t>Rationale for the Use of Comparator/Placebo</w:t>
      </w:r>
      <w:r>
        <w:rPr>
          <w:noProof/>
          <w:webHidden/>
        </w:rPr>
        <w:tab/>
      </w:r>
      <w:del w:id="582" w:author="Powell, Deana" w:date="2023-10-19T15:28:00Z">
        <w:r w:rsidR="004173BC">
          <w:rPr>
            <w:noProof/>
          </w:rPr>
          <w:delText>57</w:delText>
        </w:r>
      </w:del>
      <w:ins w:id="583" w:author="Powell, Deana" w:date="2023-10-19T15:28:00Z">
        <w:r>
          <w:rPr>
            <w:noProof/>
            <w:webHidden/>
          </w:rPr>
          <w:t>74</w:t>
        </w:r>
      </w:ins>
    </w:p>
    <w:p w14:paraId="33C36B81" w14:textId="5518F3CD" w:rsidR="00815B7C" w:rsidRDefault="00815B7C">
      <w:pPr>
        <w:pStyle w:val="TOC2"/>
        <w:rPr>
          <w:rFonts w:asciiTheme="minorHAnsi" w:eastAsiaTheme="minorEastAsia" w:hAnsiTheme="minorHAnsi" w:cstheme="minorBidi"/>
          <w:b w:val="0"/>
          <w:noProof/>
          <w:sz w:val="22"/>
          <w:szCs w:val="22"/>
        </w:rPr>
      </w:pPr>
      <w:r w:rsidRPr="00815B7C">
        <w:rPr>
          <w:rStyle w:val="Hyperlink"/>
          <w:noProof/>
        </w:rPr>
        <w:t>4.3</w:t>
      </w:r>
      <w:r>
        <w:rPr>
          <w:rFonts w:asciiTheme="minorHAnsi" w:eastAsiaTheme="minorEastAsia" w:hAnsiTheme="minorHAnsi" w:cstheme="minorBidi"/>
          <w:b w:val="0"/>
          <w:noProof/>
          <w:sz w:val="22"/>
          <w:szCs w:val="22"/>
        </w:rPr>
        <w:tab/>
      </w:r>
      <w:r w:rsidRPr="00815B7C">
        <w:rPr>
          <w:rStyle w:val="Hyperlink"/>
          <w:noProof/>
        </w:rPr>
        <w:t>Justification for Dose</w:t>
      </w:r>
      <w:r>
        <w:rPr>
          <w:noProof/>
          <w:webHidden/>
        </w:rPr>
        <w:tab/>
      </w:r>
      <w:del w:id="584" w:author="Powell, Deana" w:date="2023-10-19T15:28:00Z">
        <w:r w:rsidR="004173BC">
          <w:rPr>
            <w:noProof/>
          </w:rPr>
          <w:delText>57</w:delText>
        </w:r>
      </w:del>
      <w:ins w:id="585" w:author="Powell, Deana" w:date="2023-10-19T15:28:00Z">
        <w:r>
          <w:rPr>
            <w:noProof/>
            <w:webHidden/>
          </w:rPr>
          <w:t>74</w:t>
        </w:r>
      </w:ins>
    </w:p>
    <w:p w14:paraId="6B0007EE" w14:textId="394DD138" w:rsidR="00815B7C" w:rsidRDefault="00815B7C">
      <w:pPr>
        <w:pStyle w:val="TOC3"/>
        <w:rPr>
          <w:rFonts w:asciiTheme="minorHAnsi" w:eastAsiaTheme="minorEastAsia" w:hAnsiTheme="minorHAnsi" w:cstheme="minorBidi"/>
          <w:noProof/>
          <w:sz w:val="22"/>
          <w:szCs w:val="22"/>
        </w:rPr>
      </w:pPr>
      <w:r w:rsidRPr="00815B7C">
        <w:rPr>
          <w:rStyle w:val="Hyperlink"/>
          <w:noProof/>
        </w:rPr>
        <w:t>4.3.1</w:t>
      </w:r>
      <w:r>
        <w:rPr>
          <w:rFonts w:asciiTheme="minorHAnsi" w:eastAsiaTheme="minorEastAsia" w:hAnsiTheme="minorHAnsi" w:cstheme="minorBidi"/>
          <w:noProof/>
          <w:sz w:val="22"/>
          <w:szCs w:val="22"/>
        </w:rPr>
        <w:tab/>
      </w:r>
      <w:r w:rsidRPr="00815B7C">
        <w:rPr>
          <w:rStyle w:val="Hyperlink"/>
          <w:noProof/>
        </w:rPr>
        <w:t>Pembrolizumab</w:t>
      </w:r>
      <w:r>
        <w:rPr>
          <w:noProof/>
          <w:webHidden/>
        </w:rPr>
        <w:tab/>
      </w:r>
      <w:del w:id="586" w:author="Powell, Deana" w:date="2023-10-19T15:28:00Z">
        <w:r w:rsidR="004173BC">
          <w:rPr>
            <w:noProof/>
          </w:rPr>
          <w:delText>57</w:delText>
        </w:r>
      </w:del>
      <w:ins w:id="587" w:author="Powell, Deana" w:date="2023-10-19T15:28:00Z">
        <w:r>
          <w:rPr>
            <w:noProof/>
            <w:webHidden/>
          </w:rPr>
          <w:t>74</w:t>
        </w:r>
      </w:ins>
    </w:p>
    <w:p w14:paraId="7B3D2E04" w14:textId="796031B3" w:rsidR="00815B7C" w:rsidRDefault="00815B7C">
      <w:pPr>
        <w:pStyle w:val="TOC3"/>
        <w:rPr>
          <w:rFonts w:asciiTheme="minorHAnsi" w:eastAsiaTheme="minorEastAsia" w:hAnsiTheme="minorHAnsi" w:cstheme="minorBidi"/>
          <w:noProof/>
          <w:sz w:val="22"/>
          <w:szCs w:val="22"/>
        </w:rPr>
      </w:pPr>
      <w:r w:rsidRPr="00815B7C">
        <w:rPr>
          <w:rStyle w:val="Hyperlink"/>
          <w:noProof/>
        </w:rPr>
        <w:t>4.3.2</w:t>
      </w:r>
      <w:r>
        <w:rPr>
          <w:rFonts w:asciiTheme="minorHAnsi" w:eastAsiaTheme="minorEastAsia" w:hAnsiTheme="minorHAnsi" w:cstheme="minorBidi"/>
          <w:noProof/>
          <w:sz w:val="22"/>
          <w:szCs w:val="22"/>
        </w:rPr>
        <w:tab/>
      </w:r>
      <w:r w:rsidRPr="00815B7C">
        <w:rPr>
          <w:rStyle w:val="Hyperlink"/>
          <w:noProof/>
        </w:rPr>
        <w:t>Lenvatinib</w:t>
      </w:r>
      <w:r>
        <w:rPr>
          <w:noProof/>
          <w:webHidden/>
        </w:rPr>
        <w:tab/>
      </w:r>
      <w:del w:id="588" w:author="Powell, Deana" w:date="2023-10-19T15:28:00Z">
        <w:r w:rsidR="004173BC">
          <w:rPr>
            <w:noProof/>
          </w:rPr>
          <w:delText>58</w:delText>
        </w:r>
      </w:del>
      <w:ins w:id="589" w:author="Powell, Deana" w:date="2023-10-19T15:28:00Z">
        <w:r>
          <w:rPr>
            <w:noProof/>
            <w:webHidden/>
          </w:rPr>
          <w:t>75</w:t>
        </w:r>
      </w:ins>
    </w:p>
    <w:p w14:paraId="751B59B1" w14:textId="7A5F907E" w:rsidR="00815B7C" w:rsidRDefault="00815B7C">
      <w:pPr>
        <w:pStyle w:val="TOC3"/>
        <w:rPr>
          <w:rFonts w:asciiTheme="minorHAnsi" w:eastAsiaTheme="minorEastAsia" w:hAnsiTheme="minorHAnsi" w:cstheme="minorBidi"/>
          <w:noProof/>
          <w:sz w:val="22"/>
          <w:szCs w:val="22"/>
        </w:rPr>
      </w:pPr>
      <w:r w:rsidRPr="00815B7C">
        <w:rPr>
          <w:rStyle w:val="Hyperlink"/>
          <w:noProof/>
        </w:rPr>
        <w:t>4.3.3</w:t>
      </w:r>
      <w:r>
        <w:rPr>
          <w:rFonts w:asciiTheme="minorHAnsi" w:eastAsiaTheme="minorEastAsia" w:hAnsiTheme="minorHAnsi" w:cstheme="minorBidi"/>
          <w:noProof/>
          <w:sz w:val="22"/>
          <w:szCs w:val="22"/>
        </w:rPr>
        <w:tab/>
      </w:r>
      <w:r w:rsidRPr="00815B7C">
        <w:rPr>
          <w:rStyle w:val="Hyperlink"/>
          <w:noProof/>
        </w:rPr>
        <w:t>Starting Dose for This Study</w:t>
      </w:r>
      <w:r>
        <w:rPr>
          <w:noProof/>
          <w:webHidden/>
        </w:rPr>
        <w:tab/>
      </w:r>
      <w:del w:id="590" w:author="Powell, Deana" w:date="2023-10-19T15:28:00Z">
        <w:r w:rsidR="004173BC">
          <w:rPr>
            <w:noProof/>
          </w:rPr>
          <w:delText>59</w:delText>
        </w:r>
      </w:del>
      <w:ins w:id="591" w:author="Powell, Deana" w:date="2023-10-19T15:28:00Z">
        <w:r>
          <w:rPr>
            <w:noProof/>
            <w:webHidden/>
          </w:rPr>
          <w:t>76</w:t>
        </w:r>
      </w:ins>
    </w:p>
    <w:p w14:paraId="354CE073" w14:textId="4179ED1B" w:rsidR="00815B7C" w:rsidRDefault="00815B7C">
      <w:pPr>
        <w:pStyle w:val="TOC3"/>
        <w:rPr>
          <w:rFonts w:asciiTheme="minorHAnsi" w:eastAsiaTheme="minorEastAsia" w:hAnsiTheme="minorHAnsi" w:cstheme="minorBidi"/>
          <w:noProof/>
          <w:sz w:val="22"/>
          <w:szCs w:val="22"/>
        </w:rPr>
      </w:pPr>
      <w:r w:rsidRPr="00815B7C">
        <w:rPr>
          <w:rStyle w:val="Hyperlink"/>
          <w:noProof/>
        </w:rPr>
        <w:t>4.3.4</w:t>
      </w:r>
      <w:r>
        <w:rPr>
          <w:rFonts w:asciiTheme="minorHAnsi" w:eastAsiaTheme="minorEastAsia" w:hAnsiTheme="minorHAnsi" w:cstheme="minorBidi"/>
          <w:noProof/>
          <w:sz w:val="22"/>
          <w:szCs w:val="22"/>
        </w:rPr>
        <w:tab/>
      </w:r>
      <w:r w:rsidRPr="00815B7C">
        <w:rPr>
          <w:rStyle w:val="Hyperlink"/>
          <w:noProof/>
        </w:rPr>
        <w:t xml:space="preserve">Maximum Dose </w:t>
      </w:r>
      <w:del w:id="592" w:author="Powell, Deana" w:date="2023-10-19T15:28:00Z">
        <w:r w:rsidR="004F6B15">
          <w:rPr>
            <w:noProof/>
          </w:rPr>
          <w:delText>/</w:delText>
        </w:r>
      </w:del>
      <w:r w:rsidRPr="00815B7C">
        <w:rPr>
          <w:rStyle w:val="Hyperlink"/>
          <w:noProof/>
        </w:rPr>
        <w:t>Exposure for This Study</w:t>
      </w:r>
      <w:r>
        <w:rPr>
          <w:noProof/>
          <w:webHidden/>
        </w:rPr>
        <w:tab/>
      </w:r>
      <w:del w:id="593" w:author="Powell, Deana" w:date="2023-10-19T15:28:00Z">
        <w:r w:rsidR="004173BC">
          <w:rPr>
            <w:noProof/>
          </w:rPr>
          <w:delText>59</w:delText>
        </w:r>
      </w:del>
      <w:ins w:id="594" w:author="Powell, Deana" w:date="2023-10-19T15:28:00Z">
        <w:r>
          <w:rPr>
            <w:noProof/>
            <w:webHidden/>
          </w:rPr>
          <w:t>76</w:t>
        </w:r>
      </w:ins>
    </w:p>
    <w:p w14:paraId="614B6D13" w14:textId="7D89F3EE" w:rsidR="00815B7C" w:rsidRDefault="00815B7C">
      <w:pPr>
        <w:pStyle w:val="TOC2"/>
        <w:rPr>
          <w:rFonts w:asciiTheme="minorHAnsi" w:eastAsiaTheme="minorEastAsia" w:hAnsiTheme="minorHAnsi" w:cstheme="minorBidi"/>
          <w:b w:val="0"/>
          <w:noProof/>
          <w:sz w:val="22"/>
          <w:szCs w:val="22"/>
        </w:rPr>
      </w:pPr>
      <w:r w:rsidRPr="00815B7C">
        <w:rPr>
          <w:rStyle w:val="Hyperlink"/>
          <w:noProof/>
        </w:rPr>
        <w:t>4.4</w:t>
      </w:r>
      <w:r>
        <w:rPr>
          <w:rFonts w:asciiTheme="minorHAnsi" w:eastAsiaTheme="minorEastAsia" w:hAnsiTheme="minorHAnsi" w:cstheme="minorBidi"/>
          <w:b w:val="0"/>
          <w:noProof/>
          <w:sz w:val="22"/>
          <w:szCs w:val="22"/>
        </w:rPr>
        <w:tab/>
      </w:r>
      <w:r w:rsidRPr="00815B7C">
        <w:rPr>
          <w:rStyle w:val="Hyperlink"/>
          <w:noProof/>
        </w:rPr>
        <w:t>Beginning and End</w:t>
      </w:r>
      <w:ins w:id="595" w:author="Powell, Deana" w:date="2023-10-19T15:28:00Z">
        <w:r w:rsidRPr="00815B7C">
          <w:rPr>
            <w:rStyle w:val="Hyperlink"/>
            <w:noProof/>
          </w:rPr>
          <w:t>-</w:t>
        </w:r>
      </w:ins>
      <w:r w:rsidRPr="00815B7C">
        <w:rPr>
          <w:rStyle w:val="Hyperlink"/>
          <w:noProof/>
        </w:rPr>
        <w:t>of</w:t>
      </w:r>
      <w:ins w:id="596" w:author="Powell, Deana" w:date="2023-10-19T15:28:00Z">
        <w:r w:rsidRPr="00815B7C">
          <w:rPr>
            <w:rStyle w:val="Hyperlink"/>
            <w:noProof/>
          </w:rPr>
          <w:t>-</w:t>
        </w:r>
      </w:ins>
      <w:r w:rsidRPr="00815B7C">
        <w:rPr>
          <w:rStyle w:val="Hyperlink"/>
          <w:noProof/>
        </w:rPr>
        <w:t>Study Definition</w:t>
      </w:r>
      <w:r>
        <w:rPr>
          <w:noProof/>
          <w:webHidden/>
        </w:rPr>
        <w:tab/>
      </w:r>
      <w:del w:id="597" w:author="Powell, Deana" w:date="2023-10-19T15:28:00Z">
        <w:r w:rsidR="004173BC">
          <w:rPr>
            <w:noProof/>
          </w:rPr>
          <w:delText>59</w:delText>
        </w:r>
      </w:del>
      <w:ins w:id="598" w:author="Powell, Deana" w:date="2023-10-19T15:28:00Z">
        <w:r>
          <w:rPr>
            <w:noProof/>
            <w:webHidden/>
          </w:rPr>
          <w:t>76</w:t>
        </w:r>
      </w:ins>
    </w:p>
    <w:p w14:paraId="25A44ED1" w14:textId="305FEA79" w:rsidR="00815B7C" w:rsidRDefault="00815B7C">
      <w:pPr>
        <w:pStyle w:val="TOC3"/>
        <w:rPr>
          <w:rFonts w:asciiTheme="minorHAnsi" w:eastAsiaTheme="minorEastAsia" w:hAnsiTheme="minorHAnsi" w:cstheme="minorBidi"/>
          <w:noProof/>
          <w:sz w:val="22"/>
          <w:szCs w:val="22"/>
        </w:rPr>
      </w:pPr>
      <w:r w:rsidRPr="00815B7C">
        <w:rPr>
          <w:rStyle w:val="Hyperlink"/>
          <w:noProof/>
        </w:rPr>
        <w:t>4.4.1</w:t>
      </w:r>
      <w:r>
        <w:rPr>
          <w:rFonts w:asciiTheme="minorHAnsi" w:eastAsiaTheme="minorEastAsia" w:hAnsiTheme="minorHAnsi" w:cstheme="minorBidi"/>
          <w:noProof/>
          <w:sz w:val="22"/>
          <w:szCs w:val="22"/>
        </w:rPr>
        <w:tab/>
      </w:r>
      <w:r w:rsidRPr="00815B7C">
        <w:rPr>
          <w:rStyle w:val="Hyperlink"/>
          <w:noProof/>
        </w:rPr>
        <w:t>Clinical Criteria for Early Study Termination</w:t>
      </w:r>
      <w:r>
        <w:rPr>
          <w:noProof/>
          <w:webHidden/>
        </w:rPr>
        <w:tab/>
      </w:r>
      <w:del w:id="599" w:author="Powell, Deana" w:date="2023-10-19T15:28:00Z">
        <w:r w:rsidR="004173BC">
          <w:rPr>
            <w:noProof/>
          </w:rPr>
          <w:delText>59</w:delText>
        </w:r>
      </w:del>
      <w:ins w:id="600" w:author="Powell, Deana" w:date="2023-10-19T15:28:00Z">
        <w:r>
          <w:rPr>
            <w:noProof/>
            <w:webHidden/>
          </w:rPr>
          <w:t>77</w:t>
        </w:r>
      </w:ins>
    </w:p>
    <w:p w14:paraId="6AB2E4EB" w14:textId="77777777" w:rsidR="004F6B15" w:rsidRDefault="004F6B15">
      <w:pPr>
        <w:pStyle w:val="TOC1"/>
        <w:rPr>
          <w:del w:id="601" w:author="Powell, Deana" w:date="2023-10-19T15:28:00Z"/>
          <w:rFonts w:asciiTheme="minorHAnsi" w:eastAsiaTheme="minorEastAsia" w:hAnsiTheme="minorHAnsi" w:cstheme="minorBidi"/>
          <w:b w:val="0"/>
          <w:caps w:val="0"/>
          <w:noProof/>
          <w:sz w:val="22"/>
          <w:szCs w:val="22"/>
        </w:rPr>
      </w:pPr>
      <w:del w:id="602" w:author="Powell, Deana" w:date="2023-10-19T15:28:00Z">
        <w:r w:rsidRPr="00FB25BD">
          <w:rPr>
            <w:noProof/>
          </w:rPr>
          <w:delText>5</w:delText>
        </w:r>
        <w:r>
          <w:rPr>
            <w:rFonts w:asciiTheme="minorHAnsi" w:eastAsiaTheme="minorEastAsia" w:hAnsiTheme="minorHAnsi" w:cstheme="minorBidi"/>
            <w:b w:val="0"/>
            <w:caps w:val="0"/>
            <w:noProof/>
            <w:sz w:val="22"/>
            <w:szCs w:val="22"/>
          </w:rPr>
          <w:tab/>
        </w:r>
        <w:r w:rsidRPr="00FB25BD">
          <w:rPr>
            <w:rFonts w:eastAsiaTheme="minorHAnsi"/>
            <w:noProof/>
          </w:rPr>
          <w:delText>Study Population</w:delText>
        </w:r>
        <w:r>
          <w:rPr>
            <w:noProof/>
          </w:rPr>
          <w:tab/>
        </w:r>
        <w:r w:rsidR="004173BC">
          <w:rPr>
            <w:noProof/>
          </w:rPr>
          <w:delText>60</w:delText>
        </w:r>
      </w:del>
    </w:p>
    <w:p w14:paraId="2B706465" w14:textId="37C879F0" w:rsidR="00815B7C" w:rsidRDefault="00815B7C">
      <w:pPr>
        <w:pStyle w:val="TOC1"/>
        <w:rPr>
          <w:ins w:id="603" w:author="Powell, Deana" w:date="2023-10-19T15:28:00Z"/>
          <w:rFonts w:asciiTheme="minorHAnsi" w:eastAsiaTheme="minorEastAsia" w:hAnsiTheme="minorHAnsi" w:cstheme="minorBidi"/>
          <w:b w:val="0"/>
          <w:caps w:val="0"/>
          <w:noProof/>
          <w:sz w:val="22"/>
          <w:szCs w:val="22"/>
        </w:rPr>
      </w:pPr>
      <w:ins w:id="604" w:author="Powell, Deana" w:date="2023-10-19T15:28:00Z">
        <w:r w:rsidRPr="00815B7C">
          <w:rPr>
            <w:rStyle w:val="Hyperlink"/>
            <w:noProof/>
          </w:rPr>
          <w:t>5</w:t>
        </w:r>
        <w:r>
          <w:rPr>
            <w:rFonts w:asciiTheme="minorHAnsi" w:eastAsiaTheme="minorEastAsia" w:hAnsiTheme="minorHAnsi" w:cstheme="minorBidi"/>
            <w:b w:val="0"/>
            <w:caps w:val="0"/>
            <w:noProof/>
            <w:sz w:val="22"/>
            <w:szCs w:val="22"/>
          </w:rPr>
          <w:tab/>
        </w:r>
        <w:r w:rsidRPr="00815B7C">
          <w:rPr>
            <w:rStyle w:val="Hyperlink"/>
            <w:noProof/>
          </w:rPr>
          <w:t>STUDY POPULATION</w:t>
        </w:r>
        <w:r>
          <w:rPr>
            <w:noProof/>
            <w:webHidden/>
          </w:rPr>
          <w:tab/>
          <w:t>78</w:t>
        </w:r>
      </w:ins>
    </w:p>
    <w:p w14:paraId="11C84093" w14:textId="6C7D0F28" w:rsidR="00815B7C" w:rsidRDefault="00815B7C">
      <w:pPr>
        <w:pStyle w:val="TOC2"/>
        <w:rPr>
          <w:rFonts w:asciiTheme="minorHAnsi" w:eastAsiaTheme="minorEastAsia" w:hAnsiTheme="minorHAnsi" w:cstheme="minorBidi"/>
          <w:b w:val="0"/>
          <w:noProof/>
          <w:sz w:val="22"/>
          <w:szCs w:val="22"/>
        </w:rPr>
      </w:pPr>
      <w:r w:rsidRPr="00815B7C">
        <w:rPr>
          <w:rStyle w:val="Hyperlink"/>
          <w:noProof/>
        </w:rPr>
        <w:t>5.1</w:t>
      </w:r>
      <w:r>
        <w:rPr>
          <w:rFonts w:asciiTheme="minorHAnsi" w:eastAsiaTheme="minorEastAsia" w:hAnsiTheme="minorHAnsi" w:cstheme="minorBidi"/>
          <w:b w:val="0"/>
          <w:noProof/>
          <w:sz w:val="22"/>
          <w:szCs w:val="22"/>
        </w:rPr>
        <w:tab/>
      </w:r>
      <w:r w:rsidRPr="00815B7C">
        <w:rPr>
          <w:rStyle w:val="Hyperlink"/>
          <w:noProof/>
        </w:rPr>
        <w:t>Inclusion Criteria</w:t>
      </w:r>
      <w:r>
        <w:rPr>
          <w:noProof/>
          <w:webHidden/>
        </w:rPr>
        <w:tab/>
      </w:r>
      <w:del w:id="605" w:author="Powell, Deana" w:date="2023-10-19T15:28:00Z">
        <w:r w:rsidR="004173BC">
          <w:rPr>
            <w:noProof/>
          </w:rPr>
          <w:delText>60</w:delText>
        </w:r>
      </w:del>
      <w:ins w:id="606" w:author="Powell, Deana" w:date="2023-10-19T15:28:00Z">
        <w:r>
          <w:rPr>
            <w:noProof/>
            <w:webHidden/>
          </w:rPr>
          <w:t>78</w:t>
        </w:r>
      </w:ins>
    </w:p>
    <w:p w14:paraId="4A61FEA0" w14:textId="14BB5590" w:rsidR="00815B7C" w:rsidRDefault="00815B7C">
      <w:pPr>
        <w:pStyle w:val="TOC2"/>
        <w:rPr>
          <w:rFonts w:asciiTheme="minorHAnsi" w:eastAsiaTheme="minorEastAsia" w:hAnsiTheme="minorHAnsi" w:cstheme="minorBidi"/>
          <w:b w:val="0"/>
          <w:noProof/>
          <w:sz w:val="22"/>
          <w:szCs w:val="22"/>
        </w:rPr>
      </w:pPr>
      <w:r w:rsidRPr="00815B7C">
        <w:rPr>
          <w:rStyle w:val="Hyperlink"/>
          <w:noProof/>
        </w:rPr>
        <w:t>5.2</w:t>
      </w:r>
      <w:r>
        <w:rPr>
          <w:rFonts w:asciiTheme="minorHAnsi" w:eastAsiaTheme="minorEastAsia" w:hAnsiTheme="minorHAnsi" w:cstheme="minorBidi"/>
          <w:b w:val="0"/>
          <w:noProof/>
          <w:sz w:val="22"/>
          <w:szCs w:val="22"/>
        </w:rPr>
        <w:tab/>
      </w:r>
      <w:r w:rsidRPr="00815B7C">
        <w:rPr>
          <w:rStyle w:val="Hyperlink"/>
          <w:noProof/>
        </w:rPr>
        <w:t>Exclusion Criteria</w:t>
      </w:r>
      <w:r>
        <w:rPr>
          <w:noProof/>
          <w:webHidden/>
        </w:rPr>
        <w:tab/>
      </w:r>
      <w:del w:id="607" w:author="Powell, Deana" w:date="2023-10-19T15:28:00Z">
        <w:r w:rsidR="004173BC">
          <w:rPr>
            <w:noProof/>
          </w:rPr>
          <w:delText>63</w:delText>
        </w:r>
      </w:del>
      <w:ins w:id="608" w:author="Powell, Deana" w:date="2023-10-19T15:28:00Z">
        <w:r>
          <w:rPr>
            <w:noProof/>
            <w:webHidden/>
          </w:rPr>
          <w:t>81</w:t>
        </w:r>
      </w:ins>
    </w:p>
    <w:p w14:paraId="2C7214F2" w14:textId="71CE3BAB" w:rsidR="00815B7C" w:rsidRDefault="00815B7C">
      <w:pPr>
        <w:pStyle w:val="TOC2"/>
        <w:rPr>
          <w:rFonts w:asciiTheme="minorHAnsi" w:eastAsiaTheme="minorEastAsia" w:hAnsiTheme="minorHAnsi" w:cstheme="minorBidi"/>
          <w:b w:val="0"/>
          <w:noProof/>
          <w:sz w:val="22"/>
          <w:szCs w:val="22"/>
        </w:rPr>
      </w:pPr>
      <w:r w:rsidRPr="00815B7C">
        <w:rPr>
          <w:rStyle w:val="Hyperlink"/>
          <w:noProof/>
        </w:rPr>
        <w:t>5.3</w:t>
      </w:r>
      <w:r>
        <w:rPr>
          <w:rFonts w:asciiTheme="minorHAnsi" w:eastAsiaTheme="minorEastAsia" w:hAnsiTheme="minorHAnsi" w:cstheme="minorBidi"/>
          <w:b w:val="0"/>
          <w:noProof/>
          <w:sz w:val="22"/>
          <w:szCs w:val="22"/>
        </w:rPr>
        <w:tab/>
      </w:r>
      <w:r w:rsidRPr="00815B7C">
        <w:rPr>
          <w:rStyle w:val="Hyperlink"/>
          <w:noProof/>
        </w:rPr>
        <w:t>Lifestyle Considerations</w:t>
      </w:r>
      <w:r>
        <w:rPr>
          <w:noProof/>
          <w:webHidden/>
        </w:rPr>
        <w:tab/>
      </w:r>
      <w:del w:id="609" w:author="Powell, Deana" w:date="2023-10-19T15:28:00Z">
        <w:r w:rsidR="004173BC">
          <w:rPr>
            <w:noProof/>
          </w:rPr>
          <w:delText>67</w:delText>
        </w:r>
      </w:del>
      <w:ins w:id="610" w:author="Powell, Deana" w:date="2023-10-19T15:28:00Z">
        <w:r>
          <w:rPr>
            <w:noProof/>
            <w:webHidden/>
          </w:rPr>
          <w:t>84</w:t>
        </w:r>
      </w:ins>
    </w:p>
    <w:p w14:paraId="2F9A5312" w14:textId="0FD3FE78" w:rsidR="00815B7C" w:rsidRDefault="00815B7C">
      <w:pPr>
        <w:pStyle w:val="TOC3"/>
        <w:rPr>
          <w:rFonts w:asciiTheme="minorHAnsi" w:eastAsiaTheme="minorEastAsia" w:hAnsiTheme="minorHAnsi" w:cstheme="minorBidi"/>
          <w:noProof/>
          <w:sz w:val="22"/>
          <w:szCs w:val="22"/>
        </w:rPr>
      </w:pPr>
      <w:r w:rsidRPr="00815B7C">
        <w:rPr>
          <w:rStyle w:val="Hyperlink"/>
          <w:noProof/>
        </w:rPr>
        <w:t>5.3.1</w:t>
      </w:r>
      <w:r>
        <w:rPr>
          <w:rFonts w:asciiTheme="minorHAnsi" w:eastAsiaTheme="minorEastAsia" w:hAnsiTheme="minorHAnsi" w:cstheme="minorBidi"/>
          <w:noProof/>
          <w:sz w:val="22"/>
          <w:szCs w:val="22"/>
        </w:rPr>
        <w:tab/>
      </w:r>
      <w:r w:rsidRPr="00815B7C">
        <w:rPr>
          <w:rStyle w:val="Hyperlink"/>
          <w:noProof/>
        </w:rPr>
        <w:t>Meals and Dietary Restrictions</w:t>
      </w:r>
      <w:r>
        <w:rPr>
          <w:noProof/>
          <w:webHidden/>
        </w:rPr>
        <w:tab/>
      </w:r>
      <w:del w:id="611" w:author="Powell, Deana" w:date="2023-10-19T15:28:00Z">
        <w:r w:rsidR="004173BC">
          <w:rPr>
            <w:noProof/>
          </w:rPr>
          <w:delText>67</w:delText>
        </w:r>
      </w:del>
      <w:ins w:id="612" w:author="Powell, Deana" w:date="2023-10-19T15:28:00Z">
        <w:r>
          <w:rPr>
            <w:noProof/>
            <w:webHidden/>
          </w:rPr>
          <w:t>84</w:t>
        </w:r>
      </w:ins>
    </w:p>
    <w:p w14:paraId="4E719422" w14:textId="52D5F212" w:rsidR="00815B7C" w:rsidRDefault="00815B7C">
      <w:pPr>
        <w:pStyle w:val="TOC2"/>
        <w:rPr>
          <w:rFonts w:asciiTheme="minorHAnsi" w:eastAsiaTheme="minorEastAsia" w:hAnsiTheme="minorHAnsi" w:cstheme="minorBidi"/>
          <w:b w:val="0"/>
          <w:noProof/>
          <w:sz w:val="22"/>
          <w:szCs w:val="22"/>
        </w:rPr>
      </w:pPr>
      <w:r w:rsidRPr="00815B7C">
        <w:rPr>
          <w:rStyle w:val="Hyperlink"/>
          <w:noProof/>
        </w:rPr>
        <w:t>5.4</w:t>
      </w:r>
      <w:r>
        <w:rPr>
          <w:rFonts w:asciiTheme="minorHAnsi" w:eastAsiaTheme="minorEastAsia" w:hAnsiTheme="minorHAnsi" w:cstheme="minorBidi"/>
          <w:b w:val="0"/>
          <w:noProof/>
          <w:sz w:val="22"/>
          <w:szCs w:val="22"/>
        </w:rPr>
        <w:tab/>
      </w:r>
      <w:r w:rsidRPr="00815B7C">
        <w:rPr>
          <w:rStyle w:val="Hyperlink"/>
          <w:noProof/>
        </w:rPr>
        <w:t>Screen Failures</w:t>
      </w:r>
      <w:r>
        <w:rPr>
          <w:noProof/>
          <w:webHidden/>
        </w:rPr>
        <w:tab/>
      </w:r>
      <w:del w:id="613" w:author="Powell, Deana" w:date="2023-10-19T15:28:00Z">
        <w:r w:rsidR="004173BC">
          <w:rPr>
            <w:noProof/>
          </w:rPr>
          <w:delText>67</w:delText>
        </w:r>
      </w:del>
      <w:ins w:id="614" w:author="Powell, Deana" w:date="2023-10-19T15:28:00Z">
        <w:r>
          <w:rPr>
            <w:noProof/>
            <w:webHidden/>
          </w:rPr>
          <w:t>84</w:t>
        </w:r>
      </w:ins>
    </w:p>
    <w:p w14:paraId="764CB7D6" w14:textId="74B48A62" w:rsidR="00815B7C" w:rsidRDefault="00815B7C">
      <w:pPr>
        <w:pStyle w:val="TOC2"/>
        <w:rPr>
          <w:rFonts w:asciiTheme="minorHAnsi" w:eastAsiaTheme="minorEastAsia" w:hAnsiTheme="minorHAnsi" w:cstheme="minorBidi"/>
          <w:b w:val="0"/>
          <w:noProof/>
          <w:sz w:val="22"/>
          <w:szCs w:val="22"/>
        </w:rPr>
      </w:pPr>
      <w:r w:rsidRPr="00815B7C">
        <w:rPr>
          <w:rStyle w:val="Hyperlink"/>
          <w:noProof/>
        </w:rPr>
        <w:t>5.5</w:t>
      </w:r>
      <w:r>
        <w:rPr>
          <w:rFonts w:asciiTheme="minorHAnsi" w:eastAsiaTheme="minorEastAsia" w:hAnsiTheme="minorHAnsi" w:cstheme="minorBidi"/>
          <w:b w:val="0"/>
          <w:noProof/>
          <w:sz w:val="22"/>
          <w:szCs w:val="22"/>
        </w:rPr>
        <w:tab/>
      </w:r>
      <w:r w:rsidRPr="00815B7C">
        <w:rPr>
          <w:rStyle w:val="Hyperlink"/>
          <w:noProof/>
        </w:rPr>
        <w:t>Participant Replacement Strategy</w:t>
      </w:r>
      <w:r>
        <w:rPr>
          <w:noProof/>
          <w:webHidden/>
        </w:rPr>
        <w:tab/>
      </w:r>
      <w:del w:id="615" w:author="Powell, Deana" w:date="2023-10-19T15:28:00Z">
        <w:r w:rsidR="004173BC">
          <w:rPr>
            <w:noProof/>
          </w:rPr>
          <w:delText>67</w:delText>
        </w:r>
      </w:del>
      <w:ins w:id="616" w:author="Powell, Deana" w:date="2023-10-19T15:28:00Z">
        <w:r>
          <w:rPr>
            <w:noProof/>
            <w:webHidden/>
          </w:rPr>
          <w:t>84</w:t>
        </w:r>
      </w:ins>
    </w:p>
    <w:p w14:paraId="4D2DB661" w14:textId="77777777" w:rsidR="004F6B15" w:rsidRDefault="004F6B15">
      <w:pPr>
        <w:pStyle w:val="TOC1"/>
        <w:rPr>
          <w:del w:id="617" w:author="Powell, Deana" w:date="2023-10-19T15:28:00Z"/>
          <w:rFonts w:asciiTheme="minorHAnsi" w:eastAsiaTheme="minorEastAsia" w:hAnsiTheme="minorHAnsi" w:cstheme="minorBidi"/>
          <w:b w:val="0"/>
          <w:caps w:val="0"/>
          <w:noProof/>
          <w:sz w:val="22"/>
          <w:szCs w:val="22"/>
        </w:rPr>
      </w:pPr>
      <w:del w:id="618" w:author="Powell, Deana" w:date="2023-10-19T15:28:00Z">
        <w:r w:rsidRPr="00FB25BD">
          <w:rPr>
            <w:noProof/>
          </w:rPr>
          <w:delText>6</w:delText>
        </w:r>
        <w:r>
          <w:rPr>
            <w:rFonts w:asciiTheme="minorHAnsi" w:eastAsiaTheme="minorEastAsia" w:hAnsiTheme="minorHAnsi" w:cstheme="minorBidi"/>
            <w:b w:val="0"/>
            <w:caps w:val="0"/>
            <w:noProof/>
            <w:sz w:val="22"/>
            <w:szCs w:val="22"/>
          </w:rPr>
          <w:tab/>
        </w:r>
        <w:r w:rsidRPr="00FB25BD">
          <w:rPr>
            <w:rFonts w:eastAsiaTheme="minorHAnsi"/>
            <w:noProof/>
          </w:rPr>
          <w:delText>Study Intervention</w:delText>
        </w:r>
        <w:r>
          <w:rPr>
            <w:noProof/>
          </w:rPr>
          <w:tab/>
        </w:r>
        <w:r w:rsidR="004173BC">
          <w:rPr>
            <w:noProof/>
          </w:rPr>
          <w:delText>67</w:delText>
        </w:r>
      </w:del>
    </w:p>
    <w:p w14:paraId="783584A0" w14:textId="48775B74" w:rsidR="00815B7C" w:rsidRDefault="00815B7C">
      <w:pPr>
        <w:pStyle w:val="TOC1"/>
        <w:rPr>
          <w:ins w:id="619" w:author="Powell, Deana" w:date="2023-10-19T15:28:00Z"/>
          <w:rFonts w:asciiTheme="minorHAnsi" w:eastAsiaTheme="minorEastAsia" w:hAnsiTheme="minorHAnsi" w:cstheme="minorBidi"/>
          <w:b w:val="0"/>
          <w:caps w:val="0"/>
          <w:noProof/>
          <w:sz w:val="22"/>
          <w:szCs w:val="22"/>
        </w:rPr>
      </w:pPr>
      <w:ins w:id="620" w:author="Powell, Deana" w:date="2023-10-19T15:28:00Z">
        <w:r w:rsidRPr="00815B7C">
          <w:rPr>
            <w:rStyle w:val="Hyperlink"/>
            <w:noProof/>
          </w:rPr>
          <w:t>6</w:t>
        </w:r>
        <w:r>
          <w:rPr>
            <w:rFonts w:asciiTheme="minorHAnsi" w:eastAsiaTheme="minorEastAsia" w:hAnsiTheme="minorHAnsi" w:cstheme="minorBidi"/>
            <w:b w:val="0"/>
            <w:caps w:val="0"/>
            <w:noProof/>
            <w:sz w:val="22"/>
            <w:szCs w:val="22"/>
          </w:rPr>
          <w:tab/>
        </w:r>
        <w:r w:rsidRPr="00815B7C">
          <w:rPr>
            <w:rStyle w:val="Hyperlink"/>
            <w:noProof/>
          </w:rPr>
          <w:t>STUDY INTERVENTION</w:t>
        </w:r>
        <w:r>
          <w:rPr>
            <w:noProof/>
            <w:webHidden/>
          </w:rPr>
          <w:tab/>
          <w:t>85</w:t>
        </w:r>
      </w:ins>
    </w:p>
    <w:p w14:paraId="382DDFF1" w14:textId="5371F998" w:rsidR="00815B7C" w:rsidRDefault="00815B7C">
      <w:pPr>
        <w:pStyle w:val="TOC2"/>
        <w:rPr>
          <w:rFonts w:asciiTheme="minorHAnsi" w:eastAsiaTheme="minorEastAsia" w:hAnsiTheme="minorHAnsi" w:cstheme="minorBidi"/>
          <w:b w:val="0"/>
          <w:noProof/>
          <w:sz w:val="22"/>
          <w:szCs w:val="22"/>
        </w:rPr>
      </w:pPr>
      <w:r w:rsidRPr="00815B7C">
        <w:rPr>
          <w:rStyle w:val="Hyperlink"/>
          <w:noProof/>
        </w:rPr>
        <w:t>6.1</w:t>
      </w:r>
      <w:r>
        <w:rPr>
          <w:rFonts w:asciiTheme="minorHAnsi" w:eastAsiaTheme="minorEastAsia" w:hAnsiTheme="minorHAnsi" w:cstheme="minorBidi"/>
          <w:b w:val="0"/>
          <w:noProof/>
          <w:sz w:val="22"/>
          <w:szCs w:val="22"/>
        </w:rPr>
        <w:tab/>
      </w:r>
      <w:r w:rsidRPr="00815B7C">
        <w:rPr>
          <w:rStyle w:val="Hyperlink"/>
          <w:noProof/>
        </w:rPr>
        <w:t>Study Intervention(s) Administered</w:t>
      </w:r>
      <w:r>
        <w:rPr>
          <w:noProof/>
          <w:webHidden/>
        </w:rPr>
        <w:tab/>
      </w:r>
      <w:del w:id="621" w:author="Powell, Deana" w:date="2023-10-19T15:28:00Z">
        <w:r w:rsidR="004173BC">
          <w:rPr>
            <w:noProof/>
          </w:rPr>
          <w:delText>67</w:delText>
        </w:r>
      </w:del>
      <w:ins w:id="622" w:author="Powell, Deana" w:date="2023-10-19T15:28:00Z">
        <w:r>
          <w:rPr>
            <w:noProof/>
            <w:webHidden/>
          </w:rPr>
          <w:t>85</w:t>
        </w:r>
      </w:ins>
    </w:p>
    <w:p w14:paraId="52F4F718" w14:textId="1650E1DB" w:rsidR="00815B7C" w:rsidRDefault="00815B7C">
      <w:pPr>
        <w:pStyle w:val="TOC3"/>
        <w:rPr>
          <w:ins w:id="623" w:author="Powell, Deana" w:date="2023-10-19T15:28:00Z"/>
          <w:rFonts w:asciiTheme="minorHAnsi" w:eastAsiaTheme="minorEastAsia" w:hAnsiTheme="minorHAnsi" w:cstheme="minorBidi"/>
          <w:noProof/>
          <w:sz w:val="22"/>
          <w:szCs w:val="22"/>
        </w:rPr>
      </w:pPr>
      <w:ins w:id="624" w:author="Powell, Deana" w:date="2023-10-19T15:28:00Z">
        <w:r w:rsidRPr="00815B7C">
          <w:rPr>
            <w:rStyle w:val="Hyperlink"/>
            <w:noProof/>
          </w:rPr>
          <w:t>6.1.1</w:t>
        </w:r>
        <w:r>
          <w:rPr>
            <w:rFonts w:asciiTheme="minorHAnsi" w:eastAsiaTheme="minorEastAsia" w:hAnsiTheme="minorHAnsi" w:cstheme="minorBidi"/>
            <w:noProof/>
            <w:sz w:val="22"/>
            <w:szCs w:val="22"/>
          </w:rPr>
          <w:tab/>
        </w:r>
        <w:r w:rsidRPr="00815B7C">
          <w:rPr>
            <w:rStyle w:val="Hyperlink"/>
            <w:noProof/>
          </w:rPr>
          <w:t>Treatment</w:t>
        </w:r>
        <w:r>
          <w:rPr>
            <w:noProof/>
            <w:webHidden/>
          </w:rPr>
          <w:tab/>
          <w:t>87</w:t>
        </w:r>
      </w:ins>
    </w:p>
    <w:p w14:paraId="1AB825B1" w14:textId="56811635" w:rsidR="00815B7C" w:rsidRDefault="00815B7C">
      <w:pPr>
        <w:pStyle w:val="TOC2"/>
        <w:rPr>
          <w:rFonts w:asciiTheme="minorHAnsi" w:eastAsiaTheme="minorEastAsia" w:hAnsiTheme="minorHAnsi" w:cstheme="minorBidi"/>
          <w:b w:val="0"/>
          <w:noProof/>
          <w:sz w:val="22"/>
          <w:szCs w:val="22"/>
        </w:rPr>
      </w:pPr>
      <w:r w:rsidRPr="00815B7C">
        <w:rPr>
          <w:rStyle w:val="Hyperlink"/>
          <w:noProof/>
        </w:rPr>
        <w:t>6.2</w:t>
      </w:r>
      <w:r>
        <w:rPr>
          <w:rFonts w:asciiTheme="minorHAnsi" w:eastAsiaTheme="minorEastAsia" w:hAnsiTheme="minorHAnsi" w:cstheme="minorBidi"/>
          <w:b w:val="0"/>
          <w:noProof/>
          <w:sz w:val="22"/>
          <w:szCs w:val="22"/>
        </w:rPr>
        <w:tab/>
      </w:r>
      <w:r w:rsidRPr="00815B7C">
        <w:rPr>
          <w:rStyle w:val="Hyperlink"/>
          <w:noProof/>
        </w:rPr>
        <w:t>Preparation/Handling/Storage/Accountability</w:t>
      </w:r>
      <w:r>
        <w:rPr>
          <w:noProof/>
          <w:webHidden/>
        </w:rPr>
        <w:tab/>
      </w:r>
      <w:del w:id="625" w:author="Powell, Deana" w:date="2023-10-19T15:28:00Z">
        <w:r w:rsidR="004173BC">
          <w:rPr>
            <w:noProof/>
          </w:rPr>
          <w:delText>69</w:delText>
        </w:r>
      </w:del>
      <w:ins w:id="626" w:author="Powell, Deana" w:date="2023-10-19T15:28:00Z">
        <w:r>
          <w:rPr>
            <w:noProof/>
            <w:webHidden/>
          </w:rPr>
          <w:t>87</w:t>
        </w:r>
      </w:ins>
    </w:p>
    <w:p w14:paraId="258AC634" w14:textId="313DDCBA" w:rsidR="00815B7C" w:rsidRDefault="00815B7C">
      <w:pPr>
        <w:pStyle w:val="TOC3"/>
        <w:rPr>
          <w:rFonts w:asciiTheme="minorHAnsi" w:eastAsiaTheme="minorEastAsia" w:hAnsiTheme="minorHAnsi" w:cstheme="minorBidi"/>
          <w:noProof/>
          <w:sz w:val="22"/>
          <w:szCs w:val="22"/>
        </w:rPr>
      </w:pPr>
      <w:r w:rsidRPr="00815B7C">
        <w:rPr>
          <w:rStyle w:val="Hyperlink"/>
          <w:noProof/>
        </w:rPr>
        <w:t>6.2.1</w:t>
      </w:r>
      <w:r>
        <w:rPr>
          <w:rFonts w:asciiTheme="minorHAnsi" w:eastAsiaTheme="minorEastAsia" w:hAnsiTheme="minorHAnsi" w:cstheme="minorBidi"/>
          <w:noProof/>
          <w:sz w:val="22"/>
          <w:szCs w:val="22"/>
        </w:rPr>
        <w:tab/>
      </w:r>
      <w:r w:rsidRPr="00815B7C">
        <w:rPr>
          <w:rStyle w:val="Hyperlink"/>
          <w:noProof/>
        </w:rPr>
        <w:t>Dose Preparation</w:t>
      </w:r>
      <w:r>
        <w:rPr>
          <w:noProof/>
          <w:webHidden/>
        </w:rPr>
        <w:tab/>
      </w:r>
      <w:del w:id="627" w:author="Powell, Deana" w:date="2023-10-19T15:28:00Z">
        <w:r w:rsidR="004173BC">
          <w:rPr>
            <w:noProof/>
          </w:rPr>
          <w:delText>69</w:delText>
        </w:r>
      </w:del>
      <w:ins w:id="628" w:author="Powell, Deana" w:date="2023-10-19T15:28:00Z">
        <w:r>
          <w:rPr>
            <w:noProof/>
            <w:webHidden/>
          </w:rPr>
          <w:t>87</w:t>
        </w:r>
      </w:ins>
    </w:p>
    <w:p w14:paraId="57E276A1" w14:textId="2D498D82" w:rsidR="00815B7C" w:rsidRDefault="00815B7C">
      <w:pPr>
        <w:pStyle w:val="TOC3"/>
        <w:rPr>
          <w:rFonts w:asciiTheme="minorHAnsi" w:eastAsiaTheme="minorEastAsia" w:hAnsiTheme="minorHAnsi" w:cstheme="minorBidi"/>
          <w:noProof/>
          <w:sz w:val="22"/>
          <w:szCs w:val="22"/>
        </w:rPr>
      </w:pPr>
      <w:r w:rsidRPr="00815B7C">
        <w:rPr>
          <w:rStyle w:val="Hyperlink"/>
          <w:noProof/>
        </w:rPr>
        <w:t>6.2.2</w:t>
      </w:r>
      <w:r>
        <w:rPr>
          <w:rFonts w:asciiTheme="minorHAnsi" w:eastAsiaTheme="minorEastAsia" w:hAnsiTheme="minorHAnsi" w:cstheme="minorBidi"/>
          <w:noProof/>
          <w:sz w:val="22"/>
          <w:szCs w:val="22"/>
        </w:rPr>
        <w:tab/>
      </w:r>
      <w:r w:rsidRPr="00815B7C">
        <w:rPr>
          <w:rStyle w:val="Hyperlink"/>
          <w:noProof/>
        </w:rPr>
        <w:t>Handling, Storage, and Accountability</w:t>
      </w:r>
      <w:r>
        <w:rPr>
          <w:noProof/>
          <w:webHidden/>
        </w:rPr>
        <w:tab/>
      </w:r>
      <w:del w:id="629" w:author="Powell, Deana" w:date="2023-10-19T15:28:00Z">
        <w:r w:rsidR="004173BC">
          <w:rPr>
            <w:noProof/>
          </w:rPr>
          <w:delText>69</w:delText>
        </w:r>
      </w:del>
      <w:ins w:id="630" w:author="Powell, Deana" w:date="2023-10-19T15:28:00Z">
        <w:r>
          <w:rPr>
            <w:noProof/>
            <w:webHidden/>
          </w:rPr>
          <w:t>87</w:t>
        </w:r>
      </w:ins>
    </w:p>
    <w:p w14:paraId="25EDF21B" w14:textId="79C68811" w:rsidR="00815B7C" w:rsidRDefault="00815B7C">
      <w:pPr>
        <w:pStyle w:val="TOC2"/>
        <w:rPr>
          <w:rFonts w:asciiTheme="minorHAnsi" w:eastAsiaTheme="minorEastAsia" w:hAnsiTheme="minorHAnsi" w:cstheme="minorBidi"/>
          <w:b w:val="0"/>
          <w:noProof/>
          <w:sz w:val="22"/>
          <w:szCs w:val="22"/>
        </w:rPr>
      </w:pPr>
      <w:r w:rsidRPr="00815B7C">
        <w:rPr>
          <w:rStyle w:val="Hyperlink"/>
          <w:noProof/>
        </w:rPr>
        <w:t>6.3</w:t>
      </w:r>
      <w:r>
        <w:rPr>
          <w:rFonts w:asciiTheme="minorHAnsi" w:eastAsiaTheme="minorEastAsia" w:hAnsiTheme="minorHAnsi" w:cstheme="minorBidi"/>
          <w:b w:val="0"/>
          <w:noProof/>
          <w:sz w:val="22"/>
          <w:szCs w:val="22"/>
        </w:rPr>
        <w:tab/>
      </w:r>
      <w:r w:rsidRPr="00815B7C">
        <w:rPr>
          <w:rStyle w:val="Hyperlink"/>
          <w:noProof/>
        </w:rPr>
        <w:t>Measures to Minimize Bias: Randomization and Blinding</w:t>
      </w:r>
      <w:r>
        <w:rPr>
          <w:noProof/>
          <w:webHidden/>
        </w:rPr>
        <w:tab/>
      </w:r>
      <w:del w:id="631" w:author="Powell, Deana" w:date="2023-10-19T15:28:00Z">
        <w:r w:rsidR="004173BC">
          <w:rPr>
            <w:noProof/>
          </w:rPr>
          <w:delText>70</w:delText>
        </w:r>
      </w:del>
      <w:ins w:id="632" w:author="Powell, Deana" w:date="2023-10-19T15:28:00Z">
        <w:r>
          <w:rPr>
            <w:noProof/>
            <w:webHidden/>
          </w:rPr>
          <w:t>88</w:t>
        </w:r>
      </w:ins>
    </w:p>
    <w:p w14:paraId="346DB3B3" w14:textId="505EFE31" w:rsidR="00815B7C" w:rsidRDefault="00815B7C">
      <w:pPr>
        <w:pStyle w:val="TOC3"/>
        <w:rPr>
          <w:rFonts w:asciiTheme="minorHAnsi" w:eastAsiaTheme="minorEastAsia" w:hAnsiTheme="minorHAnsi" w:cstheme="minorBidi"/>
          <w:noProof/>
          <w:sz w:val="22"/>
          <w:szCs w:val="22"/>
        </w:rPr>
      </w:pPr>
      <w:r w:rsidRPr="00815B7C">
        <w:rPr>
          <w:rStyle w:val="Hyperlink"/>
          <w:noProof/>
        </w:rPr>
        <w:t>6.3.1</w:t>
      </w:r>
      <w:r>
        <w:rPr>
          <w:rFonts w:asciiTheme="minorHAnsi" w:eastAsiaTheme="minorEastAsia" w:hAnsiTheme="minorHAnsi" w:cstheme="minorBidi"/>
          <w:noProof/>
          <w:sz w:val="22"/>
          <w:szCs w:val="22"/>
        </w:rPr>
        <w:tab/>
      </w:r>
      <w:r w:rsidRPr="00815B7C">
        <w:rPr>
          <w:rStyle w:val="Hyperlink"/>
          <w:noProof/>
        </w:rPr>
        <w:t>Intervention Assignment</w:t>
      </w:r>
      <w:r>
        <w:rPr>
          <w:noProof/>
          <w:webHidden/>
        </w:rPr>
        <w:tab/>
      </w:r>
      <w:del w:id="633" w:author="Powell, Deana" w:date="2023-10-19T15:28:00Z">
        <w:r w:rsidR="004173BC">
          <w:rPr>
            <w:noProof/>
          </w:rPr>
          <w:delText>70</w:delText>
        </w:r>
      </w:del>
      <w:ins w:id="634" w:author="Powell, Deana" w:date="2023-10-19T15:28:00Z">
        <w:r>
          <w:rPr>
            <w:noProof/>
            <w:webHidden/>
          </w:rPr>
          <w:t>88</w:t>
        </w:r>
      </w:ins>
    </w:p>
    <w:p w14:paraId="6F93B536" w14:textId="674A8E1E" w:rsidR="00815B7C" w:rsidRDefault="00815B7C">
      <w:pPr>
        <w:pStyle w:val="TOC3"/>
        <w:rPr>
          <w:rFonts w:asciiTheme="minorHAnsi" w:eastAsiaTheme="minorEastAsia" w:hAnsiTheme="minorHAnsi" w:cstheme="minorBidi"/>
          <w:noProof/>
          <w:sz w:val="22"/>
          <w:szCs w:val="22"/>
        </w:rPr>
      </w:pPr>
      <w:r w:rsidRPr="00815B7C">
        <w:rPr>
          <w:rStyle w:val="Hyperlink"/>
          <w:noProof/>
        </w:rPr>
        <w:t>6.3.2</w:t>
      </w:r>
      <w:r>
        <w:rPr>
          <w:rFonts w:asciiTheme="minorHAnsi" w:eastAsiaTheme="minorEastAsia" w:hAnsiTheme="minorHAnsi" w:cstheme="minorBidi"/>
          <w:noProof/>
          <w:sz w:val="22"/>
          <w:szCs w:val="22"/>
        </w:rPr>
        <w:tab/>
      </w:r>
      <w:r w:rsidRPr="00815B7C">
        <w:rPr>
          <w:rStyle w:val="Hyperlink"/>
          <w:noProof/>
        </w:rPr>
        <w:t>Stratification</w:t>
      </w:r>
      <w:r>
        <w:rPr>
          <w:noProof/>
          <w:webHidden/>
        </w:rPr>
        <w:tab/>
      </w:r>
      <w:del w:id="635" w:author="Powell, Deana" w:date="2023-10-19T15:28:00Z">
        <w:r w:rsidR="004173BC">
          <w:rPr>
            <w:noProof/>
          </w:rPr>
          <w:delText>70</w:delText>
        </w:r>
      </w:del>
      <w:ins w:id="636" w:author="Powell, Deana" w:date="2023-10-19T15:28:00Z">
        <w:r>
          <w:rPr>
            <w:noProof/>
            <w:webHidden/>
          </w:rPr>
          <w:t>88</w:t>
        </w:r>
      </w:ins>
    </w:p>
    <w:p w14:paraId="109BDAFF" w14:textId="323AF974" w:rsidR="00815B7C" w:rsidRDefault="00815B7C">
      <w:pPr>
        <w:pStyle w:val="TOC3"/>
        <w:rPr>
          <w:rFonts w:asciiTheme="minorHAnsi" w:eastAsiaTheme="minorEastAsia" w:hAnsiTheme="minorHAnsi" w:cstheme="minorBidi"/>
          <w:noProof/>
          <w:sz w:val="22"/>
          <w:szCs w:val="22"/>
        </w:rPr>
      </w:pPr>
      <w:r w:rsidRPr="00815B7C">
        <w:rPr>
          <w:rStyle w:val="Hyperlink"/>
          <w:noProof/>
        </w:rPr>
        <w:t>6.3.3</w:t>
      </w:r>
      <w:r>
        <w:rPr>
          <w:rFonts w:asciiTheme="minorHAnsi" w:eastAsiaTheme="minorEastAsia" w:hAnsiTheme="minorHAnsi" w:cstheme="minorBidi"/>
          <w:noProof/>
          <w:sz w:val="22"/>
          <w:szCs w:val="22"/>
        </w:rPr>
        <w:tab/>
      </w:r>
      <w:r w:rsidRPr="00815B7C">
        <w:rPr>
          <w:rStyle w:val="Hyperlink"/>
          <w:noProof/>
        </w:rPr>
        <w:t>Blinding</w:t>
      </w:r>
      <w:r>
        <w:rPr>
          <w:noProof/>
          <w:webHidden/>
        </w:rPr>
        <w:tab/>
      </w:r>
      <w:del w:id="637" w:author="Powell, Deana" w:date="2023-10-19T15:28:00Z">
        <w:r w:rsidR="004173BC">
          <w:rPr>
            <w:noProof/>
          </w:rPr>
          <w:delText>70</w:delText>
        </w:r>
      </w:del>
      <w:ins w:id="638" w:author="Powell, Deana" w:date="2023-10-19T15:28:00Z">
        <w:r>
          <w:rPr>
            <w:noProof/>
            <w:webHidden/>
          </w:rPr>
          <w:t>88</w:t>
        </w:r>
      </w:ins>
    </w:p>
    <w:p w14:paraId="462D1E36" w14:textId="1B80A7D7" w:rsidR="00815B7C" w:rsidRDefault="00815B7C">
      <w:pPr>
        <w:pStyle w:val="TOC2"/>
        <w:rPr>
          <w:rFonts w:asciiTheme="minorHAnsi" w:eastAsiaTheme="minorEastAsia" w:hAnsiTheme="minorHAnsi" w:cstheme="minorBidi"/>
          <w:b w:val="0"/>
          <w:noProof/>
          <w:sz w:val="22"/>
          <w:szCs w:val="22"/>
        </w:rPr>
      </w:pPr>
      <w:r w:rsidRPr="00815B7C">
        <w:rPr>
          <w:rStyle w:val="Hyperlink"/>
          <w:noProof/>
        </w:rPr>
        <w:t>6.4</w:t>
      </w:r>
      <w:r>
        <w:rPr>
          <w:rFonts w:asciiTheme="minorHAnsi" w:eastAsiaTheme="minorEastAsia" w:hAnsiTheme="minorHAnsi" w:cstheme="minorBidi"/>
          <w:b w:val="0"/>
          <w:noProof/>
          <w:sz w:val="22"/>
          <w:szCs w:val="22"/>
        </w:rPr>
        <w:tab/>
      </w:r>
      <w:r w:rsidRPr="00815B7C">
        <w:rPr>
          <w:rStyle w:val="Hyperlink"/>
          <w:noProof/>
        </w:rPr>
        <w:t>Study Intervention Compliance</w:t>
      </w:r>
      <w:r>
        <w:rPr>
          <w:noProof/>
          <w:webHidden/>
        </w:rPr>
        <w:tab/>
      </w:r>
      <w:del w:id="639" w:author="Powell, Deana" w:date="2023-10-19T15:28:00Z">
        <w:r w:rsidR="004173BC">
          <w:rPr>
            <w:noProof/>
          </w:rPr>
          <w:delText>70</w:delText>
        </w:r>
      </w:del>
      <w:ins w:id="640" w:author="Powell, Deana" w:date="2023-10-19T15:28:00Z">
        <w:r>
          <w:rPr>
            <w:noProof/>
            <w:webHidden/>
          </w:rPr>
          <w:t>89</w:t>
        </w:r>
      </w:ins>
    </w:p>
    <w:p w14:paraId="4BECD296" w14:textId="31B3AEA2" w:rsidR="00815B7C" w:rsidRDefault="00815B7C">
      <w:pPr>
        <w:pStyle w:val="TOC2"/>
        <w:rPr>
          <w:rFonts w:asciiTheme="minorHAnsi" w:eastAsiaTheme="minorEastAsia" w:hAnsiTheme="minorHAnsi" w:cstheme="minorBidi"/>
          <w:b w:val="0"/>
          <w:noProof/>
          <w:sz w:val="22"/>
          <w:szCs w:val="22"/>
        </w:rPr>
      </w:pPr>
      <w:r w:rsidRPr="00815B7C">
        <w:rPr>
          <w:rStyle w:val="Hyperlink"/>
          <w:noProof/>
        </w:rPr>
        <w:t>6.5</w:t>
      </w:r>
      <w:r>
        <w:rPr>
          <w:rFonts w:asciiTheme="minorHAnsi" w:eastAsiaTheme="minorEastAsia" w:hAnsiTheme="minorHAnsi" w:cstheme="minorBidi"/>
          <w:b w:val="0"/>
          <w:noProof/>
          <w:sz w:val="22"/>
          <w:szCs w:val="22"/>
        </w:rPr>
        <w:tab/>
      </w:r>
      <w:r w:rsidRPr="00815B7C">
        <w:rPr>
          <w:rStyle w:val="Hyperlink"/>
          <w:noProof/>
        </w:rPr>
        <w:t>Concomitant Therapy</w:t>
      </w:r>
      <w:r>
        <w:rPr>
          <w:noProof/>
          <w:webHidden/>
        </w:rPr>
        <w:tab/>
      </w:r>
      <w:del w:id="641" w:author="Powell, Deana" w:date="2023-10-19T15:28:00Z">
        <w:r w:rsidR="004173BC">
          <w:rPr>
            <w:noProof/>
          </w:rPr>
          <w:delText>71</w:delText>
        </w:r>
      </w:del>
      <w:ins w:id="642" w:author="Powell, Deana" w:date="2023-10-19T15:28:00Z">
        <w:r>
          <w:rPr>
            <w:noProof/>
            <w:webHidden/>
          </w:rPr>
          <w:t>89</w:t>
        </w:r>
      </w:ins>
    </w:p>
    <w:p w14:paraId="57579D95" w14:textId="553F5A49" w:rsidR="00815B7C" w:rsidRDefault="00815B7C">
      <w:pPr>
        <w:pStyle w:val="TOC3"/>
        <w:rPr>
          <w:rFonts w:asciiTheme="minorHAnsi" w:eastAsiaTheme="minorEastAsia" w:hAnsiTheme="minorHAnsi" w:cstheme="minorBidi"/>
          <w:noProof/>
          <w:sz w:val="22"/>
          <w:szCs w:val="22"/>
        </w:rPr>
      </w:pPr>
      <w:r w:rsidRPr="00815B7C">
        <w:rPr>
          <w:rStyle w:val="Hyperlink"/>
          <w:noProof/>
        </w:rPr>
        <w:t>6.5.1</w:t>
      </w:r>
      <w:r>
        <w:rPr>
          <w:rFonts w:asciiTheme="minorHAnsi" w:eastAsiaTheme="minorEastAsia" w:hAnsiTheme="minorHAnsi" w:cstheme="minorBidi"/>
          <w:noProof/>
          <w:sz w:val="22"/>
          <w:szCs w:val="22"/>
        </w:rPr>
        <w:tab/>
      </w:r>
      <w:r w:rsidRPr="00815B7C">
        <w:rPr>
          <w:rStyle w:val="Hyperlink"/>
          <w:noProof/>
        </w:rPr>
        <w:t>Rescue Medications and Supportive Care</w:t>
      </w:r>
      <w:r>
        <w:rPr>
          <w:noProof/>
          <w:webHidden/>
        </w:rPr>
        <w:tab/>
      </w:r>
      <w:del w:id="643" w:author="Powell, Deana" w:date="2023-10-19T15:28:00Z">
        <w:r w:rsidR="004173BC">
          <w:rPr>
            <w:noProof/>
          </w:rPr>
          <w:delText>72</w:delText>
        </w:r>
      </w:del>
      <w:ins w:id="644" w:author="Powell, Deana" w:date="2023-10-19T15:28:00Z">
        <w:r>
          <w:rPr>
            <w:noProof/>
            <w:webHidden/>
          </w:rPr>
          <w:t>90</w:t>
        </w:r>
      </w:ins>
    </w:p>
    <w:p w14:paraId="574535D8" w14:textId="7A778FC3" w:rsidR="00815B7C" w:rsidRDefault="00815B7C">
      <w:pPr>
        <w:pStyle w:val="TOC3"/>
        <w:rPr>
          <w:rFonts w:asciiTheme="minorHAnsi" w:eastAsiaTheme="minorEastAsia" w:hAnsiTheme="minorHAnsi" w:cstheme="minorBidi"/>
          <w:noProof/>
          <w:sz w:val="22"/>
          <w:szCs w:val="22"/>
        </w:rPr>
      </w:pPr>
      <w:r w:rsidRPr="00815B7C">
        <w:rPr>
          <w:rStyle w:val="Hyperlink"/>
          <w:noProof/>
        </w:rPr>
        <w:t>6.5.2</w:t>
      </w:r>
      <w:r>
        <w:rPr>
          <w:rFonts w:asciiTheme="minorHAnsi" w:eastAsiaTheme="minorEastAsia" w:hAnsiTheme="minorHAnsi" w:cstheme="minorBidi"/>
          <w:noProof/>
          <w:sz w:val="22"/>
          <w:szCs w:val="22"/>
        </w:rPr>
        <w:tab/>
      </w:r>
      <w:r w:rsidRPr="00815B7C">
        <w:rPr>
          <w:rStyle w:val="Hyperlink"/>
          <w:noProof/>
        </w:rPr>
        <w:t>Drug Interactions</w:t>
      </w:r>
      <w:r>
        <w:rPr>
          <w:noProof/>
          <w:webHidden/>
        </w:rPr>
        <w:tab/>
      </w:r>
      <w:del w:id="645" w:author="Powell, Deana" w:date="2023-10-19T15:28:00Z">
        <w:r w:rsidR="004173BC">
          <w:rPr>
            <w:noProof/>
          </w:rPr>
          <w:delText>72</w:delText>
        </w:r>
      </w:del>
      <w:ins w:id="646" w:author="Powell, Deana" w:date="2023-10-19T15:28:00Z">
        <w:r>
          <w:rPr>
            <w:noProof/>
            <w:webHidden/>
          </w:rPr>
          <w:t>90</w:t>
        </w:r>
      </w:ins>
    </w:p>
    <w:p w14:paraId="152F7BB5" w14:textId="57D32599" w:rsidR="00815B7C" w:rsidRDefault="00815B7C">
      <w:pPr>
        <w:pStyle w:val="TOC2"/>
        <w:rPr>
          <w:rFonts w:asciiTheme="minorHAnsi" w:eastAsiaTheme="minorEastAsia" w:hAnsiTheme="minorHAnsi" w:cstheme="minorBidi"/>
          <w:b w:val="0"/>
          <w:noProof/>
          <w:sz w:val="22"/>
          <w:szCs w:val="22"/>
        </w:rPr>
      </w:pPr>
      <w:r w:rsidRPr="00815B7C">
        <w:rPr>
          <w:rStyle w:val="Hyperlink"/>
          <w:noProof/>
        </w:rPr>
        <w:t>6.6</w:t>
      </w:r>
      <w:r>
        <w:rPr>
          <w:rFonts w:asciiTheme="minorHAnsi" w:eastAsiaTheme="minorEastAsia" w:hAnsiTheme="minorHAnsi" w:cstheme="minorBidi"/>
          <w:b w:val="0"/>
          <w:noProof/>
          <w:sz w:val="22"/>
          <w:szCs w:val="22"/>
        </w:rPr>
        <w:tab/>
      </w:r>
      <w:r w:rsidRPr="00815B7C">
        <w:rPr>
          <w:rStyle w:val="Hyperlink"/>
          <w:noProof/>
        </w:rPr>
        <w:t>Dose Modification (Escalation/Titration/Other)</w:t>
      </w:r>
      <w:r>
        <w:rPr>
          <w:noProof/>
          <w:webHidden/>
        </w:rPr>
        <w:tab/>
      </w:r>
      <w:del w:id="647" w:author="Powell, Deana" w:date="2023-10-19T15:28:00Z">
        <w:r w:rsidR="004173BC">
          <w:rPr>
            <w:noProof/>
          </w:rPr>
          <w:delText>73</w:delText>
        </w:r>
      </w:del>
      <w:ins w:id="648" w:author="Powell, Deana" w:date="2023-10-19T15:28:00Z">
        <w:r>
          <w:rPr>
            <w:noProof/>
            <w:webHidden/>
          </w:rPr>
          <w:t>91</w:t>
        </w:r>
      </w:ins>
    </w:p>
    <w:p w14:paraId="59A9993B" w14:textId="5A563EDD" w:rsidR="00815B7C" w:rsidRDefault="00815B7C">
      <w:pPr>
        <w:pStyle w:val="TOC3"/>
        <w:rPr>
          <w:rFonts w:asciiTheme="minorHAnsi" w:eastAsiaTheme="minorEastAsia" w:hAnsiTheme="minorHAnsi" w:cstheme="minorBidi"/>
          <w:noProof/>
          <w:sz w:val="22"/>
          <w:szCs w:val="22"/>
        </w:rPr>
      </w:pPr>
      <w:r w:rsidRPr="00815B7C">
        <w:rPr>
          <w:rStyle w:val="Hyperlink"/>
          <w:noProof/>
        </w:rPr>
        <w:t>6.6.1</w:t>
      </w:r>
      <w:r>
        <w:rPr>
          <w:rFonts w:asciiTheme="minorHAnsi" w:eastAsiaTheme="minorEastAsia" w:hAnsiTheme="minorHAnsi" w:cstheme="minorBidi"/>
          <w:noProof/>
          <w:sz w:val="22"/>
          <w:szCs w:val="22"/>
        </w:rPr>
        <w:tab/>
      </w:r>
      <w:r w:rsidRPr="00815B7C">
        <w:rPr>
          <w:rStyle w:val="Hyperlink"/>
          <w:noProof/>
        </w:rPr>
        <w:t>Immune-Related Events and Dose Modification (Withhold, Treat, Discontinue)</w:t>
      </w:r>
      <w:r>
        <w:rPr>
          <w:noProof/>
          <w:webHidden/>
        </w:rPr>
        <w:tab/>
      </w:r>
      <w:del w:id="649" w:author="Powell, Deana" w:date="2023-10-19T15:28:00Z">
        <w:r w:rsidR="004173BC">
          <w:rPr>
            <w:noProof/>
          </w:rPr>
          <w:delText>73</w:delText>
        </w:r>
      </w:del>
      <w:ins w:id="650" w:author="Powell, Deana" w:date="2023-10-19T15:28:00Z">
        <w:r>
          <w:rPr>
            <w:noProof/>
            <w:webHidden/>
          </w:rPr>
          <w:t>92</w:t>
        </w:r>
      </w:ins>
    </w:p>
    <w:p w14:paraId="5A685B67" w14:textId="39B68DC9" w:rsidR="00815B7C" w:rsidRDefault="00815B7C">
      <w:pPr>
        <w:pStyle w:val="TOC3"/>
        <w:rPr>
          <w:rFonts w:asciiTheme="minorHAnsi" w:eastAsiaTheme="minorEastAsia" w:hAnsiTheme="minorHAnsi" w:cstheme="minorBidi"/>
          <w:noProof/>
          <w:sz w:val="22"/>
          <w:szCs w:val="22"/>
        </w:rPr>
      </w:pPr>
      <w:r w:rsidRPr="00815B7C">
        <w:rPr>
          <w:rStyle w:val="Hyperlink"/>
          <w:noProof/>
        </w:rPr>
        <w:t>6.6.2</w:t>
      </w:r>
      <w:r>
        <w:rPr>
          <w:rFonts w:asciiTheme="minorHAnsi" w:eastAsiaTheme="minorEastAsia" w:hAnsiTheme="minorHAnsi" w:cstheme="minorBidi"/>
          <w:noProof/>
          <w:sz w:val="22"/>
          <w:szCs w:val="22"/>
        </w:rPr>
        <w:tab/>
      </w:r>
      <w:r w:rsidRPr="00815B7C">
        <w:rPr>
          <w:rStyle w:val="Hyperlink"/>
          <w:noProof/>
        </w:rPr>
        <w:t>Dose Modification with Lenvatinib</w:t>
      </w:r>
      <w:r>
        <w:rPr>
          <w:noProof/>
          <w:webHidden/>
        </w:rPr>
        <w:tab/>
      </w:r>
      <w:del w:id="651" w:author="Powell, Deana" w:date="2023-10-19T15:28:00Z">
        <w:r w:rsidR="004173BC">
          <w:rPr>
            <w:noProof/>
          </w:rPr>
          <w:delText>79</w:delText>
        </w:r>
      </w:del>
      <w:ins w:id="652" w:author="Powell, Deana" w:date="2023-10-19T15:28:00Z">
        <w:r>
          <w:rPr>
            <w:noProof/>
            <w:webHidden/>
          </w:rPr>
          <w:t>97</w:t>
        </w:r>
      </w:ins>
    </w:p>
    <w:p w14:paraId="708758A1" w14:textId="2B6A2845" w:rsidR="00815B7C" w:rsidRDefault="00815B7C">
      <w:pPr>
        <w:pStyle w:val="TOC4"/>
        <w:rPr>
          <w:rFonts w:asciiTheme="minorHAnsi" w:eastAsiaTheme="minorEastAsia" w:hAnsiTheme="minorHAnsi" w:cstheme="minorBidi"/>
          <w:noProof/>
          <w:sz w:val="22"/>
          <w:szCs w:val="22"/>
        </w:rPr>
      </w:pPr>
      <w:r w:rsidRPr="00815B7C">
        <w:rPr>
          <w:rStyle w:val="Hyperlink"/>
          <w:noProof/>
        </w:rPr>
        <w:lastRenderedPageBreak/>
        <w:t>6.6.2.1</w:t>
      </w:r>
      <w:r>
        <w:rPr>
          <w:rFonts w:asciiTheme="minorHAnsi" w:eastAsiaTheme="minorEastAsia" w:hAnsiTheme="minorHAnsi" w:cstheme="minorBidi"/>
          <w:noProof/>
          <w:sz w:val="22"/>
          <w:szCs w:val="22"/>
        </w:rPr>
        <w:tab/>
      </w:r>
      <w:r w:rsidRPr="00815B7C">
        <w:rPr>
          <w:rStyle w:val="Hyperlink"/>
          <w:noProof/>
        </w:rPr>
        <w:t>Management of Hypertension</w:t>
      </w:r>
      <w:r>
        <w:rPr>
          <w:noProof/>
          <w:webHidden/>
        </w:rPr>
        <w:tab/>
      </w:r>
      <w:del w:id="653" w:author="Powell, Deana" w:date="2023-10-19T15:28:00Z">
        <w:r w:rsidR="004173BC">
          <w:rPr>
            <w:noProof/>
          </w:rPr>
          <w:delText>81</w:delText>
        </w:r>
      </w:del>
      <w:ins w:id="654" w:author="Powell, Deana" w:date="2023-10-19T15:28:00Z">
        <w:r>
          <w:rPr>
            <w:noProof/>
            <w:webHidden/>
          </w:rPr>
          <w:t>99</w:t>
        </w:r>
      </w:ins>
    </w:p>
    <w:p w14:paraId="13600D01" w14:textId="2297A726" w:rsidR="00815B7C" w:rsidRDefault="00815B7C">
      <w:pPr>
        <w:pStyle w:val="TOC4"/>
        <w:rPr>
          <w:rFonts w:asciiTheme="minorHAnsi" w:eastAsiaTheme="minorEastAsia" w:hAnsiTheme="minorHAnsi" w:cstheme="minorBidi"/>
          <w:noProof/>
          <w:sz w:val="22"/>
          <w:szCs w:val="22"/>
        </w:rPr>
      </w:pPr>
      <w:r w:rsidRPr="00815B7C">
        <w:rPr>
          <w:rStyle w:val="Hyperlink"/>
          <w:noProof/>
        </w:rPr>
        <w:t>6.6.2.2</w:t>
      </w:r>
      <w:r>
        <w:rPr>
          <w:rFonts w:asciiTheme="minorHAnsi" w:eastAsiaTheme="minorEastAsia" w:hAnsiTheme="minorHAnsi" w:cstheme="minorBidi"/>
          <w:noProof/>
          <w:sz w:val="22"/>
          <w:szCs w:val="22"/>
        </w:rPr>
        <w:tab/>
      </w:r>
      <w:r w:rsidRPr="00815B7C">
        <w:rPr>
          <w:rStyle w:val="Hyperlink"/>
          <w:noProof/>
        </w:rPr>
        <w:t>Management of Proteinuria</w:t>
      </w:r>
      <w:r>
        <w:rPr>
          <w:noProof/>
          <w:webHidden/>
        </w:rPr>
        <w:tab/>
      </w:r>
      <w:del w:id="655" w:author="Powell, Deana" w:date="2023-10-19T15:28:00Z">
        <w:r w:rsidR="004173BC">
          <w:rPr>
            <w:noProof/>
          </w:rPr>
          <w:delText>83</w:delText>
        </w:r>
      </w:del>
      <w:ins w:id="656" w:author="Powell, Deana" w:date="2023-10-19T15:28:00Z">
        <w:r>
          <w:rPr>
            <w:noProof/>
            <w:webHidden/>
          </w:rPr>
          <w:t>101</w:t>
        </w:r>
      </w:ins>
    </w:p>
    <w:p w14:paraId="66DFA438" w14:textId="2EF42C9B" w:rsidR="00815B7C" w:rsidRDefault="00815B7C">
      <w:pPr>
        <w:pStyle w:val="TOC4"/>
        <w:rPr>
          <w:rFonts w:asciiTheme="minorHAnsi" w:eastAsiaTheme="minorEastAsia" w:hAnsiTheme="minorHAnsi" w:cstheme="minorBidi"/>
          <w:noProof/>
          <w:sz w:val="22"/>
          <w:szCs w:val="22"/>
        </w:rPr>
      </w:pPr>
      <w:r w:rsidRPr="00815B7C">
        <w:rPr>
          <w:rStyle w:val="Hyperlink"/>
          <w:noProof/>
        </w:rPr>
        <w:t>6.6.2.3</w:t>
      </w:r>
      <w:r>
        <w:rPr>
          <w:rFonts w:asciiTheme="minorHAnsi" w:eastAsiaTheme="minorEastAsia" w:hAnsiTheme="minorHAnsi" w:cstheme="minorBidi"/>
          <w:noProof/>
          <w:sz w:val="22"/>
          <w:szCs w:val="22"/>
        </w:rPr>
        <w:tab/>
      </w:r>
      <w:r w:rsidRPr="00815B7C">
        <w:rPr>
          <w:rStyle w:val="Hyperlink"/>
          <w:noProof/>
        </w:rPr>
        <w:t>Management of Diarrhea</w:t>
      </w:r>
      <w:r>
        <w:rPr>
          <w:noProof/>
          <w:webHidden/>
        </w:rPr>
        <w:tab/>
      </w:r>
      <w:del w:id="657" w:author="Powell, Deana" w:date="2023-10-19T15:28:00Z">
        <w:r w:rsidR="004173BC">
          <w:rPr>
            <w:noProof/>
          </w:rPr>
          <w:delText>84</w:delText>
        </w:r>
      </w:del>
      <w:ins w:id="658" w:author="Powell, Deana" w:date="2023-10-19T15:28:00Z">
        <w:r>
          <w:rPr>
            <w:noProof/>
            <w:webHidden/>
          </w:rPr>
          <w:t>101</w:t>
        </w:r>
      </w:ins>
    </w:p>
    <w:p w14:paraId="2CABF5C6" w14:textId="685FFAF1" w:rsidR="00815B7C" w:rsidRDefault="00815B7C">
      <w:pPr>
        <w:pStyle w:val="TOC4"/>
        <w:rPr>
          <w:rFonts w:asciiTheme="minorHAnsi" w:eastAsiaTheme="minorEastAsia" w:hAnsiTheme="minorHAnsi" w:cstheme="minorBidi"/>
          <w:noProof/>
          <w:sz w:val="22"/>
          <w:szCs w:val="22"/>
        </w:rPr>
      </w:pPr>
      <w:r w:rsidRPr="00815B7C">
        <w:rPr>
          <w:rStyle w:val="Hyperlink"/>
          <w:noProof/>
        </w:rPr>
        <w:t>6.6.2.4</w:t>
      </w:r>
      <w:r>
        <w:rPr>
          <w:rFonts w:asciiTheme="minorHAnsi" w:eastAsiaTheme="minorEastAsia" w:hAnsiTheme="minorHAnsi" w:cstheme="minorBidi"/>
          <w:noProof/>
          <w:sz w:val="22"/>
          <w:szCs w:val="22"/>
        </w:rPr>
        <w:tab/>
      </w:r>
      <w:r w:rsidRPr="00815B7C">
        <w:rPr>
          <w:rStyle w:val="Hyperlink"/>
          <w:noProof/>
        </w:rPr>
        <w:t>Management of Hepatotoxicity</w:t>
      </w:r>
      <w:r>
        <w:rPr>
          <w:noProof/>
          <w:webHidden/>
        </w:rPr>
        <w:tab/>
      </w:r>
      <w:del w:id="659" w:author="Powell, Deana" w:date="2023-10-19T15:28:00Z">
        <w:r w:rsidR="004173BC">
          <w:rPr>
            <w:noProof/>
          </w:rPr>
          <w:delText>84</w:delText>
        </w:r>
      </w:del>
      <w:ins w:id="660" w:author="Powell, Deana" w:date="2023-10-19T15:28:00Z">
        <w:r>
          <w:rPr>
            <w:noProof/>
            <w:webHidden/>
          </w:rPr>
          <w:t>102</w:t>
        </w:r>
      </w:ins>
    </w:p>
    <w:p w14:paraId="5C008951" w14:textId="452AD813" w:rsidR="00815B7C" w:rsidRDefault="00815B7C">
      <w:pPr>
        <w:pStyle w:val="TOC4"/>
        <w:rPr>
          <w:rFonts w:asciiTheme="minorHAnsi" w:eastAsiaTheme="minorEastAsia" w:hAnsiTheme="minorHAnsi" w:cstheme="minorBidi"/>
          <w:noProof/>
          <w:sz w:val="22"/>
          <w:szCs w:val="22"/>
        </w:rPr>
      </w:pPr>
      <w:r w:rsidRPr="00815B7C">
        <w:rPr>
          <w:rStyle w:val="Hyperlink"/>
          <w:noProof/>
        </w:rPr>
        <w:t>6.6.2.5</w:t>
      </w:r>
      <w:r>
        <w:rPr>
          <w:rFonts w:asciiTheme="minorHAnsi" w:eastAsiaTheme="minorEastAsia" w:hAnsiTheme="minorHAnsi" w:cstheme="minorBidi"/>
          <w:noProof/>
          <w:sz w:val="22"/>
          <w:szCs w:val="22"/>
        </w:rPr>
        <w:tab/>
      </w:r>
      <w:r w:rsidRPr="00815B7C">
        <w:rPr>
          <w:rStyle w:val="Hyperlink"/>
          <w:noProof/>
        </w:rPr>
        <w:t>Management of Thromboembolic Events</w:t>
      </w:r>
      <w:r>
        <w:rPr>
          <w:noProof/>
          <w:webHidden/>
        </w:rPr>
        <w:tab/>
      </w:r>
      <w:del w:id="661" w:author="Powell, Deana" w:date="2023-10-19T15:28:00Z">
        <w:r w:rsidR="004173BC">
          <w:rPr>
            <w:noProof/>
          </w:rPr>
          <w:delText>84</w:delText>
        </w:r>
      </w:del>
      <w:ins w:id="662" w:author="Powell, Deana" w:date="2023-10-19T15:28:00Z">
        <w:r>
          <w:rPr>
            <w:noProof/>
            <w:webHidden/>
          </w:rPr>
          <w:t>102</w:t>
        </w:r>
      </w:ins>
    </w:p>
    <w:p w14:paraId="1BA0C0D8" w14:textId="17B039A8" w:rsidR="00815B7C" w:rsidRDefault="00815B7C">
      <w:pPr>
        <w:pStyle w:val="TOC4"/>
        <w:rPr>
          <w:rFonts w:asciiTheme="minorHAnsi" w:eastAsiaTheme="minorEastAsia" w:hAnsiTheme="minorHAnsi" w:cstheme="minorBidi"/>
          <w:noProof/>
          <w:sz w:val="22"/>
          <w:szCs w:val="22"/>
        </w:rPr>
      </w:pPr>
      <w:r w:rsidRPr="00815B7C">
        <w:rPr>
          <w:rStyle w:val="Hyperlink"/>
          <w:noProof/>
        </w:rPr>
        <w:t>6.6.2.6</w:t>
      </w:r>
      <w:r>
        <w:rPr>
          <w:rFonts w:asciiTheme="minorHAnsi" w:eastAsiaTheme="minorEastAsia" w:hAnsiTheme="minorHAnsi" w:cstheme="minorBidi"/>
          <w:noProof/>
          <w:sz w:val="22"/>
          <w:szCs w:val="22"/>
        </w:rPr>
        <w:tab/>
      </w:r>
      <w:r w:rsidRPr="00815B7C">
        <w:rPr>
          <w:rStyle w:val="Hyperlink"/>
          <w:noProof/>
        </w:rPr>
        <w:t>Management of Posterior Reversible Encephalopathy Syndrome/Reversible Encephalopathy Syndrome/ Reversible Posterior Leukoencephalopathy Syndrome</w:t>
      </w:r>
      <w:r>
        <w:rPr>
          <w:noProof/>
          <w:webHidden/>
        </w:rPr>
        <w:tab/>
      </w:r>
      <w:del w:id="663" w:author="Powell, Deana" w:date="2023-10-19T15:28:00Z">
        <w:r w:rsidR="004173BC">
          <w:rPr>
            <w:noProof/>
          </w:rPr>
          <w:delText>84</w:delText>
        </w:r>
      </w:del>
      <w:ins w:id="664" w:author="Powell, Deana" w:date="2023-10-19T15:28:00Z">
        <w:r>
          <w:rPr>
            <w:noProof/>
            <w:webHidden/>
          </w:rPr>
          <w:t>102</w:t>
        </w:r>
      </w:ins>
    </w:p>
    <w:p w14:paraId="0112DED6" w14:textId="5EA092F5" w:rsidR="00815B7C" w:rsidRDefault="00815B7C">
      <w:pPr>
        <w:pStyle w:val="TOC4"/>
        <w:rPr>
          <w:rFonts w:asciiTheme="minorHAnsi" w:eastAsiaTheme="minorEastAsia" w:hAnsiTheme="minorHAnsi" w:cstheme="minorBidi"/>
          <w:noProof/>
          <w:sz w:val="22"/>
          <w:szCs w:val="22"/>
        </w:rPr>
      </w:pPr>
      <w:r w:rsidRPr="00815B7C">
        <w:rPr>
          <w:rStyle w:val="Hyperlink"/>
          <w:noProof/>
        </w:rPr>
        <w:t>6.6.2.7</w:t>
      </w:r>
      <w:r>
        <w:rPr>
          <w:rFonts w:asciiTheme="minorHAnsi" w:eastAsiaTheme="minorEastAsia" w:hAnsiTheme="minorHAnsi" w:cstheme="minorBidi"/>
          <w:noProof/>
          <w:sz w:val="22"/>
          <w:szCs w:val="22"/>
        </w:rPr>
        <w:tab/>
      </w:r>
      <w:r w:rsidRPr="00815B7C">
        <w:rPr>
          <w:rStyle w:val="Hyperlink"/>
          <w:noProof/>
        </w:rPr>
        <w:t>Management of Hypocalcemia</w:t>
      </w:r>
      <w:r>
        <w:rPr>
          <w:noProof/>
          <w:webHidden/>
        </w:rPr>
        <w:tab/>
      </w:r>
      <w:del w:id="665" w:author="Powell, Deana" w:date="2023-10-19T15:28:00Z">
        <w:r w:rsidR="004173BC">
          <w:rPr>
            <w:noProof/>
          </w:rPr>
          <w:delText>85</w:delText>
        </w:r>
      </w:del>
      <w:ins w:id="666" w:author="Powell, Deana" w:date="2023-10-19T15:28:00Z">
        <w:r>
          <w:rPr>
            <w:noProof/>
            <w:webHidden/>
          </w:rPr>
          <w:t>103</w:t>
        </w:r>
      </w:ins>
    </w:p>
    <w:p w14:paraId="4BFB6C57" w14:textId="5132B24B" w:rsidR="00815B7C" w:rsidRDefault="00815B7C">
      <w:pPr>
        <w:pStyle w:val="TOC4"/>
        <w:rPr>
          <w:rFonts w:asciiTheme="minorHAnsi" w:eastAsiaTheme="minorEastAsia" w:hAnsiTheme="minorHAnsi" w:cstheme="minorBidi"/>
          <w:noProof/>
          <w:sz w:val="22"/>
          <w:szCs w:val="22"/>
        </w:rPr>
      </w:pPr>
      <w:r w:rsidRPr="00815B7C">
        <w:rPr>
          <w:rStyle w:val="Hyperlink"/>
          <w:noProof/>
        </w:rPr>
        <w:t>6.6.2.8</w:t>
      </w:r>
      <w:r>
        <w:rPr>
          <w:rFonts w:asciiTheme="minorHAnsi" w:eastAsiaTheme="minorEastAsia" w:hAnsiTheme="minorHAnsi" w:cstheme="minorBidi"/>
          <w:noProof/>
          <w:sz w:val="22"/>
          <w:szCs w:val="22"/>
        </w:rPr>
        <w:tab/>
      </w:r>
      <w:r w:rsidRPr="00815B7C">
        <w:rPr>
          <w:rStyle w:val="Hyperlink"/>
          <w:noProof/>
        </w:rPr>
        <w:t>Management of Hemorrhage</w:t>
      </w:r>
      <w:r>
        <w:rPr>
          <w:noProof/>
          <w:webHidden/>
        </w:rPr>
        <w:tab/>
      </w:r>
      <w:del w:id="667" w:author="Powell, Deana" w:date="2023-10-19T15:28:00Z">
        <w:r w:rsidR="004173BC">
          <w:rPr>
            <w:noProof/>
          </w:rPr>
          <w:delText>85</w:delText>
        </w:r>
      </w:del>
      <w:ins w:id="668" w:author="Powell, Deana" w:date="2023-10-19T15:28:00Z">
        <w:r>
          <w:rPr>
            <w:noProof/>
            <w:webHidden/>
          </w:rPr>
          <w:t>103</w:t>
        </w:r>
      </w:ins>
    </w:p>
    <w:p w14:paraId="07783315" w14:textId="20EED9AA" w:rsidR="00815B7C" w:rsidRDefault="00815B7C">
      <w:pPr>
        <w:pStyle w:val="TOC4"/>
        <w:rPr>
          <w:rFonts w:asciiTheme="minorHAnsi" w:eastAsiaTheme="minorEastAsia" w:hAnsiTheme="minorHAnsi" w:cstheme="minorBidi"/>
          <w:noProof/>
          <w:sz w:val="22"/>
          <w:szCs w:val="22"/>
        </w:rPr>
      </w:pPr>
      <w:r w:rsidRPr="00815B7C">
        <w:rPr>
          <w:rStyle w:val="Hyperlink"/>
          <w:noProof/>
        </w:rPr>
        <w:t>6.6.2.9</w:t>
      </w:r>
      <w:r>
        <w:rPr>
          <w:rFonts w:asciiTheme="minorHAnsi" w:eastAsiaTheme="minorEastAsia" w:hAnsiTheme="minorHAnsi" w:cstheme="minorBidi"/>
          <w:noProof/>
          <w:sz w:val="22"/>
          <w:szCs w:val="22"/>
        </w:rPr>
        <w:tab/>
      </w:r>
      <w:r w:rsidRPr="00815B7C">
        <w:rPr>
          <w:rStyle w:val="Hyperlink"/>
          <w:noProof/>
        </w:rPr>
        <w:t>Management of Gastrointestinal Perforation or Fistula Formation</w:t>
      </w:r>
      <w:r>
        <w:rPr>
          <w:noProof/>
          <w:webHidden/>
        </w:rPr>
        <w:tab/>
      </w:r>
      <w:del w:id="669" w:author="Powell, Deana" w:date="2023-10-19T15:28:00Z">
        <w:r w:rsidR="004173BC">
          <w:rPr>
            <w:noProof/>
          </w:rPr>
          <w:delText>85</w:delText>
        </w:r>
      </w:del>
      <w:ins w:id="670" w:author="Powell, Deana" w:date="2023-10-19T15:28:00Z">
        <w:r>
          <w:rPr>
            <w:noProof/>
            <w:webHidden/>
          </w:rPr>
          <w:t>103</w:t>
        </w:r>
      </w:ins>
    </w:p>
    <w:p w14:paraId="294C53AB" w14:textId="06211040" w:rsidR="00815B7C" w:rsidRDefault="00815B7C">
      <w:pPr>
        <w:pStyle w:val="TOC4"/>
        <w:rPr>
          <w:rFonts w:asciiTheme="minorHAnsi" w:eastAsiaTheme="minorEastAsia" w:hAnsiTheme="minorHAnsi" w:cstheme="minorBidi"/>
          <w:noProof/>
          <w:sz w:val="22"/>
          <w:szCs w:val="22"/>
        </w:rPr>
      </w:pPr>
      <w:r w:rsidRPr="00815B7C">
        <w:rPr>
          <w:rStyle w:val="Hyperlink"/>
          <w:noProof/>
        </w:rPr>
        <w:t>6.6.2.10</w:t>
      </w:r>
      <w:r>
        <w:rPr>
          <w:rFonts w:asciiTheme="minorHAnsi" w:eastAsiaTheme="minorEastAsia" w:hAnsiTheme="minorHAnsi" w:cstheme="minorBidi"/>
          <w:noProof/>
          <w:sz w:val="22"/>
          <w:szCs w:val="22"/>
        </w:rPr>
        <w:tab/>
      </w:r>
      <w:r w:rsidRPr="00815B7C">
        <w:rPr>
          <w:rStyle w:val="Hyperlink"/>
          <w:noProof/>
        </w:rPr>
        <w:t>Management of QT Prolongation</w:t>
      </w:r>
      <w:r>
        <w:rPr>
          <w:noProof/>
          <w:webHidden/>
        </w:rPr>
        <w:tab/>
      </w:r>
      <w:del w:id="671" w:author="Powell, Deana" w:date="2023-10-19T15:28:00Z">
        <w:r w:rsidR="004173BC">
          <w:rPr>
            <w:noProof/>
          </w:rPr>
          <w:delText>85</w:delText>
        </w:r>
      </w:del>
      <w:ins w:id="672" w:author="Powell, Deana" w:date="2023-10-19T15:28:00Z">
        <w:r>
          <w:rPr>
            <w:noProof/>
            <w:webHidden/>
          </w:rPr>
          <w:t>103</w:t>
        </w:r>
      </w:ins>
    </w:p>
    <w:p w14:paraId="703292F2" w14:textId="3D791149" w:rsidR="00815B7C" w:rsidRDefault="00815B7C">
      <w:pPr>
        <w:pStyle w:val="TOC4"/>
        <w:rPr>
          <w:rFonts w:asciiTheme="minorHAnsi" w:eastAsiaTheme="minorEastAsia" w:hAnsiTheme="minorHAnsi" w:cstheme="minorBidi"/>
          <w:noProof/>
          <w:sz w:val="22"/>
          <w:szCs w:val="22"/>
        </w:rPr>
      </w:pPr>
      <w:r w:rsidRPr="00815B7C">
        <w:rPr>
          <w:rStyle w:val="Hyperlink"/>
          <w:noProof/>
        </w:rPr>
        <w:t>6.6.2.11</w:t>
      </w:r>
      <w:r>
        <w:rPr>
          <w:rFonts w:asciiTheme="minorHAnsi" w:eastAsiaTheme="minorEastAsia" w:hAnsiTheme="minorHAnsi" w:cstheme="minorBidi"/>
          <w:noProof/>
          <w:sz w:val="22"/>
          <w:szCs w:val="22"/>
        </w:rPr>
        <w:tab/>
      </w:r>
      <w:r w:rsidRPr="00815B7C">
        <w:rPr>
          <w:rStyle w:val="Hyperlink"/>
          <w:noProof/>
        </w:rPr>
        <w:t>Management of Osteonecrosis of the Jaw</w:t>
      </w:r>
      <w:r>
        <w:rPr>
          <w:noProof/>
          <w:webHidden/>
        </w:rPr>
        <w:tab/>
      </w:r>
      <w:del w:id="673" w:author="Powell, Deana" w:date="2023-10-19T15:28:00Z">
        <w:r w:rsidR="004173BC">
          <w:rPr>
            <w:noProof/>
          </w:rPr>
          <w:delText>85</w:delText>
        </w:r>
      </w:del>
      <w:ins w:id="674" w:author="Powell, Deana" w:date="2023-10-19T15:28:00Z">
        <w:r>
          <w:rPr>
            <w:noProof/>
            <w:webHidden/>
          </w:rPr>
          <w:t>103</w:t>
        </w:r>
      </w:ins>
    </w:p>
    <w:p w14:paraId="5F3C4739" w14:textId="6898F389" w:rsidR="00815B7C" w:rsidRDefault="00815B7C">
      <w:pPr>
        <w:pStyle w:val="TOC3"/>
        <w:rPr>
          <w:rFonts w:asciiTheme="minorHAnsi" w:eastAsiaTheme="minorEastAsia" w:hAnsiTheme="minorHAnsi" w:cstheme="minorBidi"/>
          <w:noProof/>
          <w:sz w:val="22"/>
          <w:szCs w:val="22"/>
        </w:rPr>
      </w:pPr>
      <w:r w:rsidRPr="00815B7C">
        <w:rPr>
          <w:rStyle w:val="Hyperlink"/>
          <w:noProof/>
        </w:rPr>
        <w:t>6.6.3</w:t>
      </w:r>
      <w:r>
        <w:rPr>
          <w:rFonts w:asciiTheme="minorHAnsi" w:eastAsiaTheme="minorEastAsia" w:hAnsiTheme="minorHAnsi" w:cstheme="minorBidi"/>
          <w:noProof/>
          <w:sz w:val="22"/>
          <w:szCs w:val="22"/>
        </w:rPr>
        <w:tab/>
      </w:r>
      <w:r w:rsidRPr="00815B7C">
        <w:rPr>
          <w:rStyle w:val="Hyperlink"/>
          <w:noProof/>
        </w:rPr>
        <w:t>Dose Modifications for Overlapping Toxicities</w:t>
      </w:r>
      <w:r>
        <w:rPr>
          <w:noProof/>
          <w:webHidden/>
        </w:rPr>
        <w:tab/>
      </w:r>
      <w:del w:id="675" w:author="Powell, Deana" w:date="2023-10-19T15:28:00Z">
        <w:r w:rsidR="004173BC">
          <w:rPr>
            <w:noProof/>
          </w:rPr>
          <w:delText>85</w:delText>
        </w:r>
      </w:del>
      <w:ins w:id="676" w:author="Powell, Deana" w:date="2023-10-19T15:28:00Z">
        <w:r>
          <w:rPr>
            <w:noProof/>
            <w:webHidden/>
          </w:rPr>
          <w:t>104</w:t>
        </w:r>
      </w:ins>
    </w:p>
    <w:p w14:paraId="2685328C" w14:textId="4EC3BCB0" w:rsidR="00815B7C" w:rsidRDefault="00815B7C">
      <w:pPr>
        <w:pStyle w:val="TOC3"/>
        <w:rPr>
          <w:rFonts w:asciiTheme="minorHAnsi" w:eastAsiaTheme="minorEastAsia" w:hAnsiTheme="minorHAnsi" w:cstheme="minorBidi"/>
          <w:noProof/>
          <w:sz w:val="22"/>
          <w:szCs w:val="22"/>
        </w:rPr>
      </w:pPr>
      <w:r w:rsidRPr="00815B7C">
        <w:rPr>
          <w:rStyle w:val="Hyperlink"/>
          <w:noProof/>
        </w:rPr>
        <w:t>6.6.4</w:t>
      </w:r>
      <w:r>
        <w:rPr>
          <w:rFonts w:asciiTheme="minorHAnsi" w:eastAsiaTheme="minorEastAsia" w:hAnsiTheme="minorHAnsi" w:cstheme="minorBidi"/>
          <w:noProof/>
          <w:sz w:val="22"/>
          <w:szCs w:val="22"/>
        </w:rPr>
        <w:tab/>
      </w:r>
      <w:r w:rsidRPr="00815B7C">
        <w:rPr>
          <w:rStyle w:val="Hyperlink"/>
          <w:noProof/>
        </w:rPr>
        <w:t>Other Allowed Dose Interruptions</w:t>
      </w:r>
      <w:r>
        <w:rPr>
          <w:noProof/>
          <w:webHidden/>
        </w:rPr>
        <w:tab/>
      </w:r>
      <w:del w:id="677" w:author="Powell, Deana" w:date="2023-10-19T15:28:00Z">
        <w:r w:rsidR="004173BC">
          <w:rPr>
            <w:noProof/>
          </w:rPr>
          <w:delText>87</w:delText>
        </w:r>
      </w:del>
      <w:ins w:id="678" w:author="Powell, Deana" w:date="2023-10-19T15:28:00Z">
        <w:r>
          <w:rPr>
            <w:noProof/>
            <w:webHidden/>
          </w:rPr>
          <w:t>105</w:t>
        </w:r>
      </w:ins>
    </w:p>
    <w:p w14:paraId="5EF0DA5B" w14:textId="462A97AF" w:rsidR="00815B7C" w:rsidRDefault="00815B7C">
      <w:pPr>
        <w:pStyle w:val="TOC2"/>
        <w:rPr>
          <w:rFonts w:asciiTheme="minorHAnsi" w:eastAsiaTheme="minorEastAsia" w:hAnsiTheme="minorHAnsi" w:cstheme="minorBidi"/>
          <w:b w:val="0"/>
          <w:noProof/>
          <w:sz w:val="22"/>
          <w:szCs w:val="22"/>
        </w:rPr>
      </w:pPr>
      <w:r w:rsidRPr="00815B7C">
        <w:rPr>
          <w:rStyle w:val="Hyperlink"/>
          <w:noProof/>
        </w:rPr>
        <w:t>6.7</w:t>
      </w:r>
      <w:r>
        <w:rPr>
          <w:rFonts w:asciiTheme="minorHAnsi" w:eastAsiaTheme="minorEastAsia" w:hAnsiTheme="minorHAnsi" w:cstheme="minorBidi"/>
          <w:b w:val="0"/>
          <w:noProof/>
          <w:sz w:val="22"/>
          <w:szCs w:val="22"/>
        </w:rPr>
        <w:tab/>
      </w:r>
      <w:r w:rsidRPr="00815B7C">
        <w:rPr>
          <w:rStyle w:val="Hyperlink"/>
          <w:noProof/>
        </w:rPr>
        <w:t>Second Course</w:t>
      </w:r>
      <w:r>
        <w:rPr>
          <w:noProof/>
          <w:webHidden/>
        </w:rPr>
        <w:tab/>
      </w:r>
      <w:del w:id="679" w:author="Powell, Deana" w:date="2023-10-19T15:28:00Z">
        <w:r w:rsidR="004173BC">
          <w:rPr>
            <w:noProof/>
          </w:rPr>
          <w:delText>87</w:delText>
        </w:r>
      </w:del>
      <w:ins w:id="680" w:author="Powell, Deana" w:date="2023-10-19T15:28:00Z">
        <w:r>
          <w:rPr>
            <w:noProof/>
            <w:webHidden/>
          </w:rPr>
          <w:t>105</w:t>
        </w:r>
      </w:ins>
    </w:p>
    <w:p w14:paraId="58F5C96C" w14:textId="6B09F60E" w:rsidR="00815B7C" w:rsidRDefault="00815B7C">
      <w:pPr>
        <w:pStyle w:val="TOC2"/>
        <w:rPr>
          <w:rFonts w:asciiTheme="minorHAnsi" w:eastAsiaTheme="minorEastAsia" w:hAnsiTheme="minorHAnsi" w:cstheme="minorBidi"/>
          <w:b w:val="0"/>
          <w:noProof/>
          <w:sz w:val="22"/>
          <w:szCs w:val="22"/>
        </w:rPr>
      </w:pPr>
      <w:r w:rsidRPr="00815B7C">
        <w:rPr>
          <w:rStyle w:val="Hyperlink"/>
          <w:noProof/>
        </w:rPr>
        <w:t>6.8</w:t>
      </w:r>
      <w:r>
        <w:rPr>
          <w:rFonts w:asciiTheme="minorHAnsi" w:eastAsiaTheme="minorEastAsia" w:hAnsiTheme="minorHAnsi" w:cstheme="minorBidi"/>
          <w:b w:val="0"/>
          <w:noProof/>
          <w:sz w:val="22"/>
          <w:szCs w:val="22"/>
        </w:rPr>
        <w:tab/>
      </w:r>
      <w:r w:rsidRPr="00815B7C">
        <w:rPr>
          <w:rStyle w:val="Hyperlink"/>
          <w:noProof/>
        </w:rPr>
        <w:t>Intervention After the End of the Study</w:t>
      </w:r>
      <w:r>
        <w:rPr>
          <w:noProof/>
          <w:webHidden/>
        </w:rPr>
        <w:tab/>
      </w:r>
      <w:del w:id="681" w:author="Powell, Deana" w:date="2023-10-19T15:28:00Z">
        <w:r w:rsidR="004173BC">
          <w:rPr>
            <w:noProof/>
          </w:rPr>
          <w:delText>88</w:delText>
        </w:r>
      </w:del>
      <w:ins w:id="682" w:author="Powell, Deana" w:date="2023-10-19T15:28:00Z">
        <w:r>
          <w:rPr>
            <w:noProof/>
            <w:webHidden/>
          </w:rPr>
          <w:t>106</w:t>
        </w:r>
      </w:ins>
    </w:p>
    <w:p w14:paraId="683D1171" w14:textId="78315CFC" w:rsidR="00815B7C" w:rsidRDefault="00815B7C">
      <w:pPr>
        <w:pStyle w:val="TOC2"/>
        <w:rPr>
          <w:rFonts w:asciiTheme="minorHAnsi" w:eastAsiaTheme="minorEastAsia" w:hAnsiTheme="minorHAnsi" w:cstheme="minorBidi"/>
          <w:b w:val="0"/>
          <w:noProof/>
          <w:sz w:val="22"/>
          <w:szCs w:val="22"/>
        </w:rPr>
      </w:pPr>
      <w:r w:rsidRPr="00815B7C">
        <w:rPr>
          <w:rStyle w:val="Hyperlink"/>
          <w:noProof/>
        </w:rPr>
        <w:t>6.9</w:t>
      </w:r>
      <w:r>
        <w:rPr>
          <w:rFonts w:asciiTheme="minorHAnsi" w:eastAsiaTheme="minorEastAsia" w:hAnsiTheme="minorHAnsi" w:cstheme="minorBidi"/>
          <w:b w:val="0"/>
          <w:noProof/>
          <w:sz w:val="22"/>
          <w:szCs w:val="22"/>
        </w:rPr>
        <w:tab/>
      </w:r>
      <w:r w:rsidRPr="00815B7C">
        <w:rPr>
          <w:rStyle w:val="Hyperlink"/>
          <w:noProof/>
        </w:rPr>
        <w:t>Clinical Supplies Disclosure</w:t>
      </w:r>
      <w:r>
        <w:rPr>
          <w:noProof/>
          <w:webHidden/>
        </w:rPr>
        <w:tab/>
      </w:r>
      <w:del w:id="683" w:author="Powell, Deana" w:date="2023-10-19T15:28:00Z">
        <w:r w:rsidR="004173BC">
          <w:rPr>
            <w:noProof/>
          </w:rPr>
          <w:delText>88</w:delText>
        </w:r>
      </w:del>
      <w:ins w:id="684" w:author="Powell, Deana" w:date="2023-10-19T15:28:00Z">
        <w:r>
          <w:rPr>
            <w:noProof/>
            <w:webHidden/>
          </w:rPr>
          <w:t>106</w:t>
        </w:r>
      </w:ins>
    </w:p>
    <w:p w14:paraId="18C930F3" w14:textId="77777777" w:rsidR="004F6B15" w:rsidRDefault="004F6B15">
      <w:pPr>
        <w:pStyle w:val="TOC1"/>
        <w:rPr>
          <w:del w:id="685" w:author="Powell, Deana" w:date="2023-10-19T15:28:00Z"/>
          <w:rFonts w:asciiTheme="minorHAnsi" w:eastAsiaTheme="minorEastAsia" w:hAnsiTheme="minorHAnsi" w:cstheme="minorBidi"/>
          <w:b w:val="0"/>
          <w:caps w:val="0"/>
          <w:noProof/>
          <w:sz w:val="22"/>
          <w:szCs w:val="22"/>
        </w:rPr>
      </w:pPr>
      <w:del w:id="686" w:author="Powell, Deana" w:date="2023-10-19T15:28:00Z">
        <w:r w:rsidRPr="00FB25BD">
          <w:rPr>
            <w:noProof/>
          </w:rPr>
          <w:delText>7</w:delText>
        </w:r>
        <w:r>
          <w:rPr>
            <w:rFonts w:asciiTheme="minorHAnsi" w:eastAsiaTheme="minorEastAsia" w:hAnsiTheme="minorHAnsi" w:cstheme="minorBidi"/>
            <w:b w:val="0"/>
            <w:caps w:val="0"/>
            <w:noProof/>
            <w:sz w:val="22"/>
            <w:szCs w:val="22"/>
          </w:rPr>
          <w:tab/>
        </w:r>
        <w:r w:rsidRPr="00FB25BD">
          <w:rPr>
            <w:rFonts w:eastAsiaTheme="minorHAnsi"/>
            <w:noProof/>
          </w:rPr>
          <w:delText>Discontinuation of Study Intervention and Participant Withdrawal</w:delText>
        </w:r>
        <w:r>
          <w:rPr>
            <w:noProof/>
          </w:rPr>
          <w:tab/>
        </w:r>
        <w:r w:rsidR="004173BC">
          <w:rPr>
            <w:noProof/>
          </w:rPr>
          <w:delText>88</w:delText>
        </w:r>
      </w:del>
    </w:p>
    <w:p w14:paraId="09D31AC2" w14:textId="60D0ACEE" w:rsidR="00815B7C" w:rsidRDefault="00815B7C">
      <w:pPr>
        <w:pStyle w:val="TOC2"/>
        <w:rPr>
          <w:ins w:id="687" w:author="Powell, Deana" w:date="2023-10-19T15:28:00Z"/>
          <w:rFonts w:asciiTheme="minorHAnsi" w:eastAsiaTheme="minorEastAsia" w:hAnsiTheme="minorHAnsi" w:cstheme="minorBidi"/>
          <w:b w:val="0"/>
          <w:noProof/>
          <w:sz w:val="22"/>
          <w:szCs w:val="22"/>
        </w:rPr>
      </w:pPr>
      <w:ins w:id="688" w:author="Powell, Deana" w:date="2023-10-19T15:28:00Z">
        <w:r w:rsidRPr="00815B7C">
          <w:rPr>
            <w:rStyle w:val="Hyperlink"/>
            <w:noProof/>
          </w:rPr>
          <w:t>6.10</w:t>
        </w:r>
        <w:r>
          <w:rPr>
            <w:rFonts w:asciiTheme="minorHAnsi" w:eastAsiaTheme="minorEastAsia" w:hAnsiTheme="minorHAnsi" w:cstheme="minorBidi"/>
            <w:b w:val="0"/>
            <w:noProof/>
            <w:sz w:val="22"/>
            <w:szCs w:val="22"/>
          </w:rPr>
          <w:tab/>
        </w:r>
        <w:r w:rsidRPr="00815B7C">
          <w:rPr>
            <w:rStyle w:val="Hyperlink"/>
            <w:noProof/>
          </w:rPr>
          <w:t>Standard Policies</w:t>
        </w:r>
        <w:r>
          <w:rPr>
            <w:noProof/>
            <w:webHidden/>
          </w:rPr>
          <w:tab/>
          <w:t>106</w:t>
        </w:r>
      </w:ins>
    </w:p>
    <w:p w14:paraId="02B63DE0" w14:textId="02ED3320" w:rsidR="00815B7C" w:rsidRDefault="00815B7C">
      <w:pPr>
        <w:pStyle w:val="TOC1"/>
        <w:rPr>
          <w:ins w:id="689" w:author="Powell, Deana" w:date="2023-10-19T15:28:00Z"/>
          <w:rFonts w:asciiTheme="minorHAnsi" w:eastAsiaTheme="minorEastAsia" w:hAnsiTheme="minorHAnsi" w:cstheme="minorBidi"/>
          <w:b w:val="0"/>
          <w:caps w:val="0"/>
          <w:noProof/>
          <w:sz w:val="22"/>
          <w:szCs w:val="22"/>
        </w:rPr>
      </w:pPr>
      <w:ins w:id="690" w:author="Powell, Deana" w:date="2023-10-19T15:28:00Z">
        <w:r w:rsidRPr="00815B7C">
          <w:rPr>
            <w:rStyle w:val="Hyperlink"/>
            <w:noProof/>
          </w:rPr>
          <w:t>7</w:t>
        </w:r>
        <w:r>
          <w:rPr>
            <w:rFonts w:asciiTheme="minorHAnsi" w:eastAsiaTheme="minorEastAsia" w:hAnsiTheme="minorHAnsi" w:cstheme="minorBidi"/>
            <w:b w:val="0"/>
            <w:caps w:val="0"/>
            <w:noProof/>
            <w:sz w:val="22"/>
            <w:szCs w:val="22"/>
          </w:rPr>
          <w:tab/>
        </w:r>
        <w:r w:rsidRPr="00815B7C">
          <w:rPr>
            <w:rStyle w:val="Hyperlink"/>
            <w:noProof/>
          </w:rPr>
          <w:t>DISCONTINUATION OF STUDY INTERVENTION AND PARTICIPANT WITHDRAWAL</w:t>
        </w:r>
        <w:r>
          <w:rPr>
            <w:noProof/>
            <w:webHidden/>
          </w:rPr>
          <w:tab/>
          <w:t>107</w:t>
        </w:r>
      </w:ins>
    </w:p>
    <w:p w14:paraId="24707319" w14:textId="76C179E3" w:rsidR="00815B7C" w:rsidRDefault="00815B7C">
      <w:pPr>
        <w:pStyle w:val="TOC2"/>
        <w:rPr>
          <w:rFonts w:asciiTheme="minorHAnsi" w:eastAsiaTheme="minorEastAsia" w:hAnsiTheme="minorHAnsi" w:cstheme="minorBidi"/>
          <w:b w:val="0"/>
          <w:noProof/>
          <w:sz w:val="22"/>
          <w:szCs w:val="22"/>
        </w:rPr>
      </w:pPr>
      <w:r w:rsidRPr="00815B7C">
        <w:rPr>
          <w:rStyle w:val="Hyperlink"/>
          <w:noProof/>
        </w:rPr>
        <w:t>7.1</w:t>
      </w:r>
      <w:r>
        <w:rPr>
          <w:rFonts w:asciiTheme="minorHAnsi" w:eastAsiaTheme="minorEastAsia" w:hAnsiTheme="minorHAnsi" w:cstheme="minorBidi"/>
          <w:b w:val="0"/>
          <w:noProof/>
          <w:sz w:val="22"/>
          <w:szCs w:val="22"/>
        </w:rPr>
        <w:tab/>
      </w:r>
      <w:r w:rsidRPr="00815B7C">
        <w:rPr>
          <w:rStyle w:val="Hyperlink"/>
          <w:noProof/>
        </w:rPr>
        <w:t>Discontinuation of Study Intervention</w:t>
      </w:r>
      <w:r>
        <w:rPr>
          <w:noProof/>
          <w:webHidden/>
        </w:rPr>
        <w:tab/>
      </w:r>
      <w:del w:id="691" w:author="Powell, Deana" w:date="2023-10-19T15:28:00Z">
        <w:r w:rsidR="004173BC">
          <w:rPr>
            <w:noProof/>
          </w:rPr>
          <w:delText>88</w:delText>
        </w:r>
      </w:del>
      <w:ins w:id="692" w:author="Powell, Deana" w:date="2023-10-19T15:28:00Z">
        <w:r>
          <w:rPr>
            <w:noProof/>
            <w:webHidden/>
          </w:rPr>
          <w:t>107</w:t>
        </w:r>
      </w:ins>
    </w:p>
    <w:p w14:paraId="08FC4CD2" w14:textId="776DF219" w:rsidR="00815B7C" w:rsidRDefault="00815B7C">
      <w:pPr>
        <w:pStyle w:val="TOC2"/>
        <w:rPr>
          <w:rFonts w:asciiTheme="minorHAnsi" w:eastAsiaTheme="minorEastAsia" w:hAnsiTheme="minorHAnsi" w:cstheme="minorBidi"/>
          <w:b w:val="0"/>
          <w:noProof/>
          <w:sz w:val="22"/>
          <w:szCs w:val="22"/>
        </w:rPr>
      </w:pPr>
      <w:r w:rsidRPr="00815B7C">
        <w:rPr>
          <w:rStyle w:val="Hyperlink"/>
          <w:noProof/>
        </w:rPr>
        <w:t>7.2</w:t>
      </w:r>
      <w:r>
        <w:rPr>
          <w:rFonts w:asciiTheme="minorHAnsi" w:eastAsiaTheme="minorEastAsia" w:hAnsiTheme="minorHAnsi" w:cstheme="minorBidi"/>
          <w:b w:val="0"/>
          <w:noProof/>
          <w:sz w:val="22"/>
          <w:szCs w:val="22"/>
        </w:rPr>
        <w:tab/>
      </w:r>
      <w:r w:rsidRPr="00815B7C">
        <w:rPr>
          <w:rStyle w:val="Hyperlink"/>
          <w:noProof/>
        </w:rPr>
        <w:t>Participant Withdrawal From the Study</w:t>
      </w:r>
      <w:r>
        <w:rPr>
          <w:noProof/>
          <w:webHidden/>
        </w:rPr>
        <w:tab/>
      </w:r>
      <w:del w:id="693" w:author="Powell, Deana" w:date="2023-10-19T15:28:00Z">
        <w:r w:rsidR="004173BC">
          <w:rPr>
            <w:noProof/>
          </w:rPr>
          <w:delText>90</w:delText>
        </w:r>
      </w:del>
      <w:ins w:id="694" w:author="Powell, Deana" w:date="2023-10-19T15:28:00Z">
        <w:r>
          <w:rPr>
            <w:noProof/>
            <w:webHidden/>
          </w:rPr>
          <w:t>109</w:t>
        </w:r>
      </w:ins>
    </w:p>
    <w:p w14:paraId="521BCA63" w14:textId="4FED9401" w:rsidR="00815B7C" w:rsidRDefault="00815B7C">
      <w:pPr>
        <w:pStyle w:val="TOC2"/>
        <w:rPr>
          <w:rFonts w:asciiTheme="minorHAnsi" w:eastAsiaTheme="minorEastAsia" w:hAnsiTheme="minorHAnsi" w:cstheme="minorBidi"/>
          <w:b w:val="0"/>
          <w:noProof/>
          <w:sz w:val="22"/>
          <w:szCs w:val="22"/>
        </w:rPr>
      </w:pPr>
      <w:r w:rsidRPr="00815B7C">
        <w:rPr>
          <w:rStyle w:val="Hyperlink"/>
          <w:noProof/>
        </w:rPr>
        <w:t>7.3</w:t>
      </w:r>
      <w:r>
        <w:rPr>
          <w:rFonts w:asciiTheme="minorHAnsi" w:eastAsiaTheme="minorEastAsia" w:hAnsiTheme="minorHAnsi" w:cstheme="minorBidi"/>
          <w:b w:val="0"/>
          <w:noProof/>
          <w:sz w:val="22"/>
          <w:szCs w:val="22"/>
        </w:rPr>
        <w:tab/>
      </w:r>
      <w:r w:rsidRPr="00815B7C">
        <w:rPr>
          <w:rStyle w:val="Hyperlink"/>
          <w:noProof/>
        </w:rPr>
        <w:t>Lost to Follow-up</w:t>
      </w:r>
      <w:r>
        <w:rPr>
          <w:noProof/>
          <w:webHidden/>
        </w:rPr>
        <w:tab/>
      </w:r>
      <w:del w:id="695" w:author="Powell, Deana" w:date="2023-10-19T15:28:00Z">
        <w:r w:rsidR="004173BC">
          <w:rPr>
            <w:noProof/>
          </w:rPr>
          <w:delText>90</w:delText>
        </w:r>
      </w:del>
      <w:ins w:id="696" w:author="Powell, Deana" w:date="2023-10-19T15:28:00Z">
        <w:r>
          <w:rPr>
            <w:noProof/>
            <w:webHidden/>
          </w:rPr>
          <w:t>109</w:t>
        </w:r>
      </w:ins>
    </w:p>
    <w:p w14:paraId="6853CBFE" w14:textId="77777777" w:rsidR="004F6B15" w:rsidRDefault="004F6B15">
      <w:pPr>
        <w:pStyle w:val="TOC1"/>
        <w:rPr>
          <w:del w:id="697" w:author="Powell, Deana" w:date="2023-10-19T15:28:00Z"/>
          <w:rFonts w:asciiTheme="minorHAnsi" w:eastAsiaTheme="minorEastAsia" w:hAnsiTheme="minorHAnsi" w:cstheme="minorBidi"/>
          <w:b w:val="0"/>
          <w:caps w:val="0"/>
          <w:noProof/>
          <w:sz w:val="22"/>
          <w:szCs w:val="22"/>
        </w:rPr>
      </w:pPr>
      <w:del w:id="698" w:author="Powell, Deana" w:date="2023-10-19T15:28:00Z">
        <w:r w:rsidRPr="00FB25BD">
          <w:rPr>
            <w:noProof/>
          </w:rPr>
          <w:delText>8</w:delText>
        </w:r>
        <w:r>
          <w:rPr>
            <w:rFonts w:asciiTheme="minorHAnsi" w:eastAsiaTheme="minorEastAsia" w:hAnsiTheme="minorHAnsi" w:cstheme="minorBidi"/>
            <w:b w:val="0"/>
            <w:caps w:val="0"/>
            <w:noProof/>
            <w:sz w:val="22"/>
            <w:szCs w:val="22"/>
          </w:rPr>
          <w:tab/>
        </w:r>
        <w:r w:rsidRPr="00FB25BD">
          <w:rPr>
            <w:rFonts w:eastAsiaTheme="minorHAnsi"/>
            <w:noProof/>
          </w:rPr>
          <w:delText>Study Assessments and Procedures</w:delText>
        </w:r>
        <w:r>
          <w:rPr>
            <w:noProof/>
          </w:rPr>
          <w:tab/>
        </w:r>
        <w:r w:rsidR="004173BC">
          <w:rPr>
            <w:noProof/>
          </w:rPr>
          <w:delText>91</w:delText>
        </w:r>
      </w:del>
    </w:p>
    <w:p w14:paraId="0F30175A" w14:textId="606CF7AC" w:rsidR="00815B7C" w:rsidRDefault="00815B7C">
      <w:pPr>
        <w:pStyle w:val="TOC1"/>
        <w:rPr>
          <w:ins w:id="699" w:author="Powell, Deana" w:date="2023-10-19T15:28:00Z"/>
          <w:rFonts w:asciiTheme="minorHAnsi" w:eastAsiaTheme="minorEastAsia" w:hAnsiTheme="minorHAnsi" w:cstheme="minorBidi"/>
          <w:b w:val="0"/>
          <w:caps w:val="0"/>
          <w:noProof/>
          <w:sz w:val="22"/>
          <w:szCs w:val="22"/>
        </w:rPr>
      </w:pPr>
      <w:ins w:id="700" w:author="Powell, Deana" w:date="2023-10-19T15:28:00Z">
        <w:r w:rsidRPr="00815B7C">
          <w:rPr>
            <w:rStyle w:val="Hyperlink"/>
            <w:noProof/>
          </w:rPr>
          <w:t>8</w:t>
        </w:r>
        <w:r>
          <w:rPr>
            <w:rFonts w:asciiTheme="minorHAnsi" w:eastAsiaTheme="minorEastAsia" w:hAnsiTheme="minorHAnsi" w:cstheme="minorBidi"/>
            <w:b w:val="0"/>
            <w:caps w:val="0"/>
            <w:noProof/>
            <w:sz w:val="22"/>
            <w:szCs w:val="22"/>
          </w:rPr>
          <w:tab/>
        </w:r>
        <w:r w:rsidRPr="00815B7C">
          <w:rPr>
            <w:rStyle w:val="Hyperlink"/>
            <w:noProof/>
          </w:rPr>
          <w:t>STUDY ASSESSMENTS AND PROCEDURES</w:t>
        </w:r>
        <w:r>
          <w:rPr>
            <w:noProof/>
            <w:webHidden/>
          </w:rPr>
          <w:tab/>
          <w:t>110</w:t>
        </w:r>
      </w:ins>
    </w:p>
    <w:p w14:paraId="42FC93F0" w14:textId="7A5F1378" w:rsidR="00815B7C" w:rsidRDefault="00815B7C">
      <w:pPr>
        <w:pStyle w:val="TOC2"/>
        <w:rPr>
          <w:rFonts w:asciiTheme="minorHAnsi" w:eastAsiaTheme="minorEastAsia" w:hAnsiTheme="minorHAnsi" w:cstheme="minorBidi"/>
          <w:b w:val="0"/>
          <w:noProof/>
          <w:sz w:val="22"/>
          <w:szCs w:val="22"/>
        </w:rPr>
      </w:pPr>
      <w:r w:rsidRPr="00815B7C">
        <w:rPr>
          <w:rStyle w:val="Hyperlink"/>
          <w:noProof/>
        </w:rPr>
        <w:t>8.1</w:t>
      </w:r>
      <w:r>
        <w:rPr>
          <w:rFonts w:asciiTheme="minorHAnsi" w:eastAsiaTheme="minorEastAsia" w:hAnsiTheme="minorHAnsi" w:cstheme="minorBidi"/>
          <w:b w:val="0"/>
          <w:noProof/>
          <w:sz w:val="22"/>
          <w:szCs w:val="22"/>
        </w:rPr>
        <w:tab/>
      </w:r>
      <w:r w:rsidRPr="00815B7C">
        <w:rPr>
          <w:rStyle w:val="Hyperlink"/>
          <w:noProof/>
        </w:rPr>
        <w:t>Administrative and General Procedures</w:t>
      </w:r>
      <w:r>
        <w:rPr>
          <w:noProof/>
          <w:webHidden/>
        </w:rPr>
        <w:tab/>
      </w:r>
      <w:del w:id="701" w:author="Powell, Deana" w:date="2023-10-19T15:28:00Z">
        <w:r w:rsidR="004173BC">
          <w:rPr>
            <w:noProof/>
          </w:rPr>
          <w:delText>91</w:delText>
        </w:r>
      </w:del>
      <w:ins w:id="702" w:author="Powell, Deana" w:date="2023-10-19T15:28:00Z">
        <w:r>
          <w:rPr>
            <w:noProof/>
            <w:webHidden/>
          </w:rPr>
          <w:t>110</w:t>
        </w:r>
      </w:ins>
    </w:p>
    <w:p w14:paraId="6EC43986" w14:textId="2C7AEDAA" w:rsidR="00815B7C" w:rsidRDefault="00815B7C">
      <w:pPr>
        <w:pStyle w:val="TOC3"/>
        <w:rPr>
          <w:rFonts w:asciiTheme="minorHAnsi" w:eastAsiaTheme="minorEastAsia" w:hAnsiTheme="minorHAnsi" w:cstheme="minorBidi"/>
          <w:noProof/>
          <w:sz w:val="22"/>
          <w:szCs w:val="22"/>
        </w:rPr>
      </w:pPr>
      <w:r w:rsidRPr="00815B7C">
        <w:rPr>
          <w:rStyle w:val="Hyperlink"/>
          <w:noProof/>
        </w:rPr>
        <w:t>8.1.1</w:t>
      </w:r>
      <w:r>
        <w:rPr>
          <w:rFonts w:asciiTheme="minorHAnsi" w:eastAsiaTheme="minorEastAsia" w:hAnsiTheme="minorHAnsi" w:cstheme="minorBidi"/>
          <w:noProof/>
          <w:sz w:val="22"/>
          <w:szCs w:val="22"/>
        </w:rPr>
        <w:tab/>
      </w:r>
      <w:r w:rsidRPr="00815B7C">
        <w:rPr>
          <w:rStyle w:val="Hyperlink"/>
          <w:noProof/>
        </w:rPr>
        <w:t>Informed Consent</w:t>
      </w:r>
      <w:r>
        <w:rPr>
          <w:noProof/>
          <w:webHidden/>
        </w:rPr>
        <w:tab/>
      </w:r>
      <w:del w:id="703" w:author="Powell, Deana" w:date="2023-10-19T15:28:00Z">
        <w:r w:rsidR="004173BC">
          <w:rPr>
            <w:noProof/>
          </w:rPr>
          <w:delText>91</w:delText>
        </w:r>
      </w:del>
      <w:ins w:id="704" w:author="Powell, Deana" w:date="2023-10-19T15:28:00Z">
        <w:r>
          <w:rPr>
            <w:noProof/>
            <w:webHidden/>
          </w:rPr>
          <w:t>110</w:t>
        </w:r>
      </w:ins>
    </w:p>
    <w:p w14:paraId="78DFB3A0" w14:textId="02FC4B08" w:rsidR="00815B7C" w:rsidRDefault="00815B7C">
      <w:pPr>
        <w:pStyle w:val="TOC4"/>
        <w:rPr>
          <w:rFonts w:asciiTheme="minorHAnsi" w:eastAsiaTheme="minorEastAsia" w:hAnsiTheme="minorHAnsi" w:cstheme="minorBidi"/>
          <w:noProof/>
          <w:sz w:val="22"/>
          <w:szCs w:val="22"/>
        </w:rPr>
      </w:pPr>
      <w:r w:rsidRPr="00815B7C">
        <w:rPr>
          <w:rStyle w:val="Hyperlink"/>
          <w:noProof/>
        </w:rPr>
        <w:t>8.1.1.1</w:t>
      </w:r>
      <w:r>
        <w:rPr>
          <w:rFonts w:asciiTheme="minorHAnsi" w:eastAsiaTheme="minorEastAsia" w:hAnsiTheme="minorHAnsi" w:cstheme="minorBidi"/>
          <w:noProof/>
          <w:sz w:val="22"/>
          <w:szCs w:val="22"/>
        </w:rPr>
        <w:tab/>
      </w:r>
      <w:r w:rsidRPr="00815B7C">
        <w:rPr>
          <w:rStyle w:val="Hyperlink"/>
          <w:noProof/>
        </w:rPr>
        <w:t>General Informed Consent</w:t>
      </w:r>
      <w:r>
        <w:rPr>
          <w:noProof/>
          <w:webHidden/>
        </w:rPr>
        <w:tab/>
      </w:r>
      <w:del w:id="705" w:author="Powell, Deana" w:date="2023-10-19T15:28:00Z">
        <w:r w:rsidR="004173BC">
          <w:rPr>
            <w:noProof/>
          </w:rPr>
          <w:delText>92</w:delText>
        </w:r>
      </w:del>
      <w:ins w:id="706" w:author="Powell, Deana" w:date="2023-10-19T15:28:00Z">
        <w:r>
          <w:rPr>
            <w:noProof/>
            <w:webHidden/>
          </w:rPr>
          <w:t>111</w:t>
        </w:r>
      </w:ins>
    </w:p>
    <w:p w14:paraId="38FAFB55" w14:textId="23D73532" w:rsidR="00815B7C" w:rsidRDefault="00815B7C">
      <w:pPr>
        <w:pStyle w:val="TOC3"/>
        <w:rPr>
          <w:rFonts w:asciiTheme="minorHAnsi" w:eastAsiaTheme="minorEastAsia" w:hAnsiTheme="minorHAnsi" w:cstheme="minorBidi"/>
          <w:noProof/>
          <w:sz w:val="22"/>
          <w:szCs w:val="22"/>
        </w:rPr>
      </w:pPr>
      <w:r w:rsidRPr="00815B7C">
        <w:rPr>
          <w:rStyle w:val="Hyperlink"/>
          <w:noProof/>
        </w:rPr>
        <w:t>8.1.2</w:t>
      </w:r>
      <w:r>
        <w:rPr>
          <w:rFonts w:asciiTheme="minorHAnsi" w:eastAsiaTheme="minorEastAsia" w:hAnsiTheme="minorHAnsi" w:cstheme="minorBidi"/>
          <w:noProof/>
          <w:sz w:val="22"/>
          <w:szCs w:val="22"/>
        </w:rPr>
        <w:tab/>
      </w:r>
      <w:r w:rsidRPr="00815B7C">
        <w:rPr>
          <w:rStyle w:val="Hyperlink"/>
          <w:noProof/>
        </w:rPr>
        <w:t>Inclusion/Exclusion Criteria</w:t>
      </w:r>
      <w:r>
        <w:rPr>
          <w:noProof/>
          <w:webHidden/>
        </w:rPr>
        <w:tab/>
      </w:r>
      <w:del w:id="707" w:author="Powell, Deana" w:date="2023-10-19T15:28:00Z">
        <w:r w:rsidR="004173BC">
          <w:rPr>
            <w:noProof/>
          </w:rPr>
          <w:delText>92</w:delText>
        </w:r>
      </w:del>
      <w:ins w:id="708" w:author="Powell, Deana" w:date="2023-10-19T15:28:00Z">
        <w:r>
          <w:rPr>
            <w:noProof/>
            <w:webHidden/>
          </w:rPr>
          <w:t>111</w:t>
        </w:r>
      </w:ins>
    </w:p>
    <w:p w14:paraId="0F88CF9D" w14:textId="122076FE" w:rsidR="00815B7C" w:rsidRDefault="00815B7C">
      <w:pPr>
        <w:pStyle w:val="TOC3"/>
        <w:rPr>
          <w:rFonts w:asciiTheme="minorHAnsi" w:eastAsiaTheme="minorEastAsia" w:hAnsiTheme="minorHAnsi" w:cstheme="minorBidi"/>
          <w:noProof/>
          <w:sz w:val="22"/>
          <w:szCs w:val="22"/>
        </w:rPr>
      </w:pPr>
      <w:r w:rsidRPr="00815B7C">
        <w:rPr>
          <w:rStyle w:val="Hyperlink"/>
          <w:noProof/>
        </w:rPr>
        <w:t>8.1.3</w:t>
      </w:r>
      <w:r>
        <w:rPr>
          <w:rFonts w:asciiTheme="minorHAnsi" w:eastAsiaTheme="minorEastAsia" w:hAnsiTheme="minorHAnsi" w:cstheme="minorBidi"/>
          <w:noProof/>
          <w:sz w:val="22"/>
          <w:szCs w:val="22"/>
        </w:rPr>
        <w:tab/>
      </w:r>
      <w:r w:rsidRPr="00815B7C">
        <w:rPr>
          <w:rStyle w:val="Hyperlink"/>
          <w:noProof/>
        </w:rPr>
        <w:t>Participant Identification Card</w:t>
      </w:r>
      <w:r>
        <w:rPr>
          <w:noProof/>
          <w:webHidden/>
        </w:rPr>
        <w:tab/>
      </w:r>
      <w:del w:id="709" w:author="Powell, Deana" w:date="2023-10-19T15:28:00Z">
        <w:r w:rsidR="004173BC">
          <w:rPr>
            <w:noProof/>
          </w:rPr>
          <w:delText>92</w:delText>
        </w:r>
      </w:del>
      <w:ins w:id="710" w:author="Powell, Deana" w:date="2023-10-19T15:28:00Z">
        <w:r>
          <w:rPr>
            <w:noProof/>
            <w:webHidden/>
          </w:rPr>
          <w:t>111</w:t>
        </w:r>
      </w:ins>
    </w:p>
    <w:p w14:paraId="0E916473" w14:textId="02819EC2" w:rsidR="00815B7C" w:rsidRDefault="00815B7C">
      <w:pPr>
        <w:pStyle w:val="TOC3"/>
        <w:rPr>
          <w:rFonts w:asciiTheme="minorHAnsi" w:eastAsiaTheme="minorEastAsia" w:hAnsiTheme="minorHAnsi" w:cstheme="minorBidi"/>
          <w:noProof/>
          <w:sz w:val="22"/>
          <w:szCs w:val="22"/>
        </w:rPr>
      </w:pPr>
      <w:r w:rsidRPr="00815B7C">
        <w:rPr>
          <w:rStyle w:val="Hyperlink"/>
          <w:noProof/>
        </w:rPr>
        <w:t>8.1.4</w:t>
      </w:r>
      <w:r>
        <w:rPr>
          <w:rFonts w:asciiTheme="minorHAnsi" w:eastAsiaTheme="minorEastAsia" w:hAnsiTheme="minorHAnsi" w:cstheme="minorBidi"/>
          <w:noProof/>
          <w:sz w:val="22"/>
          <w:szCs w:val="22"/>
        </w:rPr>
        <w:tab/>
      </w:r>
      <w:r w:rsidRPr="00815B7C">
        <w:rPr>
          <w:rStyle w:val="Hyperlink"/>
          <w:noProof/>
        </w:rPr>
        <w:t>Medical History</w:t>
      </w:r>
      <w:r>
        <w:rPr>
          <w:noProof/>
          <w:webHidden/>
        </w:rPr>
        <w:tab/>
      </w:r>
      <w:del w:id="711" w:author="Powell, Deana" w:date="2023-10-19T15:28:00Z">
        <w:r w:rsidR="004173BC">
          <w:rPr>
            <w:noProof/>
          </w:rPr>
          <w:delText>93</w:delText>
        </w:r>
      </w:del>
      <w:ins w:id="712" w:author="Powell, Deana" w:date="2023-10-19T15:28:00Z">
        <w:r>
          <w:rPr>
            <w:noProof/>
            <w:webHidden/>
          </w:rPr>
          <w:t>112</w:t>
        </w:r>
      </w:ins>
    </w:p>
    <w:p w14:paraId="7AC73BE8" w14:textId="41B41998" w:rsidR="00815B7C" w:rsidRDefault="00815B7C">
      <w:pPr>
        <w:pStyle w:val="TOC3"/>
        <w:rPr>
          <w:rFonts w:asciiTheme="minorHAnsi" w:eastAsiaTheme="minorEastAsia" w:hAnsiTheme="minorHAnsi" w:cstheme="minorBidi"/>
          <w:noProof/>
          <w:sz w:val="22"/>
          <w:szCs w:val="22"/>
        </w:rPr>
      </w:pPr>
      <w:r w:rsidRPr="00815B7C">
        <w:rPr>
          <w:rStyle w:val="Hyperlink"/>
          <w:noProof/>
        </w:rPr>
        <w:t>8.1.5</w:t>
      </w:r>
      <w:r>
        <w:rPr>
          <w:rFonts w:asciiTheme="minorHAnsi" w:eastAsiaTheme="minorEastAsia" w:hAnsiTheme="minorHAnsi" w:cstheme="minorBidi"/>
          <w:noProof/>
          <w:sz w:val="22"/>
          <w:szCs w:val="22"/>
        </w:rPr>
        <w:tab/>
      </w:r>
      <w:r w:rsidRPr="00815B7C">
        <w:rPr>
          <w:rStyle w:val="Hyperlink"/>
          <w:noProof/>
        </w:rPr>
        <w:t>Prior and Concomitant Medications Review</w:t>
      </w:r>
      <w:r>
        <w:rPr>
          <w:noProof/>
          <w:webHidden/>
        </w:rPr>
        <w:tab/>
      </w:r>
      <w:del w:id="713" w:author="Powell, Deana" w:date="2023-10-19T15:28:00Z">
        <w:r w:rsidR="004173BC">
          <w:rPr>
            <w:noProof/>
          </w:rPr>
          <w:delText>93</w:delText>
        </w:r>
      </w:del>
      <w:ins w:id="714" w:author="Powell, Deana" w:date="2023-10-19T15:28:00Z">
        <w:r>
          <w:rPr>
            <w:noProof/>
            <w:webHidden/>
          </w:rPr>
          <w:t>112</w:t>
        </w:r>
      </w:ins>
    </w:p>
    <w:p w14:paraId="485232F5" w14:textId="3546C100" w:rsidR="00815B7C" w:rsidRDefault="00815B7C">
      <w:pPr>
        <w:pStyle w:val="TOC4"/>
        <w:rPr>
          <w:rFonts w:asciiTheme="minorHAnsi" w:eastAsiaTheme="minorEastAsia" w:hAnsiTheme="minorHAnsi" w:cstheme="minorBidi"/>
          <w:noProof/>
          <w:sz w:val="22"/>
          <w:szCs w:val="22"/>
        </w:rPr>
      </w:pPr>
      <w:r w:rsidRPr="00815B7C">
        <w:rPr>
          <w:rStyle w:val="Hyperlink"/>
          <w:noProof/>
        </w:rPr>
        <w:t>8.1.5.1</w:t>
      </w:r>
      <w:r>
        <w:rPr>
          <w:rFonts w:asciiTheme="minorHAnsi" w:eastAsiaTheme="minorEastAsia" w:hAnsiTheme="minorHAnsi" w:cstheme="minorBidi"/>
          <w:noProof/>
          <w:sz w:val="22"/>
          <w:szCs w:val="22"/>
        </w:rPr>
        <w:tab/>
      </w:r>
      <w:r w:rsidRPr="00815B7C">
        <w:rPr>
          <w:rStyle w:val="Hyperlink"/>
          <w:noProof/>
        </w:rPr>
        <w:t>Prior Medications</w:t>
      </w:r>
      <w:r>
        <w:rPr>
          <w:noProof/>
          <w:webHidden/>
        </w:rPr>
        <w:tab/>
      </w:r>
      <w:del w:id="715" w:author="Powell, Deana" w:date="2023-10-19T15:28:00Z">
        <w:r w:rsidR="004173BC">
          <w:rPr>
            <w:noProof/>
          </w:rPr>
          <w:delText>93</w:delText>
        </w:r>
      </w:del>
      <w:ins w:id="716" w:author="Powell, Deana" w:date="2023-10-19T15:28:00Z">
        <w:r>
          <w:rPr>
            <w:noProof/>
            <w:webHidden/>
          </w:rPr>
          <w:t>112</w:t>
        </w:r>
      </w:ins>
    </w:p>
    <w:p w14:paraId="1479CEA1" w14:textId="7666F33D" w:rsidR="00815B7C" w:rsidRDefault="00815B7C">
      <w:pPr>
        <w:pStyle w:val="TOC4"/>
        <w:rPr>
          <w:rFonts w:asciiTheme="minorHAnsi" w:eastAsiaTheme="minorEastAsia" w:hAnsiTheme="minorHAnsi" w:cstheme="minorBidi"/>
          <w:noProof/>
          <w:sz w:val="22"/>
          <w:szCs w:val="22"/>
        </w:rPr>
      </w:pPr>
      <w:r w:rsidRPr="00815B7C">
        <w:rPr>
          <w:rStyle w:val="Hyperlink"/>
          <w:noProof/>
        </w:rPr>
        <w:lastRenderedPageBreak/>
        <w:t>8.1.5.2</w:t>
      </w:r>
      <w:r>
        <w:rPr>
          <w:rFonts w:asciiTheme="minorHAnsi" w:eastAsiaTheme="minorEastAsia" w:hAnsiTheme="minorHAnsi" w:cstheme="minorBidi"/>
          <w:noProof/>
          <w:sz w:val="22"/>
          <w:szCs w:val="22"/>
        </w:rPr>
        <w:tab/>
      </w:r>
      <w:r w:rsidRPr="00815B7C">
        <w:rPr>
          <w:rStyle w:val="Hyperlink"/>
          <w:noProof/>
        </w:rPr>
        <w:t>Concomitant Medications</w:t>
      </w:r>
      <w:r>
        <w:rPr>
          <w:noProof/>
          <w:webHidden/>
        </w:rPr>
        <w:tab/>
      </w:r>
      <w:del w:id="717" w:author="Powell, Deana" w:date="2023-10-19T15:28:00Z">
        <w:r w:rsidR="004173BC">
          <w:rPr>
            <w:noProof/>
          </w:rPr>
          <w:delText>93</w:delText>
        </w:r>
      </w:del>
      <w:ins w:id="718" w:author="Powell, Deana" w:date="2023-10-19T15:28:00Z">
        <w:r>
          <w:rPr>
            <w:noProof/>
            <w:webHidden/>
          </w:rPr>
          <w:t>112</w:t>
        </w:r>
      </w:ins>
    </w:p>
    <w:p w14:paraId="1FF8A000" w14:textId="668E6DFC" w:rsidR="00815B7C" w:rsidRDefault="00815B7C">
      <w:pPr>
        <w:pStyle w:val="TOC3"/>
        <w:rPr>
          <w:rFonts w:asciiTheme="minorHAnsi" w:eastAsiaTheme="minorEastAsia" w:hAnsiTheme="minorHAnsi" w:cstheme="minorBidi"/>
          <w:noProof/>
          <w:sz w:val="22"/>
          <w:szCs w:val="22"/>
        </w:rPr>
      </w:pPr>
      <w:r w:rsidRPr="00815B7C">
        <w:rPr>
          <w:rStyle w:val="Hyperlink"/>
          <w:noProof/>
        </w:rPr>
        <w:t>8.1.6</w:t>
      </w:r>
      <w:r>
        <w:rPr>
          <w:rFonts w:asciiTheme="minorHAnsi" w:eastAsiaTheme="minorEastAsia" w:hAnsiTheme="minorHAnsi" w:cstheme="minorBidi"/>
          <w:noProof/>
          <w:sz w:val="22"/>
          <w:szCs w:val="22"/>
        </w:rPr>
        <w:tab/>
      </w:r>
      <w:r w:rsidRPr="00815B7C">
        <w:rPr>
          <w:rStyle w:val="Hyperlink"/>
          <w:noProof/>
        </w:rPr>
        <w:t>Assignment of Screening Number</w:t>
      </w:r>
      <w:r>
        <w:rPr>
          <w:noProof/>
          <w:webHidden/>
        </w:rPr>
        <w:tab/>
      </w:r>
      <w:del w:id="719" w:author="Powell, Deana" w:date="2023-10-19T15:28:00Z">
        <w:r w:rsidR="004173BC">
          <w:rPr>
            <w:noProof/>
          </w:rPr>
          <w:delText>93</w:delText>
        </w:r>
      </w:del>
      <w:ins w:id="720" w:author="Powell, Deana" w:date="2023-10-19T15:28:00Z">
        <w:r>
          <w:rPr>
            <w:noProof/>
            <w:webHidden/>
          </w:rPr>
          <w:t>112</w:t>
        </w:r>
      </w:ins>
    </w:p>
    <w:p w14:paraId="201EEB9B" w14:textId="011E3C16" w:rsidR="00815B7C" w:rsidRDefault="00815B7C">
      <w:pPr>
        <w:pStyle w:val="TOC3"/>
        <w:rPr>
          <w:rFonts w:asciiTheme="minorHAnsi" w:eastAsiaTheme="minorEastAsia" w:hAnsiTheme="minorHAnsi" w:cstheme="minorBidi"/>
          <w:noProof/>
          <w:sz w:val="22"/>
          <w:szCs w:val="22"/>
        </w:rPr>
      </w:pPr>
      <w:r w:rsidRPr="00815B7C">
        <w:rPr>
          <w:rStyle w:val="Hyperlink"/>
          <w:noProof/>
        </w:rPr>
        <w:t>8.1.7</w:t>
      </w:r>
      <w:r>
        <w:rPr>
          <w:rFonts w:asciiTheme="minorHAnsi" w:eastAsiaTheme="minorEastAsia" w:hAnsiTheme="minorHAnsi" w:cstheme="minorBidi"/>
          <w:noProof/>
          <w:sz w:val="22"/>
          <w:szCs w:val="22"/>
        </w:rPr>
        <w:tab/>
      </w:r>
      <w:r w:rsidRPr="00815B7C">
        <w:rPr>
          <w:rStyle w:val="Hyperlink"/>
          <w:noProof/>
        </w:rPr>
        <w:t>Assignment of Treatment/Randomization Number</w:t>
      </w:r>
      <w:r>
        <w:rPr>
          <w:noProof/>
          <w:webHidden/>
        </w:rPr>
        <w:tab/>
      </w:r>
      <w:del w:id="721" w:author="Powell, Deana" w:date="2023-10-19T15:28:00Z">
        <w:r w:rsidR="004173BC">
          <w:rPr>
            <w:noProof/>
          </w:rPr>
          <w:delText>93</w:delText>
        </w:r>
      </w:del>
      <w:ins w:id="722" w:author="Powell, Deana" w:date="2023-10-19T15:28:00Z">
        <w:r>
          <w:rPr>
            <w:noProof/>
            <w:webHidden/>
          </w:rPr>
          <w:t>112</w:t>
        </w:r>
      </w:ins>
    </w:p>
    <w:p w14:paraId="5D415759" w14:textId="7FF3BBCE" w:rsidR="00815B7C" w:rsidRDefault="00815B7C">
      <w:pPr>
        <w:pStyle w:val="TOC3"/>
        <w:rPr>
          <w:rFonts w:asciiTheme="minorHAnsi" w:eastAsiaTheme="minorEastAsia" w:hAnsiTheme="minorHAnsi" w:cstheme="minorBidi"/>
          <w:noProof/>
          <w:sz w:val="22"/>
          <w:szCs w:val="22"/>
        </w:rPr>
      </w:pPr>
      <w:r w:rsidRPr="00815B7C">
        <w:rPr>
          <w:rStyle w:val="Hyperlink"/>
          <w:noProof/>
        </w:rPr>
        <w:t>8.1.8</w:t>
      </w:r>
      <w:r>
        <w:rPr>
          <w:rFonts w:asciiTheme="minorHAnsi" w:eastAsiaTheme="minorEastAsia" w:hAnsiTheme="minorHAnsi" w:cstheme="minorBidi"/>
          <w:noProof/>
          <w:sz w:val="22"/>
          <w:szCs w:val="22"/>
        </w:rPr>
        <w:tab/>
      </w:r>
      <w:r w:rsidRPr="00815B7C">
        <w:rPr>
          <w:rStyle w:val="Hyperlink"/>
          <w:noProof/>
        </w:rPr>
        <w:t>Study Intervention Administration</w:t>
      </w:r>
      <w:r>
        <w:rPr>
          <w:noProof/>
          <w:webHidden/>
        </w:rPr>
        <w:tab/>
      </w:r>
      <w:del w:id="723" w:author="Powell, Deana" w:date="2023-10-19T15:28:00Z">
        <w:r w:rsidR="004173BC">
          <w:rPr>
            <w:noProof/>
          </w:rPr>
          <w:delText>94</w:delText>
        </w:r>
      </w:del>
      <w:ins w:id="724" w:author="Powell, Deana" w:date="2023-10-19T15:28:00Z">
        <w:r>
          <w:rPr>
            <w:noProof/>
            <w:webHidden/>
          </w:rPr>
          <w:t>113</w:t>
        </w:r>
      </w:ins>
    </w:p>
    <w:p w14:paraId="2EC0DA75" w14:textId="4478C74C" w:rsidR="00815B7C" w:rsidRDefault="00815B7C">
      <w:pPr>
        <w:pStyle w:val="TOC4"/>
        <w:rPr>
          <w:rFonts w:asciiTheme="minorHAnsi" w:eastAsiaTheme="minorEastAsia" w:hAnsiTheme="minorHAnsi" w:cstheme="minorBidi"/>
          <w:noProof/>
          <w:sz w:val="22"/>
          <w:szCs w:val="22"/>
        </w:rPr>
      </w:pPr>
      <w:r w:rsidRPr="00815B7C">
        <w:rPr>
          <w:rStyle w:val="Hyperlink"/>
          <w:noProof/>
        </w:rPr>
        <w:t>8.1.8.1</w:t>
      </w:r>
      <w:r>
        <w:rPr>
          <w:rFonts w:asciiTheme="minorHAnsi" w:eastAsiaTheme="minorEastAsia" w:hAnsiTheme="minorHAnsi" w:cstheme="minorBidi"/>
          <w:noProof/>
          <w:sz w:val="22"/>
          <w:szCs w:val="22"/>
        </w:rPr>
        <w:tab/>
      </w:r>
      <w:r w:rsidRPr="00815B7C">
        <w:rPr>
          <w:rStyle w:val="Hyperlink"/>
          <w:noProof/>
        </w:rPr>
        <w:t>Timing of Dose Administration</w:t>
      </w:r>
      <w:r>
        <w:rPr>
          <w:noProof/>
          <w:webHidden/>
        </w:rPr>
        <w:tab/>
      </w:r>
      <w:del w:id="725" w:author="Powell, Deana" w:date="2023-10-19T15:28:00Z">
        <w:r w:rsidR="004173BC">
          <w:rPr>
            <w:noProof/>
          </w:rPr>
          <w:delText>94</w:delText>
        </w:r>
      </w:del>
      <w:ins w:id="726" w:author="Powell, Deana" w:date="2023-10-19T15:28:00Z">
        <w:r>
          <w:rPr>
            <w:noProof/>
            <w:webHidden/>
          </w:rPr>
          <w:t>113</w:t>
        </w:r>
      </w:ins>
    </w:p>
    <w:p w14:paraId="37898E46" w14:textId="68827E8E" w:rsidR="00815B7C" w:rsidRDefault="00815B7C">
      <w:pPr>
        <w:pStyle w:val="TOC4"/>
        <w:rPr>
          <w:rFonts w:asciiTheme="minorHAnsi" w:eastAsiaTheme="minorEastAsia" w:hAnsiTheme="minorHAnsi" w:cstheme="minorBidi"/>
          <w:noProof/>
          <w:sz w:val="22"/>
          <w:szCs w:val="22"/>
        </w:rPr>
      </w:pPr>
      <w:r w:rsidRPr="00815B7C">
        <w:rPr>
          <w:rStyle w:val="Hyperlink"/>
          <w:noProof/>
        </w:rPr>
        <w:t>8.1.8.2</w:t>
      </w:r>
      <w:r>
        <w:rPr>
          <w:rFonts w:asciiTheme="minorHAnsi" w:eastAsiaTheme="minorEastAsia" w:hAnsiTheme="minorHAnsi" w:cstheme="minorBidi"/>
          <w:noProof/>
          <w:sz w:val="22"/>
          <w:szCs w:val="22"/>
        </w:rPr>
        <w:tab/>
      </w:r>
      <w:r w:rsidRPr="00815B7C">
        <w:rPr>
          <w:rStyle w:val="Hyperlink"/>
          <w:noProof/>
        </w:rPr>
        <w:t>Compliance</w:t>
      </w:r>
      <w:r>
        <w:rPr>
          <w:noProof/>
          <w:webHidden/>
        </w:rPr>
        <w:tab/>
      </w:r>
      <w:del w:id="727" w:author="Powell, Deana" w:date="2023-10-19T15:28:00Z">
        <w:r w:rsidR="004173BC">
          <w:rPr>
            <w:noProof/>
          </w:rPr>
          <w:delText>94</w:delText>
        </w:r>
      </w:del>
      <w:ins w:id="728" w:author="Powell, Deana" w:date="2023-10-19T15:28:00Z">
        <w:r>
          <w:rPr>
            <w:noProof/>
            <w:webHidden/>
          </w:rPr>
          <w:t>113</w:t>
        </w:r>
      </w:ins>
    </w:p>
    <w:p w14:paraId="3323F01E" w14:textId="713E0684" w:rsidR="00815B7C" w:rsidRDefault="00815B7C">
      <w:pPr>
        <w:pStyle w:val="TOC3"/>
        <w:rPr>
          <w:rFonts w:asciiTheme="minorHAnsi" w:eastAsiaTheme="minorEastAsia" w:hAnsiTheme="minorHAnsi" w:cstheme="minorBidi"/>
          <w:noProof/>
          <w:sz w:val="22"/>
          <w:szCs w:val="22"/>
        </w:rPr>
      </w:pPr>
      <w:r w:rsidRPr="00815B7C">
        <w:rPr>
          <w:rStyle w:val="Hyperlink"/>
          <w:noProof/>
        </w:rPr>
        <w:t>8.1.9</w:t>
      </w:r>
      <w:r>
        <w:rPr>
          <w:rFonts w:asciiTheme="minorHAnsi" w:eastAsiaTheme="minorEastAsia" w:hAnsiTheme="minorHAnsi" w:cstheme="minorBidi"/>
          <w:noProof/>
          <w:sz w:val="22"/>
          <w:szCs w:val="22"/>
        </w:rPr>
        <w:tab/>
      </w:r>
      <w:r w:rsidRPr="00815B7C">
        <w:rPr>
          <w:rStyle w:val="Hyperlink"/>
          <w:noProof/>
        </w:rPr>
        <w:t>Discontinuation and Withdrawal</w:t>
      </w:r>
      <w:r>
        <w:rPr>
          <w:noProof/>
          <w:webHidden/>
        </w:rPr>
        <w:tab/>
      </w:r>
      <w:del w:id="729" w:author="Powell, Deana" w:date="2023-10-19T15:28:00Z">
        <w:r w:rsidR="004173BC">
          <w:rPr>
            <w:noProof/>
          </w:rPr>
          <w:delText>95</w:delText>
        </w:r>
      </w:del>
      <w:ins w:id="730" w:author="Powell, Deana" w:date="2023-10-19T15:28:00Z">
        <w:r>
          <w:rPr>
            <w:noProof/>
            <w:webHidden/>
          </w:rPr>
          <w:t>114</w:t>
        </w:r>
      </w:ins>
    </w:p>
    <w:p w14:paraId="04BF7CD4" w14:textId="738CFC99" w:rsidR="00815B7C" w:rsidRDefault="00815B7C">
      <w:pPr>
        <w:pStyle w:val="TOC3"/>
        <w:rPr>
          <w:rFonts w:asciiTheme="minorHAnsi" w:eastAsiaTheme="minorEastAsia" w:hAnsiTheme="minorHAnsi" w:cstheme="minorBidi"/>
          <w:noProof/>
          <w:sz w:val="22"/>
          <w:szCs w:val="22"/>
        </w:rPr>
      </w:pPr>
      <w:r w:rsidRPr="00815B7C">
        <w:rPr>
          <w:rStyle w:val="Hyperlink"/>
          <w:noProof/>
        </w:rPr>
        <w:t>8.1.10</w:t>
      </w:r>
      <w:r>
        <w:rPr>
          <w:rFonts w:asciiTheme="minorHAnsi" w:eastAsiaTheme="minorEastAsia" w:hAnsiTheme="minorHAnsi" w:cstheme="minorBidi"/>
          <w:noProof/>
          <w:sz w:val="22"/>
          <w:szCs w:val="22"/>
        </w:rPr>
        <w:tab/>
      </w:r>
      <w:r w:rsidRPr="00815B7C">
        <w:rPr>
          <w:rStyle w:val="Hyperlink"/>
          <w:noProof/>
        </w:rPr>
        <w:t>Participant Blinding/Unblinding</w:t>
      </w:r>
      <w:r>
        <w:rPr>
          <w:noProof/>
          <w:webHidden/>
        </w:rPr>
        <w:tab/>
      </w:r>
      <w:del w:id="731" w:author="Powell, Deana" w:date="2023-10-19T15:28:00Z">
        <w:r w:rsidR="004173BC">
          <w:rPr>
            <w:noProof/>
          </w:rPr>
          <w:delText>95</w:delText>
        </w:r>
      </w:del>
      <w:ins w:id="732" w:author="Powell, Deana" w:date="2023-10-19T15:28:00Z">
        <w:r>
          <w:rPr>
            <w:noProof/>
            <w:webHidden/>
          </w:rPr>
          <w:t>114</w:t>
        </w:r>
      </w:ins>
    </w:p>
    <w:p w14:paraId="412480E5" w14:textId="02C36329" w:rsidR="00815B7C" w:rsidRDefault="00815B7C">
      <w:pPr>
        <w:pStyle w:val="TOC3"/>
        <w:rPr>
          <w:rFonts w:asciiTheme="minorHAnsi" w:eastAsiaTheme="minorEastAsia" w:hAnsiTheme="minorHAnsi" w:cstheme="minorBidi"/>
          <w:noProof/>
          <w:sz w:val="22"/>
          <w:szCs w:val="22"/>
        </w:rPr>
      </w:pPr>
      <w:r w:rsidRPr="00815B7C">
        <w:rPr>
          <w:rStyle w:val="Hyperlink"/>
          <w:noProof/>
        </w:rPr>
        <w:t>8.1.11</w:t>
      </w:r>
      <w:r>
        <w:rPr>
          <w:rFonts w:asciiTheme="minorHAnsi" w:eastAsiaTheme="minorEastAsia" w:hAnsiTheme="minorHAnsi" w:cstheme="minorBidi"/>
          <w:noProof/>
          <w:sz w:val="22"/>
          <w:szCs w:val="22"/>
        </w:rPr>
        <w:tab/>
      </w:r>
      <w:r w:rsidRPr="00815B7C">
        <w:rPr>
          <w:rStyle w:val="Hyperlink"/>
          <w:noProof/>
        </w:rPr>
        <w:t>Calibration of Equipment</w:t>
      </w:r>
      <w:r>
        <w:rPr>
          <w:noProof/>
          <w:webHidden/>
        </w:rPr>
        <w:tab/>
      </w:r>
      <w:del w:id="733" w:author="Powell, Deana" w:date="2023-10-19T15:28:00Z">
        <w:r w:rsidR="004173BC">
          <w:rPr>
            <w:noProof/>
          </w:rPr>
          <w:delText>96</w:delText>
        </w:r>
      </w:del>
      <w:ins w:id="734" w:author="Powell, Deana" w:date="2023-10-19T15:28:00Z">
        <w:r>
          <w:rPr>
            <w:noProof/>
            <w:webHidden/>
          </w:rPr>
          <w:t>115</w:t>
        </w:r>
      </w:ins>
    </w:p>
    <w:p w14:paraId="3071ADA7" w14:textId="1CBFCCD3" w:rsidR="00815B7C" w:rsidRDefault="00815B7C">
      <w:pPr>
        <w:pStyle w:val="TOC3"/>
        <w:rPr>
          <w:rFonts w:asciiTheme="minorHAnsi" w:eastAsiaTheme="minorEastAsia" w:hAnsiTheme="minorHAnsi" w:cstheme="minorBidi"/>
          <w:noProof/>
          <w:sz w:val="22"/>
          <w:szCs w:val="22"/>
        </w:rPr>
      </w:pPr>
      <w:r w:rsidRPr="00815B7C">
        <w:rPr>
          <w:rStyle w:val="Hyperlink"/>
          <w:noProof/>
        </w:rPr>
        <w:t>8.1.12</w:t>
      </w:r>
      <w:r>
        <w:rPr>
          <w:rFonts w:asciiTheme="minorHAnsi" w:eastAsiaTheme="minorEastAsia" w:hAnsiTheme="minorHAnsi" w:cstheme="minorBidi"/>
          <w:noProof/>
          <w:sz w:val="22"/>
          <w:szCs w:val="22"/>
        </w:rPr>
        <w:tab/>
      </w:r>
      <w:r w:rsidRPr="00815B7C">
        <w:rPr>
          <w:rStyle w:val="Hyperlink"/>
          <w:noProof/>
        </w:rPr>
        <w:t>Tumor Tissue for Biomarker Status</w:t>
      </w:r>
      <w:r>
        <w:rPr>
          <w:noProof/>
          <w:webHidden/>
        </w:rPr>
        <w:tab/>
      </w:r>
      <w:del w:id="735" w:author="Powell, Deana" w:date="2023-10-19T15:28:00Z">
        <w:r w:rsidR="004173BC">
          <w:rPr>
            <w:noProof/>
          </w:rPr>
          <w:delText>96</w:delText>
        </w:r>
      </w:del>
      <w:ins w:id="736" w:author="Powell, Deana" w:date="2023-10-19T15:28:00Z">
        <w:r>
          <w:rPr>
            <w:noProof/>
            <w:webHidden/>
          </w:rPr>
          <w:t>115</w:t>
        </w:r>
      </w:ins>
    </w:p>
    <w:p w14:paraId="141FBF0E" w14:textId="05218596" w:rsidR="00815B7C" w:rsidRDefault="00815B7C">
      <w:pPr>
        <w:pStyle w:val="TOC2"/>
        <w:rPr>
          <w:rFonts w:asciiTheme="minorHAnsi" w:eastAsiaTheme="minorEastAsia" w:hAnsiTheme="minorHAnsi" w:cstheme="minorBidi"/>
          <w:b w:val="0"/>
          <w:noProof/>
          <w:sz w:val="22"/>
          <w:szCs w:val="22"/>
        </w:rPr>
      </w:pPr>
      <w:r w:rsidRPr="00815B7C">
        <w:rPr>
          <w:rStyle w:val="Hyperlink"/>
          <w:noProof/>
        </w:rPr>
        <w:t>8.2</w:t>
      </w:r>
      <w:r>
        <w:rPr>
          <w:rFonts w:asciiTheme="minorHAnsi" w:eastAsiaTheme="minorEastAsia" w:hAnsiTheme="minorHAnsi" w:cstheme="minorBidi"/>
          <w:b w:val="0"/>
          <w:noProof/>
          <w:sz w:val="22"/>
          <w:szCs w:val="22"/>
        </w:rPr>
        <w:tab/>
      </w:r>
      <w:r w:rsidRPr="00815B7C">
        <w:rPr>
          <w:rStyle w:val="Hyperlink"/>
          <w:noProof/>
        </w:rPr>
        <w:t>Efficacy Assessments</w:t>
      </w:r>
      <w:r>
        <w:rPr>
          <w:noProof/>
          <w:webHidden/>
        </w:rPr>
        <w:tab/>
      </w:r>
      <w:del w:id="737" w:author="Powell, Deana" w:date="2023-10-19T15:28:00Z">
        <w:r w:rsidR="004173BC">
          <w:rPr>
            <w:noProof/>
          </w:rPr>
          <w:delText>96</w:delText>
        </w:r>
      </w:del>
      <w:ins w:id="738" w:author="Powell, Deana" w:date="2023-10-19T15:28:00Z">
        <w:r>
          <w:rPr>
            <w:noProof/>
            <w:webHidden/>
          </w:rPr>
          <w:t>116</w:t>
        </w:r>
      </w:ins>
    </w:p>
    <w:p w14:paraId="20F13855" w14:textId="720E882E" w:rsidR="00815B7C" w:rsidRDefault="00815B7C">
      <w:pPr>
        <w:pStyle w:val="TOC3"/>
        <w:rPr>
          <w:rFonts w:asciiTheme="minorHAnsi" w:eastAsiaTheme="minorEastAsia" w:hAnsiTheme="minorHAnsi" w:cstheme="minorBidi"/>
          <w:noProof/>
          <w:sz w:val="22"/>
          <w:szCs w:val="22"/>
        </w:rPr>
      </w:pPr>
      <w:r w:rsidRPr="00815B7C">
        <w:rPr>
          <w:rStyle w:val="Hyperlink"/>
          <w:noProof/>
        </w:rPr>
        <w:t>8.2.1</w:t>
      </w:r>
      <w:r>
        <w:rPr>
          <w:rFonts w:asciiTheme="minorHAnsi" w:eastAsiaTheme="minorEastAsia" w:hAnsiTheme="minorHAnsi" w:cstheme="minorBidi"/>
          <w:noProof/>
          <w:sz w:val="22"/>
          <w:szCs w:val="22"/>
        </w:rPr>
        <w:tab/>
      </w:r>
      <w:r w:rsidRPr="00815B7C">
        <w:rPr>
          <w:rStyle w:val="Hyperlink"/>
          <w:noProof/>
        </w:rPr>
        <w:t>Tumor Imaging and Assessment of Disease</w:t>
      </w:r>
      <w:r>
        <w:rPr>
          <w:noProof/>
          <w:webHidden/>
        </w:rPr>
        <w:tab/>
      </w:r>
      <w:del w:id="739" w:author="Powell, Deana" w:date="2023-10-19T15:28:00Z">
        <w:r w:rsidR="004173BC">
          <w:rPr>
            <w:noProof/>
          </w:rPr>
          <w:delText>96</w:delText>
        </w:r>
      </w:del>
      <w:ins w:id="740" w:author="Powell, Deana" w:date="2023-10-19T15:28:00Z">
        <w:r>
          <w:rPr>
            <w:noProof/>
            <w:webHidden/>
          </w:rPr>
          <w:t>116</w:t>
        </w:r>
      </w:ins>
    </w:p>
    <w:p w14:paraId="610AC9DA" w14:textId="51E79F71" w:rsidR="00815B7C" w:rsidRDefault="00815B7C">
      <w:pPr>
        <w:pStyle w:val="TOC4"/>
        <w:rPr>
          <w:rFonts w:asciiTheme="minorHAnsi" w:eastAsiaTheme="minorEastAsia" w:hAnsiTheme="minorHAnsi" w:cstheme="minorBidi"/>
          <w:noProof/>
          <w:sz w:val="22"/>
          <w:szCs w:val="22"/>
        </w:rPr>
      </w:pPr>
      <w:r w:rsidRPr="00815B7C">
        <w:rPr>
          <w:rStyle w:val="Hyperlink"/>
          <w:noProof/>
        </w:rPr>
        <w:t>8.2.1.1</w:t>
      </w:r>
      <w:r>
        <w:rPr>
          <w:rFonts w:asciiTheme="minorHAnsi" w:eastAsiaTheme="minorEastAsia" w:hAnsiTheme="minorHAnsi" w:cstheme="minorBidi"/>
          <w:noProof/>
          <w:sz w:val="22"/>
          <w:szCs w:val="22"/>
        </w:rPr>
        <w:tab/>
      </w:r>
      <w:r w:rsidRPr="00815B7C">
        <w:rPr>
          <w:rStyle w:val="Hyperlink"/>
          <w:noProof/>
        </w:rPr>
        <w:t xml:space="preserve">Initial Tumor </w:t>
      </w:r>
      <w:del w:id="741" w:author="Powell, Deana" w:date="2023-10-19T15:28:00Z">
        <w:r w:rsidR="004F6B15">
          <w:rPr>
            <w:noProof/>
          </w:rPr>
          <w:delText>Imaging</w:delText>
        </w:r>
        <w:r w:rsidR="004F6B15">
          <w:rPr>
            <w:noProof/>
          </w:rPr>
          <w:tab/>
        </w:r>
        <w:r w:rsidR="004173BC">
          <w:rPr>
            <w:noProof/>
          </w:rPr>
          <w:delText>97</w:delText>
        </w:r>
      </w:del>
      <w:r w:rsidR="00334202">
        <w:rPr>
          <w:noProof/>
        </w:rPr>
        <w:br/>
      </w:r>
      <w:ins w:id="742" w:author="Powell, Deana" w:date="2023-10-19T15:28:00Z">
        <w:r w:rsidRPr="00815B7C">
          <w:rPr>
            <w:rStyle w:val="Hyperlink"/>
            <w:noProof/>
          </w:rPr>
          <w:t>Scans</w:t>
        </w:r>
        <w:r>
          <w:rPr>
            <w:noProof/>
            <w:webHidden/>
          </w:rPr>
          <w:tab/>
          <w:t>117</w:t>
        </w:r>
      </w:ins>
    </w:p>
    <w:p w14:paraId="75EE9A24" w14:textId="3FBCDF41" w:rsidR="00815B7C" w:rsidRDefault="00815B7C">
      <w:pPr>
        <w:pStyle w:val="TOC4"/>
        <w:rPr>
          <w:rFonts w:asciiTheme="minorHAnsi" w:eastAsiaTheme="minorEastAsia" w:hAnsiTheme="minorHAnsi" w:cstheme="minorBidi"/>
          <w:noProof/>
          <w:sz w:val="22"/>
          <w:szCs w:val="22"/>
        </w:rPr>
      </w:pPr>
      <w:r w:rsidRPr="00815B7C">
        <w:rPr>
          <w:rStyle w:val="Hyperlink"/>
          <w:noProof/>
        </w:rPr>
        <w:t>8.2.1.2</w:t>
      </w:r>
      <w:r>
        <w:rPr>
          <w:rFonts w:asciiTheme="minorHAnsi" w:eastAsiaTheme="minorEastAsia" w:hAnsiTheme="minorHAnsi" w:cstheme="minorBidi"/>
          <w:noProof/>
          <w:sz w:val="22"/>
          <w:szCs w:val="22"/>
        </w:rPr>
        <w:tab/>
      </w:r>
      <w:r w:rsidRPr="00815B7C">
        <w:rPr>
          <w:rStyle w:val="Hyperlink"/>
          <w:noProof/>
        </w:rPr>
        <w:t xml:space="preserve">Tumor </w:t>
      </w:r>
      <w:del w:id="743" w:author="Powell, Deana" w:date="2023-10-19T15:28:00Z">
        <w:r w:rsidR="004F6B15">
          <w:rPr>
            <w:noProof/>
          </w:rPr>
          <w:delText>Imaging</w:delText>
        </w:r>
      </w:del>
      <w:ins w:id="744" w:author="Powell, Deana" w:date="2023-10-19T15:28:00Z">
        <w:r w:rsidRPr="00815B7C">
          <w:rPr>
            <w:rStyle w:val="Hyperlink"/>
            <w:noProof/>
          </w:rPr>
          <w:t>Scans</w:t>
        </w:r>
      </w:ins>
      <w:r w:rsidRPr="00815B7C">
        <w:rPr>
          <w:rStyle w:val="Hyperlink"/>
          <w:noProof/>
        </w:rPr>
        <w:t xml:space="preserve"> During the Study</w:t>
      </w:r>
      <w:r>
        <w:rPr>
          <w:noProof/>
          <w:webHidden/>
        </w:rPr>
        <w:tab/>
      </w:r>
      <w:del w:id="745" w:author="Powell, Deana" w:date="2023-10-19T15:28:00Z">
        <w:r w:rsidR="004173BC">
          <w:rPr>
            <w:noProof/>
          </w:rPr>
          <w:delText>98</w:delText>
        </w:r>
      </w:del>
      <w:ins w:id="746" w:author="Powell, Deana" w:date="2023-10-19T15:28:00Z">
        <w:r>
          <w:rPr>
            <w:noProof/>
            <w:webHidden/>
          </w:rPr>
          <w:t>117</w:t>
        </w:r>
      </w:ins>
    </w:p>
    <w:p w14:paraId="5D9C5123" w14:textId="3DDC8C0A" w:rsidR="00815B7C" w:rsidRDefault="00815B7C">
      <w:pPr>
        <w:pStyle w:val="TOC4"/>
        <w:rPr>
          <w:rFonts w:asciiTheme="minorHAnsi" w:eastAsiaTheme="minorEastAsia" w:hAnsiTheme="minorHAnsi" w:cstheme="minorBidi"/>
          <w:noProof/>
          <w:sz w:val="22"/>
          <w:szCs w:val="22"/>
        </w:rPr>
      </w:pPr>
      <w:r w:rsidRPr="00815B7C">
        <w:rPr>
          <w:rStyle w:val="Hyperlink"/>
          <w:noProof/>
        </w:rPr>
        <w:t>8.2.1.3</w:t>
      </w:r>
      <w:r>
        <w:rPr>
          <w:rFonts w:asciiTheme="minorHAnsi" w:eastAsiaTheme="minorEastAsia" w:hAnsiTheme="minorHAnsi" w:cstheme="minorBidi"/>
          <w:noProof/>
          <w:sz w:val="22"/>
          <w:szCs w:val="22"/>
        </w:rPr>
        <w:tab/>
      </w:r>
      <w:r w:rsidRPr="00815B7C">
        <w:rPr>
          <w:rStyle w:val="Hyperlink"/>
          <w:noProof/>
        </w:rPr>
        <w:t>End-of-</w:t>
      </w:r>
      <w:del w:id="747" w:author="Powell, Deana" w:date="2023-10-19T15:28:00Z">
        <w:r w:rsidR="004F6B15">
          <w:rPr>
            <w:noProof/>
          </w:rPr>
          <w:delText>Treatment</w:delText>
        </w:r>
      </w:del>
      <w:ins w:id="748" w:author="Powell, Deana" w:date="2023-10-19T15:28:00Z">
        <w:r w:rsidRPr="00815B7C">
          <w:rPr>
            <w:rStyle w:val="Hyperlink"/>
            <w:noProof/>
          </w:rPr>
          <w:t>treatment</w:t>
        </w:r>
      </w:ins>
      <w:r w:rsidRPr="00815B7C">
        <w:rPr>
          <w:rStyle w:val="Hyperlink"/>
          <w:noProof/>
        </w:rPr>
        <w:t xml:space="preserve"> and Follow-up Tumor </w:t>
      </w:r>
      <w:del w:id="749" w:author="Powell, Deana" w:date="2023-10-19T15:28:00Z">
        <w:r w:rsidR="004F6B15">
          <w:rPr>
            <w:noProof/>
          </w:rPr>
          <w:delText>Imaging</w:delText>
        </w:r>
        <w:r w:rsidR="004F6B15">
          <w:rPr>
            <w:noProof/>
          </w:rPr>
          <w:tab/>
        </w:r>
        <w:r w:rsidR="004173BC">
          <w:rPr>
            <w:noProof/>
          </w:rPr>
          <w:delText>98</w:delText>
        </w:r>
      </w:del>
      <w:r w:rsidR="00334202">
        <w:rPr>
          <w:noProof/>
        </w:rPr>
        <w:br/>
      </w:r>
      <w:ins w:id="750" w:author="Powell, Deana" w:date="2023-10-19T15:28:00Z">
        <w:r w:rsidRPr="00815B7C">
          <w:rPr>
            <w:rStyle w:val="Hyperlink"/>
            <w:noProof/>
          </w:rPr>
          <w:t>Scans</w:t>
        </w:r>
        <w:r>
          <w:rPr>
            <w:noProof/>
            <w:webHidden/>
          </w:rPr>
          <w:tab/>
          <w:t>118</w:t>
        </w:r>
      </w:ins>
    </w:p>
    <w:p w14:paraId="50E18182" w14:textId="50F53B3E" w:rsidR="00815B7C" w:rsidRDefault="00815B7C">
      <w:pPr>
        <w:pStyle w:val="TOC4"/>
        <w:rPr>
          <w:rFonts w:asciiTheme="minorHAnsi" w:eastAsiaTheme="minorEastAsia" w:hAnsiTheme="minorHAnsi" w:cstheme="minorBidi"/>
          <w:noProof/>
          <w:sz w:val="22"/>
          <w:szCs w:val="22"/>
        </w:rPr>
      </w:pPr>
      <w:r w:rsidRPr="00815B7C">
        <w:rPr>
          <w:rStyle w:val="Hyperlink"/>
          <w:noProof/>
        </w:rPr>
        <w:t>8.2.1.4</w:t>
      </w:r>
      <w:r>
        <w:rPr>
          <w:rFonts w:asciiTheme="minorHAnsi" w:eastAsiaTheme="minorEastAsia" w:hAnsiTheme="minorHAnsi" w:cstheme="minorBidi"/>
          <w:noProof/>
          <w:sz w:val="22"/>
          <w:szCs w:val="22"/>
        </w:rPr>
        <w:tab/>
      </w:r>
      <w:r w:rsidRPr="00815B7C">
        <w:rPr>
          <w:rStyle w:val="Hyperlink"/>
          <w:noProof/>
        </w:rPr>
        <w:t xml:space="preserve">Second Course (Retreatment) Tumor </w:t>
      </w:r>
      <w:del w:id="751" w:author="Powell, Deana" w:date="2023-10-19T15:28:00Z">
        <w:r w:rsidR="004F6B15">
          <w:rPr>
            <w:noProof/>
          </w:rPr>
          <w:delText>Imaging</w:delText>
        </w:r>
        <w:r w:rsidR="004F6B15">
          <w:rPr>
            <w:noProof/>
          </w:rPr>
          <w:tab/>
        </w:r>
        <w:r w:rsidR="004173BC">
          <w:rPr>
            <w:noProof/>
          </w:rPr>
          <w:delText>99</w:delText>
        </w:r>
      </w:del>
      <w:r w:rsidR="00334202">
        <w:rPr>
          <w:noProof/>
        </w:rPr>
        <w:br/>
      </w:r>
      <w:ins w:id="752" w:author="Powell, Deana" w:date="2023-10-19T15:28:00Z">
        <w:r w:rsidRPr="00815B7C">
          <w:rPr>
            <w:rStyle w:val="Hyperlink"/>
            <w:noProof/>
          </w:rPr>
          <w:t>Scans</w:t>
        </w:r>
        <w:r>
          <w:rPr>
            <w:noProof/>
            <w:webHidden/>
          </w:rPr>
          <w:tab/>
          <w:t>118</w:t>
        </w:r>
      </w:ins>
    </w:p>
    <w:p w14:paraId="7632313D" w14:textId="3B3D7833" w:rsidR="00815B7C" w:rsidRDefault="00815B7C">
      <w:pPr>
        <w:pStyle w:val="TOC4"/>
        <w:rPr>
          <w:rFonts w:asciiTheme="minorHAnsi" w:eastAsiaTheme="minorEastAsia" w:hAnsiTheme="minorHAnsi" w:cstheme="minorBidi"/>
          <w:noProof/>
          <w:sz w:val="22"/>
          <w:szCs w:val="22"/>
        </w:rPr>
      </w:pPr>
      <w:r w:rsidRPr="00815B7C">
        <w:rPr>
          <w:rStyle w:val="Hyperlink"/>
          <w:noProof/>
        </w:rPr>
        <w:t>8.2.1.5</w:t>
      </w:r>
      <w:r>
        <w:rPr>
          <w:rFonts w:asciiTheme="minorHAnsi" w:eastAsiaTheme="minorEastAsia" w:hAnsiTheme="minorHAnsi" w:cstheme="minorBidi"/>
          <w:noProof/>
          <w:sz w:val="22"/>
          <w:szCs w:val="22"/>
        </w:rPr>
        <w:tab/>
      </w:r>
      <w:r w:rsidRPr="00815B7C">
        <w:rPr>
          <w:rStyle w:val="Hyperlink"/>
          <w:noProof/>
        </w:rPr>
        <w:t>RECIST 1.1 Assessment of Disease</w:t>
      </w:r>
      <w:r>
        <w:rPr>
          <w:noProof/>
          <w:webHidden/>
        </w:rPr>
        <w:tab/>
      </w:r>
      <w:del w:id="753" w:author="Powell, Deana" w:date="2023-10-19T15:28:00Z">
        <w:r w:rsidR="004173BC">
          <w:rPr>
            <w:noProof/>
          </w:rPr>
          <w:delText>99</w:delText>
        </w:r>
      </w:del>
      <w:ins w:id="754" w:author="Powell, Deana" w:date="2023-10-19T15:28:00Z">
        <w:r>
          <w:rPr>
            <w:noProof/>
            <w:webHidden/>
          </w:rPr>
          <w:t>119</w:t>
        </w:r>
      </w:ins>
    </w:p>
    <w:p w14:paraId="7E97E944" w14:textId="403907AE" w:rsidR="00815B7C" w:rsidRDefault="00815B7C">
      <w:pPr>
        <w:pStyle w:val="TOC3"/>
        <w:rPr>
          <w:rFonts w:asciiTheme="minorHAnsi" w:eastAsiaTheme="minorEastAsia" w:hAnsiTheme="minorHAnsi" w:cstheme="minorBidi"/>
          <w:noProof/>
          <w:sz w:val="22"/>
          <w:szCs w:val="22"/>
        </w:rPr>
      </w:pPr>
      <w:r w:rsidRPr="00815B7C">
        <w:rPr>
          <w:rStyle w:val="Hyperlink"/>
          <w:noProof/>
        </w:rPr>
        <w:t>8.2.2</w:t>
      </w:r>
      <w:r>
        <w:rPr>
          <w:rFonts w:asciiTheme="minorHAnsi" w:eastAsiaTheme="minorEastAsia" w:hAnsiTheme="minorHAnsi" w:cstheme="minorBidi"/>
          <w:noProof/>
          <w:sz w:val="22"/>
          <w:szCs w:val="22"/>
        </w:rPr>
        <w:tab/>
      </w:r>
      <w:r w:rsidRPr="00815B7C">
        <w:rPr>
          <w:rStyle w:val="Hyperlink"/>
          <w:noProof/>
        </w:rPr>
        <w:t>Patient-reported Outcomes</w:t>
      </w:r>
      <w:r>
        <w:rPr>
          <w:noProof/>
          <w:webHidden/>
        </w:rPr>
        <w:tab/>
      </w:r>
      <w:del w:id="755" w:author="Powell, Deana" w:date="2023-10-19T15:28:00Z">
        <w:r w:rsidR="004173BC">
          <w:rPr>
            <w:noProof/>
          </w:rPr>
          <w:delText>101</w:delText>
        </w:r>
      </w:del>
      <w:ins w:id="756" w:author="Powell, Deana" w:date="2023-10-19T15:28:00Z">
        <w:r>
          <w:rPr>
            <w:noProof/>
            <w:webHidden/>
          </w:rPr>
          <w:t>121</w:t>
        </w:r>
      </w:ins>
    </w:p>
    <w:p w14:paraId="24DCDC80" w14:textId="66E87F2B" w:rsidR="00815B7C" w:rsidRDefault="00815B7C">
      <w:pPr>
        <w:pStyle w:val="TOC2"/>
        <w:rPr>
          <w:rFonts w:asciiTheme="minorHAnsi" w:eastAsiaTheme="minorEastAsia" w:hAnsiTheme="minorHAnsi" w:cstheme="minorBidi"/>
          <w:b w:val="0"/>
          <w:noProof/>
          <w:sz w:val="22"/>
          <w:szCs w:val="22"/>
        </w:rPr>
      </w:pPr>
      <w:r w:rsidRPr="00815B7C">
        <w:rPr>
          <w:rStyle w:val="Hyperlink"/>
          <w:noProof/>
        </w:rPr>
        <w:t>8.3</w:t>
      </w:r>
      <w:r>
        <w:rPr>
          <w:rFonts w:asciiTheme="minorHAnsi" w:eastAsiaTheme="minorEastAsia" w:hAnsiTheme="minorHAnsi" w:cstheme="minorBidi"/>
          <w:b w:val="0"/>
          <w:noProof/>
          <w:sz w:val="22"/>
          <w:szCs w:val="22"/>
        </w:rPr>
        <w:tab/>
      </w:r>
      <w:r w:rsidRPr="00815B7C">
        <w:rPr>
          <w:rStyle w:val="Hyperlink"/>
          <w:noProof/>
        </w:rPr>
        <w:t>Safety Assessments</w:t>
      </w:r>
      <w:r>
        <w:rPr>
          <w:noProof/>
          <w:webHidden/>
        </w:rPr>
        <w:tab/>
      </w:r>
      <w:del w:id="757" w:author="Powell, Deana" w:date="2023-10-19T15:28:00Z">
        <w:r w:rsidR="004173BC">
          <w:rPr>
            <w:noProof/>
          </w:rPr>
          <w:delText>102</w:delText>
        </w:r>
      </w:del>
      <w:ins w:id="758" w:author="Powell, Deana" w:date="2023-10-19T15:28:00Z">
        <w:r>
          <w:rPr>
            <w:noProof/>
            <w:webHidden/>
          </w:rPr>
          <w:t>121</w:t>
        </w:r>
      </w:ins>
    </w:p>
    <w:p w14:paraId="4803EBA6" w14:textId="0063701D" w:rsidR="00815B7C" w:rsidRDefault="00815B7C">
      <w:pPr>
        <w:pStyle w:val="TOC3"/>
        <w:rPr>
          <w:rFonts w:asciiTheme="minorHAnsi" w:eastAsiaTheme="minorEastAsia" w:hAnsiTheme="minorHAnsi" w:cstheme="minorBidi"/>
          <w:noProof/>
          <w:sz w:val="22"/>
          <w:szCs w:val="22"/>
        </w:rPr>
      </w:pPr>
      <w:r w:rsidRPr="00815B7C">
        <w:rPr>
          <w:rStyle w:val="Hyperlink"/>
          <w:noProof/>
        </w:rPr>
        <w:t>8.3.1</w:t>
      </w:r>
      <w:r>
        <w:rPr>
          <w:rFonts w:asciiTheme="minorHAnsi" w:eastAsiaTheme="minorEastAsia" w:hAnsiTheme="minorHAnsi" w:cstheme="minorBidi"/>
          <w:noProof/>
          <w:sz w:val="22"/>
          <w:szCs w:val="22"/>
        </w:rPr>
        <w:tab/>
      </w:r>
      <w:r w:rsidRPr="00815B7C">
        <w:rPr>
          <w:rStyle w:val="Hyperlink"/>
          <w:noProof/>
        </w:rPr>
        <w:t>Physical Examinations</w:t>
      </w:r>
      <w:r>
        <w:rPr>
          <w:noProof/>
          <w:webHidden/>
        </w:rPr>
        <w:tab/>
      </w:r>
      <w:del w:id="759" w:author="Powell, Deana" w:date="2023-10-19T15:28:00Z">
        <w:r w:rsidR="004173BC">
          <w:rPr>
            <w:noProof/>
          </w:rPr>
          <w:delText>102</w:delText>
        </w:r>
      </w:del>
      <w:ins w:id="760" w:author="Powell, Deana" w:date="2023-10-19T15:28:00Z">
        <w:r>
          <w:rPr>
            <w:noProof/>
            <w:webHidden/>
          </w:rPr>
          <w:t>121</w:t>
        </w:r>
      </w:ins>
    </w:p>
    <w:p w14:paraId="59740E47" w14:textId="01D0B3B3" w:rsidR="00815B7C" w:rsidRDefault="00815B7C">
      <w:pPr>
        <w:pStyle w:val="TOC4"/>
        <w:rPr>
          <w:rFonts w:asciiTheme="minorHAnsi" w:eastAsiaTheme="minorEastAsia" w:hAnsiTheme="minorHAnsi" w:cstheme="minorBidi"/>
          <w:noProof/>
          <w:sz w:val="22"/>
          <w:szCs w:val="22"/>
        </w:rPr>
      </w:pPr>
      <w:r w:rsidRPr="00815B7C">
        <w:rPr>
          <w:rStyle w:val="Hyperlink"/>
          <w:noProof/>
        </w:rPr>
        <w:t>8.3.1.1</w:t>
      </w:r>
      <w:r>
        <w:rPr>
          <w:rFonts w:asciiTheme="minorHAnsi" w:eastAsiaTheme="minorEastAsia" w:hAnsiTheme="minorHAnsi" w:cstheme="minorBidi"/>
          <w:noProof/>
          <w:sz w:val="22"/>
          <w:szCs w:val="22"/>
        </w:rPr>
        <w:tab/>
      </w:r>
      <w:r w:rsidRPr="00815B7C">
        <w:rPr>
          <w:rStyle w:val="Hyperlink"/>
          <w:noProof/>
        </w:rPr>
        <w:t>Full Physical Examination</w:t>
      </w:r>
      <w:r>
        <w:rPr>
          <w:noProof/>
          <w:webHidden/>
        </w:rPr>
        <w:tab/>
      </w:r>
      <w:del w:id="761" w:author="Powell, Deana" w:date="2023-10-19T15:28:00Z">
        <w:r w:rsidR="004173BC">
          <w:rPr>
            <w:noProof/>
          </w:rPr>
          <w:delText>102</w:delText>
        </w:r>
      </w:del>
      <w:ins w:id="762" w:author="Powell, Deana" w:date="2023-10-19T15:28:00Z">
        <w:r>
          <w:rPr>
            <w:noProof/>
            <w:webHidden/>
          </w:rPr>
          <w:t>122</w:t>
        </w:r>
      </w:ins>
    </w:p>
    <w:p w14:paraId="5454A4DD" w14:textId="3E8A7F1E" w:rsidR="00815B7C" w:rsidRDefault="00815B7C">
      <w:pPr>
        <w:pStyle w:val="TOC4"/>
        <w:rPr>
          <w:rFonts w:asciiTheme="minorHAnsi" w:eastAsiaTheme="minorEastAsia" w:hAnsiTheme="minorHAnsi" w:cstheme="minorBidi"/>
          <w:noProof/>
          <w:sz w:val="22"/>
          <w:szCs w:val="22"/>
        </w:rPr>
      </w:pPr>
      <w:r w:rsidRPr="00815B7C">
        <w:rPr>
          <w:rStyle w:val="Hyperlink"/>
          <w:noProof/>
        </w:rPr>
        <w:t>8.3.1.2</w:t>
      </w:r>
      <w:r>
        <w:rPr>
          <w:rFonts w:asciiTheme="minorHAnsi" w:eastAsiaTheme="minorEastAsia" w:hAnsiTheme="minorHAnsi" w:cstheme="minorBidi"/>
          <w:noProof/>
          <w:sz w:val="22"/>
          <w:szCs w:val="22"/>
        </w:rPr>
        <w:tab/>
      </w:r>
      <w:r w:rsidRPr="00815B7C">
        <w:rPr>
          <w:rStyle w:val="Hyperlink"/>
          <w:noProof/>
        </w:rPr>
        <w:t>Directed Physical Examination</w:t>
      </w:r>
      <w:r>
        <w:rPr>
          <w:noProof/>
          <w:webHidden/>
        </w:rPr>
        <w:tab/>
      </w:r>
      <w:del w:id="763" w:author="Powell, Deana" w:date="2023-10-19T15:28:00Z">
        <w:r w:rsidR="004173BC">
          <w:rPr>
            <w:noProof/>
          </w:rPr>
          <w:delText>103</w:delText>
        </w:r>
      </w:del>
      <w:ins w:id="764" w:author="Powell, Deana" w:date="2023-10-19T15:28:00Z">
        <w:r>
          <w:rPr>
            <w:noProof/>
            <w:webHidden/>
          </w:rPr>
          <w:t>122</w:t>
        </w:r>
      </w:ins>
    </w:p>
    <w:p w14:paraId="4E45A1C7" w14:textId="623B86BD" w:rsidR="00815B7C" w:rsidRDefault="00815B7C">
      <w:pPr>
        <w:pStyle w:val="TOC3"/>
        <w:rPr>
          <w:rFonts w:asciiTheme="minorHAnsi" w:eastAsiaTheme="minorEastAsia" w:hAnsiTheme="minorHAnsi" w:cstheme="minorBidi"/>
          <w:noProof/>
          <w:sz w:val="22"/>
          <w:szCs w:val="22"/>
        </w:rPr>
      </w:pPr>
      <w:r w:rsidRPr="00815B7C">
        <w:rPr>
          <w:rStyle w:val="Hyperlink"/>
          <w:noProof/>
        </w:rPr>
        <w:t>8.3.2</w:t>
      </w:r>
      <w:r>
        <w:rPr>
          <w:rFonts w:asciiTheme="minorHAnsi" w:eastAsiaTheme="minorEastAsia" w:hAnsiTheme="minorHAnsi" w:cstheme="minorBidi"/>
          <w:noProof/>
          <w:sz w:val="22"/>
          <w:szCs w:val="22"/>
        </w:rPr>
        <w:tab/>
      </w:r>
      <w:r w:rsidRPr="00815B7C">
        <w:rPr>
          <w:rStyle w:val="Hyperlink"/>
          <w:noProof/>
        </w:rPr>
        <w:t>Vital Signs</w:t>
      </w:r>
      <w:r>
        <w:rPr>
          <w:noProof/>
          <w:webHidden/>
        </w:rPr>
        <w:tab/>
      </w:r>
      <w:del w:id="765" w:author="Powell, Deana" w:date="2023-10-19T15:28:00Z">
        <w:r w:rsidR="004173BC">
          <w:rPr>
            <w:noProof/>
          </w:rPr>
          <w:delText>103</w:delText>
        </w:r>
      </w:del>
      <w:ins w:id="766" w:author="Powell, Deana" w:date="2023-10-19T15:28:00Z">
        <w:r>
          <w:rPr>
            <w:noProof/>
            <w:webHidden/>
          </w:rPr>
          <w:t>122</w:t>
        </w:r>
      </w:ins>
    </w:p>
    <w:p w14:paraId="605C33EC" w14:textId="20ACED4F" w:rsidR="00815B7C" w:rsidRDefault="00815B7C">
      <w:pPr>
        <w:pStyle w:val="TOC3"/>
        <w:rPr>
          <w:rFonts w:asciiTheme="minorHAnsi" w:eastAsiaTheme="minorEastAsia" w:hAnsiTheme="minorHAnsi" w:cstheme="minorBidi"/>
          <w:noProof/>
          <w:sz w:val="22"/>
          <w:szCs w:val="22"/>
        </w:rPr>
      </w:pPr>
      <w:r w:rsidRPr="00815B7C">
        <w:rPr>
          <w:rStyle w:val="Hyperlink"/>
          <w:noProof/>
        </w:rPr>
        <w:t>8.3.3</w:t>
      </w:r>
      <w:r>
        <w:rPr>
          <w:rFonts w:asciiTheme="minorHAnsi" w:eastAsiaTheme="minorEastAsia" w:hAnsiTheme="minorHAnsi" w:cstheme="minorBidi"/>
          <w:noProof/>
          <w:sz w:val="22"/>
          <w:szCs w:val="22"/>
        </w:rPr>
        <w:tab/>
      </w:r>
      <w:r w:rsidRPr="00815B7C">
        <w:rPr>
          <w:rStyle w:val="Hyperlink"/>
          <w:noProof/>
        </w:rPr>
        <w:t>Electrocardiograms</w:t>
      </w:r>
      <w:r>
        <w:rPr>
          <w:noProof/>
          <w:webHidden/>
        </w:rPr>
        <w:tab/>
      </w:r>
      <w:del w:id="767" w:author="Powell, Deana" w:date="2023-10-19T15:28:00Z">
        <w:r w:rsidR="004173BC">
          <w:rPr>
            <w:noProof/>
          </w:rPr>
          <w:delText>103</w:delText>
        </w:r>
      </w:del>
      <w:ins w:id="768" w:author="Powell, Deana" w:date="2023-10-19T15:28:00Z">
        <w:r>
          <w:rPr>
            <w:noProof/>
            <w:webHidden/>
          </w:rPr>
          <w:t>123</w:t>
        </w:r>
      </w:ins>
    </w:p>
    <w:p w14:paraId="4C40BC66" w14:textId="6AEE8AAB" w:rsidR="00815B7C" w:rsidRDefault="00815B7C">
      <w:pPr>
        <w:pStyle w:val="TOC3"/>
        <w:rPr>
          <w:rFonts w:asciiTheme="minorHAnsi" w:eastAsiaTheme="minorEastAsia" w:hAnsiTheme="minorHAnsi" w:cstheme="minorBidi"/>
          <w:noProof/>
          <w:sz w:val="22"/>
          <w:szCs w:val="22"/>
        </w:rPr>
      </w:pPr>
      <w:r w:rsidRPr="00815B7C">
        <w:rPr>
          <w:rStyle w:val="Hyperlink"/>
          <w:noProof/>
        </w:rPr>
        <w:t>8.3.4</w:t>
      </w:r>
      <w:r>
        <w:rPr>
          <w:rFonts w:asciiTheme="minorHAnsi" w:eastAsiaTheme="minorEastAsia" w:hAnsiTheme="minorHAnsi" w:cstheme="minorBidi"/>
          <w:noProof/>
          <w:sz w:val="22"/>
          <w:szCs w:val="22"/>
        </w:rPr>
        <w:tab/>
      </w:r>
      <w:del w:id="769" w:author="Powell, Deana" w:date="2023-10-19T15:28:00Z">
        <w:r w:rsidR="004F6B15">
          <w:rPr>
            <w:noProof/>
          </w:rPr>
          <w:delText>Echocardiograms</w:delText>
        </w:r>
      </w:del>
      <w:ins w:id="770" w:author="Powell, Deana" w:date="2023-10-19T15:28:00Z">
        <w:r w:rsidRPr="00815B7C">
          <w:rPr>
            <w:rStyle w:val="Hyperlink"/>
            <w:noProof/>
          </w:rPr>
          <w:t>Echocardiogram</w:t>
        </w:r>
      </w:ins>
      <w:r w:rsidRPr="00815B7C">
        <w:rPr>
          <w:rStyle w:val="Hyperlink"/>
          <w:noProof/>
        </w:rPr>
        <w:t xml:space="preserve"> or </w:t>
      </w:r>
      <w:del w:id="771" w:author="Powell, Deana" w:date="2023-10-19T15:28:00Z">
        <w:r w:rsidR="004F6B15">
          <w:rPr>
            <w:noProof/>
          </w:rPr>
          <w:delText>Multigated</w:delText>
        </w:r>
      </w:del>
      <w:ins w:id="772" w:author="Powell, Deana" w:date="2023-10-19T15:28:00Z">
        <w:r w:rsidRPr="00815B7C">
          <w:rPr>
            <w:rStyle w:val="Hyperlink"/>
            <w:noProof/>
          </w:rPr>
          <w:t>Multiple Gated</w:t>
        </w:r>
      </w:ins>
      <w:r w:rsidRPr="00815B7C">
        <w:rPr>
          <w:rStyle w:val="Hyperlink"/>
          <w:noProof/>
        </w:rPr>
        <w:t xml:space="preserve"> Acquisition </w:t>
      </w:r>
      <w:del w:id="773" w:author="Powell, Deana" w:date="2023-10-19T15:28:00Z">
        <w:r w:rsidR="004F6B15">
          <w:rPr>
            <w:noProof/>
          </w:rPr>
          <w:delText>Scans</w:delText>
        </w:r>
        <w:r w:rsidR="004F6B15">
          <w:rPr>
            <w:noProof/>
          </w:rPr>
          <w:tab/>
        </w:r>
        <w:r w:rsidR="004173BC">
          <w:rPr>
            <w:noProof/>
          </w:rPr>
          <w:delText>104</w:delText>
        </w:r>
      </w:del>
      <w:r w:rsidR="00334202">
        <w:rPr>
          <w:noProof/>
        </w:rPr>
        <w:br/>
      </w:r>
      <w:ins w:id="774" w:author="Powell, Deana" w:date="2023-10-19T15:28:00Z">
        <w:r w:rsidRPr="00815B7C">
          <w:rPr>
            <w:rStyle w:val="Hyperlink"/>
            <w:noProof/>
          </w:rPr>
          <w:t>Scan</w:t>
        </w:r>
        <w:r>
          <w:rPr>
            <w:noProof/>
            <w:webHidden/>
          </w:rPr>
          <w:tab/>
          <w:t>123</w:t>
        </w:r>
      </w:ins>
    </w:p>
    <w:p w14:paraId="6A8882D3" w14:textId="690F5AD0" w:rsidR="00815B7C" w:rsidRDefault="00815B7C">
      <w:pPr>
        <w:pStyle w:val="TOC3"/>
        <w:rPr>
          <w:rFonts w:asciiTheme="minorHAnsi" w:eastAsiaTheme="minorEastAsia" w:hAnsiTheme="minorHAnsi" w:cstheme="minorBidi"/>
          <w:noProof/>
          <w:sz w:val="22"/>
          <w:szCs w:val="22"/>
        </w:rPr>
      </w:pPr>
      <w:r w:rsidRPr="00815B7C">
        <w:rPr>
          <w:rStyle w:val="Hyperlink"/>
          <w:noProof/>
        </w:rPr>
        <w:t>8.3.5</w:t>
      </w:r>
      <w:r>
        <w:rPr>
          <w:rFonts w:asciiTheme="minorHAnsi" w:eastAsiaTheme="minorEastAsia" w:hAnsiTheme="minorHAnsi" w:cstheme="minorBidi"/>
          <w:noProof/>
          <w:sz w:val="22"/>
          <w:szCs w:val="22"/>
        </w:rPr>
        <w:tab/>
      </w:r>
      <w:r w:rsidRPr="00815B7C">
        <w:rPr>
          <w:rStyle w:val="Hyperlink"/>
          <w:noProof/>
        </w:rPr>
        <w:t>Clinical Safety Laboratory Assessments</w:t>
      </w:r>
      <w:r>
        <w:rPr>
          <w:noProof/>
          <w:webHidden/>
        </w:rPr>
        <w:tab/>
      </w:r>
      <w:del w:id="775" w:author="Powell, Deana" w:date="2023-10-19T15:28:00Z">
        <w:r w:rsidR="004173BC">
          <w:rPr>
            <w:noProof/>
          </w:rPr>
          <w:delText>104</w:delText>
        </w:r>
      </w:del>
      <w:ins w:id="776" w:author="Powell, Deana" w:date="2023-10-19T15:28:00Z">
        <w:r>
          <w:rPr>
            <w:noProof/>
            <w:webHidden/>
          </w:rPr>
          <w:t>123</w:t>
        </w:r>
      </w:ins>
    </w:p>
    <w:p w14:paraId="120FB677" w14:textId="0D1BD706" w:rsidR="00815B7C" w:rsidRDefault="00815B7C">
      <w:pPr>
        <w:pStyle w:val="TOC4"/>
        <w:rPr>
          <w:rFonts w:asciiTheme="minorHAnsi" w:eastAsiaTheme="minorEastAsia" w:hAnsiTheme="minorHAnsi" w:cstheme="minorBidi"/>
          <w:noProof/>
          <w:sz w:val="22"/>
          <w:szCs w:val="22"/>
        </w:rPr>
      </w:pPr>
      <w:r w:rsidRPr="00815B7C">
        <w:rPr>
          <w:rStyle w:val="Hyperlink"/>
          <w:noProof/>
        </w:rPr>
        <w:t>8.3.5.1</w:t>
      </w:r>
      <w:r>
        <w:rPr>
          <w:rFonts w:asciiTheme="minorHAnsi" w:eastAsiaTheme="minorEastAsia" w:hAnsiTheme="minorHAnsi" w:cstheme="minorBidi"/>
          <w:noProof/>
          <w:sz w:val="22"/>
          <w:szCs w:val="22"/>
        </w:rPr>
        <w:tab/>
      </w:r>
      <w:r w:rsidRPr="00815B7C">
        <w:rPr>
          <w:rStyle w:val="Hyperlink"/>
          <w:noProof/>
        </w:rPr>
        <w:t>Laboratory Safety Evaluations (Hematology, Chemistry and Urinalysis)</w:t>
      </w:r>
      <w:r>
        <w:rPr>
          <w:noProof/>
          <w:webHidden/>
        </w:rPr>
        <w:tab/>
      </w:r>
      <w:del w:id="777" w:author="Powell, Deana" w:date="2023-10-19T15:28:00Z">
        <w:r w:rsidR="004173BC">
          <w:rPr>
            <w:noProof/>
          </w:rPr>
          <w:delText>105</w:delText>
        </w:r>
      </w:del>
      <w:ins w:id="778" w:author="Powell, Deana" w:date="2023-10-19T15:28:00Z">
        <w:r>
          <w:rPr>
            <w:noProof/>
            <w:webHidden/>
          </w:rPr>
          <w:t>124</w:t>
        </w:r>
      </w:ins>
    </w:p>
    <w:p w14:paraId="7FD7B696" w14:textId="0014C585" w:rsidR="00815B7C" w:rsidRDefault="00815B7C">
      <w:pPr>
        <w:pStyle w:val="TOC5"/>
        <w:rPr>
          <w:rFonts w:asciiTheme="minorHAnsi" w:eastAsiaTheme="minorEastAsia" w:hAnsiTheme="minorHAnsi" w:cstheme="minorBidi"/>
          <w:noProof/>
          <w:sz w:val="22"/>
          <w:szCs w:val="22"/>
        </w:rPr>
      </w:pPr>
      <w:r w:rsidRPr="00815B7C">
        <w:rPr>
          <w:rStyle w:val="Hyperlink"/>
          <w:noProof/>
        </w:rPr>
        <w:t>8.3.5.1.1</w:t>
      </w:r>
      <w:r>
        <w:rPr>
          <w:rFonts w:asciiTheme="minorHAnsi" w:eastAsiaTheme="minorEastAsia" w:hAnsiTheme="minorHAnsi" w:cstheme="minorBidi"/>
          <w:noProof/>
          <w:sz w:val="22"/>
          <w:szCs w:val="22"/>
        </w:rPr>
        <w:tab/>
      </w:r>
      <w:r w:rsidRPr="00815B7C">
        <w:rPr>
          <w:rStyle w:val="Hyperlink"/>
          <w:noProof/>
        </w:rPr>
        <w:t>Hematology and Clinical Chemistry</w:t>
      </w:r>
      <w:r>
        <w:rPr>
          <w:noProof/>
          <w:webHidden/>
        </w:rPr>
        <w:tab/>
      </w:r>
      <w:del w:id="779" w:author="Powell, Deana" w:date="2023-10-19T15:28:00Z">
        <w:r w:rsidR="004173BC">
          <w:rPr>
            <w:noProof/>
          </w:rPr>
          <w:delText>105</w:delText>
        </w:r>
      </w:del>
      <w:ins w:id="780" w:author="Powell, Deana" w:date="2023-10-19T15:28:00Z">
        <w:r>
          <w:rPr>
            <w:noProof/>
            <w:webHidden/>
          </w:rPr>
          <w:t>124</w:t>
        </w:r>
      </w:ins>
    </w:p>
    <w:p w14:paraId="1184A403" w14:textId="37EA259B" w:rsidR="00815B7C" w:rsidRDefault="00815B7C">
      <w:pPr>
        <w:pStyle w:val="TOC5"/>
        <w:rPr>
          <w:rFonts w:asciiTheme="minorHAnsi" w:eastAsiaTheme="minorEastAsia" w:hAnsiTheme="minorHAnsi" w:cstheme="minorBidi"/>
          <w:noProof/>
          <w:sz w:val="22"/>
          <w:szCs w:val="22"/>
        </w:rPr>
      </w:pPr>
      <w:r w:rsidRPr="00815B7C">
        <w:rPr>
          <w:rStyle w:val="Hyperlink"/>
          <w:noProof/>
        </w:rPr>
        <w:t>8.3.5.1.2</w:t>
      </w:r>
      <w:r>
        <w:rPr>
          <w:rFonts w:asciiTheme="minorHAnsi" w:eastAsiaTheme="minorEastAsia" w:hAnsiTheme="minorHAnsi" w:cstheme="minorBidi"/>
          <w:noProof/>
          <w:sz w:val="22"/>
          <w:szCs w:val="22"/>
        </w:rPr>
        <w:tab/>
      </w:r>
      <w:r w:rsidRPr="00815B7C">
        <w:rPr>
          <w:rStyle w:val="Hyperlink"/>
          <w:noProof/>
        </w:rPr>
        <w:t>Urine Dipstick Testing/Urinalysis</w:t>
      </w:r>
      <w:r>
        <w:rPr>
          <w:noProof/>
          <w:webHidden/>
        </w:rPr>
        <w:tab/>
      </w:r>
      <w:del w:id="781" w:author="Powell, Deana" w:date="2023-10-19T15:28:00Z">
        <w:r w:rsidR="004173BC">
          <w:rPr>
            <w:noProof/>
          </w:rPr>
          <w:delText>105</w:delText>
        </w:r>
      </w:del>
      <w:ins w:id="782" w:author="Powell, Deana" w:date="2023-10-19T15:28:00Z">
        <w:r>
          <w:rPr>
            <w:noProof/>
            <w:webHidden/>
          </w:rPr>
          <w:t>124</w:t>
        </w:r>
      </w:ins>
    </w:p>
    <w:p w14:paraId="2894C2F6" w14:textId="2CB17E2F" w:rsidR="00815B7C" w:rsidRDefault="00815B7C">
      <w:pPr>
        <w:pStyle w:val="TOC5"/>
        <w:rPr>
          <w:rFonts w:asciiTheme="minorHAnsi" w:eastAsiaTheme="minorEastAsia" w:hAnsiTheme="minorHAnsi" w:cstheme="minorBidi"/>
          <w:noProof/>
          <w:sz w:val="22"/>
          <w:szCs w:val="22"/>
        </w:rPr>
      </w:pPr>
      <w:r w:rsidRPr="00815B7C">
        <w:rPr>
          <w:rStyle w:val="Hyperlink"/>
          <w:noProof/>
        </w:rPr>
        <w:t>8.3.5.1.3</w:t>
      </w:r>
      <w:r>
        <w:rPr>
          <w:rFonts w:asciiTheme="minorHAnsi" w:eastAsiaTheme="minorEastAsia" w:hAnsiTheme="minorHAnsi" w:cstheme="minorBidi"/>
          <w:noProof/>
          <w:sz w:val="22"/>
          <w:szCs w:val="22"/>
        </w:rPr>
        <w:tab/>
      </w:r>
      <w:r w:rsidRPr="00815B7C">
        <w:rPr>
          <w:rStyle w:val="Hyperlink"/>
          <w:noProof/>
        </w:rPr>
        <w:t>Thyroid Function Testing</w:t>
      </w:r>
      <w:r>
        <w:rPr>
          <w:noProof/>
          <w:webHidden/>
        </w:rPr>
        <w:tab/>
      </w:r>
      <w:del w:id="783" w:author="Powell, Deana" w:date="2023-10-19T15:28:00Z">
        <w:r w:rsidR="004173BC">
          <w:rPr>
            <w:noProof/>
          </w:rPr>
          <w:delText>106</w:delText>
        </w:r>
      </w:del>
      <w:ins w:id="784" w:author="Powell, Deana" w:date="2023-10-19T15:28:00Z">
        <w:r>
          <w:rPr>
            <w:noProof/>
            <w:webHidden/>
          </w:rPr>
          <w:t>125</w:t>
        </w:r>
      </w:ins>
    </w:p>
    <w:p w14:paraId="6E080FDC" w14:textId="5C4AB775" w:rsidR="00815B7C" w:rsidRDefault="00815B7C">
      <w:pPr>
        <w:pStyle w:val="TOC4"/>
        <w:rPr>
          <w:rFonts w:asciiTheme="minorHAnsi" w:eastAsiaTheme="minorEastAsia" w:hAnsiTheme="minorHAnsi" w:cstheme="minorBidi"/>
          <w:noProof/>
          <w:sz w:val="22"/>
          <w:szCs w:val="22"/>
        </w:rPr>
      </w:pPr>
      <w:r w:rsidRPr="00815B7C">
        <w:rPr>
          <w:rStyle w:val="Hyperlink"/>
          <w:noProof/>
        </w:rPr>
        <w:lastRenderedPageBreak/>
        <w:t>8.3.5.2</w:t>
      </w:r>
      <w:r>
        <w:rPr>
          <w:rFonts w:asciiTheme="minorHAnsi" w:eastAsiaTheme="minorEastAsia" w:hAnsiTheme="minorHAnsi" w:cstheme="minorBidi"/>
          <w:noProof/>
          <w:sz w:val="22"/>
          <w:szCs w:val="22"/>
        </w:rPr>
        <w:tab/>
      </w:r>
      <w:r w:rsidRPr="00815B7C">
        <w:rPr>
          <w:rStyle w:val="Hyperlink"/>
          <w:noProof/>
        </w:rPr>
        <w:t xml:space="preserve">Pregnancy </w:t>
      </w:r>
      <w:del w:id="785" w:author="Powell, Deana" w:date="2023-10-19T15:28:00Z">
        <w:r w:rsidR="004F6B15">
          <w:rPr>
            <w:noProof/>
          </w:rPr>
          <w:delText>Test</w:delText>
        </w:r>
        <w:r w:rsidR="004F6B15">
          <w:rPr>
            <w:noProof/>
          </w:rPr>
          <w:tab/>
        </w:r>
        <w:r w:rsidR="004173BC">
          <w:rPr>
            <w:noProof/>
          </w:rPr>
          <w:delText>106</w:delText>
        </w:r>
      </w:del>
      <w:r w:rsidR="00334202">
        <w:rPr>
          <w:noProof/>
        </w:rPr>
        <w:br/>
      </w:r>
      <w:ins w:id="786" w:author="Powell, Deana" w:date="2023-10-19T15:28:00Z">
        <w:r w:rsidRPr="00815B7C">
          <w:rPr>
            <w:rStyle w:val="Hyperlink"/>
            <w:noProof/>
          </w:rPr>
          <w:t>Testing</w:t>
        </w:r>
        <w:r>
          <w:rPr>
            <w:noProof/>
            <w:webHidden/>
          </w:rPr>
          <w:tab/>
          <w:t>125</w:t>
        </w:r>
      </w:ins>
    </w:p>
    <w:p w14:paraId="4655697A" w14:textId="0453D658" w:rsidR="00815B7C" w:rsidRDefault="00815B7C">
      <w:pPr>
        <w:pStyle w:val="TOC3"/>
        <w:rPr>
          <w:rFonts w:asciiTheme="minorHAnsi" w:eastAsiaTheme="minorEastAsia" w:hAnsiTheme="minorHAnsi" w:cstheme="minorBidi"/>
          <w:noProof/>
          <w:sz w:val="22"/>
          <w:szCs w:val="22"/>
        </w:rPr>
      </w:pPr>
      <w:r w:rsidRPr="00815B7C">
        <w:rPr>
          <w:rStyle w:val="Hyperlink"/>
          <w:noProof/>
        </w:rPr>
        <w:t>8.3.6</w:t>
      </w:r>
      <w:r>
        <w:rPr>
          <w:rFonts w:asciiTheme="minorHAnsi" w:eastAsiaTheme="minorEastAsia" w:hAnsiTheme="minorHAnsi" w:cstheme="minorBidi"/>
          <w:noProof/>
          <w:sz w:val="22"/>
          <w:szCs w:val="22"/>
        </w:rPr>
        <w:tab/>
      </w:r>
      <w:r w:rsidRPr="00815B7C">
        <w:rPr>
          <w:rStyle w:val="Hyperlink"/>
          <w:noProof/>
        </w:rPr>
        <w:t>Performance Assessments</w:t>
      </w:r>
      <w:r>
        <w:rPr>
          <w:noProof/>
          <w:webHidden/>
        </w:rPr>
        <w:tab/>
      </w:r>
      <w:del w:id="787" w:author="Powell, Deana" w:date="2023-10-19T15:28:00Z">
        <w:r w:rsidR="004173BC">
          <w:rPr>
            <w:noProof/>
          </w:rPr>
          <w:delText>106</w:delText>
        </w:r>
      </w:del>
      <w:ins w:id="788" w:author="Powell, Deana" w:date="2023-10-19T15:28:00Z">
        <w:r>
          <w:rPr>
            <w:noProof/>
            <w:webHidden/>
          </w:rPr>
          <w:t>126</w:t>
        </w:r>
      </w:ins>
    </w:p>
    <w:p w14:paraId="55BC3F37" w14:textId="396CEEBA" w:rsidR="00815B7C" w:rsidRDefault="00815B7C">
      <w:pPr>
        <w:pStyle w:val="TOC4"/>
        <w:rPr>
          <w:rFonts w:asciiTheme="minorHAnsi" w:eastAsiaTheme="minorEastAsia" w:hAnsiTheme="minorHAnsi" w:cstheme="minorBidi"/>
          <w:noProof/>
          <w:sz w:val="22"/>
          <w:szCs w:val="22"/>
        </w:rPr>
      </w:pPr>
      <w:r w:rsidRPr="00815B7C">
        <w:rPr>
          <w:rStyle w:val="Hyperlink"/>
          <w:noProof/>
        </w:rPr>
        <w:t>8.3.6.1</w:t>
      </w:r>
      <w:r>
        <w:rPr>
          <w:rFonts w:asciiTheme="minorHAnsi" w:eastAsiaTheme="minorEastAsia" w:hAnsiTheme="minorHAnsi" w:cstheme="minorBidi"/>
          <w:noProof/>
          <w:sz w:val="22"/>
          <w:szCs w:val="22"/>
        </w:rPr>
        <w:tab/>
      </w:r>
      <w:r w:rsidRPr="00815B7C">
        <w:rPr>
          <w:rStyle w:val="Hyperlink"/>
          <w:noProof/>
        </w:rPr>
        <w:t xml:space="preserve">Eastern Cooperative Oncology Group Performance </w:t>
      </w:r>
      <w:del w:id="789" w:author="Powell, Deana" w:date="2023-10-19T15:28:00Z">
        <w:r w:rsidR="004F6B15">
          <w:rPr>
            <w:noProof/>
          </w:rPr>
          <w:delText>Scale</w:delText>
        </w:r>
        <w:r w:rsidR="004F6B15">
          <w:rPr>
            <w:noProof/>
          </w:rPr>
          <w:tab/>
        </w:r>
        <w:r w:rsidR="004173BC">
          <w:rPr>
            <w:noProof/>
          </w:rPr>
          <w:delText>106</w:delText>
        </w:r>
      </w:del>
      <w:r w:rsidR="00334202">
        <w:rPr>
          <w:noProof/>
        </w:rPr>
        <w:br/>
      </w:r>
      <w:ins w:id="790" w:author="Powell, Deana" w:date="2023-10-19T15:28:00Z">
        <w:r w:rsidRPr="00815B7C">
          <w:rPr>
            <w:rStyle w:val="Hyperlink"/>
            <w:noProof/>
          </w:rPr>
          <w:t>Status</w:t>
        </w:r>
        <w:r>
          <w:rPr>
            <w:noProof/>
            <w:webHidden/>
          </w:rPr>
          <w:tab/>
          <w:t>126</w:t>
        </w:r>
      </w:ins>
    </w:p>
    <w:p w14:paraId="31D20F47" w14:textId="4167144F" w:rsidR="00815B7C" w:rsidRDefault="00815B7C">
      <w:pPr>
        <w:pStyle w:val="TOC2"/>
        <w:rPr>
          <w:rFonts w:asciiTheme="minorHAnsi" w:eastAsiaTheme="minorEastAsia" w:hAnsiTheme="minorHAnsi" w:cstheme="minorBidi"/>
          <w:b w:val="0"/>
          <w:noProof/>
          <w:sz w:val="22"/>
          <w:szCs w:val="22"/>
        </w:rPr>
      </w:pPr>
      <w:r w:rsidRPr="00815B7C">
        <w:rPr>
          <w:rStyle w:val="Hyperlink"/>
          <w:noProof/>
        </w:rPr>
        <w:t>8.4</w:t>
      </w:r>
      <w:r>
        <w:rPr>
          <w:rFonts w:asciiTheme="minorHAnsi" w:eastAsiaTheme="minorEastAsia" w:hAnsiTheme="minorHAnsi" w:cstheme="minorBidi"/>
          <w:b w:val="0"/>
          <w:noProof/>
          <w:sz w:val="22"/>
          <w:szCs w:val="22"/>
        </w:rPr>
        <w:tab/>
      </w:r>
      <w:r w:rsidRPr="00815B7C">
        <w:rPr>
          <w:rStyle w:val="Hyperlink"/>
          <w:noProof/>
        </w:rPr>
        <w:t>Adverse Events, Serious Adverse Events, and Other Reportable Safety Events</w:t>
      </w:r>
      <w:r>
        <w:rPr>
          <w:noProof/>
          <w:webHidden/>
        </w:rPr>
        <w:tab/>
      </w:r>
      <w:del w:id="791" w:author="Powell, Deana" w:date="2023-10-19T15:28:00Z">
        <w:r w:rsidR="004173BC">
          <w:rPr>
            <w:noProof/>
          </w:rPr>
          <w:delText>107</w:delText>
        </w:r>
      </w:del>
      <w:ins w:id="792" w:author="Powell, Deana" w:date="2023-10-19T15:28:00Z">
        <w:r>
          <w:rPr>
            <w:noProof/>
            <w:webHidden/>
          </w:rPr>
          <w:t>126</w:t>
        </w:r>
      </w:ins>
    </w:p>
    <w:p w14:paraId="62A0D8A7" w14:textId="2A82F00B" w:rsidR="00815B7C" w:rsidRDefault="00815B7C">
      <w:pPr>
        <w:pStyle w:val="TOC3"/>
        <w:rPr>
          <w:rFonts w:asciiTheme="minorHAnsi" w:eastAsiaTheme="minorEastAsia" w:hAnsiTheme="minorHAnsi" w:cstheme="minorBidi"/>
          <w:noProof/>
          <w:sz w:val="22"/>
          <w:szCs w:val="22"/>
        </w:rPr>
      </w:pPr>
      <w:r w:rsidRPr="00815B7C">
        <w:rPr>
          <w:rStyle w:val="Hyperlink"/>
          <w:noProof/>
        </w:rPr>
        <w:t>8.4.1</w:t>
      </w:r>
      <w:r>
        <w:rPr>
          <w:rFonts w:asciiTheme="minorHAnsi" w:eastAsiaTheme="minorEastAsia" w:hAnsiTheme="minorHAnsi" w:cstheme="minorBidi"/>
          <w:noProof/>
          <w:sz w:val="22"/>
          <w:szCs w:val="22"/>
        </w:rPr>
        <w:tab/>
      </w:r>
      <w:r w:rsidRPr="00815B7C">
        <w:rPr>
          <w:rStyle w:val="Hyperlink"/>
          <w:noProof/>
        </w:rPr>
        <w:t>Time Period and Frequency for Collecting AE, SAE, and Other Reportable Safety Event Information</w:t>
      </w:r>
      <w:r>
        <w:rPr>
          <w:noProof/>
          <w:webHidden/>
        </w:rPr>
        <w:tab/>
      </w:r>
      <w:del w:id="793" w:author="Powell, Deana" w:date="2023-10-19T15:28:00Z">
        <w:r w:rsidR="004173BC">
          <w:rPr>
            <w:noProof/>
          </w:rPr>
          <w:delText>107</w:delText>
        </w:r>
      </w:del>
      <w:ins w:id="794" w:author="Powell, Deana" w:date="2023-10-19T15:28:00Z">
        <w:r>
          <w:rPr>
            <w:noProof/>
            <w:webHidden/>
          </w:rPr>
          <w:t>126</w:t>
        </w:r>
      </w:ins>
    </w:p>
    <w:p w14:paraId="4FA471E8" w14:textId="7C3FAB90" w:rsidR="00815B7C" w:rsidRDefault="00815B7C">
      <w:pPr>
        <w:pStyle w:val="TOC3"/>
        <w:rPr>
          <w:rFonts w:asciiTheme="minorHAnsi" w:eastAsiaTheme="minorEastAsia" w:hAnsiTheme="minorHAnsi" w:cstheme="minorBidi"/>
          <w:noProof/>
          <w:sz w:val="22"/>
          <w:szCs w:val="22"/>
        </w:rPr>
      </w:pPr>
      <w:r w:rsidRPr="00815B7C">
        <w:rPr>
          <w:rStyle w:val="Hyperlink"/>
          <w:noProof/>
        </w:rPr>
        <w:t>8.4.2</w:t>
      </w:r>
      <w:r>
        <w:rPr>
          <w:rFonts w:asciiTheme="minorHAnsi" w:eastAsiaTheme="minorEastAsia" w:hAnsiTheme="minorHAnsi" w:cstheme="minorBidi"/>
          <w:noProof/>
          <w:sz w:val="22"/>
          <w:szCs w:val="22"/>
        </w:rPr>
        <w:tab/>
      </w:r>
      <w:r w:rsidRPr="00815B7C">
        <w:rPr>
          <w:rStyle w:val="Hyperlink"/>
          <w:noProof/>
        </w:rPr>
        <w:t>Method of Detecting AEs, SAEs, and Other Reportable Safety Events</w:t>
      </w:r>
      <w:r>
        <w:rPr>
          <w:noProof/>
          <w:webHidden/>
        </w:rPr>
        <w:tab/>
      </w:r>
      <w:del w:id="795" w:author="Powell, Deana" w:date="2023-10-19T15:28:00Z">
        <w:r w:rsidR="004173BC">
          <w:rPr>
            <w:noProof/>
          </w:rPr>
          <w:delText>109</w:delText>
        </w:r>
      </w:del>
      <w:ins w:id="796" w:author="Powell, Deana" w:date="2023-10-19T15:28:00Z">
        <w:r>
          <w:rPr>
            <w:noProof/>
            <w:webHidden/>
          </w:rPr>
          <w:t>128</w:t>
        </w:r>
      </w:ins>
    </w:p>
    <w:p w14:paraId="72B2B90E" w14:textId="31A59DC9" w:rsidR="00815B7C" w:rsidRDefault="00815B7C">
      <w:pPr>
        <w:pStyle w:val="TOC3"/>
        <w:rPr>
          <w:rFonts w:asciiTheme="minorHAnsi" w:eastAsiaTheme="minorEastAsia" w:hAnsiTheme="minorHAnsi" w:cstheme="minorBidi"/>
          <w:noProof/>
          <w:sz w:val="22"/>
          <w:szCs w:val="22"/>
        </w:rPr>
      </w:pPr>
      <w:r w:rsidRPr="00815B7C">
        <w:rPr>
          <w:rStyle w:val="Hyperlink"/>
          <w:noProof/>
        </w:rPr>
        <w:t>8.4.3</w:t>
      </w:r>
      <w:r>
        <w:rPr>
          <w:rFonts w:asciiTheme="minorHAnsi" w:eastAsiaTheme="minorEastAsia" w:hAnsiTheme="minorHAnsi" w:cstheme="minorBidi"/>
          <w:noProof/>
          <w:sz w:val="22"/>
          <w:szCs w:val="22"/>
        </w:rPr>
        <w:tab/>
      </w:r>
      <w:r w:rsidRPr="00815B7C">
        <w:rPr>
          <w:rStyle w:val="Hyperlink"/>
          <w:noProof/>
        </w:rPr>
        <w:t>Follow-up of AE, SAE, and Other Reportable Safety Event Information</w:t>
      </w:r>
      <w:r>
        <w:rPr>
          <w:noProof/>
          <w:webHidden/>
        </w:rPr>
        <w:tab/>
      </w:r>
      <w:del w:id="797" w:author="Powell, Deana" w:date="2023-10-19T15:28:00Z">
        <w:r w:rsidR="004173BC">
          <w:rPr>
            <w:noProof/>
          </w:rPr>
          <w:delText>109</w:delText>
        </w:r>
      </w:del>
      <w:ins w:id="798" w:author="Powell, Deana" w:date="2023-10-19T15:28:00Z">
        <w:r>
          <w:rPr>
            <w:noProof/>
            <w:webHidden/>
          </w:rPr>
          <w:t>129</w:t>
        </w:r>
      </w:ins>
    </w:p>
    <w:p w14:paraId="4D723DE1" w14:textId="39A30635" w:rsidR="00815B7C" w:rsidRDefault="00815B7C">
      <w:pPr>
        <w:pStyle w:val="TOC3"/>
        <w:rPr>
          <w:rFonts w:asciiTheme="minorHAnsi" w:eastAsiaTheme="minorEastAsia" w:hAnsiTheme="minorHAnsi" w:cstheme="minorBidi"/>
          <w:noProof/>
          <w:sz w:val="22"/>
          <w:szCs w:val="22"/>
        </w:rPr>
      </w:pPr>
      <w:r w:rsidRPr="00815B7C">
        <w:rPr>
          <w:rStyle w:val="Hyperlink"/>
          <w:noProof/>
        </w:rPr>
        <w:t>8.4.4</w:t>
      </w:r>
      <w:r>
        <w:rPr>
          <w:rFonts w:asciiTheme="minorHAnsi" w:eastAsiaTheme="minorEastAsia" w:hAnsiTheme="minorHAnsi" w:cstheme="minorBidi"/>
          <w:noProof/>
          <w:sz w:val="22"/>
          <w:szCs w:val="22"/>
        </w:rPr>
        <w:tab/>
      </w:r>
      <w:r w:rsidRPr="00815B7C">
        <w:rPr>
          <w:rStyle w:val="Hyperlink"/>
          <w:noProof/>
        </w:rPr>
        <w:t>Regulatory Reporting Requirements for SAE</w:t>
      </w:r>
      <w:r>
        <w:rPr>
          <w:noProof/>
          <w:webHidden/>
        </w:rPr>
        <w:tab/>
      </w:r>
      <w:del w:id="799" w:author="Powell, Deana" w:date="2023-10-19T15:28:00Z">
        <w:r w:rsidR="004173BC">
          <w:rPr>
            <w:noProof/>
          </w:rPr>
          <w:delText>109</w:delText>
        </w:r>
      </w:del>
      <w:ins w:id="800" w:author="Powell, Deana" w:date="2023-10-19T15:28:00Z">
        <w:r>
          <w:rPr>
            <w:noProof/>
            <w:webHidden/>
          </w:rPr>
          <w:t>129</w:t>
        </w:r>
      </w:ins>
    </w:p>
    <w:p w14:paraId="32BCBAE1" w14:textId="3E31DF18" w:rsidR="00815B7C" w:rsidRDefault="00815B7C">
      <w:pPr>
        <w:pStyle w:val="TOC3"/>
        <w:rPr>
          <w:rFonts w:asciiTheme="minorHAnsi" w:eastAsiaTheme="minorEastAsia" w:hAnsiTheme="minorHAnsi" w:cstheme="minorBidi"/>
          <w:noProof/>
          <w:sz w:val="22"/>
          <w:szCs w:val="22"/>
        </w:rPr>
      </w:pPr>
      <w:r w:rsidRPr="00815B7C">
        <w:rPr>
          <w:rStyle w:val="Hyperlink"/>
          <w:noProof/>
        </w:rPr>
        <w:t>8.4.5</w:t>
      </w:r>
      <w:r>
        <w:rPr>
          <w:rFonts w:asciiTheme="minorHAnsi" w:eastAsiaTheme="minorEastAsia" w:hAnsiTheme="minorHAnsi" w:cstheme="minorBidi"/>
          <w:noProof/>
          <w:sz w:val="22"/>
          <w:szCs w:val="22"/>
        </w:rPr>
        <w:tab/>
      </w:r>
      <w:r w:rsidRPr="00815B7C">
        <w:rPr>
          <w:rStyle w:val="Hyperlink"/>
          <w:noProof/>
        </w:rPr>
        <w:t>Pregnancy and Exposure During Breastfeeding</w:t>
      </w:r>
      <w:r>
        <w:rPr>
          <w:noProof/>
          <w:webHidden/>
        </w:rPr>
        <w:tab/>
      </w:r>
      <w:del w:id="801" w:author="Powell, Deana" w:date="2023-10-19T15:28:00Z">
        <w:r w:rsidR="004173BC">
          <w:rPr>
            <w:noProof/>
          </w:rPr>
          <w:delText>110</w:delText>
        </w:r>
      </w:del>
      <w:ins w:id="802" w:author="Powell, Deana" w:date="2023-10-19T15:28:00Z">
        <w:r>
          <w:rPr>
            <w:noProof/>
            <w:webHidden/>
          </w:rPr>
          <w:t>129</w:t>
        </w:r>
      </w:ins>
    </w:p>
    <w:p w14:paraId="0D5A10EC" w14:textId="1A486C45" w:rsidR="00815B7C" w:rsidRDefault="00815B7C">
      <w:pPr>
        <w:pStyle w:val="TOC3"/>
        <w:rPr>
          <w:rFonts w:asciiTheme="minorHAnsi" w:eastAsiaTheme="minorEastAsia" w:hAnsiTheme="minorHAnsi" w:cstheme="minorBidi"/>
          <w:noProof/>
          <w:sz w:val="22"/>
          <w:szCs w:val="22"/>
        </w:rPr>
      </w:pPr>
      <w:r w:rsidRPr="00815B7C">
        <w:rPr>
          <w:rStyle w:val="Hyperlink"/>
          <w:noProof/>
        </w:rPr>
        <w:t>8.4.6</w:t>
      </w:r>
      <w:r>
        <w:rPr>
          <w:rFonts w:asciiTheme="minorHAnsi" w:eastAsiaTheme="minorEastAsia" w:hAnsiTheme="minorHAnsi" w:cstheme="minorBidi"/>
          <w:noProof/>
          <w:sz w:val="22"/>
          <w:szCs w:val="22"/>
        </w:rPr>
        <w:tab/>
      </w:r>
      <w:r w:rsidRPr="00815B7C">
        <w:rPr>
          <w:rStyle w:val="Hyperlink"/>
          <w:noProof/>
        </w:rPr>
        <w:t>Disease-related Events and/or Disease-related Outcomes Not Qualifying as AEs or SAEs</w:t>
      </w:r>
      <w:r>
        <w:rPr>
          <w:noProof/>
          <w:webHidden/>
        </w:rPr>
        <w:tab/>
      </w:r>
      <w:del w:id="803" w:author="Powell, Deana" w:date="2023-10-19T15:28:00Z">
        <w:r w:rsidR="004173BC">
          <w:rPr>
            <w:noProof/>
          </w:rPr>
          <w:delText>110</w:delText>
        </w:r>
      </w:del>
      <w:ins w:id="804" w:author="Powell, Deana" w:date="2023-10-19T15:28:00Z">
        <w:r>
          <w:rPr>
            <w:noProof/>
            <w:webHidden/>
          </w:rPr>
          <w:t>130</w:t>
        </w:r>
      </w:ins>
    </w:p>
    <w:p w14:paraId="5347F6A4" w14:textId="676E50A8" w:rsidR="00815B7C" w:rsidRDefault="00815B7C">
      <w:pPr>
        <w:pStyle w:val="TOC3"/>
        <w:rPr>
          <w:rFonts w:asciiTheme="minorHAnsi" w:eastAsiaTheme="minorEastAsia" w:hAnsiTheme="minorHAnsi" w:cstheme="minorBidi"/>
          <w:noProof/>
          <w:sz w:val="22"/>
          <w:szCs w:val="22"/>
        </w:rPr>
      </w:pPr>
      <w:r w:rsidRPr="00815B7C">
        <w:rPr>
          <w:rStyle w:val="Hyperlink"/>
          <w:noProof/>
        </w:rPr>
        <w:t>8.4.7</w:t>
      </w:r>
      <w:r>
        <w:rPr>
          <w:rFonts w:asciiTheme="minorHAnsi" w:eastAsiaTheme="minorEastAsia" w:hAnsiTheme="minorHAnsi" w:cstheme="minorBidi"/>
          <w:noProof/>
          <w:sz w:val="22"/>
          <w:szCs w:val="22"/>
        </w:rPr>
        <w:tab/>
      </w:r>
      <w:r w:rsidRPr="00815B7C">
        <w:rPr>
          <w:rStyle w:val="Hyperlink"/>
          <w:noProof/>
        </w:rPr>
        <w:t>Events of Clinical Interest</w:t>
      </w:r>
      <w:r>
        <w:rPr>
          <w:noProof/>
          <w:webHidden/>
        </w:rPr>
        <w:tab/>
      </w:r>
      <w:del w:id="805" w:author="Powell, Deana" w:date="2023-10-19T15:28:00Z">
        <w:r w:rsidR="004173BC">
          <w:rPr>
            <w:noProof/>
          </w:rPr>
          <w:delText>110</w:delText>
        </w:r>
      </w:del>
      <w:ins w:id="806" w:author="Powell, Deana" w:date="2023-10-19T15:28:00Z">
        <w:r>
          <w:rPr>
            <w:noProof/>
            <w:webHidden/>
          </w:rPr>
          <w:t>130</w:t>
        </w:r>
      </w:ins>
    </w:p>
    <w:p w14:paraId="0ACDC14E" w14:textId="0E1922B6" w:rsidR="00815B7C" w:rsidRDefault="00815B7C">
      <w:pPr>
        <w:pStyle w:val="TOC2"/>
        <w:rPr>
          <w:rFonts w:asciiTheme="minorHAnsi" w:eastAsiaTheme="minorEastAsia" w:hAnsiTheme="minorHAnsi" w:cstheme="minorBidi"/>
          <w:b w:val="0"/>
          <w:noProof/>
          <w:sz w:val="22"/>
          <w:szCs w:val="22"/>
        </w:rPr>
      </w:pPr>
      <w:r w:rsidRPr="00815B7C">
        <w:rPr>
          <w:rStyle w:val="Hyperlink"/>
          <w:noProof/>
        </w:rPr>
        <w:t>8.5</w:t>
      </w:r>
      <w:r>
        <w:rPr>
          <w:rFonts w:asciiTheme="minorHAnsi" w:eastAsiaTheme="minorEastAsia" w:hAnsiTheme="minorHAnsi" w:cstheme="minorBidi"/>
          <w:b w:val="0"/>
          <w:noProof/>
          <w:sz w:val="22"/>
          <w:szCs w:val="22"/>
        </w:rPr>
        <w:tab/>
      </w:r>
      <w:r w:rsidRPr="00815B7C">
        <w:rPr>
          <w:rStyle w:val="Hyperlink"/>
          <w:noProof/>
        </w:rPr>
        <w:t>Treatment of Overdose</w:t>
      </w:r>
      <w:r>
        <w:rPr>
          <w:noProof/>
          <w:webHidden/>
        </w:rPr>
        <w:tab/>
      </w:r>
      <w:del w:id="807" w:author="Powell, Deana" w:date="2023-10-19T15:28:00Z">
        <w:r w:rsidR="004173BC">
          <w:rPr>
            <w:noProof/>
          </w:rPr>
          <w:delText>111</w:delText>
        </w:r>
      </w:del>
      <w:ins w:id="808" w:author="Powell, Deana" w:date="2023-10-19T15:28:00Z">
        <w:r>
          <w:rPr>
            <w:noProof/>
            <w:webHidden/>
          </w:rPr>
          <w:t>130</w:t>
        </w:r>
      </w:ins>
    </w:p>
    <w:p w14:paraId="127D8B01" w14:textId="7555663F" w:rsidR="00815B7C" w:rsidRDefault="00815B7C">
      <w:pPr>
        <w:pStyle w:val="TOC2"/>
        <w:rPr>
          <w:rFonts w:asciiTheme="minorHAnsi" w:eastAsiaTheme="minorEastAsia" w:hAnsiTheme="minorHAnsi" w:cstheme="minorBidi"/>
          <w:b w:val="0"/>
          <w:noProof/>
          <w:sz w:val="22"/>
          <w:szCs w:val="22"/>
        </w:rPr>
      </w:pPr>
      <w:r w:rsidRPr="00815B7C">
        <w:rPr>
          <w:rStyle w:val="Hyperlink"/>
          <w:noProof/>
        </w:rPr>
        <w:t>8.6</w:t>
      </w:r>
      <w:r>
        <w:rPr>
          <w:rFonts w:asciiTheme="minorHAnsi" w:eastAsiaTheme="minorEastAsia" w:hAnsiTheme="minorHAnsi" w:cstheme="minorBidi"/>
          <w:b w:val="0"/>
          <w:noProof/>
          <w:sz w:val="22"/>
          <w:szCs w:val="22"/>
        </w:rPr>
        <w:tab/>
      </w:r>
      <w:r w:rsidRPr="00815B7C">
        <w:rPr>
          <w:rStyle w:val="Hyperlink"/>
          <w:noProof/>
        </w:rPr>
        <w:t>Pharmacokinetics</w:t>
      </w:r>
      <w:r>
        <w:rPr>
          <w:noProof/>
          <w:webHidden/>
        </w:rPr>
        <w:tab/>
      </w:r>
      <w:del w:id="809" w:author="Powell, Deana" w:date="2023-10-19T15:28:00Z">
        <w:r w:rsidR="004173BC">
          <w:rPr>
            <w:noProof/>
          </w:rPr>
          <w:delText>111</w:delText>
        </w:r>
      </w:del>
      <w:ins w:id="810" w:author="Powell, Deana" w:date="2023-10-19T15:28:00Z">
        <w:r>
          <w:rPr>
            <w:noProof/>
            <w:webHidden/>
          </w:rPr>
          <w:t>131</w:t>
        </w:r>
      </w:ins>
    </w:p>
    <w:p w14:paraId="754A6BA5" w14:textId="68407FB0" w:rsidR="00815B7C" w:rsidRDefault="00815B7C">
      <w:pPr>
        <w:pStyle w:val="TOC2"/>
        <w:rPr>
          <w:rFonts w:asciiTheme="minorHAnsi" w:eastAsiaTheme="minorEastAsia" w:hAnsiTheme="minorHAnsi" w:cstheme="minorBidi"/>
          <w:b w:val="0"/>
          <w:noProof/>
          <w:sz w:val="22"/>
          <w:szCs w:val="22"/>
        </w:rPr>
      </w:pPr>
      <w:r w:rsidRPr="00815B7C">
        <w:rPr>
          <w:rStyle w:val="Hyperlink"/>
          <w:noProof/>
        </w:rPr>
        <w:t>8.7</w:t>
      </w:r>
      <w:r>
        <w:rPr>
          <w:rFonts w:asciiTheme="minorHAnsi" w:eastAsiaTheme="minorEastAsia" w:hAnsiTheme="minorHAnsi" w:cstheme="minorBidi"/>
          <w:b w:val="0"/>
          <w:noProof/>
          <w:sz w:val="22"/>
          <w:szCs w:val="22"/>
        </w:rPr>
        <w:tab/>
      </w:r>
      <w:r w:rsidRPr="00815B7C">
        <w:rPr>
          <w:rStyle w:val="Hyperlink"/>
          <w:noProof/>
        </w:rPr>
        <w:t>Pharmacodynamics</w:t>
      </w:r>
      <w:r>
        <w:rPr>
          <w:noProof/>
          <w:webHidden/>
        </w:rPr>
        <w:tab/>
      </w:r>
      <w:del w:id="811" w:author="Powell, Deana" w:date="2023-10-19T15:28:00Z">
        <w:r w:rsidR="004173BC">
          <w:rPr>
            <w:noProof/>
          </w:rPr>
          <w:delText>112</w:delText>
        </w:r>
      </w:del>
      <w:ins w:id="812" w:author="Powell, Deana" w:date="2023-10-19T15:28:00Z">
        <w:r>
          <w:rPr>
            <w:noProof/>
            <w:webHidden/>
          </w:rPr>
          <w:t>131</w:t>
        </w:r>
      </w:ins>
    </w:p>
    <w:p w14:paraId="43108151" w14:textId="0D6F6612" w:rsidR="00815B7C" w:rsidRDefault="00815B7C">
      <w:pPr>
        <w:pStyle w:val="TOC2"/>
        <w:rPr>
          <w:rFonts w:asciiTheme="minorHAnsi" w:eastAsiaTheme="minorEastAsia" w:hAnsiTheme="minorHAnsi" w:cstheme="minorBidi"/>
          <w:b w:val="0"/>
          <w:noProof/>
          <w:sz w:val="22"/>
          <w:szCs w:val="22"/>
        </w:rPr>
      </w:pPr>
      <w:r w:rsidRPr="00815B7C">
        <w:rPr>
          <w:rStyle w:val="Hyperlink"/>
          <w:noProof/>
        </w:rPr>
        <w:t>8.8</w:t>
      </w:r>
      <w:r>
        <w:rPr>
          <w:rFonts w:asciiTheme="minorHAnsi" w:eastAsiaTheme="minorEastAsia" w:hAnsiTheme="minorHAnsi" w:cstheme="minorBidi"/>
          <w:b w:val="0"/>
          <w:noProof/>
          <w:sz w:val="22"/>
          <w:szCs w:val="22"/>
        </w:rPr>
        <w:tab/>
      </w:r>
      <w:r w:rsidRPr="00815B7C">
        <w:rPr>
          <w:rStyle w:val="Hyperlink"/>
          <w:noProof/>
        </w:rPr>
        <w:t>Biomarkers</w:t>
      </w:r>
      <w:r>
        <w:rPr>
          <w:noProof/>
          <w:webHidden/>
        </w:rPr>
        <w:tab/>
      </w:r>
      <w:del w:id="813" w:author="Powell, Deana" w:date="2023-10-19T15:28:00Z">
        <w:r w:rsidR="004173BC">
          <w:rPr>
            <w:noProof/>
          </w:rPr>
          <w:delText>112</w:delText>
        </w:r>
      </w:del>
      <w:ins w:id="814" w:author="Powell, Deana" w:date="2023-10-19T15:28:00Z">
        <w:r>
          <w:rPr>
            <w:noProof/>
            <w:webHidden/>
          </w:rPr>
          <w:t>131</w:t>
        </w:r>
      </w:ins>
    </w:p>
    <w:p w14:paraId="6B3DDB50" w14:textId="05AB7FEF" w:rsidR="00815B7C" w:rsidRDefault="00815B7C">
      <w:pPr>
        <w:pStyle w:val="TOC3"/>
        <w:rPr>
          <w:rFonts w:asciiTheme="minorHAnsi" w:eastAsiaTheme="minorEastAsia" w:hAnsiTheme="minorHAnsi" w:cstheme="minorBidi"/>
          <w:noProof/>
          <w:sz w:val="22"/>
          <w:szCs w:val="22"/>
        </w:rPr>
      </w:pPr>
      <w:r w:rsidRPr="00815B7C">
        <w:rPr>
          <w:rStyle w:val="Hyperlink"/>
          <w:noProof/>
        </w:rPr>
        <w:t>8.8.1</w:t>
      </w:r>
      <w:r>
        <w:rPr>
          <w:rFonts w:asciiTheme="minorHAnsi" w:eastAsiaTheme="minorEastAsia" w:hAnsiTheme="minorHAnsi" w:cstheme="minorBidi"/>
          <w:noProof/>
          <w:sz w:val="22"/>
          <w:szCs w:val="22"/>
        </w:rPr>
        <w:tab/>
      </w:r>
      <w:r w:rsidRPr="00815B7C">
        <w:rPr>
          <w:rStyle w:val="Hyperlink"/>
          <w:noProof/>
        </w:rPr>
        <w:t>Planned Genetic Analysis Sample Collection</w:t>
      </w:r>
      <w:r>
        <w:rPr>
          <w:noProof/>
          <w:webHidden/>
        </w:rPr>
        <w:tab/>
      </w:r>
      <w:del w:id="815" w:author="Powell, Deana" w:date="2023-10-19T15:28:00Z">
        <w:r w:rsidR="004173BC">
          <w:rPr>
            <w:noProof/>
          </w:rPr>
          <w:delText>112</w:delText>
        </w:r>
      </w:del>
      <w:ins w:id="816" w:author="Powell, Deana" w:date="2023-10-19T15:28:00Z">
        <w:r>
          <w:rPr>
            <w:noProof/>
            <w:webHidden/>
          </w:rPr>
          <w:t>132</w:t>
        </w:r>
      </w:ins>
    </w:p>
    <w:p w14:paraId="3F137291" w14:textId="1F579A91" w:rsidR="00815B7C" w:rsidRDefault="004F6B15">
      <w:pPr>
        <w:pStyle w:val="TOC2"/>
        <w:rPr>
          <w:ins w:id="817" w:author="Powell, Deana" w:date="2023-10-19T15:28:00Z"/>
          <w:rFonts w:asciiTheme="minorHAnsi" w:eastAsiaTheme="minorEastAsia" w:hAnsiTheme="minorHAnsi" w:cstheme="minorBidi"/>
          <w:b w:val="0"/>
          <w:noProof/>
          <w:sz w:val="22"/>
          <w:szCs w:val="22"/>
        </w:rPr>
      </w:pPr>
      <w:del w:id="818" w:author="Powell, Deana" w:date="2023-10-19T15:28:00Z">
        <w:r w:rsidRPr="00FB25BD">
          <w:rPr>
            <w:noProof/>
          </w:rPr>
          <w:delText>8.9</w:delText>
        </w:r>
      </w:del>
      <w:ins w:id="819" w:author="Powell, Deana" w:date="2023-10-19T15:28:00Z">
        <w:r w:rsidR="00815B7C" w:rsidRPr="00815B7C">
          <w:rPr>
            <w:rStyle w:val="Hyperlink"/>
            <w:noProof/>
          </w:rPr>
          <w:t>8.9</w:t>
        </w:r>
        <w:r w:rsidR="00815B7C">
          <w:rPr>
            <w:rFonts w:asciiTheme="minorHAnsi" w:eastAsiaTheme="minorEastAsia" w:hAnsiTheme="minorHAnsi" w:cstheme="minorBidi"/>
            <w:b w:val="0"/>
            <w:noProof/>
            <w:sz w:val="22"/>
            <w:szCs w:val="22"/>
          </w:rPr>
          <w:tab/>
        </w:r>
        <w:r w:rsidR="00815B7C" w:rsidRPr="00815B7C">
          <w:rPr>
            <w:rStyle w:val="Hyperlink"/>
            <w:noProof/>
          </w:rPr>
          <w:t>Future Biomedical Research Sample Collection</w:t>
        </w:r>
        <w:r w:rsidR="00815B7C">
          <w:rPr>
            <w:noProof/>
            <w:webHidden/>
          </w:rPr>
          <w:tab/>
          <w:t>132</w:t>
        </w:r>
      </w:ins>
    </w:p>
    <w:p w14:paraId="681EEABB" w14:textId="7ED15CA0" w:rsidR="00815B7C" w:rsidRDefault="00815B7C">
      <w:pPr>
        <w:pStyle w:val="TOC2"/>
        <w:rPr>
          <w:rFonts w:asciiTheme="minorHAnsi" w:eastAsiaTheme="minorEastAsia" w:hAnsiTheme="minorHAnsi" w:cstheme="minorBidi"/>
          <w:b w:val="0"/>
          <w:noProof/>
          <w:sz w:val="22"/>
          <w:szCs w:val="22"/>
        </w:rPr>
      </w:pPr>
      <w:ins w:id="820" w:author="Powell, Deana" w:date="2023-10-19T15:28:00Z">
        <w:r w:rsidRPr="00815B7C">
          <w:rPr>
            <w:rStyle w:val="Hyperlink"/>
            <w:noProof/>
          </w:rPr>
          <w:t>8.10</w:t>
        </w:r>
      </w:ins>
      <w:r>
        <w:rPr>
          <w:rFonts w:asciiTheme="minorHAnsi" w:eastAsiaTheme="minorEastAsia" w:hAnsiTheme="minorHAnsi" w:cstheme="minorBidi"/>
          <w:b w:val="0"/>
          <w:noProof/>
          <w:sz w:val="22"/>
          <w:szCs w:val="22"/>
        </w:rPr>
        <w:tab/>
      </w:r>
      <w:r w:rsidRPr="00815B7C">
        <w:rPr>
          <w:rStyle w:val="Hyperlink"/>
          <w:noProof/>
        </w:rPr>
        <w:t>Medical Resource Utilization and Health Economics</w:t>
      </w:r>
      <w:r>
        <w:rPr>
          <w:noProof/>
          <w:webHidden/>
        </w:rPr>
        <w:tab/>
      </w:r>
      <w:del w:id="821" w:author="Powell, Deana" w:date="2023-10-19T15:28:00Z">
        <w:r w:rsidR="004173BC">
          <w:rPr>
            <w:noProof/>
          </w:rPr>
          <w:delText>112</w:delText>
        </w:r>
      </w:del>
      <w:ins w:id="822" w:author="Powell, Deana" w:date="2023-10-19T15:28:00Z">
        <w:r>
          <w:rPr>
            <w:noProof/>
            <w:webHidden/>
          </w:rPr>
          <w:t>132</w:t>
        </w:r>
      </w:ins>
    </w:p>
    <w:p w14:paraId="052001C5" w14:textId="3D6165B6" w:rsidR="00815B7C" w:rsidRDefault="00815B7C">
      <w:pPr>
        <w:pStyle w:val="TOC2"/>
        <w:rPr>
          <w:rFonts w:asciiTheme="minorHAnsi" w:eastAsiaTheme="minorEastAsia" w:hAnsiTheme="minorHAnsi" w:cstheme="minorBidi"/>
          <w:b w:val="0"/>
          <w:noProof/>
          <w:sz w:val="22"/>
          <w:szCs w:val="22"/>
        </w:rPr>
      </w:pPr>
      <w:r w:rsidRPr="00815B7C">
        <w:rPr>
          <w:rStyle w:val="Hyperlink"/>
          <w:noProof/>
        </w:rPr>
        <w:t>8.</w:t>
      </w:r>
      <w:del w:id="823" w:author="Powell, Deana" w:date="2023-10-19T15:28:00Z">
        <w:r w:rsidR="004F6B15" w:rsidRPr="00FB25BD">
          <w:rPr>
            <w:noProof/>
          </w:rPr>
          <w:delText>10</w:delText>
        </w:r>
      </w:del>
      <w:ins w:id="824" w:author="Powell, Deana" w:date="2023-10-19T15:28:00Z">
        <w:r w:rsidRPr="00815B7C">
          <w:rPr>
            <w:rStyle w:val="Hyperlink"/>
            <w:noProof/>
          </w:rPr>
          <w:t>11</w:t>
        </w:r>
      </w:ins>
      <w:r>
        <w:rPr>
          <w:rFonts w:asciiTheme="minorHAnsi" w:eastAsiaTheme="minorEastAsia" w:hAnsiTheme="minorHAnsi" w:cstheme="minorBidi"/>
          <w:b w:val="0"/>
          <w:noProof/>
          <w:sz w:val="22"/>
          <w:szCs w:val="22"/>
        </w:rPr>
        <w:tab/>
      </w:r>
      <w:r w:rsidRPr="00815B7C">
        <w:rPr>
          <w:rStyle w:val="Hyperlink"/>
          <w:noProof/>
        </w:rPr>
        <w:t>Visit Requirements</w:t>
      </w:r>
      <w:r>
        <w:rPr>
          <w:noProof/>
          <w:webHidden/>
        </w:rPr>
        <w:tab/>
      </w:r>
      <w:del w:id="825" w:author="Powell, Deana" w:date="2023-10-19T15:28:00Z">
        <w:r w:rsidR="004173BC">
          <w:rPr>
            <w:noProof/>
          </w:rPr>
          <w:delText>112</w:delText>
        </w:r>
      </w:del>
      <w:ins w:id="826" w:author="Powell, Deana" w:date="2023-10-19T15:28:00Z">
        <w:r>
          <w:rPr>
            <w:noProof/>
            <w:webHidden/>
          </w:rPr>
          <w:t>132</w:t>
        </w:r>
      </w:ins>
    </w:p>
    <w:p w14:paraId="37F0A361" w14:textId="5E125F16" w:rsidR="00815B7C" w:rsidRDefault="00815B7C">
      <w:pPr>
        <w:pStyle w:val="TOC3"/>
        <w:rPr>
          <w:rFonts w:asciiTheme="minorHAnsi" w:eastAsiaTheme="minorEastAsia" w:hAnsiTheme="minorHAnsi" w:cstheme="minorBidi"/>
          <w:noProof/>
          <w:sz w:val="22"/>
          <w:szCs w:val="22"/>
        </w:rPr>
      </w:pPr>
      <w:r w:rsidRPr="00815B7C">
        <w:rPr>
          <w:rStyle w:val="Hyperlink"/>
          <w:noProof/>
        </w:rPr>
        <w:t>8.</w:t>
      </w:r>
      <w:del w:id="827" w:author="Powell, Deana" w:date="2023-10-19T15:28:00Z">
        <w:r w:rsidR="004F6B15" w:rsidRPr="00FB25BD">
          <w:rPr>
            <w:noProof/>
          </w:rPr>
          <w:delText>10</w:delText>
        </w:r>
      </w:del>
      <w:ins w:id="828" w:author="Powell, Deana" w:date="2023-10-19T15:28:00Z">
        <w:r w:rsidRPr="00815B7C">
          <w:rPr>
            <w:rStyle w:val="Hyperlink"/>
            <w:noProof/>
          </w:rPr>
          <w:t>11</w:t>
        </w:r>
      </w:ins>
      <w:r w:rsidRPr="00815B7C">
        <w:rPr>
          <w:rStyle w:val="Hyperlink"/>
          <w:noProof/>
        </w:rPr>
        <w:t>.1</w:t>
      </w:r>
      <w:r>
        <w:rPr>
          <w:rFonts w:asciiTheme="minorHAnsi" w:eastAsiaTheme="minorEastAsia" w:hAnsiTheme="minorHAnsi" w:cstheme="minorBidi"/>
          <w:noProof/>
          <w:sz w:val="22"/>
          <w:szCs w:val="22"/>
        </w:rPr>
        <w:tab/>
      </w:r>
      <w:r w:rsidRPr="00815B7C">
        <w:rPr>
          <w:rStyle w:val="Hyperlink"/>
          <w:noProof/>
        </w:rPr>
        <w:t>Screening</w:t>
      </w:r>
      <w:r>
        <w:rPr>
          <w:noProof/>
          <w:webHidden/>
        </w:rPr>
        <w:tab/>
      </w:r>
      <w:del w:id="829" w:author="Powell, Deana" w:date="2023-10-19T15:28:00Z">
        <w:r w:rsidR="004173BC">
          <w:rPr>
            <w:noProof/>
          </w:rPr>
          <w:delText>113</w:delText>
        </w:r>
      </w:del>
      <w:ins w:id="830" w:author="Powell, Deana" w:date="2023-10-19T15:28:00Z">
        <w:r>
          <w:rPr>
            <w:noProof/>
            <w:webHidden/>
          </w:rPr>
          <w:t>132</w:t>
        </w:r>
      </w:ins>
    </w:p>
    <w:p w14:paraId="25B89EA6" w14:textId="2279AC2A" w:rsidR="00815B7C" w:rsidRDefault="00815B7C">
      <w:pPr>
        <w:pStyle w:val="TOC3"/>
        <w:rPr>
          <w:rFonts w:asciiTheme="minorHAnsi" w:eastAsiaTheme="minorEastAsia" w:hAnsiTheme="minorHAnsi" w:cstheme="minorBidi"/>
          <w:noProof/>
          <w:sz w:val="22"/>
          <w:szCs w:val="22"/>
        </w:rPr>
      </w:pPr>
      <w:r w:rsidRPr="00815B7C">
        <w:rPr>
          <w:rStyle w:val="Hyperlink"/>
          <w:noProof/>
        </w:rPr>
        <w:t>8.</w:t>
      </w:r>
      <w:del w:id="831" w:author="Powell, Deana" w:date="2023-10-19T15:28:00Z">
        <w:r w:rsidR="004F6B15" w:rsidRPr="00FB25BD">
          <w:rPr>
            <w:noProof/>
          </w:rPr>
          <w:delText>10</w:delText>
        </w:r>
      </w:del>
      <w:ins w:id="832" w:author="Powell, Deana" w:date="2023-10-19T15:28:00Z">
        <w:r w:rsidRPr="00815B7C">
          <w:rPr>
            <w:rStyle w:val="Hyperlink"/>
            <w:noProof/>
          </w:rPr>
          <w:t>11</w:t>
        </w:r>
      </w:ins>
      <w:r w:rsidRPr="00815B7C">
        <w:rPr>
          <w:rStyle w:val="Hyperlink"/>
          <w:noProof/>
        </w:rPr>
        <w:t>.2</w:t>
      </w:r>
      <w:r>
        <w:rPr>
          <w:rFonts w:asciiTheme="minorHAnsi" w:eastAsiaTheme="minorEastAsia" w:hAnsiTheme="minorHAnsi" w:cstheme="minorBidi"/>
          <w:noProof/>
          <w:sz w:val="22"/>
          <w:szCs w:val="22"/>
        </w:rPr>
        <w:tab/>
      </w:r>
      <w:r w:rsidRPr="00815B7C">
        <w:rPr>
          <w:rStyle w:val="Hyperlink"/>
          <w:noProof/>
        </w:rPr>
        <w:t>Initial Treatment Phase</w:t>
      </w:r>
      <w:r>
        <w:rPr>
          <w:noProof/>
          <w:webHidden/>
        </w:rPr>
        <w:tab/>
      </w:r>
      <w:del w:id="833" w:author="Powell, Deana" w:date="2023-10-19T15:28:00Z">
        <w:r w:rsidR="004173BC">
          <w:rPr>
            <w:noProof/>
          </w:rPr>
          <w:delText>113</w:delText>
        </w:r>
      </w:del>
      <w:ins w:id="834" w:author="Powell, Deana" w:date="2023-10-19T15:28:00Z">
        <w:r>
          <w:rPr>
            <w:noProof/>
            <w:webHidden/>
          </w:rPr>
          <w:t>132</w:t>
        </w:r>
      </w:ins>
    </w:p>
    <w:p w14:paraId="36AB1B0D" w14:textId="12860A99" w:rsidR="00815B7C" w:rsidRDefault="00815B7C">
      <w:pPr>
        <w:pStyle w:val="TOC4"/>
        <w:rPr>
          <w:rFonts w:asciiTheme="minorHAnsi" w:eastAsiaTheme="minorEastAsia" w:hAnsiTheme="minorHAnsi" w:cstheme="minorBidi"/>
          <w:noProof/>
          <w:sz w:val="22"/>
          <w:szCs w:val="22"/>
        </w:rPr>
      </w:pPr>
      <w:r w:rsidRPr="00815B7C">
        <w:rPr>
          <w:rStyle w:val="Hyperlink"/>
          <w:noProof/>
        </w:rPr>
        <w:t>8.</w:t>
      </w:r>
      <w:del w:id="835" w:author="Powell, Deana" w:date="2023-10-19T15:28:00Z">
        <w:r w:rsidR="004F6B15" w:rsidRPr="00FB25BD">
          <w:rPr>
            <w:noProof/>
            <w14:scene3d>
              <w14:camera w14:prst="orthographicFront"/>
              <w14:lightRig w14:rig="threePt" w14:dir="t">
                <w14:rot w14:lat="0" w14:lon="0" w14:rev="0"/>
              </w14:lightRig>
            </w14:scene3d>
          </w:rPr>
          <w:delText>10</w:delText>
        </w:r>
      </w:del>
      <w:ins w:id="836" w:author="Powell, Deana" w:date="2023-10-19T15:28:00Z">
        <w:r w:rsidRPr="00815B7C">
          <w:rPr>
            <w:rStyle w:val="Hyperlink"/>
            <w:noProof/>
          </w:rPr>
          <w:t>11</w:t>
        </w:r>
      </w:ins>
      <w:r w:rsidRPr="00815B7C">
        <w:rPr>
          <w:rStyle w:val="Hyperlink"/>
          <w:noProof/>
        </w:rPr>
        <w:t>.2.1</w:t>
      </w:r>
      <w:r>
        <w:rPr>
          <w:rFonts w:asciiTheme="minorHAnsi" w:eastAsiaTheme="minorEastAsia" w:hAnsiTheme="minorHAnsi" w:cstheme="minorBidi"/>
          <w:noProof/>
          <w:sz w:val="22"/>
          <w:szCs w:val="22"/>
        </w:rPr>
        <w:tab/>
      </w:r>
      <w:r w:rsidRPr="00815B7C">
        <w:rPr>
          <w:rStyle w:val="Hyperlink"/>
          <w:noProof/>
        </w:rPr>
        <w:t xml:space="preserve">Telephone </w:t>
      </w:r>
      <w:ins w:id="837" w:author="Powell, Deana" w:date="2023-10-19T15:28:00Z">
        <w:r w:rsidRPr="00815B7C">
          <w:rPr>
            <w:rStyle w:val="Hyperlink"/>
            <w:noProof/>
          </w:rPr>
          <w:t xml:space="preserve">or </w:t>
        </w:r>
      </w:ins>
      <w:r w:rsidRPr="00815B7C">
        <w:rPr>
          <w:rStyle w:val="Hyperlink"/>
          <w:noProof/>
        </w:rPr>
        <w:t xml:space="preserve">Contact </w:t>
      </w:r>
      <w:del w:id="838" w:author="Powell, Deana" w:date="2023-10-19T15:28:00Z">
        <w:r w:rsidR="004F6B15">
          <w:rPr>
            <w:noProof/>
          </w:rPr>
          <w:delText xml:space="preserve">or </w:delText>
        </w:r>
      </w:del>
      <w:r w:rsidRPr="00815B7C">
        <w:rPr>
          <w:rStyle w:val="Hyperlink"/>
          <w:noProof/>
        </w:rPr>
        <w:t>Visit</w:t>
      </w:r>
      <w:r>
        <w:rPr>
          <w:noProof/>
          <w:webHidden/>
        </w:rPr>
        <w:tab/>
      </w:r>
      <w:del w:id="839" w:author="Powell, Deana" w:date="2023-10-19T15:28:00Z">
        <w:r w:rsidR="004173BC">
          <w:rPr>
            <w:noProof/>
          </w:rPr>
          <w:delText>113</w:delText>
        </w:r>
      </w:del>
      <w:ins w:id="840" w:author="Powell, Deana" w:date="2023-10-19T15:28:00Z">
        <w:r>
          <w:rPr>
            <w:noProof/>
            <w:webHidden/>
          </w:rPr>
          <w:t>132</w:t>
        </w:r>
      </w:ins>
    </w:p>
    <w:p w14:paraId="5D3985E8" w14:textId="38AE864E" w:rsidR="00815B7C" w:rsidRDefault="00815B7C">
      <w:pPr>
        <w:pStyle w:val="TOC3"/>
        <w:rPr>
          <w:rFonts w:asciiTheme="minorHAnsi" w:eastAsiaTheme="minorEastAsia" w:hAnsiTheme="minorHAnsi" w:cstheme="minorBidi"/>
          <w:noProof/>
          <w:sz w:val="22"/>
          <w:szCs w:val="22"/>
        </w:rPr>
      </w:pPr>
      <w:r w:rsidRPr="00815B7C">
        <w:rPr>
          <w:rStyle w:val="Hyperlink"/>
          <w:noProof/>
        </w:rPr>
        <w:t>8.</w:t>
      </w:r>
      <w:del w:id="841" w:author="Powell, Deana" w:date="2023-10-19T15:28:00Z">
        <w:r w:rsidR="004F6B15" w:rsidRPr="00FB25BD">
          <w:rPr>
            <w:noProof/>
          </w:rPr>
          <w:delText>10</w:delText>
        </w:r>
      </w:del>
      <w:ins w:id="842" w:author="Powell, Deana" w:date="2023-10-19T15:28:00Z">
        <w:r w:rsidRPr="00815B7C">
          <w:rPr>
            <w:rStyle w:val="Hyperlink"/>
            <w:noProof/>
          </w:rPr>
          <w:t>11</w:t>
        </w:r>
      </w:ins>
      <w:r w:rsidRPr="00815B7C">
        <w:rPr>
          <w:rStyle w:val="Hyperlink"/>
          <w:noProof/>
        </w:rPr>
        <w:t>.3</w:t>
      </w:r>
      <w:r>
        <w:rPr>
          <w:rFonts w:asciiTheme="minorHAnsi" w:eastAsiaTheme="minorEastAsia" w:hAnsiTheme="minorHAnsi" w:cstheme="minorBidi"/>
          <w:noProof/>
          <w:sz w:val="22"/>
          <w:szCs w:val="22"/>
        </w:rPr>
        <w:tab/>
      </w:r>
      <w:r w:rsidRPr="00815B7C">
        <w:rPr>
          <w:rStyle w:val="Hyperlink"/>
          <w:noProof/>
        </w:rPr>
        <w:t>Second Course Treatment Phase</w:t>
      </w:r>
      <w:r>
        <w:rPr>
          <w:noProof/>
          <w:webHidden/>
        </w:rPr>
        <w:tab/>
      </w:r>
      <w:del w:id="843" w:author="Powell, Deana" w:date="2023-10-19T15:28:00Z">
        <w:r w:rsidR="004173BC">
          <w:rPr>
            <w:noProof/>
          </w:rPr>
          <w:delText>113</w:delText>
        </w:r>
      </w:del>
      <w:ins w:id="844" w:author="Powell, Deana" w:date="2023-10-19T15:28:00Z">
        <w:r>
          <w:rPr>
            <w:noProof/>
            <w:webHidden/>
          </w:rPr>
          <w:t>133</w:t>
        </w:r>
      </w:ins>
    </w:p>
    <w:p w14:paraId="02D2FA5D" w14:textId="2D230A06" w:rsidR="00815B7C" w:rsidRDefault="00815B7C">
      <w:pPr>
        <w:pStyle w:val="TOC3"/>
        <w:rPr>
          <w:rFonts w:asciiTheme="minorHAnsi" w:eastAsiaTheme="minorEastAsia" w:hAnsiTheme="minorHAnsi" w:cstheme="minorBidi"/>
          <w:noProof/>
          <w:sz w:val="22"/>
          <w:szCs w:val="22"/>
        </w:rPr>
      </w:pPr>
      <w:r w:rsidRPr="00815B7C">
        <w:rPr>
          <w:rStyle w:val="Hyperlink"/>
          <w:noProof/>
        </w:rPr>
        <w:t>8.</w:t>
      </w:r>
      <w:del w:id="845" w:author="Powell, Deana" w:date="2023-10-19T15:28:00Z">
        <w:r w:rsidR="004F6B15" w:rsidRPr="00FB25BD">
          <w:rPr>
            <w:noProof/>
          </w:rPr>
          <w:delText>10</w:delText>
        </w:r>
      </w:del>
      <w:ins w:id="846" w:author="Powell, Deana" w:date="2023-10-19T15:28:00Z">
        <w:r w:rsidRPr="00815B7C">
          <w:rPr>
            <w:rStyle w:val="Hyperlink"/>
            <w:noProof/>
          </w:rPr>
          <w:t>11</w:t>
        </w:r>
      </w:ins>
      <w:r w:rsidRPr="00815B7C">
        <w:rPr>
          <w:rStyle w:val="Hyperlink"/>
          <w:noProof/>
        </w:rPr>
        <w:t>.4</w:t>
      </w:r>
      <w:r>
        <w:rPr>
          <w:rFonts w:asciiTheme="minorHAnsi" w:eastAsiaTheme="minorEastAsia" w:hAnsiTheme="minorHAnsi" w:cstheme="minorBidi"/>
          <w:noProof/>
          <w:sz w:val="22"/>
          <w:szCs w:val="22"/>
        </w:rPr>
        <w:tab/>
      </w:r>
      <w:del w:id="847" w:author="Powell, Deana" w:date="2023-10-19T15:28:00Z">
        <w:r w:rsidR="004F6B15">
          <w:rPr>
            <w:noProof/>
          </w:rPr>
          <w:delText xml:space="preserve">Discontinued </w:delText>
        </w:r>
      </w:del>
      <w:r w:rsidRPr="00815B7C">
        <w:rPr>
          <w:rStyle w:val="Hyperlink"/>
          <w:noProof/>
        </w:rPr>
        <w:t xml:space="preserve">Participants </w:t>
      </w:r>
      <w:ins w:id="848" w:author="Powell, Deana" w:date="2023-10-19T15:28:00Z">
        <w:r w:rsidRPr="00815B7C">
          <w:rPr>
            <w:rStyle w:val="Hyperlink"/>
            <w:noProof/>
          </w:rPr>
          <w:t xml:space="preserve">Discontinued From Study Intervention but </w:t>
        </w:r>
      </w:ins>
      <w:r w:rsidRPr="00815B7C">
        <w:rPr>
          <w:rStyle w:val="Hyperlink"/>
          <w:noProof/>
        </w:rPr>
        <w:t>Continuing to be Monitored in the Study</w:t>
      </w:r>
      <w:r>
        <w:rPr>
          <w:noProof/>
          <w:webHidden/>
        </w:rPr>
        <w:tab/>
      </w:r>
      <w:del w:id="849" w:author="Powell, Deana" w:date="2023-10-19T15:28:00Z">
        <w:r w:rsidR="004173BC">
          <w:rPr>
            <w:noProof/>
          </w:rPr>
          <w:delText>113</w:delText>
        </w:r>
      </w:del>
      <w:ins w:id="850" w:author="Powell, Deana" w:date="2023-10-19T15:28:00Z">
        <w:r>
          <w:rPr>
            <w:noProof/>
            <w:webHidden/>
          </w:rPr>
          <w:t>133</w:t>
        </w:r>
      </w:ins>
    </w:p>
    <w:p w14:paraId="72DB7688" w14:textId="3A049E71" w:rsidR="00815B7C" w:rsidRDefault="00815B7C">
      <w:pPr>
        <w:pStyle w:val="TOC3"/>
        <w:rPr>
          <w:rFonts w:asciiTheme="minorHAnsi" w:eastAsiaTheme="minorEastAsia" w:hAnsiTheme="minorHAnsi" w:cstheme="minorBidi"/>
          <w:noProof/>
          <w:sz w:val="22"/>
          <w:szCs w:val="22"/>
        </w:rPr>
      </w:pPr>
      <w:r w:rsidRPr="00815B7C">
        <w:rPr>
          <w:rStyle w:val="Hyperlink"/>
          <w:noProof/>
        </w:rPr>
        <w:t>8.</w:t>
      </w:r>
      <w:del w:id="851" w:author="Powell, Deana" w:date="2023-10-19T15:28:00Z">
        <w:r w:rsidR="004F6B15" w:rsidRPr="00FB25BD">
          <w:rPr>
            <w:noProof/>
          </w:rPr>
          <w:delText>10</w:delText>
        </w:r>
      </w:del>
      <w:ins w:id="852" w:author="Powell, Deana" w:date="2023-10-19T15:28:00Z">
        <w:r w:rsidRPr="00815B7C">
          <w:rPr>
            <w:rStyle w:val="Hyperlink"/>
            <w:noProof/>
          </w:rPr>
          <w:t>11</w:t>
        </w:r>
      </w:ins>
      <w:r w:rsidRPr="00815B7C">
        <w:rPr>
          <w:rStyle w:val="Hyperlink"/>
          <w:noProof/>
        </w:rPr>
        <w:t>.5</w:t>
      </w:r>
      <w:r>
        <w:rPr>
          <w:rFonts w:asciiTheme="minorHAnsi" w:eastAsiaTheme="minorEastAsia" w:hAnsiTheme="minorHAnsi" w:cstheme="minorBidi"/>
          <w:noProof/>
          <w:sz w:val="22"/>
          <w:szCs w:val="22"/>
        </w:rPr>
        <w:tab/>
      </w:r>
      <w:r w:rsidRPr="00815B7C">
        <w:rPr>
          <w:rStyle w:val="Hyperlink"/>
          <w:noProof/>
        </w:rPr>
        <w:t xml:space="preserve">Posttreatment </w:t>
      </w:r>
      <w:del w:id="853" w:author="Powell, Deana" w:date="2023-10-19T15:28:00Z">
        <w:r w:rsidR="004F6B15">
          <w:rPr>
            <w:noProof/>
          </w:rPr>
          <w:delText>Visits</w:delText>
        </w:r>
        <w:r w:rsidR="004F6B15">
          <w:rPr>
            <w:noProof/>
          </w:rPr>
          <w:tab/>
        </w:r>
        <w:r w:rsidR="004173BC">
          <w:rPr>
            <w:noProof/>
          </w:rPr>
          <w:delText>114</w:delText>
        </w:r>
      </w:del>
      <w:ins w:id="854" w:author="Powell, Deana" w:date="2023-10-19T15:28:00Z">
        <w:r w:rsidRPr="00815B7C">
          <w:rPr>
            <w:rStyle w:val="Hyperlink"/>
            <w:noProof/>
          </w:rPr>
          <w:t>Visit</w:t>
        </w:r>
        <w:r>
          <w:rPr>
            <w:noProof/>
            <w:webHidden/>
          </w:rPr>
          <w:tab/>
          <w:t>133</w:t>
        </w:r>
      </w:ins>
    </w:p>
    <w:p w14:paraId="685F3AD0" w14:textId="3AC29DCF" w:rsidR="00815B7C" w:rsidRDefault="00815B7C">
      <w:pPr>
        <w:pStyle w:val="TOC4"/>
        <w:rPr>
          <w:rFonts w:asciiTheme="minorHAnsi" w:eastAsiaTheme="minorEastAsia" w:hAnsiTheme="minorHAnsi" w:cstheme="minorBidi"/>
          <w:noProof/>
          <w:sz w:val="22"/>
          <w:szCs w:val="22"/>
        </w:rPr>
      </w:pPr>
      <w:r w:rsidRPr="00815B7C">
        <w:rPr>
          <w:rStyle w:val="Hyperlink"/>
          <w:noProof/>
        </w:rPr>
        <w:t>8.</w:t>
      </w:r>
      <w:del w:id="855" w:author="Powell, Deana" w:date="2023-10-19T15:28:00Z">
        <w:r w:rsidR="004F6B15" w:rsidRPr="00FB25BD">
          <w:rPr>
            <w:noProof/>
            <w14:scene3d>
              <w14:camera w14:prst="orthographicFront"/>
              <w14:lightRig w14:rig="threePt" w14:dir="t">
                <w14:rot w14:lat="0" w14:lon="0" w14:rev="0"/>
              </w14:lightRig>
            </w14:scene3d>
          </w:rPr>
          <w:delText>10</w:delText>
        </w:r>
      </w:del>
      <w:ins w:id="856" w:author="Powell, Deana" w:date="2023-10-19T15:28:00Z">
        <w:r w:rsidRPr="00815B7C">
          <w:rPr>
            <w:rStyle w:val="Hyperlink"/>
            <w:noProof/>
          </w:rPr>
          <w:t>11</w:t>
        </w:r>
      </w:ins>
      <w:r w:rsidRPr="00815B7C">
        <w:rPr>
          <w:rStyle w:val="Hyperlink"/>
          <w:noProof/>
        </w:rPr>
        <w:t>.5.1</w:t>
      </w:r>
      <w:r>
        <w:rPr>
          <w:rFonts w:asciiTheme="minorHAnsi" w:eastAsiaTheme="minorEastAsia" w:hAnsiTheme="minorHAnsi" w:cstheme="minorBidi"/>
          <w:noProof/>
          <w:sz w:val="22"/>
          <w:szCs w:val="22"/>
        </w:rPr>
        <w:tab/>
      </w:r>
      <w:r w:rsidRPr="00815B7C">
        <w:rPr>
          <w:rStyle w:val="Hyperlink"/>
          <w:noProof/>
        </w:rPr>
        <w:t>Safety Follow-up Visit</w:t>
      </w:r>
      <w:r>
        <w:rPr>
          <w:noProof/>
          <w:webHidden/>
        </w:rPr>
        <w:tab/>
      </w:r>
      <w:del w:id="857" w:author="Powell, Deana" w:date="2023-10-19T15:28:00Z">
        <w:r w:rsidR="004173BC">
          <w:rPr>
            <w:noProof/>
          </w:rPr>
          <w:delText>114</w:delText>
        </w:r>
      </w:del>
      <w:ins w:id="858" w:author="Powell, Deana" w:date="2023-10-19T15:28:00Z">
        <w:r>
          <w:rPr>
            <w:noProof/>
            <w:webHidden/>
          </w:rPr>
          <w:t>133</w:t>
        </w:r>
      </w:ins>
    </w:p>
    <w:p w14:paraId="286034A0" w14:textId="6FA9667E" w:rsidR="00815B7C" w:rsidRDefault="00815B7C">
      <w:pPr>
        <w:pStyle w:val="TOC4"/>
        <w:rPr>
          <w:rFonts w:asciiTheme="minorHAnsi" w:eastAsiaTheme="minorEastAsia" w:hAnsiTheme="minorHAnsi" w:cstheme="minorBidi"/>
          <w:noProof/>
          <w:sz w:val="22"/>
          <w:szCs w:val="22"/>
        </w:rPr>
      </w:pPr>
      <w:r w:rsidRPr="00815B7C">
        <w:rPr>
          <w:rStyle w:val="Hyperlink"/>
          <w:noProof/>
        </w:rPr>
        <w:t>8.</w:t>
      </w:r>
      <w:del w:id="859" w:author="Powell, Deana" w:date="2023-10-19T15:28:00Z">
        <w:r w:rsidR="004F6B15" w:rsidRPr="00FB25BD">
          <w:rPr>
            <w:noProof/>
            <w14:scene3d>
              <w14:camera w14:prst="orthographicFront"/>
              <w14:lightRig w14:rig="threePt" w14:dir="t">
                <w14:rot w14:lat="0" w14:lon="0" w14:rev="0"/>
              </w14:lightRig>
            </w14:scene3d>
          </w:rPr>
          <w:delText>10</w:delText>
        </w:r>
      </w:del>
      <w:ins w:id="860" w:author="Powell, Deana" w:date="2023-10-19T15:28:00Z">
        <w:r w:rsidRPr="00815B7C">
          <w:rPr>
            <w:rStyle w:val="Hyperlink"/>
            <w:noProof/>
          </w:rPr>
          <w:t>11</w:t>
        </w:r>
      </w:ins>
      <w:r w:rsidRPr="00815B7C">
        <w:rPr>
          <w:rStyle w:val="Hyperlink"/>
          <w:noProof/>
        </w:rPr>
        <w:t>.5.2</w:t>
      </w:r>
      <w:r>
        <w:rPr>
          <w:rFonts w:asciiTheme="minorHAnsi" w:eastAsiaTheme="minorEastAsia" w:hAnsiTheme="minorHAnsi" w:cstheme="minorBidi"/>
          <w:noProof/>
          <w:sz w:val="22"/>
          <w:szCs w:val="22"/>
        </w:rPr>
        <w:tab/>
      </w:r>
      <w:r w:rsidRPr="00815B7C">
        <w:rPr>
          <w:rStyle w:val="Hyperlink"/>
          <w:noProof/>
        </w:rPr>
        <w:t>Efficacy Follow-up Visits</w:t>
      </w:r>
      <w:r>
        <w:rPr>
          <w:noProof/>
          <w:webHidden/>
        </w:rPr>
        <w:tab/>
      </w:r>
      <w:del w:id="861" w:author="Powell, Deana" w:date="2023-10-19T15:28:00Z">
        <w:r w:rsidR="004173BC">
          <w:rPr>
            <w:noProof/>
          </w:rPr>
          <w:delText>114</w:delText>
        </w:r>
      </w:del>
      <w:ins w:id="862" w:author="Powell, Deana" w:date="2023-10-19T15:28:00Z">
        <w:r>
          <w:rPr>
            <w:noProof/>
            <w:webHidden/>
          </w:rPr>
          <w:t>133</w:t>
        </w:r>
      </w:ins>
    </w:p>
    <w:p w14:paraId="0DCFA9A8" w14:textId="230F2CA4" w:rsidR="00815B7C" w:rsidRDefault="00815B7C">
      <w:pPr>
        <w:pStyle w:val="TOC4"/>
        <w:rPr>
          <w:rFonts w:asciiTheme="minorHAnsi" w:eastAsiaTheme="minorEastAsia" w:hAnsiTheme="minorHAnsi" w:cstheme="minorBidi"/>
          <w:noProof/>
          <w:sz w:val="22"/>
          <w:szCs w:val="22"/>
        </w:rPr>
      </w:pPr>
      <w:r w:rsidRPr="00815B7C">
        <w:rPr>
          <w:rStyle w:val="Hyperlink"/>
          <w:noProof/>
        </w:rPr>
        <w:lastRenderedPageBreak/>
        <w:t>8.</w:t>
      </w:r>
      <w:del w:id="863" w:author="Powell, Deana" w:date="2023-10-19T15:28:00Z">
        <w:r w:rsidR="004F6B15" w:rsidRPr="00FB25BD">
          <w:rPr>
            <w:noProof/>
            <w14:scene3d>
              <w14:camera w14:prst="orthographicFront"/>
              <w14:lightRig w14:rig="threePt" w14:dir="t">
                <w14:rot w14:lat="0" w14:lon="0" w14:rev="0"/>
              </w14:lightRig>
            </w14:scene3d>
          </w:rPr>
          <w:delText>10</w:delText>
        </w:r>
      </w:del>
      <w:ins w:id="864" w:author="Powell, Deana" w:date="2023-10-19T15:28:00Z">
        <w:r w:rsidRPr="00815B7C">
          <w:rPr>
            <w:rStyle w:val="Hyperlink"/>
            <w:noProof/>
          </w:rPr>
          <w:t>11</w:t>
        </w:r>
      </w:ins>
      <w:r w:rsidRPr="00815B7C">
        <w:rPr>
          <w:rStyle w:val="Hyperlink"/>
          <w:noProof/>
        </w:rPr>
        <w:t>.5.3</w:t>
      </w:r>
      <w:r>
        <w:rPr>
          <w:rFonts w:asciiTheme="minorHAnsi" w:eastAsiaTheme="minorEastAsia" w:hAnsiTheme="minorHAnsi" w:cstheme="minorBidi"/>
          <w:noProof/>
          <w:sz w:val="22"/>
          <w:szCs w:val="22"/>
        </w:rPr>
        <w:tab/>
      </w:r>
      <w:r w:rsidRPr="00815B7C">
        <w:rPr>
          <w:rStyle w:val="Hyperlink"/>
          <w:noProof/>
        </w:rPr>
        <w:t xml:space="preserve">Survival Follow-up </w:t>
      </w:r>
      <w:del w:id="865" w:author="Powell, Deana" w:date="2023-10-19T15:28:00Z">
        <w:r w:rsidR="004F6B15">
          <w:rPr>
            <w:noProof/>
          </w:rPr>
          <w:delText>Assessments</w:delText>
        </w:r>
        <w:r w:rsidR="004F6B15">
          <w:rPr>
            <w:noProof/>
          </w:rPr>
          <w:tab/>
        </w:r>
        <w:r w:rsidR="004173BC">
          <w:rPr>
            <w:noProof/>
          </w:rPr>
          <w:delText>114</w:delText>
        </w:r>
      </w:del>
      <w:r w:rsidR="00334202">
        <w:rPr>
          <w:noProof/>
        </w:rPr>
        <w:br/>
      </w:r>
      <w:ins w:id="866" w:author="Powell, Deana" w:date="2023-10-19T15:28:00Z">
        <w:r w:rsidRPr="00815B7C">
          <w:rPr>
            <w:rStyle w:val="Hyperlink"/>
            <w:noProof/>
          </w:rPr>
          <w:t>Contacts</w:t>
        </w:r>
        <w:r>
          <w:rPr>
            <w:noProof/>
            <w:webHidden/>
          </w:rPr>
          <w:tab/>
          <w:t>134</w:t>
        </w:r>
      </w:ins>
    </w:p>
    <w:p w14:paraId="72AC491A" w14:textId="29F791AC" w:rsidR="00815B7C" w:rsidRDefault="00815B7C">
      <w:pPr>
        <w:pStyle w:val="TOC3"/>
        <w:rPr>
          <w:rFonts w:asciiTheme="minorHAnsi" w:eastAsiaTheme="minorEastAsia" w:hAnsiTheme="minorHAnsi" w:cstheme="minorBidi"/>
          <w:noProof/>
          <w:sz w:val="22"/>
          <w:szCs w:val="22"/>
        </w:rPr>
      </w:pPr>
      <w:r w:rsidRPr="00815B7C">
        <w:rPr>
          <w:rStyle w:val="Hyperlink"/>
          <w:noProof/>
        </w:rPr>
        <w:t>8.</w:t>
      </w:r>
      <w:del w:id="867" w:author="Powell, Deana" w:date="2023-10-19T15:28:00Z">
        <w:r w:rsidR="004F6B15" w:rsidRPr="00FB25BD">
          <w:rPr>
            <w:noProof/>
          </w:rPr>
          <w:delText>10</w:delText>
        </w:r>
      </w:del>
      <w:ins w:id="868" w:author="Powell, Deana" w:date="2023-10-19T15:28:00Z">
        <w:r w:rsidRPr="00815B7C">
          <w:rPr>
            <w:rStyle w:val="Hyperlink"/>
            <w:noProof/>
          </w:rPr>
          <w:t>11</w:t>
        </w:r>
      </w:ins>
      <w:r w:rsidRPr="00815B7C">
        <w:rPr>
          <w:rStyle w:val="Hyperlink"/>
          <w:noProof/>
        </w:rPr>
        <w:t>.6</w:t>
      </w:r>
      <w:r>
        <w:rPr>
          <w:rFonts w:asciiTheme="minorHAnsi" w:eastAsiaTheme="minorEastAsia" w:hAnsiTheme="minorHAnsi" w:cstheme="minorBidi"/>
          <w:noProof/>
          <w:sz w:val="22"/>
          <w:szCs w:val="22"/>
        </w:rPr>
        <w:tab/>
      </w:r>
      <w:del w:id="869" w:author="Powell, Deana" w:date="2023-10-19T15:28:00Z">
        <w:r w:rsidR="004F6B15">
          <w:rPr>
            <w:noProof/>
          </w:rPr>
          <w:delText>Survival</w:delText>
        </w:r>
      </w:del>
      <w:ins w:id="870" w:author="Powell, Deana" w:date="2023-10-19T15:28:00Z">
        <w:r w:rsidRPr="00815B7C">
          <w:rPr>
            <w:rStyle w:val="Hyperlink"/>
            <w:noProof/>
          </w:rPr>
          <w:t>Vital</w:t>
        </w:r>
      </w:ins>
      <w:r w:rsidRPr="00815B7C">
        <w:rPr>
          <w:rStyle w:val="Hyperlink"/>
          <w:noProof/>
        </w:rPr>
        <w:t xml:space="preserve"> Status</w:t>
      </w:r>
      <w:r>
        <w:rPr>
          <w:noProof/>
          <w:webHidden/>
        </w:rPr>
        <w:tab/>
      </w:r>
      <w:del w:id="871" w:author="Powell, Deana" w:date="2023-10-19T15:28:00Z">
        <w:r w:rsidR="004173BC">
          <w:rPr>
            <w:noProof/>
          </w:rPr>
          <w:delText>114</w:delText>
        </w:r>
      </w:del>
      <w:ins w:id="872" w:author="Powell, Deana" w:date="2023-10-19T15:28:00Z">
        <w:r>
          <w:rPr>
            <w:noProof/>
            <w:webHidden/>
          </w:rPr>
          <w:t>134</w:t>
        </w:r>
      </w:ins>
    </w:p>
    <w:p w14:paraId="199C3D71" w14:textId="77777777" w:rsidR="004F6B15" w:rsidRDefault="004F6B15">
      <w:pPr>
        <w:pStyle w:val="TOC1"/>
        <w:rPr>
          <w:del w:id="873" w:author="Powell, Deana" w:date="2023-10-19T15:28:00Z"/>
          <w:rFonts w:asciiTheme="minorHAnsi" w:eastAsiaTheme="minorEastAsia" w:hAnsiTheme="minorHAnsi" w:cstheme="minorBidi"/>
          <w:b w:val="0"/>
          <w:caps w:val="0"/>
          <w:noProof/>
          <w:sz w:val="22"/>
          <w:szCs w:val="22"/>
        </w:rPr>
      </w:pPr>
      <w:del w:id="874" w:author="Powell, Deana" w:date="2023-10-19T15:28:00Z">
        <w:r w:rsidRPr="00FB25BD">
          <w:rPr>
            <w:noProof/>
          </w:rPr>
          <w:delText>9</w:delText>
        </w:r>
        <w:r>
          <w:rPr>
            <w:rFonts w:asciiTheme="minorHAnsi" w:eastAsiaTheme="minorEastAsia" w:hAnsiTheme="minorHAnsi" w:cstheme="minorBidi"/>
            <w:b w:val="0"/>
            <w:caps w:val="0"/>
            <w:noProof/>
            <w:sz w:val="22"/>
            <w:szCs w:val="22"/>
          </w:rPr>
          <w:tab/>
        </w:r>
        <w:r>
          <w:rPr>
            <w:noProof/>
          </w:rPr>
          <w:delText>Statistical Analysis Plan</w:delText>
        </w:r>
        <w:r>
          <w:rPr>
            <w:noProof/>
          </w:rPr>
          <w:tab/>
        </w:r>
        <w:r w:rsidR="004173BC">
          <w:rPr>
            <w:noProof/>
          </w:rPr>
          <w:delText>115</w:delText>
        </w:r>
      </w:del>
    </w:p>
    <w:p w14:paraId="567D57B1" w14:textId="0745F3DF" w:rsidR="00815B7C" w:rsidRDefault="00815B7C">
      <w:pPr>
        <w:pStyle w:val="TOC1"/>
        <w:rPr>
          <w:ins w:id="875" w:author="Powell, Deana" w:date="2023-10-19T15:28:00Z"/>
          <w:rFonts w:asciiTheme="minorHAnsi" w:eastAsiaTheme="minorEastAsia" w:hAnsiTheme="minorHAnsi" w:cstheme="minorBidi"/>
          <w:b w:val="0"/>
          <w:caps w:val="0"/>
          <w:noProof/>
          <w:sz w:val="22"/>
          <w:szCs w:val="22"/>
        </w:rPr>
      </w:pPr>
      <w:ins w:id="876" w:author="Powell, Deana" w:date="2023-10-19T15:28:00Z">
        <w:r w:rsidRPr="00815B7C">
          <w:rPr>
            <w:rStyle w:val="Hyperlink"/>
            <w:noProof/>
          </w:rPr>
          <w:t>9</w:t>
        </w:r>
        <w:r>
          <w:rPr>
            <w:rFonts w:asciiTheme="minorHAnsi" w:eastAsiaTheme="minorEastAsia" w:hAnsiTheme="minorHAnsi" w:cstheme="minorBidi"/>
            <w:b w:val="0"/>
            <w:caps w:val="0"/>
            <w:noProof/>
            <w:sz w:val="22"/>
            <w:szCs w:val="22"/>
          </w:rPr>
          <w:tab/>
        </w:r>
        <w:r w:rsidRPr="00815B7C">
          <w:rPr>
            <w:rStyle w:val="Hyperlink"/>
            <w:noProof/>
          </w:rPr>
          <w:t>STATISTICAL ANALYSIS PLAN</w:t>
        </w:r>
        <w:r>
          <w:rPr>
            <w:noProof/>
            <w:webHidden/>
          </w:rPr>
          <w:tab/>
          <w:t>135</w:t>
        </w:r>
      </w:ins>
    </w:p>
    <w:p w14:paraId="2199F4D9" w14:textId="589F42B8" w:rsidR="00815B7C" w:rsidRDefault="00815B7C">
      <w:pPr>
        <w:pStyle w:val="TOC2"/>
        <w:rPr>
          <w:rFonts w:asciiTheme="minorHAnsi" w:eastAsiaTheme="minorEastAsia" w:hAnsiTheme="minorHAnsi" w:cstheme="minorBidi"/>
          <w:b w:val="0"/>
          <w:noProof/>
          <w:sz w:val="22"/>
          <w:szCs w:val="22"/>
        </w:rPr>
      </w:pPr>
      <w:r w:rsidRPr="00815B7C">
        <w:rPr>
          <w:rStyle w:val="Hyperlink"/>
          <w:noProof/>
        </w:rPr>
        <w:t>9.1</w:t>
      </w:r>
      <w:r>
        <w:rPr>
          <w:rFonts w:asciiTheme="minorHAnsi" w:eastAsiaTheme="minorEastAsia" w:hAnsiTheme="minorHAnsi" w:cstheme="minorBidi"/>
          <w:b w:val="0"/>
          <w:noProof/>
          <w:sz w:val="22"/>
          <w:szCs w:val="22"/>
        </w:rPr>
        <w:tab/>
      </w:r>
      <w:r w:rsidRPr="00815B7C">
        <w:rPr>
          <w:rStyle w:val="Hyperlink"/>
          <w:noProof/>
        </w:rPr>
        <w:t>Statistical Analysis Plan Summary</w:t>
      </w:r>
      <w:r>
        <w:rPr>
          <w:noProof/>
          <w:webHidden/>
        </w:rPr>
        <w:tab/>
      </w:r>
      <w:del w:id="877" w:author="Powell, Deana" w:date="2023-10-19T15:28:00Z">
        <w:r w:rsidR="004173BC">
          <w:rPr>
            <w:noProof/>
          </w:rPr>
          <w:delText>115</w:delText>
        </w:r>
      </w:del>
      <w:ins w:id="878" w:author="Powell, Deana" w:date="2023-10-19T15:28:00Z">
        <w:r>
          <w:rPr>
            <w:noProof/>
            <w:webHidden/>
          </w:rPr>
          <w:t>135</w:t>
        </w:r>
      </w:ins>
    </w:p>
    <w:p w14:paraId="2A52F09D" w14:textId="70CF6807" w:rsidR="00815B7C" w:rsidRDefault="00815B7C">
      <w:pPr>
        <w:pStyle w:val="TOC2"/>
        <w:rPr>
          <w:rFonts w:asciiTheme="minorHAnsi" w:eastAsiaTheme="minorEastAsia" w:hAnsiTheme="minorHAnsi" w:cstheme="minorBidi"/>
          <w:b w:val="0"/>
          <w:noProof/>
          <w:sz w:val="22"/>
          <w:szCs w:val="22"/>
        </w:rPr>
      </w:pPr>
      <w:r w:rsidRPr="00815B7C">
        <w:rPr>
          <w:rStyle w:val="Hyperlink"/>
          <w:noProof/>
        </w:rPr>
        <w:t>9.2</w:t>
      </w:r>
      <w:r>
        <w:rPr>
          <w:rFonts w:asciiTheme="minorHAnsi" w:eastAsiaTheme="minorEastAsia" w:hAnsiTheme="minorHAnsi" w:cstheme="minorBidi"/>
          <w:b w:val="0"/>
          <w:noProof/>
          <w:sz w:val="22"/>
          <w:szCs w:val="22"/>
        </w:rPr>
        <w:tab/>
      </w:r>
      <w:r w:rsidRPr="00815B7C">
        <w:rPr>
          <w:rStyle w:val="Hyperlink"/>
          <w:noProof/>
        </w:rPr>
        <w:t>Responsibility for Analyses/In-house Blinding</w:t>
      </w:r>
      <w:r>
        <w:rPr>
          <w:noProof/>
          <w:webHidden/>
        </w:rPr>
        <w:tab/>
      </w:r>
      <w:del w:id="879" w:author="Powell, Deana" w:date="2023-10-19T15:28:00Z">
        <w:r w:rsidR="004173BC">
          <w:rPr>
            <w:noProof/>
          </w:rPr>
          <w:delText>117</w:delText>
        </w:r>
      </w:del>
      <w:ins w:id="880" w:author="Powell, Deana" w:date="2023-10-19T15:28:00Z">
        <w:r>
          <w:rPr>
            <w:noProof/>
            <w:webHidden/>
          </w:rPr>
          <w:t>138</w:t>
        </w:r>
      </w:ins>
    </w:p>
    <w:p w14:paraId="4AE59153" w14:textId="5FD6D6EB" w:rsidR="00815B7C" w:rsidRDefault="00815B7C">
      <w:pPr>
        <w:pStyle w:val="TOC2"/>
        <w:rPr>
          <w:rFonts w:asciiTheme="minorHAnsi" w:eastAsiaTheme="minorEastAsia" w:hAnsiTheme="minorHAnsi" w:cstheme="minorBidi"/>
          <w:b w:val="0"/>
          <w:noProof/>
          <w:sz w:val="22"/>
          <w:szCs w:val="22"/>
        </w:rPr>
      </w:pPr>
      <w:r w:rsidRPr="00815B7C">
        <w:rPr>
          <w:rStyle w:val="Hyperlink"/>
          <w:noProof/>
        </w:rPr>
        <w:t>9.3</w:t>
      </w:r>
      <w:r>
        <w:rPr>
          <w:rFonts w:asciiTheme="minorHAnsi" w:eastAsiaTheme="minorEastAsia" w:hAnsiTheme="minorHAnsi" w:cstheme="minorBidi"/>
          <w:b w:val="0"/>
          <w:noProof/>
          <w:sz w:val="22"/>
          <w:szCs w:val="22"/>
        </w:rPr>
        <w:tab/>
      </w:r>
      <w:r w:rsidRPr="00815B7C">
        <w:rPr>
          <w:rStyle w:val="Hyperlink"/>
          <w:noProof/>
        </w:rPr>
        <w:t>Hypotheses/Estimation</w:t>
      </w:r>
      <w:r>
        <w:rPr>
          <w:noProof/>
          <w:webHidden/>
        </w:rPr>
        <w:tab/>
      </w:r>
      <w:del w:id="881" w:author="Powell, Deana" w:date="2023-10-19T15:28:00Z">
        <w:r w:rsidR="004173BC">
          <w:rPr>
            <w:noProof/>
          </w:rPr>
          <w:delText>118</w:delText>
        </w:r>
      </w:del>
      <w:ins w:id="882" w:author="Powell, Deana" w:date="2023-10-19T15:28:00Z">
        <w:r>
          <w:rPr>
            <w:noProof/>
            <w:webHidden/>
          </w:rPr>
          <w:t>139</w:t>
        </w:r>
      </w:ins>
    </w:p>
    <w:p w14:paraId="6404F245" w14:textId="4FFFD14F" w:rsidR="00815B7C" w:rsidRDefault="00815B7C">
      <w:pPr>
        <w:pStyle w:val="TOC2"/>
        <w:rPr>
          <w:rFonts w:asciiTheme="minorHAnsi" w:eastAsiaTheme="minorEastAsia" w:hAnsiTheme="minorHAnsi" w:cstheme="minorBidi"/>
          <w:b w:val="0"/>
          <w:noProof/>
          <w:sz w:val="22"/>
          <w:szCs w:val="22"/>
        </w:rPr>
      </w:pPr>
      <w:r w:rsidRPr="00815B7C">
        <w:rPr>
          <w:rStyle w:val="Hyperlink"/>
          <w:noProof/>
        </w:rPr>
        <w:t>9.4</w:t>
      </w:r>
      <w:r>
        <w:rPr>
          <w:rFonts w:asciiTheme="minorHAnsi" w:eastAsiaTheme="minorEastAsia" w:hAnsiTheme="minorHAnsi" w:cstheme="minorBidi"/>
          <w:b w:val="0"/>
          <w:noProof/>
          <w:sz w:val="22"/>
          <w:szCs w:val="22"/>
        </w:rPr>
        <w:tab/>
      </w:r>
      <w:r w:rsidRPr="00815B7C">
        <w:rPr>
          <w:rStyle w:val="Hyperlink"/>
          <w:noProof/>
        </w:rPr>
        <w:t>Analysis Endpoints</w:t>
      </w:r>
      <w:r>
        <w:rPr>
          <w:noProof/>
          <w:webHidden/>
        </w:rPr>
        <w:tab/>
      </w:r>
      <w:del w:id="883" w:author="Powell, Deana" w:date="2023-10-19T15:28:00Z">
        <w:r w:rsidR="004173BC">
          <w:rPr>
            <w:noProof/>
          </w:rPr>
          <w:delText>118</w:delText>
        </w:r>
      </w:del>
      <w:ins w:id="884" w:author="Powell, Deana" w:date="2023-10-19T15:28:00Z">
        <w:r>
          <w:rPr>
            <w:noProof/>
            <w:webHidden/>
          </w:rPr>
          <w:t>139</w:t>
        </w:r>
      </w:ins>
    </w:p>
    <w:p w14:paraId="2CCF2818" w14:textId="240D98AC" w:rsidR="00815B7C" w:rsidRDefault="00815B7C">
      <w:pPr>
        <w:pStyle w:val="TOC3"/>
        <w:rPr>
          <w:rFonts w:asciiTheme="minorHAnsi" w:eastAsiaTheme="minorEastAsia" w:hAnsiTheme="minorHAnsi" w:cstheme="minorBidi"/>
          <w:noProof/>
          <w:sz w:val="22"/>
          <w:szCs w:val="22"/>
        </w:rPr>
      </w:pPr>
      <w:r w:rsidRPr="00815B7C">
        <w:rPr>
          <w:rStyle w:val="Hyperlink"/>
          <w:noProof/>
        </w:rPr>
        <w:t>9.4.1</w:t>
      </w:r>
      <w:r>
        <w:rPr>
          <w:rFonts w:asciiTheme="minorHAnsi" w:eastAsiaTheme="minorEastAsia" w:hAnsiTheme="minorHAnsi" w:cstheme="minorBidi"/>
          <w:noProof/>
          <w:sz w:val="22"/>
          <w:szCs w:val="22"/>
        </w:rPr>
        <w:tab/>
      </w:r>
      <w:r w:rsidRPr="00815B7C">
        <w:rPr>
          <w:rStyle w:val="Hyperlink"/>
          <w:noProof/>
        </w:rPr>
        <w:t>Efficacy Endpoints</w:t>
      </w:r>
      <w:r>
        <w:rPr>
          <w:noProof/>
          <w:webHidden/>
        </w:rPr>
        <w:tab/>
      </w:r>
      <w:del w:id="885" w:author="Powell, Deana" w:date="2023-10-19T15:28:00Z">
        <w:r w:rsidR="004173BC">
          <w:rPr>
            <w:noProof/>
          </w:rPr>
          <w:delText>118</w:delText>
        </w:r>
      </w:del>
      <w:ins w:id="886" w:author="Powell, Deana" w:date="2023-10-19T15:28:00Z">
        <w:r>
          <w:rPr>
            <w:noProof/>
            <w:webHidden/>
          </w:rPr>
          <w:t>139</w:t>
        </w:r>
      </w:ins>
    </w:p>
    <w:p w14:paraId="2241F132" w14:textId="38A6B136" w:rsidR="00815B7C" w:rsidRDefault="00815B7C">
      <w:pPr>
        <w:pStyle w:val="TOC3"/>
        <w:rPr>
          <w:rFonts w:asciiTheme="minorHAnsi" w:eastAsiaTheme="minorEastAsia" w:hAnsiTheme="minorHAnsi" w:cstheme="minorBidi"/>
          <w:noProof/>
          <w:sz w:val="22"/>
          <w:szCs w:val="22"/>
        </w:rPr>
      </w:pPr>
      <w:r w:rsidRPr="00815B7C">
        <w:rPr>
          <w:rStyle w:val="Hyperlink"/>
          <w:noProof/>
        </w:rPr>
        <w:t>9.4.2</w:t>
      </w:r>
      <w:r>
        <w:rPr>
          <w:rFonts w:asciiTheme="minorHAnsi" w:eastAsiaTheme="minorEastAsia" w:hAnsiTheme="minorHAnsi" w:cstheme="minorBidi"/>
          <w:noProof/>
          <w:sz w:val="22"/>
          <w:szCs w:val="22"/>
        </w:rPr>
        <w:tab/>
      </w:r>
      <w:r w:rsidRPr="00815B7C">
        <w:rPr>
          <w:rStyle w:val="Hyperlink"/>
          <w:noProof/>
        </w:rPr>
        <w:t>Safety Endpoints</w:t>
      </w:r>
      <w:r>
        <w:rPr>
          <w:noProof/>
          <w:webHidden/>
        </w:rPr>
        <w:tab/>
      </w:r>
      <w:del w:id="887" w:author="Powell, Deana" w:date="2023-10-19T15:28:00Z">
        <w:r w:rsidR="004173BC">
          <w:rPr>
            <w:noProof/>
          </w:rPr>
          <w:delText>118</w:delText>
        </w:r>
      </w:del>
      <w:ins w:id="888" w:author="Powell, Deana" w:date="2023-10-19T15:28:00Z">
        <w:r>
          <w:rPr>
            <w:noProof/>
            <w:webHidden/>
          </w:rPr>
          <w:t>139</w:t>
        </w:r>
      </w:ins>
    </w:p>
    <w:p w14:paraId="56CEC1C9" w14:textId="6DE93D54" w:rsidR="00815B7C" w:rsidRDefault="00815B7C">
      <w:pPr>
        <w:pStyle w:val="TOC3"/>
        <w:rPr>
          <w:rFonts w:asciiTheme="minorHAnsi" w:eastAsiaTheme="minorEastAsia" w:hAnsiTheme="minorHAnsi" w:cstheme="minorBidi"/>
          <w:noProof/>
          <w:sz w:val="22"/>
          <w:szCs w:val="22"/>
        </w:rPr>
      </w:pPr>
      <w:r w:rsidRPr="00815B7C">
        <w:rPr>
          <w:rStyle w:val="Hyperlink"/>
          <w:noProof/>
        </w:rPr>
        <w:t>9.4.3</w:t>
      </w:r>
      <w:r>
        <w:rPr>
          <w:rFonts w:asciiTheme="minorHAnsi" w:eastAsiaTheme="minorEastAsia" w:hAnsiTheme="minorHAnsi" w:cstheme="minorBidi"/>
          <w:noProof/>
          <w:sz w:val="22"/>
          <w:szCs w:val="22"/>
        </w:rPr>
        <w:tab/>
      </w:r>
      <w:r w:rsidRPr="00815B7C">
        <w:rPr>
          <w:rStyle w:val="Hyperlink"/>
          <w:noProof/>
        </w:rPr>
        <w:t>Patient-Reported Outcome Endpoints</w:t>
      </w:r>
      <w:r>
        <w:rPr>
          <w:noProof/>
          <w:webHidden/>
        </w:rPr>
        <w:tab/>
      </w:r>
      <w:del w:id="889" w:author="Powell, Deana" w:date="2023-10-19T15:28:00Z">
        <w:r w:rsidR="004173BC">
          <w:rPr>
            <w:noProof/>
          </w:rPr>
          <w:delText>118</w:delText>
        </w:r>
      </w:del>
      <w:ins w:id="890" w:author="Powell, Deana" w:date="2023-10-19T15:28:00Z">
        <w:r>
          <w:rPr>
            <w:noProof/>
            <w:webHidden/>
          </w:rPr>
          <w:t>140</w:t>
        </w:r>
      </w:ins>
    </w:p>
    <w:p w14:paraId="54ED25D1" w14:textId="27E2C21E" w:rsidR="00815B7C" w:rsidRDefault="00815B7C">
      <w:pPr>
        <w:pStyle w:val="TOC2"/>
        <w:rPr>
          <w:rFonts w:asciiTheme="minorHAnsi" w:eastAsiaTheme="minorEastAsia" w:hAnsiTheme="minorHAnsi" w:cstheme="minorBidi"/>
          <w:b w:val="0"/>
          <w:noProof/>
          <w:sz w:val="22"/>
          <w:szCs w:val="22"/>
        </w:rPr>
      </w:pPr>
      <w:r w:rsidRPr="00815B7C">
        <w:rPr>
          <w:rStyle w:val="Hyperlink"/>
          <w:noProof/>
        </w:rPr>
        <w:t>9.5</w:t>
      </w:r>
      <w:r>
        <w:rPr>
          <w:rFonts w:asciiTheme="minorHAnsi" w:eastAsiaTheme="minorEastAsia" w:hAnsiTheme="minorHAnsi" w:cstheme="minorBidi"/>
          <w:b w:val="0"/>
          <w:noProof/>
          <w:sz w:val="22"/>
          <w:szCs w:val="22"/>
        </w:rPr>
        <w:tab/>
      </w:r>
      <w:r w:rsidRPr="00815B7C">
        <w:rPr>
          <w:rStyle w:val="Hyperlink"/>
          <w:noProof/>
        </w:rPr>
        <w:t>Analysis Populations</w:t>
      </w:r>
      <w:r>
        <w:rPr>
          <w:noProof/>
          <w:webHidden/>
        </w:rPr>
        <w:tab/>
      </w:r>
      <w:del w:id="891" w:author="Powell, Deana" w:date="2023-10-19T15:28:00Z">
        <w:r w:rsidR="004173BC">
          <w:rPr>
            <w:noProof/>
          </w:rPr>
          <w:delText>119</w:delText>
        </w:r>
      </w:del>
      <w:ins w:id="892" w:author="Powell, Deana" w:date="2023-10-19T15:28:00Z">
        <w:r>
          <w:rPr>
            <w:noProof/>
            <w:webHidden/>
          </w:rPr>
          <w:t>140</w:t>
        </w:r>
      </w:ins>
    </w:p>
    <w:p w14:paraId="28D0AF0D" w14:textId="413DC374" w:rsidR="00815B7C" w:rsidRDefault="00815B7C">
      <w:pPr>
        <w:pStyle w:val="TOC3"/>
        <w:rPr>
          <w:rFonts w:asciiTheme="minorHAnsi" w:eastAsiaTheme="minorEastAsia" w:hAnsiTheme="minorHAnsi" w:cstheme="minorBidi"/>
          <w:noProof/>
          <w:sz w:val="22"/>
          <w:szCs w:val="22"/>
        </w:rPr>
      </w:pPr>
      <w:r w:rsidRPr="00815B7C">
        <w:rPr>
          <w:rStyle w:val="Hyperlink"/>
          <w:noProof/>
        </w:rPr>
        <w:t>9.5.1</w:t>
      </w:r>
      <w:r>
        <w:rPr>
          <w:rFonts w:asciiTheme="minorHAnsi" w:eastAsiaTheme="minorEastAsia" w:hAnsiTheme="minorHAnsi" w:cstheme="minorBidi"/>
          <w:noProof/>
          <w:sz w:val="22"/>
          <w:szCs w:val="22"/>
        </w:rPr>
        <w:tab/>
      </w:r>
      <w:r w:rsidRPr="00815B7C">
        <w:rPr>
          <w:rStyle w:val="Hyperlink"/>
          <w:noProof/>
        </w:rPr>
        <w:t>Efficacy Analysis Populations</w:t>
      </w:r>
      <w:r>
        <w:rPr>
          <w:noProof/>
          <w:webHidden/>
        </w:rPr>
        <w:tab/>
      </w:r>
      <w:del w:id="893" w:author="Powell, Deana" w:date="2023-10-19T15:28:00Z">
        <w:r w:rsidR="004173BC">
          <w:rPr>
            <w:noProof/>
          </w:rPr>
          <w:delText>119</w:delText>
        </w:r>
      </w:del>
      <w:ins w:id="894" w:author="Powell, Deana" w:date="2023-10-19T15:28:00Z">
        <w:r>
          <w:rPr>
            <w:noProof/>
            <w:webHidden/>
          </w:rPr>
          <w:t>140</w:t>
        </w:r>
      </w:ins>
    </w:p>
    <w:p w14:paraId="68D83D51" w14:textId="798008B6" w:rsidR="00815B7C" w:rsidRDefault="00815B7C">
      <w:pPr>
        <w:pStyle w:val="TOC3"/>
        <w:rPr>
          <w:rFonts w:asciiTheme="minorHAnsi" w:eastAsiaTheme="minorEastAsia" w:hAnsiTheme="minorHAnsi" w:cstheme="minorBidi"/>
          <w:noProof/>
          <w:sz w:val="22"/>
          <w:szCs w:val="22"/>
        </w:rPr>
      </w:pPr>
      <w:r w:rsidRPr="00815B7C">
        <w:rPr>
          <w:rStyle w:val="Hyperlink"/>
          <w:noProof/>
        </w:rPr>
        <w:t>9.5.2</w:t>
      </w:r>
      <w:r>
        <w:rPr>
          <w:rFonts w:asciiTheme="minorHAnsi" w:eastAsiaTheme="minorEastAsia" w:hAnsiTheme="minorHAnsi" w:cstheme="minorBidi"/>
          <w:noProof/>
          <w:sz w:val="22"/>
          <w:szCs w:val="22"/>
        </w:rPr>
        <w:tab/>
      </w:r>
      <w:r w:rsidRPr="00815B7C">
        <w:rPr>
          <w:rStyle w:val="Hyperlink"/>
          <w:noProof/>
        </w:rPr>
        <w:t>Safety Analysis Populations</w:t>
      </w:r>
      <w:r>
        <w:rPr>
          <w:noProof/>
          <w:webHidden/>
        </w:rPr>
        <w:tab/>
      </w:r>
      <w:del w:id="895" w:author="Powell, Deana" w:date="2023-10-19T15:28:00Z">
        <w:r w:rsidR="004173BC">
          <w:rPr>
            <w:noProof/>
          </w:rPr>
          <w:delText>119</w:delText>
        </w:r>
      </w:del>
      <w:ins w:id="896" w:author="Powell, Deana" w:date="2023-10-19T15:28:00Z">
        <w:r>
          <w:rPr>
            <w:noProof/>
            <w:webHidden/>
          </w:rPr>
          <w:t>140</w:t>
        </w:r>
      </w:ins>
    </w:p>
    <w:p w14:paraId="4AB54416" w14:textId="3FDB2A93" w:rsidR="00815B7C" w:rsidRDefault="00815B7C">
      <w:pPr>
        <w:pStyle w:val="TOC3"/>
        <w:rPr>
          <w:rFonts w:asciiTheme="minorHAnsi" w:eastAsiaTheme="minorEastAsia" w:hAnsiTheme="minorHAnsi" w:cstheme="minorBidi"/>
          <w:noProof/>
          <w:sz w:val="22"/>
          <w:szCs w:val="22"/>
        </w:rPr>
      </w:pPr>
      <w:r w:rsidRPr="00815B7C">
        <w:rPr>
          <w:rStyle w:val="Hyperlink"/>
          <w:noProof/>
        </w:rPr>
        <w:t>9.5.3</w:t>
      </w:r>
      <w:r>
        <w:rPr>
          <w:rFonts w:asciiTheme="minorHAnsi" w:eastAsiaTheme="minorEastAsia" w:hAnsiTheme="minorHAnsi" w:cstheme="minorBidi"/>
          <w:noProof/>
          <w:sz w:val="22"/>
          <w:szCs w:val="22"/>
        </w:rPr>
        <w:tab/>
      </w:r>
      <w:r w:rsidRPr="00815B7C">
        <w:rPr>
          <w:rStyle w:val="Hyperlink"/>
          <w:noProof/>
        </w:rPr>
        <w:t>Patient-Reported Outcome Analysis Populations</w:t>
      </w:r>
      <w:r>
        <w:rPr>
          <w:noProof/>
          <w:webHidden/>
        </w:rPr>
        <w:tab/>
      </w:r>
      <w:del w:id="897" w:author="Powell, Deana" w:date="2023-10-19T15:28:00Z">
        <w:r w:rsidR="004173BC">
          <w:rPr>
            <w:noProof/>
          </w:rPr>
          <w:delText>119</w:delText>
        </w:r>
      </w:del>
      <w:ins w:id="898" w:author="Powell, Deana" w:date="2023-10-19T15:28:00Z">
        <w:r>
          <w:rPr>
            <w:noProof/>
            <w:webHidden/>
          </w:rPr>
          <w:t>140</w:t>
        </w:r>
      </w:ins>
    </w:p>
    <w:p w14:paraId="2701DCE8" w14:textId="55FD1800" w:rsidR="00815B7C" w:rsidRDefault="00815B7C">
      <w:pPr>
        <w:pStyle w:val="TOC3"/>
        <w:rPr>
          <w:rFonts w:asciiTheme="minorHAnsi" w:eastAsiaTheme="minorEastAsia" w:hAnsiTheme="minorHAnsi" w:cstheme="minorBidi"/>
          <w:noProof/>
          <w:sz w:val="22"/>
          <w:szCs w:val="22"/>
        </w:rPr>
      </w:pPr>
      <w:r w:rsidRPr="00815B7C">
        <w:rPr>
          <w:rStyle w:val="Hyperlink"/>
          <w:noProof/>
        </w:rPr>
        <w:t>9.5.4</w:t>
      </w:r>
      <w:r>
        <w:rPr>
          <w:rFonts w:asciiTheme="minorHAnsi" w:eastAsiaTheme="minorEastAsia" w:hAnsiTheme="minorHAnsi" w:cstheme="minorBidi"/>
          <w:noProof/>
          <w:sz w:val="22"/>
          <w:szCs w:val="22"/>
        </w:rPr>
        <w:tab/>
      </w:r>
      <w:r w:rsidRPr="00815B7C">
        <w:rPr>
          <w:rStyle w:val="Hyperlink"/>
          <w:noProof/>
        </w:rPr>
        <w:t>Population Pharmacokinetic Analysis Set</w:t>
      </w:r>
      <w:r>
        <w:rPr>
          <w:noProof/>
          <w:webHidden/>
        </w:rPr>
        <w:tab/>
      </w:r>
      <w:del w:id="899" w:author="Powell, Deana" w:date="2023-10-19T15:28:00Z">
        <w:r w:rsidR="004173BC">
          <w:rPr>
            <w:noProof/>
          </w:rPr>
          <w:delText>119</w:delText>
        </w:r>
      </w:del>
      <w:ins w:id="900" w:author="Powell, Deana" w:date="2023-10-19T15:28:00Z">
        <w:r>
          <w:rPr>
            <w:noProof/>
            <w:webHidden/>
          </w:rPr>
          <w:t>140</w:t>
        </w:r>
      </w:ins>
    </w:p>
    <w:p w14:paraId="0D846CC0" w14:textId="698EA698" w:rsidR="00815B7C" w:rsidRDefault="00815B7C">
      <w:pPr>
        <w:pStyle w:val="TOC2"/>
        <w:rPr>
          <w:rFonts w:asciiTheme="minorHAnsi" w:eastAsiaTheme="minorEastAsia" w:hAnsiTheme="minorHAnsi" w:cstheme="minorBidi"/>
          <w:b w:val="0"/>
          <w:noProof/>
          <w:sz w:val="22"/>
          <w:szCs w:val="22"/>
        </w:rPr>
      </w:pPr>
      <w:r w:rsidRPr="00815B7C">
        <w:rPr>
          <w:rStyle w:val="Hyperlink"/>
          <w:noProof/>
        </w:rPr>
        <w:t>9.6</w:t>
      </w:r>
      <w:r>
        <w:rPr>
          <w:rFonts w:asciiTheme="minorHAnsi" w:eastAsiaTheme="minorEastAsia" w:hAnsiTheme="minorHAnsi" w:cstheme="minorBidi"/>
          <w:b w:val="0"/>
          <w:noProof/>
          <w:sz w:val="22"/>
          <w:szCs w:val="22"/>
        </w:rPr>
        <w:tab/>
      </w:r>
      <w:r w:rsidRPr="00815B7C">
        <w:rPr>
          <w:rStyle w:val="Hyperlink"/>
          <w:noProof/>
        </w:rPr>
        <w:t>Statistical Methods</w:t>
      </w:r>
      <w:r>
        <w:rPr>
          <w:noProof/>
          <w:webHidden/>
        </w:rPr>
        <w:tab/>
      </w:r>
      <w:del w:id="901" w:author="Powell, Deana" w:date="2023-10-19T15:28:00Z">
        <w:r w:rsidR="004173BC">
          <w:rPr>
            <w:noProof/>
          </w:rPr>
          <w:delText>119</w:delText>
        </w:r>
      </w:del>
      <w:ins w:id="902" w:author="Powell, Deana" w:date="2023-10-19T15:28:00Z">
        <w:r>
          <w:rPr>
            <w:noProof/>
            <w:webHidden/>
          </w:rPr>
          <w:t>141</w:t>
        </w:r>
      </w:ins>
    </w:p>
    <w:p w14:paraId="2C4CCBA1" w14:textId="2099F2F5" w:rsidR="00815B7C" w:rsidRDefault="00815B7C">
      <w:pPr>
        <w:pStyle w:val="TOC3"/>
        <w:rPr>
          <w:rFonts w:asciiTheme="minorHAnsi" w:eastAsiaTheme="minorEastAsia" w:hAnsiTheme="minorHAnsi" w:cstheme="minorBidi"/>
          <w:noProof/>
          <w:sz w:val="22"/>
          <w:szCs w:val="22"/>
        </w:rPr>
      </w:pPr>
      <w:r w:rsidRPr="00815B7C">
        <w:rPr>
          <w:rStyle w:val="Hyperlink"/>
          <w:noProof/>
        </w:rPr>
        <w:t>9.6.1</w:t>
      </w:r>
      <w:r>
        <w:rPr>
          <w:rFonts w:asciiTheme="minorHAnsi" w:eastAsiaTheme="minorEastAsia" w:hAnsiTheme="minorHAnsi" w:cstheme="minorBidi"/>
          <w:noProof/>
          <w:sz w:val="22"/>
          <w:szCs w:val="22"/>
        </w:rPr>
        <w:tab/>
      </w:r>
      <w:r w:rsidRPr="00815B7C">
        <w:rPr>
          <w:rStyle w:val="Hyperlink"/>
          <w:noProof/>
        </w:rPr>
        <w:t>Statistical Methods for Efficacy Analyses</w:t>
      </w:r>
      <w:r>
        <w:rPr>
          <w:noProof/>
          <w:webHidden/>
        </w:rPr>
        <w:tab/>
      </w:r>
      <w:del w:id="903" w:author="Powell, Deana" w:date="2023-10-19T15:28:00Z">
        <w:r w:rsidR="004173BC">
          <w:rPr>
            <w:noProof/>
          </w:rPr>
          <w:delText>119</w:delText>
        </w:r>
      </w:del>
      <w:ins w:id="904" w:author="Powell, Deana" w:date="2023-10-19T15:28:00Z">
        <w:r>
          <w:rPr>
            <w:noProof/>
            <w:webHidden/>
          </w:rPr>
          <w:t>141</w:t>
        </w:r>
      </w:ins>
    </w:p>
    <w:p w14:paraId="192CBD14" w14:textId="4D0A5D65" w:rsidR="00815B7C" w:rsidRDefault="00815B7C">
      <w:pPr>
        <w:pStyle w:val="TOC4"/>
        <w:rPr>
          <w:rFonts w:asciiTheme="minorHAnsi" w:eastAsiaTheme="minorEastAsia" w:hAnsiTheme="minorHAnsi" w:cstheme="minorBidi"/>
          <w:noProof/>
          <w:sz w:val="22"/>
          <w:szCs w:val="22"/>
        </w:rPr>
      </w:pPr>
      <w:r w:rsidRPr="00815B7C">
        <w:rPr>
          <w:rStyle w:val="Hyperlink"/>
          <w:noProof/>
        </w:rPr>
        <w:t>9.6.1.1</w:t>
      </w:r>
      <w:r>
        <w:rPr>
          <w:rFonts w:asciiTheme="minorHAnsi" w:eastAsiaTheme="minorEastAsia" w:hAnsiTheme="minorHAnsi" w:cstheme="minorBidi"/>
          <w:noProof/>
          <w:sz w:val="22"/>
          <w:szCs w:val="22"/>
        </w:rPr>
        <w:tab/>
      </w:r>
      <w:r w:rsidRPr="00815B7C">
        <w:rPr>
          <w:rStyle w:val="Hyperlink"/>
          <w:noProof/>
        </w:rPr>
        <w:t>Objective Response Rate</w:t>
      </w:r>
      <w:r>
        <w:rPr>
          <w:noProof/>
          <w:webHidden/>
        </w:rPr>
        <w:tab/>
      </w:r>
      <w:del w:id="905" w:author="Powell, Deana" w:date="2023-10-19T15:28:00Z">
        <w:r w:rsidR="004173BC">
          <w:rPr>
            <w:noProof/>
          </w:rPr>
          <w:delText>120</w:delText>
        </w:r>
      </w:del>
      <w:ins w:id="906" w:author="Powell, Deana" w:date="2023-10-19T15:28:00Z">
        <w:r>
          <w:rPr>
            <w:noProof/>
            <w:webHidden/>
          </w:rPr>
          <w:t>141</w:t>
        </w:r>
      </w:ins>
    </w:p>
    <w:p w14:paraId="645E56B8" w14:textId="21ADD4F8" w:rsidR="00815B7C" w:rsidRDefault="00815B7C">
      <w:pPr>
        <w:pStyle w:val="TOC4"/>
        <w:rPr>
          <w:rFonts w:asciiTheme="minorHAnsi" w:eastAsiaTheme="minorEastAsia" w:hAnsiTheme="minorHAnsi" w:cstheme="minorBidi"/>
          <w:noProof/>
          <w:sz w:val="22"/>
          <w:szCs w:val="22"/>
        </w:rPr>
      </w:pPr>
      <w:r w:rsidRPr="00815B7C">
        <w:rPr>
          <w:rStyle w:val="Hyperlink"/>
          <w:noProof/>
        </w:rPr>
        <w:t>9.6.1.2</w:t>
      </w:r>
      <w:r>
        <w:rPr>
          <w:rFonts w:asciiTheme="minorHAnsi" w:eastAsiaTheme="minorEastAsia" w:hAnsiTheme="minorHAnsi" w:cstheme="minorBidi"/>
          <w:noProof/>
          <w:sz w:val="22"/>
          <w:szCs w:val="22"/>
        </w:rPr>
        <w:tab/>
      </w:r>
      <w:r w:rsidRPr="00815B7C">
        <w:rPr>
          <w:rStyle w:val="Hyperlink"/>
          <w:noProof/>
        </w:rPr>
        <w:t>Progression-free Survival</w:t>
      </w:r>
      <w:r>
        <w:rPr>
          <w:noProof/>
          <w:webHidden/>
        </w:rPr>
        <w:tab/>
      </w:r>
      <w:del w:id="907" w:author="Powell, Deana" w:date="2023-10-19T15:28:00Z">
        <w:r w:rsidR="004173BC">
          <w:rPr>
            <w:noProof/>
          </w:rPr>
          <w:delText>120</w:delText>
        </w:r>
      </w:del>
      <w:ins w:id="908" w:author="Powell, Deana" w:date="2023-10-19T15:28:00Z">
        <w:r>
          <w:rPr>
            <w:noProof/>
            <w:webHidden/>
          </w:rPr>
          <w:t>141</w:t>
        </w:r>
      </w:ins>
    </w:p>
    <w:p w14:paraId="1231C25D" w14:textId="24CFE970" w:rsidR="00815B7C" w:rsidRDefault="00815B7C">
      <w:pPr>
        <w:pStyle w:val="TOC4"/>
        <w:rPr>
          <w:rFonts w:asciiTheme="minorHAnsi" w:eastAsiaTheme="minorEastAsia" w:hAnsiTheme="minorHAnsi" w:cstheme="minorBidi"/>
          <w:noProof/>
          <w:sz w:val="22"/>
          <w:szCs w:val="22"/>
        </w:rPr>
      </w:pPr>
      <w:r w:rsidRPr="00815B7C">
        <w:rPr>
          <w:rStyle w:val="Hyperlink"/>
          <w:noProof/>
        </w:rPr>
        <w:t>9.6.1.3</w:t>
      </w:r>
      <w:r>
        <w:rPr>
          <w:rFonts w:asciiTheme="minorHAnsi" w:eastAsiaTheme="minorEastAsia" w:hAnsiTheme="minorHAnsi" w:cstheme="minorBidi"/>
          <w:noProof/>
          <w:sz w:val="22"/>
          <w:szCs w:val="22"/>
        </w:rPr>
        <w:tab/>
      </w:r>
      <w:r w:rsidRPr="00815B7C">
        <w:rPr>
          <w:rStyle w:val="Hyperlink"/>
          <w:noProof/>
        </w:rPr>
        <w:t>Overall Survival</w:t>
      </w:r>
      <w:r>
        <w:rPr>
          <w:noProof/>
          <w:webHidden/>
        </w:rPr>
        <w:tab/>
      </w:r>
      <w:del w:id="909" w:author="Powell, Deana" w:date="2023-10-19T15:28:00Z">
        <w:r w:rsidR="004173BC">
          <w:rPr>
            <w:noProof/>
          </w:rPr>
          <w:delText>122</w:delText>
        </w:r>
      </w:del>
      <w:ins w:id="910" w:author="Powell, Deana" w:date="2023-10-19T15:28:00Z">
        <w:r>
          <w:rPr>
            <w:noProof/>
            <w:webHidden/>
          </w:rPr>
          <w:t>143</w:t>
        </w:r>
      </w:ins>
    </w:p>
    <w:p w14:paraId="19FA2462" w14:textId="573B4221" w:rsidR="00815B7C" w:rsidRDefault="00815B7C">
      <w:pPr>
        <w:pStyle w:val="TOC4"/>
        <w:rPr>
          <w:rFonts w:asciiTheme="minorHAnsi" w:eastAsiaTheme="minorEastAsia" w:hAnsiTheme="minorHAnsi" w:cstheme="minorBidi"/>
          <w:noProof/>
          <w:sz w:val="22"/>
          <w:szCs w:val="22"/>
        </w:rPr>
      </w:pPr>
      <w:r w:rsidRPr="00815B7C">
        <w:rPr>
          <w:rStyle w:val="Hyperlink"/>
          <w:noProof/>
        </w:rPr>
        <w:t>9.6.1.4</w:t>
      </w:r>
      <w:r>
        <w:rPr>
          <w:rFonts w:asciiTheme="minorHAnsi" w:eastAsiaTheme="minorEastAsia" w:hAnsiTheme="minorHAnsi" w:cstheme="minorBidi"/>
          <w:noProof/>
          <w:sz w:val="22"/>
          <w:szCs w:val="22"/>
        </w:rPr>
        <w:tab/>
      </w:r>
      <w:r w:rsidRPr="00815B7C">
        <w:rPr>
          <w:rStyle w:val="Hyperlink"/>
          <w:noProof/>
        </w:rPr>
        <w:t>Duration of Response</w:t>
      </w:r>
      <w:r>
        <w:rPr>
          <w:noProof/>
          <w:webHidden/>
        </w:rPr>
        <w:tab/>
      </w:r>
      <w:del w:id="911" w:author="Powell, Deana" w:date="2023-10-19T15:28:00Z">
        <w:r w:rsidR="004173BC">
          <w:rPr>
            <w:noProof/>
          </w:rPr>
          <w:delText>122</w:delText>
        </w:r>
      </w:del>
      <w:ins w:id="912" w:author="Powell, Deana" w:date="2023-10-19T15:28:00Z">
        <w:r>
          <w:rPr>
            <w:noProof/>
            <w:webHidden/>
          </w:rPr>
          <w:t>143</w:t>
        </w:r>
      </w:ins>
    </w:p>
    <w:p w14:paraId="2C5278BA" w14:textId="1764E107" w:rsidR="00815B7C" w:rsidRDefault="00815B7C">
      <w:pPr>
        <w:pStyle w:val="TOC4"/>
        <w:rPr>
          <w:rFonts w:asciiTheme="minorHAnsi" w:eastAsiaTheme="minorEastAsia" w:hAnsiTheme="minorHAnsi" w:cstheme="minorBidi"/>
          <w:noProof/>
          <w:sz w:val="22"/>
          <w:szCs w:val="22"/>
        </w:rPr>
      </w:pPr>
      <w:r w:rsidRPr="00815B7C">
        <w:rPr>
          <w:rStyle w:val="Hyperlink"/>
          <w:noProof/>
        </w:rPr>
        <w:t>9.6.1.5</w:t>
      </w:r>
      <w:r>
        <w:rPr>
          <w:rFonts w:asciiTheme="minorHAnsi" w:eastAsiaTheme="minorEastAsia" w:hAnsiTheme="minorHAnsi" w:cstheme="minorBidi"/>
          <w:noProof/>
          <w:sz w:val="22"/>
          <w:szCs w:val="22"/>
        </w:rPr>
        <w:tab/>
      </w:r>
      <w:r w:rsidRPr="00815B7C">
        <w:rPr>
          <w:rStyle w:val="Hyperlink"/>
          <w:noProof/>
        </w:rPr>
        <w:t>Analysis Strategy for Key Efficacy Variables</w:t>
      </w:r>
      <w:r>
        <w:rPr>
          <w:noProof/>
          <w:webHidden/>
        </w:rPr>
        <w:tab/>
      </w:r>
      <w:del w:id="913" w:author="Powell, Deana" w:date="2023-10-19T15:28:00Z">
        <w:r w:rsidR="004173BC">
          <w:rPr>
            <w:noProof/>
          </w:rPr>
          <w:delText>123</w:delText>
        </w:r>
      </w:del>
      <w:ins w:id="914" w:author="Powell, Deana" w:date="2023-10-19T15:28:00Z">
        <w:r>
          <w:rPr>
            <w:noProof/>
            <w:webHidden/>
          </w:rPr>
          <w:t>144</w:t>
        </w:r>
      </w:ins>
    </w:p>
    <w:p w14:paraId="72EE4917" w14:textId="141998BF" w:rsidR="00815B7C" w:rsidRDefault="00815B7C">
      <w:pPr>
        <w:pStyle w:val="TOC3"/>
        <w:rPr>
          <w:rFonts w:asciiTheme="minorHAnsi" w:eastAsiaTheme="minorEastAsia" w:hAnsiTheme="minorHAnsi" w:cstheme="minorBidi"/>
          <w:noProof/>
          <w:sz w:val="22"/>
          <w:szCs w:val="22"/>
        </w:rPr>
      </w:pPr>
      <w:r w:rsidRPr="00815B7C">
        <w:rPr>
          <w:rStyle w:val="Hyperlink"/>
          <w:noProof/>
        </w:rPr>
        <w:t>9.6.2</w:t>
      </w:r>
      <w:r>
        <w:rPr>
          <w:rFonts w:asciiTheme="minorHAnsi" w:eastAsiaTheme="minorEastAsia" w:hAnsiTheme="minorHAnsi" w:cstheme="minorBidi"/>
          <w:noProof/>
          <w:sz w:val="22"/>
          <w:szCs w:val="22"/>
        </w:rPr>
        <w:tab/>
      </w:r>
      <w:r w:rsidRPr="00815B7C">
        <w:rPr>
          <w:rStyle w:val="Hyperlink"/>
          <w:noProof/>
        </w:rPr>
        <w:t>Statistical Methods for Safety Analyses</w:t>
      </w:r>
      <w:r>
        <w:rPr>
          <w:noProof/>
          <w:webHidden/>
        </w:rPr>
        <w:tab/>
      </w:r>
      <w:del w:id="915" w:author="Powell, Deana" w:date="2023-10-19T15:28:00Z">
        <w:r w:rsidR="004173BC">
          <w:rPr>
            <w:noProof/>
          </w:rPr>
          <w:delText>123</w:delText>
        </w:r>
      </w:del>
      <w:ins w:id="916" w:author="Powell, Deana" w:date="2023-10-19T15:28:00Z">
        <w:r>
          <w:rPr>
            <w:noProof/>
            <w:webHidden/>
          </w:rPr>
          <w:t>145</w:t>
        </w:r>
      </w:ins>
    </w:p>
    <w:p w14:paraId="3A76E92C" w14:textId="35058AA3" w:rsidR="00815B7C" w:rsidRDefault="00815B7C">
      <w:pPr>
        <w:pStyle w:val="TOC3"/>
        <w:rPr>
          <w:rFonts w:asciiTheme="minorHAnsi" w:eastAsiaTheme="minorEastAsia" w:hAnsiTheme="minorHAnsi" w:cstheme="minorBidi"/>
          <w:noProof/>
          <w:sz w:val="22"/>
          <w:szCs w:val="22"/>
        </w:rPr>
      </w:pPr>
      <w:r w:rsidRPr="00815B7C">
        <w:rPr>
          <w:rStyle w:val="Hyperlink"/>
          <w:noProof/>
        </w:rPr>
        <w:t>9.6.3</w:t>
      </w:r>
      <w:r>
        <w:rPr>
          <w:rFonts w:asciiTheme="minorHAnsi" w:eastAsiaTheme="minorEastAsia" w:hAnsiTheme="minorHAnsi" w:cstheme="minorBidi"/>
          <w:noProof/>
          <w:sz w:val="22"/>
          <w:szCs w:val="22"/>
        </w:rPr>
        <w:tab/>
      </w:r>
      <w:r w:rsidRPr="00815B7C">
        <w:rPr>
          <w:rStyle w:val="Hyperlink"/>
          <w:noProof/>
        </w:rPr>
        <w:t>Statistical Methods for Patient-Reported Outcome Analyses</w:t>
      </w:r>
      <w:r>
        <w:rPr>
          <w:noProof/>
          <w:webHidden/>
        </w:rPr>
        <w:tab/>
      </w:r>
      <w:del w:id="917" w:author="Powell, Deana" w:date="2023-10-19T15:28:00Z">
        <w:r w:rsidR="004173BC">
          <w:rPr>
            <w:noProof/>
          </w:rPr>
          <w:delText>125</w:delText>
        </w:r>
      </w:del>
      <w:ins w:id="918" w:author="Powell, Deana" w:date="2023-10-19T15:28:00Z">
        <w:r>
          <w:rPr>
            <w:noProof/>
            <w:webHidden/>
          </w:rPr>
          <w:t>146</w:t>
        </w:r>
      </w:ins>
    </w:p>
    <w:p w14:paraId="7EDC1386" w14:textId="30A47259" w:rsidR="00815B7C" w:rsidRDefault="00815B7C">
      <w:pPr>
        <w:pStyle w:val="TOC3"/>
        <w:rPr>
          <w:rFonts w:asciiTheme="minorHAnsi" w:eastAsiaTheme="minorEastAsia" w:hAnsiTheme="minorHAnsi" w:cstheme="minorBidi"/>
          <w:noProof/>
          <w:sz w:val="22"/>
          <w:szCs w:val="22"/>
        </w:rPr>
      </w:pPr>
      <w:r w:rsidRPr="00815B7C">
        <w:rPr>
          <w:rStyle w:val="Hyperlink"/>
          <w:noProof/>
        </w:rPr>
        <w:t>9.6.4</w:t>
      </w:r>
      <w:r>
        <w:rPr>
          <w:rFonts w:asciiTheme="minorHAnsi" w:eastAsiaTheme="minorEastAsia" w:hAnsiTheme="minorHAnsi" w:cstheme="minorBidi"/>
          <w:noProof/>
          <w:sz w:val="22"/>
          <w:szCs w:val="22"/>
        </w:rPr>
        <w:tab/>
      </w:r>
      <w:r w:rsidRPr="00815B7C">
        <w:rPr>
          <w:rStyle w:val="Hyperlink"/>
          <w:noProof/>
        </w:rPr>
        <w:t>Demographic and Baseline Characteristics</w:t>
      </w:r>
      <w:r>
        <w:rPr>
          <w:noProof/>
          <w:webHidden/>
        </w:rPr>
        <w:tab/>
      </w:r>
      <w:del w:id="919" w:author="Powell, Deana" w:date="2023-10-19T15:28:00Z">
        <w:r w:rsidR="004173BC">
          <w:rPr>
            <w:noProof/>
          </w:rPr>
          <w:delText>125</w:delText>
        </w:r>
      </w:del>
      <w:ins w:id="920" w:author="Powell, Deana" w:date="2023-10-19T15:28:00Z">
        <w:r>
          <w:rPr>
            <w:noProof/>
            <w:webHidden/>
          </w:rPr>
          <w:t>147</w:t>
        </w:r>
      </w:ins>
    </w:p>
    <w:p w14:paraId="5BE5F403" w14:textId="2FC37FB9" w:rsidR="00815B7C" w:rsidRDefault="00815B7C">
      <w:pPr>
        <w:pStyle w:val="TOC2"/>
        <w:rPr>
          <w:rFonts w:asciiTheme="minorHAnsi" w:eastAsiaTheme="minorEastAsia" w:hAnsiTheme="minorHAnsi" w:cstheme="minorBidi"/>
          <w:b w:val="0"/>
          <w:noProof/>
          <w:sz w:val="22"/>
          <w:szCs w:val="22"/>
        </w:rPr>
      </w:pPr>
      <w:r w:rsidRPr="00815B7C">
        <w:rPr>
          <w:rStyle w:val="Hyperlink"/>
          <w:noProof/>
        </w:rPr>
        <w:t>9.7</w:t>
      </w:r>
      <w:r>
        <w:rPr>
          <w:rFonts w:asciiTheme="minorHAnsi" w:eastAsiaTheme="minorEastAsia" w:hAnsiTheme="minorHAnsi" w:cstheme="minorBidi"/>
          <w:b w:val="0"/>
          <w:noProof/>
          <w:sz w:val="22"/>
          <w:szCs w:val="22"/>
        </w:rPr>
        <w:tab/>
      </w:r>
      <w:r w:rsidRPr="00815B7C">
        <w:rPr>
          <w:rStyle w:val="Hyperlink"/>
          <w:noProof/>
        </w:rPr>
        <w:t>Interim Analyses</w:t>
      </w:r>
      <w:r>
        <w:rPr>
          <w:noProof/>
          <w:webHidden/>
        </w:rPr>
        <w:tab/>
      </w:r>
      <w:del w:id="921" w:author="Powell, Deana" w:date="2023-10-19T15:28:00Z">
        <w:r w:rsidR="004173BC">
          <w:rPr>
            <w:noProof/>
          </w:rPr>
          <w:delText>125</w:delText>
        </w:r>
      </w:del>
      <w:ins w:id="922" w:author="Powell, Deana" w:date="2023-10-19T15:28:00Z">
        <w:r>
          <w:rPr>
            <w:noProof/>
            <w:webHidden/>
          </w:rPr>
          <w:t>147</w:t>
        </w:r>
      </w:ins>
    </w:p>
    <w:p w14:paraId="1FCF0C81" w14:textId="1830459B" w:rsidR="00815B7C" w:rsidRDefault="00815B7C">
      <w:pPr>
        <w:pStyle w:val="TOC3"/>
        <w:rPr>
          <w:rFonts w:asciiTheme="minorHAnsi" w:eastAsiaTheme="minorEastAsia" w:hAnsiTheme="minorHAnsi" w:cstheme="minorBidi"/>
          <w:noProof/>
          <w:sz w:val="22"/>
          <w:szCs w:val="22"/>
        </w:rPr>
      </w:pPr>
      <w:r w:rsidRPr="00815B7C">
        <w:rPr>
          <w:rStyle w:val="Hyperlink"/>
          <w:noProof/>
        </w:rPr>
        <w:t>9.7.1</w:t>
      </w:r>
      <w:r>
        <w:rPr>
          <w:rFonts w:asciiTheme="minorHAnsi" w:eastAsiaTheme="minorEastAsia" w:hAnsiTheme="minorHAnsi" w:cstheme="minorBidi"/>
          <w:noProof/>
          <w:sz w:val="22"/>
          <w:szCs w:val="22"/>
        </w:rPr>
        <w:tab/>
      </w:r>
      <w:r w:rsidRPr="00815B7C">
        <w:rPr>
          <w:rStyle w:val="Hyperlink"/>
          <w:noProof/>
        </w:rPr>
        <w:t xml:space="preserve">Efficacy Interim </w:t>
      </w:r>
      <w:del w:id="923" w:author="Powell, Deana" w:date="2023-10-19T15:28:00Z">
        <w:r w:rsidR="004F6B15">
          <w:rPr>
            <w:noProof/>
          </w:rPr>
          <w:delText>Analysis</w:delText>
        </w:r>
        <w:r w:rsidR="004F6B15">
          <w:rPr>
            <w:noProof/>
          </w:rPr>
          <w:tab/>
        </w:r>
        <w:r w:rsidR="004173BC">
          <w:rPr>
            <w:noProof/>
          </w:rPr>
          <w:delText>126</w:delText>
        </w:r>
      </w:del>
      <w:r w:rsidR="00334202">
        <w:rPr>
          <w:noProof/>
        </w:rPr>
        <w:br/>
      </w:r>
      <w:ins w:id="924" w:author="Powell, Deana" w:date="2023-10-19T15:28:00Z">
        <w:r w:rsidRPr="00815B7C">
          <w:rPr>
            <w:rStyle w:val="Hyperlink"/>
            <w:noProof/>
          </w:rPr>
          <w:t>Analyses</w:t>
        </w:r>
        <w:r>
          <w:rPr>
            <w:noProof/>
            <w:webHidden/>
          </w:rPr>
          <w:tab/>
          <w:t>147</w:t>
        </w:r>
      </w:ins>
    </w:p>
    <w:p w14:paraId="651F7C8A" w14:textId="12F71205" w:rsidR="00815B7C" w:rsidRDefault="00815B7C">
      <w:pPr>
        <w:pStyle w:val="TOC3"/>
        <w:rPr>
          <w:rFonts w:asciiTheme="minorHAnsi" w:eastAsiaTheme="minorEastAsia" w:hAnsiTheme="minorHAnsi" w:cstheme="minorBidi"/>
          <w:noProof/>
          <w:sz w:val="22"/>
          <w:szCs w:val="22"/>
        </w:rPr>
      </w:pPr>
      <w:r w:rsidRPr="00815B7C">
        <w:rPr>
          <w:rStyle w:val="Hyperlink"/>
          <w:noProof/>
        </w:rPr>
        <w:t>9.7.2</w:t>
      </w:r>
      <w:r>
        <w:rPr>
          <w:rFonts w:asciiTheme="minorHAnsi" w:eastAsiaTheme="minorEastAsia" w:hAnsiTheme="minorHAnsi" w:cstheme="minorBidi"/>
          <w:noProof/>
          <w:sz w:val="22"/>
          <w:szCs w:val="22"/>
        </w:rPr>
        <w:tab/>
      </w:r>
      <w:r w:rsidRPr="00815B7C">
        <w:rPr>
          <w:rStyle w:val="Hyperlink"/>
          <w:noProof/>
        </w:rPr>
        <w:t>Safety Interim Analysis</w:t>
      </w:r>
      <w:r>
        <w:rPr>
          <w:noProof/>
          <w:webHidden/>
        </w:rPr>
        <w:tab/>
      </w:r>
      <w:del w:id="925" w:author="Powell, Deana" w:date="2023-10-19T15:28:00Z">
        <w:r w:rsidR="004173BC">
          <w:rPr>
            <w:noProof/>
          </w:rPr>
          <w:delText>127</w:delText>
        </w:r>
      </w:del>
      <w:ins w:id="926" w:author="Powell, Deana" w:date="2023-10-19T15:28:00Z">
        <w:r>
          <w:rPr>
            <w:noProof/>
            <w:webHidden/>
          </w:rPr>
          <w:t>148</w:t>
        </w:r>
      </w:ins>
    </w:p>
    <w:p w14:paraId="03F9A582" w14:textId="2B7B06E2" w:rsidR="00815B7C" w:rsidRDefault="00815B7C">
      <w:pPr>
        <w:pStyle w:val="TOC2"/>
        <w:rPr>
          <w:rFonts w:asciiTheme="minorHAnsi" w:eastAsiaTheme="minorEastAsia" w:hAnsiTheme="minorHAnsi" w:cstheme="minorBidi"/>
          <w:b w:val="0"/>
          <w:noProof/>
          <w:sz w:val="22"/>
          <w:szCs w:val="22"/>
        </w:rPr>
      </w:pPr>
      <w:r w:rsidRPr="00815B7C">
        <w:rPr>
          <w:rStyle w:val="Hyperlink"/>
          <w:noProof/>
        </w:rPr>
        <w:t>9.8</w:t>
      </w:r>
      <w:r>
        <w:rPr>
          <w:rFonts w:asciiTheme="minorHAnsi" w:eastAsiaTheme="minorEastAsia" w:hAnsiTheme="minorHAnsi" w:cstheme="minorBidi"/>
          <w:b w:val="0"/>
          <w:noProof/>
          <w:sz w:val="22"/>
          <w:szCs w:val="22"/>
        </w:rPr>
        <w:tab/>
      </w:r>
      <w:r w:rsidRPr="00815B7C">
        <w:rPr>
          <w:rStyle w:val="Hyperlink"/>
          <w:noProof/>
        </w:rPr>
        <w:t>Multiplicity</w:t>
      </w:r>
      <w:r>
        <w:rPr>
          <w:noProof/>
          <w:webHidden/>
        </w:rPr>
        <w:tab/>
      </w:r>
      <w:del w:id="927" w:author="Powell, Deana" w:date="2023-10-19T15:28:00Z">
        <w:r w:rsidR="004173BC">
          <w:rPr>
            <w:noProof/>
          </w:rPr>
          <w:delText>127</w:delText>
        </w:r>
      </w:del>
      <w:ins w:id="928" w:author="Powell, Deana" w:date="2023-10-19T15:28:00Z">
        <w:r>
          <w:rPr>
            <w:noProof/>
            <w:webHidden/>
          </w:rPr>
          <w:t>148</w:t>
        </w:r>
      </w:ins>
    </w:p>
    <w:p w14:paraId="1B4F2ADF" w14:textId="29C3E75E" w:rsidR="00815B7C" w:rsidRDefault="00815B7C">
      <w:pPr>
        <w:pStyle w:val="TOC3"/>
        <w:rPr>
          <w:rFonts w:asciiTheme="minorHAnsi" w:eastAsiaTheme="minorEastAsia" w:hAnsiTheme="minorHAnsi" w:cstheme="minorBidi"/>
          <w:noProof/>
          <w:sz w:val="22"/>
          <w:szCs w:val="22"/>
        </w:rPr>
      </w:pPr>
      <w:r w:rsidRPr="00815B7C">
        <w:rPr>
          <w:rStyle w:val="Hyperlink"/>
          <w:noProof/>
        </w:rPr>
        <w:t>9.8.1</w:t>
      </w:r>
      <w:r>
        <w:rPr>
          <w:rFonts w:asciiTheme="minorHAnsi" w:eastAsiaTheme="minorEastAsia" w:hAnsiTheme="minorHAnsi" w:cstheme="minorBidi"/>
          <w:noProof/>
          <w:sz w:val="22"/>
          <w:szCs w:val="22"/>
        </w:rPr>
        <w:tab/>
      </w:r>
      <w:r w:rsidRPr="00815B7C">
        <w:rPr>
          <w:rStyle w:val="Hyperlink"/>
          <w:noProof/>
        </w:rPr>
        <w:t>Objective Response Rate</w:t>
      </w:r>
      <w:r>
        <w:rPr>
          <w:noProof/>
          <w:webHidden/>
        </w:rPr>
        <w:tab/>
      </w:r>
      <w:del w:id="929" w:author="Powell, Deana" w:date="2023-10-19T15:28:00Z">
        <w:r w:rsidR="004173BC">
          <w:rPr>
            <w:noProof/>
          </w:rPr>
          <w:delText>128</w:delText>
        </w:r>
      </w:del>
      <w:ins w:id="930" w:author="Powell, Deana" w:date="2023-10-19T15:28:00Z">
        <w:r>
          <w:rPr>
            <w:noProof/>
            <w:webHidden/>
          </w:rPr>
          <w:t>149</w:t>
        </w:r>
      </w:ins>
    </w:p>
    <w:p w14:paraId="472C5ACB" w14:textId="5B8FBDC4" w:rsidR="00815B7C" w:rsidRDefault="00815B7C">
      <w:pPr>
        <w:pStyle w:val="TOC3"/>
        <w:rPr>
          <w:rFonts w:asciiTheme="minorHAnsi" w:eastAsiaTheme="minorEastAsia" w:hAnsiTheme="minorHAnsi" w:cstheme="minorBidi"/>
          <w:noProof/>
          <w:sz w:val="22"/>
          <w:szCs w:val="22"/>
        </w:rPr>
      </w:pPr>
      <w:r w:rsidRPr="00815B7C">
        <w:rPr>
          <w:rStyle w:val="Hyperlink"/>
          <w:noProof/>
        </w:rPr>
        <w:t>9.8.2</w:t>
      </w:r>
      <w:r>
        <w:rPr>
          <w:rFonts w:asciiTheme="minorHAnsi" w:eastAsiaTheme="minorEastAsia" w:hAnsiTheme="minorHAnsi" w:cstheme="minorBidi"/>
          <w:noProof/>
          <w:sz w:val="22"/>
          <w:szCs w:val="22"/>
        </w:rPr>
        <w:tab/>
      </w:r>
      <w:r w:rsidRPr="00815B7C">
        <w:rPr>
          <w:rStyle w:val="Hyperlink"/>
          <w:noProof/>
        </w:rPr>
        <w:t>Progression-free Survival</w:t>
      </w:r>
      <w:r>
        <w:rPr>
          <w:noProof/>
          <w:webHidden/>
        </w:rPr>
        <w:tab/>
      </w:r>
      <w:del w:id="931" w:author="Powell, Deana" w:date="2023-10-19T15:28:00Z">
        <w:r w:rsidR="004173BC">
          <w:rPr>
            <w:noProof/>
          </w:rPr>
          <w:delText>128</w:delText>
        </w:r>
      </w:del>
      <w:ins w:id="932" w:author="Powell, Deana" w:date="2023-10-19T15:28:00Z">
        <w:r>
          <w:rPr>
            <w:noProof/>
            <w:webHidden/>
          </w:rPr>
          <w:t>150</w:t>
        </w:r>
      </w:ins>
    </w:p>
    <w:p w14:paraId="0BA3F6EA" w14:textId="346FE005" w:rsidR="00815B7C" w:rsidRDefault="00815B7C">
      <w:pPr>
        <w:pStyle w:val="TOC3"/>
        <w:rPr>
          <w:rFonts w:asciiTheme="minorHAnsi" w:eastAsiaTheme="minorEastAsia" w:hAnsiTheme="minorHAnsi" w:cstheme="minorBidi"/>
          <w:noProof/>
          <w:sz w:val="22"/>
          <w:szCs w:val="22"/>
        </w:rPr>
      </w:pPr>
      <w:r w:rsidRPr="00815B7C">
        <w:rPr>
          <w:rStyle w:val="Hyperlink"/>
          <w:noProof/>
        </w:rPr>
        <w:t>9.8.3</w:t>
      </w:r>
      <w:r>
        <w:rPr>
          <w:rFonts w:asciiTheme="minorHAnsi" w:eastAsiaTheme="minorEastAsia" w:hAnsiTheme="minorHAnsi" w:cstheme="minorBidi"/>
          <w:noProof/>
          <w:sz w:val="22"/>
          <w:szCs w:val="22"/>
        </w:rPr>
        <w:tab/>
      </w:r>
      <w:r w:rsidRPr="00815B7C">
        <w:rPr>
          <w:rStyle w:val="Hyperlink"/>
          <w:noProof/>
        </w:rPr>
        <w:t>Overall Survival</w:t>
      </w:r>
      <w:r>
        <w:rPr>
          <w:noProof/>
          <w:webHidden/>
        </w:rPr>
        <w:tab/>
      </w:r>
      <w:del w:id="933" w:author="Powell, Deana" w:date="2023-10-19T15:28:00Z">
        <w:r w:rsidR="004173BC">
          <w:rPr>
            <w:noProof/>
          </w:rPr>
          <w:delText>129</w:delText>
        </w:r>
      </w:del>
      <w:ins w:id="934" w:author="Powell, Deana" w:date="2023-10-19T15:28:00Z">
        <w:r>
          <w:rPr>
            <w:noProof/>
            <w:webHidden/>
          </w:rPr>
          <w:t>151</w:t>
        </w:r>
      </w:ins>
    </w:p>
    <w:p w14:paraId="2C442854" w14:textId="42F1F529" w:rsidR="00815B7C" w:rsidRDefault="00815B7C">
      <w:pPr>
        <w:pStyle w:val="TOC3"/>
        <w:rPr>
          <w:rFonts w:asciiTheme="minorHAnsi" w:eastAsiaTheme="minorEastAsia" w:hAnsiTheme="minorHAnsi" w:cstheme="minorBidi"/>
          <w:noProof/>
          <w:sz w:val="22"/>
          <w:szCs w:val="22"/>
        </w:rPr>
      </w:pPr>
      <w:r w:rsidRPr="00815B7C">
        <w:rPr>
          <w:rStyle w:val="Hyperlink"/>
          <w:noProof/>
        </w:rPr>
        <w:t>9.8.4</w:t>
      </w:r>
      <w:r>
        <w:rPr>
          <w:rFonts w:asciiTheme="minorHAnsi" w:eastAsiaTheme="minorEastAsia" w:hAnsiTheme="minorHAnsi" w:cstheme="minorBidi"/>
          <w:noProof/>
          <w:sz w:val="22"/>
          <w:szCs w:val="22"/>
        </w:rPr>
        <w:tab/>
      </w:r>
      <w:r w:rsidRPr="00815B7C">
        <w:rPr>
          <w:rStyle w:val="Hyperlink"/>
          <w:noProof/>
        </w:rPr>
        <w:t>Safety Analyses</w:t>
      </w:r>
      <w:r>
        <w:rPr>
          <w:noProof/>
          <w:webHidden/>
        </w:rPr>
        <w:tab/>
      </w:r>
      <w:del w:id="935" w:author="Powell, Deana" w:date="2023-10-19T15:28:00Z">
        <w:r w:rsidR="004173BC">
          <w:rPr>
            <w:noProof/>
          </w:rPr>
          <w:delText>131</w:delText>
        </w:r>
      </w:del>
      <w:ins w:id="936" w:author="Powell, Deana" w:date="2023-10-19T15:28:00Z">
        <w:r>
          <w:rPr>
            <w:noProof/>
            <w:webHidden/>
          </w:rPr>
          <w:t>152</w:t>
        </w:r>
      </w:ins>
    </w:p>
    <w:p w14:paraId="4DCBF6A1" w14:textId="5756FB76" w:rsidR="00815B7C" w:rsidRDefault="00815B7C">
      <w:pPr>
        <w:pStyle w:val="TOC2"/>
        <w:rPr>
          <w:rFonts w:asciiTheme="minorHAnsi" w:eastAsiaTheme="minorEastAsia" w:hAnsiTheme="minorHAnsi" w:cstheme="minorBidi"/>
          <w:b w:val="0"/>
          <w:noProof/>
          <w:sz w:val="22"/>
          <w:szCs w:val="22"/>
        </w:rPr>
      </w:pPr>
      <w:r w:rsidRPr="00815B7C">
        <w:rPr>
          <w:rStyle w:val="Hyperlink"/>
          <w:noProof/>
        </w:rPr>
        <w:lastRenderedPageBreak/>
        <w:t>9.9</w:t>
      </w:r>
      <w:r>
        <w:rPr>
          <w:rFonts w:asciiTheme="minorHAnsi" w:eastAsiaTheme="minorEastAsia" w:hAnsiTheme="minorHAnsi" w:cstheme="minorBidi"/>
          <w:b w:val="0"/>
          <w:noProof/>
          <w:sz w:val="22"/>
          <w:szCs w:val="22"/>
        </w:rPr>
        <w:tab/>
      </w:r>
      <w:r w:rsidRPr="00815B7C">
        <w:rPr>
          <w:rStyle w:val="Hyperlink"/>
          <w:noProof/>
        </w:rPr>
        <w:t>Sample Size and Power Calculations</w:t>
      </w:r>
      <w:r>
        <w:rPr>
          <w:noProof/>
          <w:webHidden/>
        </w:rPr>
        <w:tab/>
      </w:r>
      <w:del w:id="937" w:author="Powell, Deana" w:date="2023-10-19T15:28:00Z">
        <w:r w:rsidR="004173BC">
          <w:rPr>
            <w:noProof/>
          </w:rPr>
          <w:delText>131</w:delText>
        </w:r>
      </w:del>
      <w:ins w:id="938" w:author="Powell, Deana" w:date="2023-10-19T15:28:00Z">
        <w:r>
          <w:rPr>
            <w:noProof/>
            <w:webHidden/>
          </w:rPr>
          <w:t>153</w:t>
        </w:r>
      </w:ins>
    </w:p>
    <w:p w14:paraId="24C16FB5" w14:textId="3EF9C857" w:rsidR="00815B7C" w:rsidRDefault="00815B7C">
      <w:pPr>
        <w:pStyle w:val="TOC2"/>
        <w:rPr>
          <w:rFonts w:asciiTheme="minorHAnsi" w:eastAsiaTheme="minorEastAsia" w:hAnsiTheme="minorHAnsi" w:cstheme="minorBidi"/>
          <w:b w:val="0"/>
          <w:noProof/>
          <w:sz w:val="22"/>
          <w:szCs w:val="22"/>
        </w:rPr>
      </w:pPr>
      <w:r w:rsidRPr="00815B7C">
        <w:rPr>
          <w:rStyle w:val="Hyperlink"/>
          <w:noProof/>
        </w:rPr>
        <w:t>9.10</w:t>
      </w:r>
      <w:r>
        <w:rPr>
          <w:rFonts w:asciiTheme="minorHAnsi" w:eastAsiaTheme="minorEastAsia" w:hAnsiTheme="minorHAnsi" w:cstheme="minorBidi"/>
          <w:b w:val="0"/>
          <w:noProof/>
          <w:sz w:val="22"/>
          <w:szCs w:val="22"/>
        </w:rPr>
        <w:tab/>
      </w:r>
      <w:r w:rsidRPr="00815B7C">
        <w:rPr>
          <w:rStyle w:val="Hyperlink"/>
          <w:noProof/>
        </w:rPr>
        <w:t>Subgroup Analyses</w:t>
      </w:r>
      <w:r>
        <w:rPr>
          <w:noProof/>
          <w:webHidden/>
        </w:rPr>
        <w:tab/>
      </w:r>
      <w:del w:id="939" w:author="Powell, Deana" w:date="2023-10-19T15:28:00Z">
        <w:r w:rsidR="004173BC">
          <w:rPr>
            <w:noProof/>
          </w:rPr>
          <w:delText>132</w:delText>
        </w:r>
      </w:del>
      <w:ins w:id="940" w:author="Powell, Deana" w:date="2023-10-19T15:28:00Z">
        <w:r>
          <w:rPr>
            <w:noProof/>
            <w:webHidden/>
          </w:rPr>
          <w:t>153</w:t>
        </w:r>
      </w:ins>
    </w:p>
    <w:p w14:paraId="2BE737D7" w14:textId="0F878FB8" w:rsidR="00815B7C" w:rsidRDefault="00815B7C">
      <w:pPr>
        <w:pStyle w:val="TOC2"/>
        <w:rPr>
          <w:rFonts w:asciiTheme="minorHAnsi" w:eastAsiaTheme="minorEastAsia" w:hAnsiTheme="minorHAnsi" w:cstheme="minorBidi"/>
          <w:b w:val="0"/>
          <w:noProof/>
          <w:sz w:val="22"/>
          <w:szCs w:val="22"/>
        </w:rPr>
      </w:pPr>
      <w:r w:rsidRPr="00815B7C">
        <w:rPr>
          <w:rStyle w:val="Hyperlink"/>
          <w:noProof/>
        </w:rPr>
        <w:t>9.11</w:t>
      </w:r>
      <w:r>
        <w:rPr>
          <w:rFonts w:asciiTheme="minorHAnsi" w:eastAsiaTheme="minorEastAsia" w:hAnsiTheme="minorHAnsi" w:cstheme="minorBidi"/>
          <w:b w:val="0"/>
          <w:noProof/>
          <w:sz w:val="22"/>
          <w:szCs w:val="22"/>
        </w:rPr>
        <w:tab/>
      </w:r>
      <w:r w:rsidRPr="00815B7C">
        <w:rPr>
          <w:rStyle w:val="Hyperlink"/>
          <w:noProof/>
        </w:rPr>
        <w:t>Compliance (Medication Adherence)</w:t>
      </w:r>
      <w:r>
        <w:rPr>
          <w:noProof/>
          <w:webHidden/>
        </w:rPr>
        <w:tab/>
      </w:r>
      <w:del w:id="941" w:author="Powell, Deana" w:date="2023-10-19T15:28:00Z">
        <w:r w:rsidR="004173BC">
          <w:rPr>
            <w:noProof/>
          </w:rPr>
          <w:delText>133</w:delText>
        </w:r>
      </w:del>
      <w:ins w:id="942" w:author="Powell, Deana" w:date="2023-10-19T15:28:00Z">
        <w:r>
          <w:rPr>
            <w:noProof/>
            <w:webHidden/>
          </w:rPr>
          <w:t>154</w:t>
        </w:r>
      </w:ins>
    </w:p>
    <w:p w14:paraId="6055F8B6" w14:textId="5EA13EB6" w:rsidR="00815B7C" w:rsidRDefault="00815B7C">
      <w:pPr>
        <w:pStyle w:val="TOC2"/>
        <w:rPr>
          <w:rFonts w:asciiTheme="minorHAnsi" w:eastAsiaTheme="minorEastAsia" w:hAnsiTheme="minorHAnsi" w:cstheme="minorBidi"/>
          <w:b w:val="0"/>
          <w:noProof/>
          <w:sz w:val="22"/>
          <w:szCs w:val="22"/>
        </w:rPr>
      </w:pPr>
      <w:r w:rsidRPr="00815B7C">
        <w:rPr>
          <w:rStyle w:val="Hyperlink"/>
          <w:noProof/>
        </w:rPr>
        <w:t>9.12</w:t>
      </w:r>
      <w:r>
        <w:rPr>
          <w:rFonts w:asciiTheme="minorHAnsi" w:eastAsiaTheme="minorEastAsia" w:hAnsiTheme="minorHAnsi" w:cstheme="minorBidi"/>
          <w:b w:val="0"/>
          <w:noProof/>
          <w:sz w:val="22"/>
          <w:szCs w:val="22"/>
        </w:rPr>
        <w:tab/>
      </w:r>
      <w:r w:rsidRPr="00815B7C">
        <w:rPr>
          <w:rStyle w:val="Hyperlink"/>
          <w:noProof/>
        </w:rPr>
        <w:t>Extent of Exposure</w:t>
      </w:r>
      <w:r>
        <w:rPr>
          <w:noProof/>
          <w:webHidden/>
        </w:rPr>
        <w:tab/>
      </w:r>
      <w:del w:id="943" w:author="Powell, Deana" w:date="2023-10-19T15:28:00Z">
        <w:r w:rsidR="004173BC">
          <w:rPr>
            <w:noProof/>
          </w:rPr>
          <w:delText>133</w:delText>
        </w:r>
      </w:del>
      <w:ins w:id="944" w:author="Powell, Deana" w:date="2023-10-19T15:28:00Z">
        <w:r>
          <w:rPr>
            <w:noProof/>
            <w:webHidden/>
          </w:rPr>
          <w:t>154</w:t>
        </w:r>
      </w:ins>
    </w:p>
    <w:p w14:paraId="6AEFC726" w14:textId="77777777" w:rsidR="004F6B15" w:rsidRDefault="004F6B15">
      <w:pPr>
        <w:pStyle w:val="TOC1"/>
        <w:rPr>
          <w:del w:id="945" w:author="Powell, Deana" w:date="2023-10-19T15:28:00Z"/>
          <w:rFonts w:asciiTheme="minorHAnsi" w:eastAsiaTheme="minorEastAsia" w:hAnsiTheme="minorHAnsi" w:cstheme="minorBidi"/>
          <w:b w:val="0"/>
          <w:caps w:val="0"/>
          <w:noProof/>
          <w:sz w:val="22"/>
          <w:szCs w:val="22"/>
        </w:rPr>
      </w:pPr>
      <w:del w:id="946" w:author="Powell, Deana" w:date="2023-10-19T15:28:00Z">
        <w:r w:rsidRPr="00FB25BD">
          <w:rPr>
            <w:noProof/>
          </w:rPr>
          <w:delText>10</w:delText>
        </w:r>
        <w:r>
          <w:rPr>
            <w:rFonts w:asciiTheme="minorHAnsi" w:eastAsiaTheme="minorEastAsia" w:hAnsiTheme="minorHAnsi" w:cstheme="minorBidi"/>
            <w:b w:val="0"/>
            <w:caps w:val="0"/>
            <w:noProof/>
            <w:sz w:val="22"/>
            <w:szCs w:val="22"/>
          </w:rPr>
          <w:tab/>
        </w:r>
        <w:r w:rsidRPr="00FB25BD">
          <w:rPr>
            <w:rFonts w:eastAsiaTheme="minorHAnsi"/>
            <w:noProof/>
          </w:rPr>
          <w:delText>Supporting Documentation and Operational Considerations</w:delText>
        </w:r>
        <w:r>
          <w:rPr>
            <w:noProof/>
          </w:rPr>
          <w:tab/>
        </w:r>
        <w:r w:rsidR="004173BC">
          <w:rPr>
            <w:noProof/>
          </w:rPr>
          <w:delText>134</w:delText>
        </w:r>
      </w:del>
    </w:p>
    <w:p w14:paraId="5D335481" w14:textId="55B7C381" w:rsidR="00815B7C" w:rsidRDefault="00815B7C">
      <w:pPr>
        <w:pStyle w:val="TOC1"/>
        <w:rPr>
          <w:ins w:id="947" w:author="Powell, Deana" w:date="2023-10-19T15:28:00Z"/>
          <w:rFonts w:asciiTheme="minorHAnsi" w:eastAsiaTheme="minorEastAsia" w:hAnsiTheme="minorHAnsi" w:cstheme="minorBidi"/>
          <w:b w:val="0"/>
          <w:caps w:val="0"/>
          <w:noProof/>
          <w:sz w:val="22"/>
          <w:szCs w:val="22"/>
        </w:rPr>
      </w:pPr>
      <w:ins w:id="948" w:author="Powell, Deana" w:date="2023-10-19T15:28:00Z">
        <w:r w:rsidRPr="00815B7C">
          <w:rPr>
            <w:rStyle w:val="Hyperlink"/>
            <w:noProof/>
          </w:rPr>
          <w:t>10</w:t>
        </w:r>
        <w:r>
          <w:rPr>
            <w:rFonts w:asciiTheme="minorHAnsi" w:eastAsiaTheme="minorEastAsia" w:hAnsiTheme="minorHAnsi" w:cstheme="minorBidi"/>
            <w:b w:val="0"/>
            <w:caps w:val="0"/>
            <w:noProof/>
            <w:sz w:val="22"/>
            <w:szCs w:val="22"/>
          </w:rPr>
          <w:tab/>
        </w:r>
        <w:r w:rsidRPr="00815B7C">
          <w:rPr>
            <w:rStyle w:val="Hyperlink"/>
            <w:noProof/>
          </w:rPr>
          <w:t>SUPPORTING DOCUMENTATION AND OPERATIONAL CONSIDERATIONS</w:t>
        </w:r>
        <w:r>
          <w:rPr>
            <w:noProof/>
            <w:webHidden/>
          </w:rPr>
          <w:tab/>
          <w:t>155</w:t>
        </w:r>
      </w:ins>
    </w:p>
    <w:p w14:paraId="153DB268" w14:textId="7FC07854" w:rsidR="00815B7C" w:rsidRDefault="00815B7C">
      <w:pPr>
        <w:pStyle w:val="TOC2"/>
        <w:rPr>
          <w:rFonts w:asciiTheme="minorHAnsi" w:eastAsiaTheme="minorEastAsia" w:hAnsiTheme="minorHAnsi" w:cstheme="minorBidi"/>
          <w:b w:val="0"/>
          <w:noProof/>
          <w:sz w:val="22"/>
          <w:szCs w:val="22"/>
        </w:rPr>
      </w:pPr>
      <w:r w:rsidRPr="00815B7C">
        <w:rPr>
          <w:rStyle w:val="Hyperlink"/>
          <w:noProof/>
        </w:rPr>
        <w:t>10.1</w:t>
      </w:r>
      <w:r>
        <w:rPr>
          <w:rFonts w:asciiTheme="minorHAnsi" w:eastAsiaTheme="minorEastAsia" w:hAnsiTheme="minorHAnsi" w:cstheme="minorBidi"/>
          <w:b w:val="0"/>
          <w:noProof/>
          <w:sz w:val="22"/>
          <w:szCs w:val="22"/>
        </w:rPr>
        <w:tab/>
      </w:r>
      <w:r w:rsidRPr="00815B7C">
        <w:rPr>
          <w:rStyle w:val="Hyperlink"/>
          <w:noProof/>
        </w:rPr>
        <w:t>Appendix 1: Regulatory, Ethical, and Study Oversight Considerations</w:t>
      </w:r>
      <w:r>
        <w:rPr>
          <w:noProof/>
          <w:webHidden/>
        </w:rPr>
        <w:tab/>
      </w:r>
      <w:del w:id="949" w:author="Powell, Deana" w:date="2023-10-19T15:28:00Z">
        <w:r w:rsidR="004173BC">
          <w:rPr>
            <w:noProof/>
          </w:rPr>
          <w:delText>134</w:delText>
        </w:r>
      </w:del>
      <w:ins w:id="950" w:author="Powell, Deana" w:date="2023-10-19T15:28:00Z">
        <w:r>
          <w:rPr>
            <w:noProof/>
            <w:webHidden/>
          </w:rPr>
          <w:t>155</w:t>
        </w:r>
      </w:ins>
    </w:p>
    <w:p w14:paraId="7AF1F594" w14:textId="15D52B0D" w:rsidR="00815B7C" w:rsidRDefault="00815B7C">
      <w:pPr>
        <w:pStyle w:val="TOC3"/>
        <w:rPr>
          <w:rFonts w:asciiTheme="minorHAnsi" w:eastAsiaTheme="minorEastAsia" w:hAnsiTheme="minorHAnsi" w:cstheme="minorBidi"/>
          <w:noProof/>
          <w:sz w:val="22"/>
          <w:szCs w:val="22"/>
        </w:rPr>
      </w:pPr>
      <w:r w:rsidRPr="00815B7C">
        <w:rPr>
          <w:rStyle w:val="Hyperlink"/>
          <w:noProof/>
        </w:rPr>
        <w:t>10.1.1</w:t>
      </w:r>
      <w:r>
        <w:rPr>
          <w:rFonts w:asciiTheme="minorHAnsi" w:eastAsiaTheme="minorEastAsia" w:hAnsiTheme="minorHAnsi" w:cstheme="minorBidi"/>
          <w:noProof/>
          <w:sz w:val="22"/>
          <w:szCs w:val="22"/>
        </w:rPr>
        <w:tab/>
      </w:r>
      <w:r w:rsidRPr="00815B7C">
        <w:rPr>
          <w:rStyle w:val="Hyperlink"/>
          <w:noProof/>
        </w:rPr>
        <w:t>Code of Conduct for Clinical Trials</w:t>
      </w:r>
      <w:r>
        <w:rPr>
          <w:noProof/>
          <w:webHidden/>
        </w:rPr>
        <w:tab/>
      </w:r>
      <w:del w:id="951" w:author="Powell, Deana" w:date="2023-10-19T15:28:00Z">
        <w:r w:rsidR="004173BC">
          <w:rPr>
            <w:noProof/>
          </w:rPr>
          <w:delText>134</w:delText>
        </w:r>
      </w:del>
      <w:ins w:id="952" w:author="Powell, Deana" w:date="2023-10-19T15:28:00Z">
        <w:r>
          <w:rPr>
            <w:noProof/>
            <w:webHidden/>
          </w:rPr>
          <w:t>155</w:t>
        </w:r>
      </w:ins>
    </w:p>
    <w:p w14:paraId="2F6718A4" w14:textId="2DE14101" w:rsidR="00815B7C" w:rsidRDefault="00815B7C">
      <w:pPr>
        <w:pStyle w:val="TOC3"/>
        <w:rPr>
          <w:rFonts w:asciiTheme="minorHAnsi" w:eastAsiaTheme="minorEastAsia" w:hAnsiTheme="minorHAnsi" w:cstheme="minorBidi"/>
          <w:noProof/>
          <w:sz w:val="22"/>
          <w:szCs w:val="22"/>
        </w:rPr>
      </w:pPr>
      <w:r w:rsidRPr="00815B7C">
        <w:rPr>
          <w:rStyle w:val="Hyperlink"/>
          <w:noProof/>
        </w:rPr>
        <w:t>10.1.2</w:t>
      </w:r>
      <w:r>
        <w:rPr>
          <w:rFonts w:asciiTheme="minorHAnsi" w:eastAsiaTheme="minorEastAsia" w:hAnsiTheme="minorHAnsi" w:cstheme="minorBidi"/>
          <w:noProof/>
          <w:sz w:val="22"/>
          <w:szCs w:val="22"/>
        </w:rPr>
        <w:tab/>
      </w:r>
      <w:r w:rsidRPr="00815B7C">
        <w:rPr>
          <w:rStyle w:val="Hyperlink"/>
          <w:noProof/>
        </w:rPr>
        <w:t>Financial Disclosure</w:t>
      </w:r>
      <w:r>
        <w:rPr>
          <w:noProof/>
          <w:webHidden/>
        </w:rPr>
        <w:tab/>
      </w:r>
      <w:del w:id="953" w:author="Powell, Deana" w:date="2023-10-19T15:28:00Z">
        <w:r w:rsidR="004173BC">
          <w:rPr>
            <w:noProof/>
          </w:rPr>
          <w:delText>136</w:delText>
        </w:r>
      </w:del>
      <w:ins w:id="954" w:author="Powell, Deana" w:date="2023-10-19T15:28:00Z">
        <w:r>
          <w:rPr>
            <w:noProof/>
            <w:webHidden/>
          </w:rPr>
          <w:t>158</w:t>
        </w:r>
      </w:ins>
    </w:p>
    <w:p w14:paraId="21291862" w14:textId="35878E71" w:rsidR="00815B7C" w:rsidRDefault="00815B7C">
      <w:pPr>
        <w:pStyle w:val="TOC3"/>
        <w:rPr>
          <w:rFonts w:asciiTheme="minorHAnsi" w:eastAsiaTheme="minorEastAsia" w:hAnsiTheme="minorHAnsi" w:cstheme="minorBidi"/>
          <w:noProof/>
          <w:sz w:val="22"/>
          <w:szCs w:val="22"/>
        </w:rPr>
      </w:pPr>
      <w:r w:rsidRPr="00815B7C">
        <w:rPr>
          <w:rStyle w:val="Hyperlink"/>
          <w:noProof/>
        </w:rPr>
        <w:t>10.1.3</w:t>
      </w:r>
      <w:r>
        <w:rPr>
          <w:rFonts w:asciiTheme="minorHAnsi" w:eastAsiaTheme="minorEastAsia" w:hAnsiTheme="minorHAnsi" w:cstheme="minorBidi"/>
          <w:noProof/>
          <w:sz w:val="22"/>
          <w:szCs w:val="22"/>
        </w:rPr>
        <w:tab/>
      </w:r>
      <w:r w:rsidRPr="00815B7C">
        <w:rPr>
          <w:rStyle w:val="Hyperlink"/>
          <w:noProof/>
        </w:rPr>
        <w:t>Data Protection</w:t>
      </w:r>
      <w:r>
        <w:rPr>
          <w:noProof/>
          <w:webHidden/>
        </w:rPr>
        <w:tab/>
      </w:r>
      <w:del w:id="955" w:author="Powell, Deana" w:date="2023-10-19T15:28:00Z">
        <w:r w:rsidR="004173BC">
          <w:rPr>
            <w:noProof/>
          </w:rPr>
          <w:delText>136</w:delText>
        </w:r>
      </w:del>
      <w:ins w:id="956" w:author="Powell, Deana" w:date="2023-10-19T15:28:00Z">
        <w:r>
          <w:rPr>
            <w:noProof/>
            <w:webHidden/>
          </w:rPr>
          <w:t>158</w:t>
        </w:r>
      </w:ins>
    </w:p>
    <w:p w14:paraId="4099220C" w14:textId="2C705F0B" w:rsidR="00815B7C" w:rsidRDefault="00815B7C">
      <w:pPr>
        <w:pStyle w:val="TOC4"/>
        <w:rPr>
          <w:rFonts w:asciiTheme="minorHAnsi" w:eastAsiaTheme="minorEastAsia" w:hAnsiTheme="minorHAnsi" w:cstheme="minorBidi"/>
          <w:noProof/>
          <w:sz w:val="22"/>
          <w:szCs w:val="22"/>
        </w:rPr>
      </w:pPr>
      <w:r w:rsidRPr="00815B7C">
        <w:rPr>
          <w:rStyle w:val="Hyperlink"/>
          <w:noProof/>
        </w:rPr>
        <w:t>10.1.3.1</w:t>
      </w:r>
      <w:r>
        <w:rPr>
          <w:rFonts w:asciiTheme="minorHAnsi" w:eastAsiaTheme="minorEastAsia" w:hAnsiTheme="minorHAnsi" w:cstheme="minorBidi"/>
          <w:noProof/>
          <w:sz w:val="22"/>
          <w:szCs w:val="22"/>
        </w:rPr>
        <w:tab/>
      </w:r>
      <w:r w:rsidRPr="00815B7C">
        <w:rPr>
          <w:rStyle w:val="Hyperlink"/>
          <w:noProof/>
        </w:rPr>
        <w:t>Confidentiality of Data</w:t>
      </w:r>
      <w:r>
        <w:rPr>
          <w:noProof/>
          <w:webHidden/>
        </w:rPr>
        <w:tab/>
      </w:r>
      <w:del w:id="957" w:author="Powell, Deana" w:date="2023-10-19T15:28:00Z">
        <w:r w:rsidR="004173BC">
          <w:rPr>
            <w:noProof/>
          </w:rPr>
          <w:delText>137</w:delText>
        </w:r>
      </w:del>
      <w:ins w:id="958" w:author="Powell, Deana" w:date="2023-10-19T15:28:00Z">
        <w:r>
          <w:rPr>
            <w:noProof/>
            <w:webHidden/>
          </w:rPr>
          <w:t>158</w:t>
        </w:r>
      </w:ins>
    </w:p>
    <w:p w14:paraId="4DBBF3E9" w14:textId="6DFAE23D" w:rsidR="00815B7C" w:rsidRDefault="00815B7C">
      <w:pPr>
        <w:pStyle w:val="TOC4"/>
        <w:rPr>
          <w:rFonts w:asciiTheme="minorHAnsi" w:eastAsiaTheme="minorEastAsia" w:hAnsiTheme="minorHAnsi" w:cstheme="minorBidi"/>
          <w:noProof/>
          <w:sz w:val="22"/>
          <w:szCs w:val="22"/>
        </w:rPr>
      </w:pPr>
      <w:r w:rsidRPr="00815B7C">
        <w:rPr>
          <w:rStyle w:val="Hyperlink"/>
          <w:noProof/>
        </w:rPr>
        <w:t>10.1.3.2</w:t>
      </w:r>
      <w:r>
        <w:rPr>
          <w:rFonts w:asciiTheme="minorHAnsi" w:eastAsiaTheme="minorEastAsia" w:hAnsiTheme="minorHAnsi" w:cstheme="minorBidi"/>
          <w:noProof/>
          <w:sz w:val="22"/>
          <w:szCs w:val="22"/>
        </w:rPr>
        <w:tab/>
      </w:r>
      <w:r w:rsidRPr="00815B7C">
        <w:rPr>
          <w:rStyle w:val="Hyperlink"/>
          <w:noProof/>
        </w:rPr>
        <w:t>Confidentiality of Participant Records</w:t>
      </w:r>
      <w:r>
        <w:rPr>
          <w:noProof/>
          <w:webHidden/>
        </w:rPr>
        <w:tab/>
      </w:r>
      <w:del w:id="959" w:author="Powell, Deana" w:date="2023-10-19T15:28:00Z">
        <w:r w:rsidR="004173BC">
          <w:rPr>
            <w:noProof/>
          </w:rPr>
          <w:delText>137</w:delText>
        </w:r>
      </w:del>
      <w:ins w:id="960" w:author="Powell, Deana" w:date="2023-10-19T15:28:00Z">
        <w:r>
          <w:rPr>
            <w:noProof/>
            <w:webHidden/>
          </w:rPr>
          <w:t>159</w:t>
        </w:r>
      </w:ins>
    </w:p>
    <w:p w14:paraId="3E890B69" w14:textId="4CC635AC" w:rsidR="00815B7C" w:rsidRDefault="00815B7C">
      <w:pPr>
        <w:pStyle w:val="TOC4"/>
        <w:rPr>
          <w:rFonts w:asciiTheme="minorHAnsi" w:eastAsiaTheme="minorEastAsia" w:hAnsiTheme="minorHAnsi" w:cstheme="minorBidi"/>
          <w:noProof/>
          <w:sz w:val="22"/>
          <w:szCs w:val="22"/>
        </w:rPr>
      </w:pPr>
      <w:r w:rsidRPr="00815B7C">
        <w:rPr>
          <w:rStyle w:val="Hyperlink"/>
          <w:noProof/>
        </w:rPr>
        <w:t>10.1.3.3</w:t>
      </w:r>
      <w:r>
        <w:rPr>
          <w:rFonts w:asciiTheme="minorHAnsi" w:eastAsiaTheme="minorEastAsia" w:hAnsiTheme="minorHAnsi" w:cstheme="minorBidi"/>
          <w:noProof/>
          <w:sz w:val="22"/>
          <w:szCs w:val="22"/>
        </w:rPr>
        <w:tab/>
      </w:r>
      <w:r w:rsidRPr="00815B7C">
        <w:rPr>
          <w:rStyle w:val="Hyperlink"/>
          <w:noProof/>
        </w:rPr>
        <w:t>Confidentiality of IRB/IEC Information</w:t>
      </w:r>
      <w:r>
        <w:rPr>
          <w:noProof/>
          <w:webHidden/>
        </w:rPr>
        <w:tab/>
      </w:r>
      <w:del w:id="961" w:author="Powell, Deana" w:date="2023-10-19T15:28:00Z">
        <w:r w:rsidR="004173BC">
          <w:rPr>
            <w:noProof/>
          </w:rPr>
          <w:delText>137</w:delText>
        </w:r>
      </w:del>
      <w:ins w:id="962" w:author="Powell, Deana" w:date="2023-10-19T15:28:00Z">
        <w:r>
          <w:rPr>
            <w:noProof/>
            <w:webHidden/>
          </w:rPr>
          <w:t>159</w:t>
        </w:r>
      </w:ins>
    </w:p>
    <w:p w14:paraId="2A8785DA" w14:textId="6B05D688" w:rsidR="00815B7C" w:rsidRDefault="00815B7C">
      <w:pPr>
        <w:pStyle w:val="TOC3"/>
        <w:rPr>
          <w:rFonts w:asciiTheme="minorHAnsi" w:eastAsiaTheme="minorEastAsia" w:hAnsiTheme="minorHAnsi" w:cstheme="minorBidi"/>
          <w:noProof/>
          <w:sz w:val="22"/>
          <w:szCs w:val="22"/>
        </w:rPr>
      </w:pPr>
      <w:r w:rsidRPr="00815B7C">
        <w:rPr>
          <w:rStyle w:val="Hyperlink"/>
          <w:noProof/>
        </w:rPr>
        <w:t>10.1.4</w:t>
      </w:r>
      <w:r>
        <w:rPr>
          <w:rFonts w:asciiTheme="minorHAnsi" w:eastAsiaTheme="minorEastAsia" w:hAnsiTheme="minorHAnsi" w:cstheme="minorBidi"/>
          <w:noProof/>
          <w:sz w:val="22"/>
          <w:szCs w:val="22"/>
        </w:rPr>
        <w:tab/>
      </w:r>
      <w:r w:rsidRPr="00815B7C">
        <w:rPr>
          <w:rStyle w:val="Hyperlink"/>
          <w:noProof/>
        </w:rPr>
        <w:t>Committees Structure</w:t>
      </w:r>
      <w:r>
        <w:rPr>
          <w:noProof/>
          <w:webHidden/>
        </w:rPr>
        <w:tab/>
      </w:r>
      <w:del w:id="963" w:author="Powell, Deana" w:date="2023-10-19T15:28:00Z">
        <w:r w:rsidR="004173BC">
          <w:rPr>
            <w:noProof/>
          </w:rPr>
          <w:delText>137</w:delText>
        </w:r>
      </w:del>
      <w:ins w:id="964" w:author="Powell, Deana" w:date="2023-10-19T15:28:00Z">
        <w:r>
          <w:rPr>
            <w:noProof/>
            <w:webHidden/>
          </w:rPr>
          <w:t>159</w:t>
        </w:r>
      </w:ins>
    </w:p>
    <w:p w14:paraId="2C26B358" w14:textId="5A041172" w:rsidR="00815B7C" w:rsidRDefault="00815B7C">
      <w:pPr>
        <w:pStyle w:val="TOC4"/>
        <w:rPr>
          <w:rFonts w:asciiTheme="minorHAnsi" w:eastAsiaTheme="minorEastAsia" w:hAnsiTheme="minorHAnsi" w:cstheme="minorBidi"/>
          <w:noProof/>
          <w:sz w:val="22"/>
          <w:szCs w:val="22"/>
        </w:rPr>
      </w:pPr>
      <w:r w:rsidRPr="00815B7C">
        <w:rPr>
          <w:rStyle w:val="Hyperlink"/>
          <w:noProof/>
        </w:rPr>
        <w:t>10.1.4.1</w:t>
      </w:r>
      <w:r>
        <w:rPr>
          <w:rFonts w:asciiTheme="minorHAnsi" w:eastAsiaTheme="minorEastAsia" w:hAnsiTheme="minorHAnsi" w:cstheme="minorBidi"/>
          <w:noProof/>
          <w:sz w:val="22"/>
          <w:szCs w:val="22"/>
        </w:rPr>
        <w:tab/>
      </w:r>
      <w:r w:rsidRPr="00815B7C">
        <w:rPr>
          <w:rStyle w:val="Hyperlink"/>
          <w:noProof/>
        </w:rPr>
        <w:t>Scientific Advisory Committee (SAC)</w:t>
      </w:r>
      <w:r>
        <w:rPr>
          <w:noProof/>
          <w:webHidden/>
        </w:rPr>
        <w:tab/>
      </w:r>
      <w:del w:id="965" w:author="Powell, Deana" w:date="2023-10-19T15:28:00Z">
        <w:r w:rsidR="004173BC">
          <w:rPr>
            <w:noProof/>
          </w:rPr>
          <w:delText>137</w:delText>
        </w:r>
      </w:del>
      <w:ins w:id="966" w:author="Powell, Deana" w:date="2023-10-19T15:28:00Z">
        <w:r>
          <w:rPr>
            <w:noProof/>
            <w:webHidden/>
          </w:rPr>
          <w:t>159</w:t>
        </w:r>
      </w:ins>
    </w:p>
    <w:p w14:paraId="63BB04D1" w14:textId="691E2DEF" w:rsidR="00815B7C" w:rsidRDefault="00815B7C">
      <w:pPr>
        <w:pStyle w:val="TOC4"/>
        <w:rPr>
          <w:rFonts w:asciiTheme="minorHAnsi" w:eastAsiaTheme="minorEastAsia" w:hAnsiTheme="minorHAnsi" w:cstheme="minorBidi"/>
          <w:noProof/>
          <w:sz w:val="22"/>
          <w:szCs w:val="22"/>
        </w:rPr>
      </w:pPr>
      <w:r w:rsidRPr="00815B7C">
        <w:rPr>
          <w:rStyle w:val="Hyperlink"/>
          <w:noProof/>
        </w:rPr>
        <w:t>10.1.4.2</w:t>
      </w:r>
      <w:r>
        <w:rPr>
          <w:rFonts w:asciiTheme="minorHAnsi" w:eastAsiaTheme="minorEastAsia" w:hAnsiTheme="minorHAnsi" w:cstheme="minorBidi"/>
          <w:noProof/>
          <w:sz w:val="22"/>
          <w:szCs w:val="22"/>
        </w:rPr>
        <w:tab/>
      </w:r>
      <w:r w:rsidRPr="00815B7C">
        <w:rPr>
          <w:rStyle w:val="Hyperlink"/>
          <w:noProof/>
        </w:rPr>
        <w:t>Executive Oversight Committee</w:t>
      </w:r>
      <w:r>
        <w:rPr>
          <w:noProof/>
          <w:webHidden/>
        </w:rPr>
        <w:tab/>
      </w:r>
      <w:del w:id="967" w:author="Powell, Deana" w:date="2023-10-19T15:28:00Z">
        <w:r w:rsidR="004173BC">
          <w:rPr>
            <w:noProof/>
          </w:rPr>
          <w:delText>138</w:delText>
        </w:r>
      </w:del>
      <w:ins w:id="968" w:author="Powell, Deana" w:date="2023-10-19T15:28:00Z">
        <w:r>
          <w:rPr>
            <w:noProof/>
            <w:webHidden/>
          </w:rPr>
          <w:t>159</w:t>
        </w:r>
      </w:ins>
    </w:p>
    <w:p w14:paraId="18B4BB91" w14:textId="45D51CC4" w:rsidR="00815B7C" w:rsidRDefault="00815B7C">
      <w:pPr>
        <w:pStyle w:val="TOC4"/>
        <w:rPr>
          <w:rFonts w:asciiTheme="minorHAnsi" w:eastAsiaTheme="minorEastAsia" w:hAnsiTheme="minorHAnsi" w:cstheme="minorBidi"/>
          <w:noProof/>
          <w:sz w:val="22"/>
          <w:szCs w:val="22"/>
        </w:rPr>
      </w:pPr>
      <w:r w:rsidRPr="00815B7C">
        <w:rPr>
          <w:rStyle w:val="Hyperlink"/>
          <w:noProof/>
        </w:rPr>
        <w:t>10.1.4.3</w:t>
      </w:r>
      <w:r>
        <w:rPr>
          <w:rFonts w:asciiTheme="minorHAnsi" w:eastAsiaTheme="minorEastAsia" w:hAnsiTheme="minorHAnsi" w:cstheme="minorBidi"/>
          <w:noProof/>
          <w:sz w:val="22"/>
          <w:szCs w:val="22"/>
        </w:rPr>
        <w:tab/>
      </w:r>
      <w:r w:rsidRPr="00815B7C">
        <w:rPr>
          <w:rStyle w:val="Hyperlink"/>
          <w:noProof/>
        </w:rPr>
        <w:t>External Data Monitoring Committee</w:t>
      </w:r>
      <w:r>
        <w:rPr>
          <w:noProof/>
          <w:webHidden/>
        </w:rPr>
        <w:tab/>
      </w:r>
      <w:del w:id="969" w:author="Powell, Deana" w:date="2023-10-19T15:28:00Z">
        <w:r w:rsidR="004173BC">
          <w:rPr>
            <w:noProof/>
          </w:rPr>
          <w:delText>138</w:delText>
        </w:r>
      </w:del>
      <w:ins w:id="970" w:author="Powell, Deana" w:date="2023-10-19T15:28:00Z">
        <w:r>
          <w:rPr>
            <w:noProof/>
            <w:webHidden/>
          </w:rPr>
          <w:t>159</w:t>
        </w:r>
      </w:ins>
    </w:p>
    <w:p w14:paraId="688C63E5" w14:textId="1BBD571C" w:rsidR="00815B7C" w:rsidRDefault="00815B7C">
      <w:pPr>
        <w:pStyle w:val="TOC3"/>
        <w:rPr>
          <w:rFonts w:asciiTheme="minorHAnsi" w:eastAsiaTheme="minorEastAsia" w:hAnsiTheme="minorHAnsi" w:cstheme="minorBidi"/>
          <w:noProof/>
          <w:sz w:val="22"/>
          <w:szCs w:val="22"/>
        </w:rPr>
      </w:pPr>
      <w:r w:rsidRPr="00815B7C">
        <w:rPr>
          <w:rStyle w:val="Hyperlink"/>
          <w:noProof/>
        </w:rPr>
        <w:t>10.1.5</w:t>
      </w:r>
      <w:r>
        <w:rPr>
          <w:rFonts w:asciiTheme="minorHAnsi" w:eastAsiaTheme="minorEastAsia" w:hAnsiTheme="minorHAnsi" w:cstheme="minorBidi"/>
          <w:noProof/>
          <w:sz w:val="22"/>
          <w:szCs w:val="22"/>
        </w:rPr>
        <w:tab/>
      </w:r>
      <w:r w:rsidRPr="00815B7C">
        <w:rPr>
          <w:rStyle w:val="Hyperlink"/>
          <w:noProof/>
        </w:rPr>
        <w:t>Publication Policy</w:t>
      </w:r>
      <w:r>
        <w:rPr>
          <w:noProof/>
          <w:webHidden/>
        </w:rPr>
        <w:tab/>
      </w:r>
      <w:del w:id="971" w:author="Powell, Deana" w:date="2023-10-19T15:28:00Z">
        <w:r w:rsidR="004173BC">
          <w:rPr>
            <w:noProof/>
          </w:rPr>
          <w:delText>138</w:delText>
        </w:r>
      </w:del>
      <w:ins w:id="972" w:author="Powell, Deana" w:date="2023-10-19T15:28:00Z">
        <w:r>
          <w:rPr>
            <w:noProof/>
            <w:webHidden/>
          </w:rPr>
          <w:t>160</w:t>
        </w:r>
      </w:ins>
    </w:p>
    <w:p w14:paraId="6CE12733" w14:textId="49C380B9" w:rsidR="00815B7C" w:rsidRDefault="00815B7C">
      <w:pPr>
        <w:pStyle w:val="TOC3"/>
        <w:rPr>
          <w:rFonts w:asciiTheme="minorHAnsi" w:eastAsiaTheme="minorEastAsia" w:hAnsiTheme="minorHAnsi" w:cstheme="minorBidi"/>
          <w:noProof/>
          <w:sz w:val="22"/>
          <w:szCs w:val="22"/>
        </w:rPr>
      </w:pPr>
      <w:r w:rsidRPr="00815B7C">
        <w:rPr>
          <w:rStyle w:val="Hyperlink"/>
          <w:noProof/>
        </w:rPr>
        <w:t>10.1.6</w:t>
      </w:r>
      <w:r>
        <w:rPr>
          <w:rFonts w:asciiTheme="minorHAnsi" w:eastAsiaTheme="minorEastAsia" w:hAnsiTheme="minorHAnsi" w:cstheme="minorBidi"/>
          <w:noProof/>
          <w:sz w:val="22"/>
          <w:szCs w:val="22"/>
        </w:rPr>
        <w:tab/>
      </w:r>
      <w:r w:rsidRPr="00815B7C">
        <w:rPr>
          <w:rStyle w:val="Hyperlink"/>
          <w:noProof/>
        </w:rPr>
        <w:t>Compliance with Study Registration and Results Posting Requirements</w:t>
      </w:r>
      <w:r>
        <w:rPr>
          <w:noProof/>
          <w:webHidden/>
        </w:rPr>
        <w:tab/>
      </w:r>
      <w:del w:id="973" w:author="Powell, Deana" w:date="2023-10-19T15:28:00Z">
        <w:r w:rsidR="004173BC">
          <w:rPr>
            <w:noProof/>
          </w:rPr>
          <w:delText>138</w:delText>
        </w:r>
      </w:del>
      <w:ins w:id="974" w:author="Powell, Deana" w:date="2023-10-19T15:28:00Z">
        <w:r>
          <w:rPr>
            <w:noProof/>
            <w:webHidden/>
          </w:rPr>
          <w:t>160</w:t>
        </w:r>
      </w:ins>
    </w:p>
    <w:p w14:paraId="14A9B5A8" w14:textId="6C2E11D8" w:rsidR="00815B7C" w:rsidRDefault="00815B7C">
      <w:pPr>
        <w:pStyle w:val="TOC3"/>
        <w:rPr>
          <w:rFonts w:asciiTheme="minorHAnsi" w:eastAsiaTheme="minorEastAsia" w:hAnsiTheme="minorHAnsi" w:cstheme="minorBidi"/>
          <w:noProof/>
          <w:sz w:val="22"/>
          <w:szCs w:val="22"/>
        </w:rPr>
      </w:pPr>
      <w:r w:rsidRPr="00815B7C">
        <w:rPr>
          <w:rStyle w:val="Hyperlink"/>
          <w:noProof/>
        </w:rPr>
        <w:t>10.1.7</w:t>
      </w:r>
      <w:r>
        <w:rPr>
          <w:rFonts w:asciiTheme="minorHAnsi" w:eastAsiaTheme="minorEastAsia" w:hAnsiTheme="minorHAnsi" w:cstheme="minorBidi"/>
          <w:noProof/>
          <w:sz w:val="22"/>
          <w:szCs w:val="22"/>
        </w:rPr>
        <w:tab/>
      </w:r>
      <w:r w:rsidRPr="00815B7C">
        <w:rPr>
          <w:rStyle w:val="Hyperlink"/>
          <w:noProof/>
        </w:rPr>
        <w:t>Compliance with Law, Audit, and Debarment</w:t>
      </w:r>
      <w:r>
        <w:rPr>
          <w:noProof/>
          <w:webHidden/>
        </w:rPr>
        <w:tab/>
      </w:r>
      <w:del w:id="975" w:author="Powell, Deana" w:date="2023-10-19T15:28:00Z">
        <w:r w:rsidR="004173BC">
          <w:rPr>
            <w:noProof/>
          </w:rPr>
          <w:delText>139</w:delText>
        </w:r>
      </w:del>
      <w:ins w:id="976" w:author="Powell, Deana" w:date="2023-10-19T15:28:00Z">
        <w:r>
          <w:rPr>
            <w:noProof/>
            <w:webHidden/>
          </w:rPr>
          <w:t>161</w:t>
        </w:r>
      </w:ins>
    </w:p>
    <w:p w14:paraId="4DAAB7AF" w14:textId="3E6F871A" w:rsidR="00815B7C" w:rsidRDefault="00815B7C">
      <w:pPr>
        <w:pStyle w:val="TOC3"/>
        <w:rPr>
          <w:rFonts w:asciiTheme="minorHAnsi" w:eastAsiaTheme="minorEastAsia" w:hAnsiTheme="minorHAnsi" w:cstheme="minorBidi"/>
          <w:noProof/>
          <w:sz w:val="22"/>
          <w:szCs w:val="22"/>
        </w:rPr>
      </w:pPr>
      <w:r w:rsidRPr="00815B7C">
        <w:rPr>
          <w:rStyle w:val="Hyperlink"/>
          <w:noProof/>
        </w:rPr>
        <w:t>10.1.8</w:t>
      </w:r>
      <w:r>
        <w:rPr>
          <w:rFonts w:asciiTheme="minorHAnsi" w:eastAsiaTheme="minorEastAsia" w:hAnsiTheme="minorHAnsi" w:cstheme="minorBidi"/>
          <w:noProof/>
          <w:sz w:val="22"/>
          <w:szCs w:val="22"/>
        </w:rPr>
        <w:tab/>
      </w:r>
      <w:r w:rsidRPr="00815B7C">
        <w:rPr>
          <w:rStyle w:val="Hyperlink"/>
          <w:noProof/>
        </w:rPr>
        <w:t>Data Quality Assurance</w:t>
      </w:r>
      <w:r>
        <w:rPr>
          <w:noProof/>
          <w:webHidden/>
        </w:rPr>
        <w:tab/>
      </w:r>
      <w:del w:id="977" w:author="Powell, Deana" w:date="2023-10-19T15:28:00Z">
        <w:r w:rsidR="004173BC">
          <w:rPr>
            <w:noProof/>
          </w:rPr>
          <w:delText>139</w:delText>
        </w:r>
      </w:del>
      <w:ins w:id="978" w:author="Powell, Deana" w:date="2023-10-19T15:28:00Z">
        <w:r>
          <w:rPr>
            <w:noProof/>
            <w:webHidden/>
          </w:rPr>
          <w:t>161</w:t>
        </w:r>
      </w:ins>
    </w:p>
    <w:p w14:paraId="2955A39F" w14:textId="579EBF32" w:rsidR="00815B7C" w:rsidRDefault="00815B7C">
      <w:pPr>
        <w:pStyle w:val="TOC3"/>
        <w:rPr>
          <w:rFonts w:asciiTheme="minorHAnsi" w:eastAsiaTheme="minorEastAsia" w:hAnsiTheme="minorHAnsi" w:cstheme="minorBidi"/>
          <w:noProof/>
          <w:sz w:val="22"/>
          <w:szCs w:val="22"/>
        </w:rPr>
      </w:pPr>
      <w:r w:rsidRPr="00815B7C">
        <w:rPr>
          <w:rStyle w:val="Hyperlink"/>
          <w:noProof/>
        </w:rPr>
        <w:t>10.1.9</w:t>
      </w:r>
      <w:r>
        <w:rPr>
          <w:rFonts w:asciiTheme="minorHAnsi" w:eastAsiaTheme="minorEastAsia" w:hAnsiTheme="minorHAnsi" w:cstheme="minorBidi"/>
          <w:noProof/>
          <w:sz w:val="22"/>
          <w:szCs w:val="22"/>
        </w:rPr>
        <w:tab/>
      </w:r>
      <w:r w:rsidRPr="00815B7C">
        <w:rPr>
          <w:rStyle w:val="Hyperlink"/>
          <w:noProof/>
        </w:rPr>
        <w:t>Source Documents</w:t>
      </w:r>
      <w:r>
        <w:rPr>
          <w:noProof/>
          <w:webHidden/>
        </w:rPr>
        <w:tab/>
      </w:r>
      <w:del w:id="979" w:author="Powell, Deana" w:date="2023-10-19T15:28:00Z">
        <w:r w:rsidR="004173BC">
          <w:rPr>
            <w:noProof/>
          </w:rPr>
          <w:delText>140</w:delText>
        </w:r>
      </w:del>
      <w:ins w:id="980" w:author="Powell, Deana" w:date="2023-10-19T15:28:00Z">
        <w:r>
          <w:rPr>
            <w:noProof/>
            <w:webHidden/>
          </w:rPr>
          <w:t>162</w:t>
        </w:r>
      </w:ins>
    </w:p>
    <w:p w14:paraId="5572C594" w14:textId="0019B756" w:rsidR="00815B7C" w:rsidRDefault="00815B7C">
      <w:pPr>
        <w:pStyle w:val="TOC3"/>
        <w:rPr>
          <w:rFonts w:asciiTheme="minorHAnsi" w:eastAsiaTheme="minorEastAsia" w:hAnsiTheme="minorHAnsi" w:cstheme="minorBidi"/>
          <w:noProof/>
          <w:sz w:val="22"/>
          <w:szCs w:val="22"/>
        </w:rPr>
      </w:pPr>
      <w:r w:rsidRPr="00815B7C">
        <w:rPr>
          <w:rStyle w:val="Hyperlink"/>
          <w:noProof/>
        </w:rPr>
        <w:t>10.1.10</w:t>
      </w:r>
      <w:r>
        <w:rPr>
          <w:rFonts w:asciiTheme="minorHAnsi" w:eastAsiaTheme="minorEastAsia" w:hAnsiTheme="minorHAnsi" w:cstheme="minorBidi"/>
          <w:noProof/>
          <w:sz w:val="22"/>
          <w:szCs w:val="22"/>
        </w:rPr>
        <w:tab/>
      </w:r>
      <w:r w:rsidRPr="00815B7C">
        <w:rPr>
          <w:rStyle w:val="Hyperlink"/>
          <w:noProof/>
        </w:rPr>
        <w:t>Study and Site Closure</w:t>
      </w:r>
      <w:r>
        <w:rPr>
          <w:noProof/>
          <w:webHidden/>
        </w:rPr>
        <w:tab/>
      </w:r>
      <w:del w:id="981" w:author="Powell, Deana" w:date="2023-10-19T15:28:00Z">
        <w:r w:rsidR="004173BC">
          <w:rPr>
            <w:noProof/>
          </w:rPr>
          <w:delText>141</w:delText>
        </w:r>
      </w:del>
      <w:ins w:id="982" w:author="Powell, Deana" w:date="2023-10-19T15:28:00Z">
        <w:r>
          <w:rPr>
            <w:noProof/>
            <w:webHidden/>
          </w:rPr>
          <w:t>162</w:t>
        </w:r>
      </w:ins>
    </w:p>
    <w:p w14:paraId="2F12AF29" w14:textId="759B0D5F" w:rsidR="00815B7C" w:rsidRDefault="00815B7C">
      <w:pPr>
        <w:pStyle w:val="TOC2"/>
        <w:rPr>
          <w:rFonts w:asciiTheme="minorHAnsi" w:eastAsiaTheme="minorEastAsia" w:hAnsiTheme="minorHAnsi" w:cstheme="minorBidi"/>
          <w:b w:val="0"/>
          <w:noProof/>
          <w:sz w:val="22"/>
          <w:szCs w:val="22"/>
        </w:rPr>
      </w:pPr>
      <w:r w:rsidRPr="00815B7C">
        <w:rPr>
          <w:rStyle w:val="Hyperlink"/>
          <w:noProof/>
        </w:rPr>
        <w:t>10.2</w:t>
      </w:r>
      <w:r>
        <w:rPr>
          <w:rFonts w:asciiTheme="minorHAnsi" w:eastAsiaTheme="minorEastAsia" w:hAnsiTheme="minorHAnsi" w:cstheme="minorBidi"/>
          <w:b w:val="0"/>
          <w:noProof/>
          <w:sz w:val="22"/>
          <w:szCs w:val="22"/>
        </w:rPr>
        <w:tab/>
      </w:r>
      <w:r w:rsidRPr="00815B7C">
        <w:rPr>
          <w:rStyle w:val="Hyperlink"/>
          <w:noProof/>
        </w:rPr>
        <w:t>Appendix 2: Clinical Laboratory Tests</w:t>
      </w:r>
      <w:r>
        <w:rPr>
          <w:noProof/>
          <w:webHidden/>
        </w:rPr>
        <w:tab/>
      </w:r>
      <w:del w:id="983" w:author="Powell, Deana" w:date="2023-10-19T15:28:00Z">
        <w:r w:rsidR="004173BC">
          <w:rPr>
            <w:noProof/>
          </w:rPr>
          <w:delText>142</w:delText>
        </w:r>
      </w:del>
      <w:ins w:id="984" w:author="Powell, Deana" w:date="2023-10-19T15:28:00Z">
        <w:r>
          <w:rPr>
            <w:noProof/>
            <w:webHidden/>
          </w:rPr>
          <w:t>163</w:t>
        </w:r>
      </w:ins>
    </w:p>
    <w:p w14:paraId="7AD67D0D" w14:textId="585CD904" w:rsidR="00815B7C" w:rsidRDefault="00815B7C">
      <w:pPr>
        <w:pStyle w:val="TOC2"/>
        <w:rPr>
          <w:rFonts w:asciiTheme="minorHAnsi" w:eastAsiaTheme="minorEastAsia" w:hAnsiTheme="minorHAnsi" w:cstheme="minorBidi"/>
          <w:b w:val="0"/>
          <w:noProof/>
          <w:sz w:val="22"/>
          <w:szCs w:val="22"/>
        </w:rPr>
      </w:pPr>
      <w:r w:rsidRPr="00815B7C">
        <w:rPr>
          <w:rStyle w:val="Hyperlink"/>
          <w:noProof/>
        </w:rPr>
        <w:t>10.3</w:t>
      </w:r>
      <w:r>
        <w:rPr>
          <w:rFonts w:asciiTheme="minorHAnsi" w:eastAsiaTheme="minorEastAsia" w:hAnsiTheme="minorHAnsi" w:cstheme="minorBidi"/>
          <w:b w:val="0"/>
          <w:noProof/>
          <w:sz w:val="22"/>
          <w:szCs w:val="22"/>
        </w:rPr>
        <w:tab/>
      </w:r>
      <w:r w:rsidRPr="00815B7C">
        <w:rPr>
          <w:rStyle w:val="Hyperlink"/>
          <w:noProof/>
        </w:rPr>
        <w:t>Appendix 3: Adverse Events: Definitions and Procedures for Recording, Evaluating, Follow-up, and Reporting</w:t>
      </w:r>
      <w:r>
        <w:rPr>
          <w:noProof/>
          <w:webHidden/>
        </w:rPr>
        <w:tab/>
      </w:r>
      <w:del w:id="985" w:author="Powell, Deana" w:date="2023-10-19T15:28:00Z">
        <w:r w:rsidR="004173BC">
          <w:rPr>
            <w:noProof/>
          </w:rPr>
          <w:delText>143</w:delText>
        </w:r>
      </w:del>
      <w:ins w:id="986" w:author="Powell, Deana" w:date="2023-10-19T15:28:00Z">
        <w:r>
          <w:rPr>
            <w:noProof/>
            <w:webHidden/>
          </w:rPr>
          <w:t>164</w:t>
        </w:r>
      </w:ins>
    </w:p>
    <w:p w14:paraId="11884EAA" w14:textId="7CFE5E78" w:rsidR="00815B7C" w:rsidRDefault="00815B7C">
      <w:pPr>
        <w:pStyle w:val="TOC3"/>
        <w:rPr>
          <w:rFonts w:asciiTheme="minorHAnsi" w:eastAsiaTheme="minorEastAsia" w:hAnsiTheme="minorHAnsi" w:cstheme="minorBidi"/>
          <w:noProof/>
          <w:sz w:val="22"/>
          <w:szCs w:val="22"/>
        </w:rPr>
      </w:pPr>
      <w:r w:rsidRPr="00815B7C">
        <w:rPr>
          <w:rStyle w:val="Hyperlink"/>
          <w:noProof/>
        </w:rPr>
        <w:t>10.3.1</w:t>
      </w:r>
      <w:r>
        <w:rPr>
          <w:rFonts w:asciiTheme="minorHAnsi" w:eastAsiaTheme="minorEastAsia" w:hAnsiTheme="minorHAnsi" w:cstheme="minorBidi"/>
          <w:noProof/>
          <w:sz w:val="22"/>
          <w:szCs w:val="22"/>
        </w:rPr>
        <w:tab/>
      </w:r>
      <w:r w:rsidRPr="00815B7C">
        <w:rPr>
          <w:rStyle w:val="Hyperlink"/>
          <w:noProof/>
        </w:rPr>
        <w:t>Definitions of Medication Error, Misuse, and Abuse</w:t>
      </w:r>
      <w:r>
        <w:rPr>
          <w:noProof/>
          <w:webHidden/>
        </w:rPr>
        <w:tab/>
      </w:r>
      <w:del w:id="987" w:author="Powell, Deana" w:date="2023-10-19T15:28:00Z">
        <w:r w:rsidR="004173BC">
          <w:rPr>
            <w:noProof/>
          </w:rPr>
          <w:delText>143</w:delText>
        </w:r>
      </w:del>
      <w:ins w:id="988" w:author="Powell, Deana" w:date="2023-10-19T15:28:00Z">
        <w:r>
          <w:rPr>
            <w:noProof/>
            <w:webHidden/>
          </w:rPr>
          <w:t>164</w:t>
        </w:r>
      </w:ins>
    </w:p>
    <w:p w14:paraId="353E9BD0" w14:textId="457B10A3" w:rsidR="00815B7C" w:rsidRDefault="00815B7C">
      <w:pPr>
        <w:pStyle w:val="TOC3"/>
        <w:rPr>
          <w:rFonts w:asciiTheme="minorHAnsi" w:eastAsiaTheme="minorEastAsia" w:hAnsiTheme="minorHAnsi" w:cstheme="minorBidi"/>
          <w:noProof/>
          <w:sz w:val="22"/>
          <w:szCs w:val="22"/>
        </w:rPr>
      </w:pPr>
      <w:r w:rsidRPr="00815B7C">
        <w:rPr>
          <w:rStyle w:val="Hyperlink"/>
          <w:noProof/>
        </w:rPr>
        <w:t>10.3.2</w:t>
      </w:r>
      <w:r>
        <w:rPr>
          <w:rFonts w:asciiTheme="minorHAnsi" w:eastAsiaTheme="minorEastAsia" w:hAnsiTheme="minorHAnsi" w:cstheme="minorBidi"/>
          <w:noProof/>
          <w:sz w:val="22"/>
          <w:szCs w:val="22"/>
        </w:rPr>
        <w:tab/>
      </w:r>
      <w:r w:rsidRPr="00815B7C">
        <w:rPr>
          <w:rStyle w:val="Hyperlink"/>
          <w:noProof/>
        </w:rPr>
        <w:t>Definition of AE</w:t>
      </w:r>
      <w:r>
        <w:rPr>
          <w:noProof/>
          <w:webHidden/>
        </w:rPr>
        <w:tab/>
      </w:r>
      <w:del w:id="989" w:author="Powell, Deana" w:date="2023-10-19T15:28:00Z">
        <w:r w:rsidR="004173BC">
          <w:rPr>
            <w:noProof/>
          </w:rPr>
          <w:delText>143</w:delText>
        </w:r>
      </w:del>
      <w:ins w:id="990" w:author="Powell, Deana" w:date="2023-10-19T15:28:00Z">
        <w:r>
          <w:rPr>
            <w:noProof/>
            <w:webHidden/>
          </w:rPr>
          <w:t>164</w:t>
        </w:r>
      </w:ins>
    </w:p>
    <w:p w14:paraId="3DEC3C0D" w14:textId="1D3A1E8D" w:rsidR="00815B7C" w:rsidRDefault="00815B7C">
      <w:pPr>
        <w:pStyle w:val="TOC3"/>
        <w:rPr>
          <w:rFonts w:asciiTheme="minorHAnsi" w:eastAsiaTheme="minorEastAsia" w:hAnsiTheme="minorHAnsi" w:cstheme="minorBidi"/>
          <w:noProof/>
          <w:sz w:val="22"/>
          <w:szCs w:val="22"/>
        </w:rPr>
      </w:pPr>
      <w:r w:rsidRPr="00815B7C">
        <w:rPr>
          <w:rStyle w:val="Hyperlink"/>
          <w:noProof/>
        </w:rPr>
        <w:t>10.3.3</w:t>
      </w:r>
      <w:r>
        <w:rPr>
          <w:rFonts w:asciiTheme="minorHAnsi" w:eastAsiaTheme="minorEastAsia" w:hAnsiTheme="minorHAnsi" w:cstheme="minorBidi"/>
          <w:noProof/>
          <w:sz w:val="22"/>
          <w:szCs w:val="22"/>
        </w:rPr>
        <w:tab/>
      </w:r>
      <w:r w:rsidRPr="00815B7C">
        <w:rPr>
          <w:rStyle w:val="Hyperlink"/>
          <w:noProof/>
        </w:rPr>
        <w:t>Definition of SAE</w:t>
      </w:r>
      <w:r>
        <w:rPr>
          <w:noProof/>
          <w:webHidden/>
        </w:rPr>
        <w:tab/>
      </w:r>
      <w:del w:id="991" w:author="Powell, Deana" w:date="2023-10-19T15:28:00Z">
        <w:r w:rsidR="004173BC">
          <w:rPr>
            <w:noProof/>
          </w:rPr>
          <w:delText>144</w:delText>
        </w:r>
      </w:del>
      <w:ins w:id="992" w:author="Powell, Deana" w:date="2023-10-19T15:28:00Z">
        <w:r>
          <w:rPr>
            <w:noProof/>
            <w:webHidden/>
          </w:rPr>
          <w:t>165</w:t>
        </w:r>
      </w:ins>
    </w:p>
    <w:p w14:paraId="2AC88F1F" w14:textId="59B2B8D3" w:rsidR="00815B7C" w:rsidRDefault="00815B7C">
      <w:pPr>
        <w:pStyle w:val="TOC3"/>
        <w:rPr>
          <w:rFonts w:asciiTheme="minorHAnsi" w:eastAsiaTheme="minorEastAsia" w:hAnsiTheme="minorHAnsi" w:cstheme="minorBidi"/>
          <w:noProof/>
          <w:sz w:val="22"/>
          <w:szCs w:val="22"/>
        </w:rPr>
      </w:pPr>
      <w:r w:rsidRPr="00815B7C">
        <w:rPr>
          <w:rStyle w:val="Hyperlink"/>
          <w:noProof/>
        </w:rPr>
        <w:t>10.3.4</w:t>
      </w:r>
      <w:r>
        <w:rPr>
          <w:rFonts w:asciiTheme="minorHAnsi" w:eastAsiaTheme="minorEastAsia" w:hAnsiTheme="minorHAnsi" w:cstheme="minorBidi"/>
          <w:noProof/>
          <w:sz w:val="22"/>
          <w:szCs w:val="22"/>
        </w:rPr>
        <w:tab/>
      </w:r>
      <w:r w:rsidRPr="00815B7C">
        <w:rPr>
          <w:rStyle w:val="Hyperlink"/>
          <w:noProof/>
        </w:rPr>
        <w:t>Additional Events Reported</w:t>
      </w:r>
      <w:del w:id="993" w:author="Powell, Deana" w:date="2023-10-19T15:28:00Z">
        <w:r w:rsidR="004F6B15">
          <w:rPr>
            <w:noProof/>
          </w:rPr>
          <w:delText xml:space="preserve"> in the Same Manner as SAE</w:delText>
        </w:r>
        <w:r w:rsidR="004F6B15">
          <w:rPr>
            <w:noProof/>
          </w:rPr>
          <w:tab/>
        </w:r>
        <w:r w:rsidR="004173BC">
          <w:rPr>
            <w:noProof/>
          </w:rPr>
          <w:delText>145</w:delText>
        </w:r>
      </w:del>
      <w:ins w:id="994" w:author="Powell, Deana" w:date="2023-10-19T15:28:00Z">
        <w:r>
          <w:rPr>
            <w:noProof/>
            <w:webHidden/>
          </w:rPr>
          <w:tab/>
          <w:t>166</w:t>
        </w:r>
      </w:ins>
    </w:p>
    <w:p w14:paraId="6B276E47" w14:textId="386959EF" w:rsidR="00815B7C" w:rsidRDefault="00815B7C">
      <w:pPr>
        <w:pStyle w:val="TOC3"/>
        <w:rPr>
          <w:rFonts w:asciiTheme="minorHAnsi" w:eastAsiaTheme="minorEastAsia" w:hAnsiTheme="minorHAnsi" w:cstheme="minorBidi"/>
          <w:noProof/>
          <w:sz w:val="22"/>
          <w:szCs w:val="22"/>
        </w:rPr>
      </w:pPr>
      <w:r w:rsidRPr="00815B7C">
        <w:rPr>
          <w:rStyle w:val="Hyperlink"/>
          <w:noProof/>
        </w:rPr>
        <w:t>10.3.5</w:t>
      </w:r>
      <w:r>
        <w:rPr>
          <w:rFonts w:asciiTheme="minorHAnsi" w:eastAsiaTheme="minorEastAsia" w:hAnsiTheme="minorHAnsi" w:cstheme="minorBidi"/>
          <w:noProof/>
          <w:sz w:val="22"/>
          <w:szCs w:val="22"/>
        </w:rPr>
        <w:tab/>
      </w:r>
      <w:r w:rsidRPr="00815B7C">
        <w:rPr>
          <w:rStyle w:val="Hyperlink"/>
          <w:noProof/>
        </w:rPr>
        <w:t>Recording AE and SAE</w:t>
      </w:r>
      <w:r>
        <w:rPr>
          <w:noProof/>
          <w:webHidden/>
        </w:rPr>
        <w:tab/>
      </w:r>
      <w:del w:id="995" w:author="Powell, Deana" w:date="2023-10-19T15:28:00Z">
        <w:r w:rsidR="004173BC">
          <w:rPr>
            <w:noProof/>
          </w:rPr>
          <w:delText>146</w:delText>
        </w:r>
      </w:del>
      <w:ins w:id="996" w:author="Powell, Deana" w:date="2023-10-19T15:28:00Z">
        <w:r>
          <w:rPr>
            <w:noProof/>
            <w:webHidden/>
          </w:rPr>
          <w:t>166</w:t>
        </w:r>
      </w:ins>
    </w:p>
    <w:p w14:paraId="62BE87B6" w14:textId="3CABF327" w:rsidR="00815B7C" w:rsidRDefault="00815B7C">
      <w:pPr>
        <w:pStyle w:val="TOC3"/>
        <w:rPr>
          <w:rFonts w:asciiTheme="minorHAnsi" w:eastAsiaTheme="minorEastAsia" w:hAnsiTheme="minorHAnsi" w:cstheme="minorBidi"/>
          <w:noProof/>
          <w:sz w:val="22"/>
          <w:szCs w:val="22"/>
        </w:rPr>
      </w:pPr>
      <w:r w:rsidRPr="00815B7C">
        <w:rPr>
          <w:rStyle w:val="Hyperlink"/>
          <w:noProof/>
        </w:rPr>
        <w:lastRenderedPageBreak/>
        <w:t>10.3.6</w:t>
      </w:r>
      <w:r>
        <w:rPr>
          <w:rFonts w:asciiTheme="minorHAnsi" w:eastAsiaTheme="minorEastAsia" w:hAnsiTheme="minorHAnsi" w:cstheme="minorBidi"/>
          <w:noProof/>
          <w:sz w:val="22"/>
          <w:szCs w:val="22"/>
        </w:rPr>
        <w:tab/>
      </w:r>
      <w:r w:rsidRPr="00815B7C">
        <w:rPr>
          <w:rStyle w:val="Hyperlink"/>
          <w:noProof/>
        </w:rPr>
        <w:t>Reporting of AEs, SAEs, and Other Reportable Safety Events to the Sponsor</w:t>
      </w:r>
      <w:r>
        <w:rPr>
          <w:noProof/>
          <w:webHidden/>
        </w:rPr>
        <w:tab/>
      </w:r>
      <w:del w:id="997" w:author="Powell, Deana" w:date="2023-10-19T15:28:00Z">
        <w:r w:rsidR="004173BC">
          <w:rPr>
            <w:noProof/>
          </w:rPr>
          <w:delText>149</w:delText>
        </w:r>
      </w:del>
      <w:ins w:id="998" w:author="Powell, Deana" w:date="2023-10-19T15:28:00Z">
        <w:r>
          <w:rPr>
            <w:noProof/>
            <w:webHidden/>
          </w:rPr>
          <w:t>167</w:t>
        </w:r>
      </w:ins>
    </w:p>
    <w:p w14:paraId="42693CF0" w14:textId="251FE508" w:rsidR="00815B7C" w:rsidRDefault="00815B7C">
      <w:pPr>
        <w:pStyle w:val="TOC2"/>
        <w:rPr>
          <w:rFonts w:asciiTheme="minorHAnsi" w:eastAsiaTheme="minorEastAsia" w:hAnsiTheme="minorHAnsi" w:cstheme="minorBidi"/>
          <w:b w:val="0"/>
          <w:noProof/>
          <w:sz w:val="22"/>
          <w:szCs w:val="22"/>
        </w:rPr>
      </w:pPr>
      <w:r w:rsidRPr="00815B7C">
        <w:rPr>
          <w:rStyle w:val="Hyperlink"/>
          <w:noProof/>
        </w:rPr>
        <w:t>10.4</w:t>
      </w:r>
      <w:r>
        <w:rPr>
          <w:rFonts w:asciiTheme="minorHAnsi" w:eastAsiaTheme="minorEastAsia" w:hAnsiTheme="minorHAnsi" w:cstheme="minorBidi"/>
          <w:b w:val="0"/>
          <w:noProof/>
          <w:sz w:val="22"/>
          <w:szCs w:val="22"/>
        </w:rPr>
        <w:tab/>
      </w:r>
      <w:r w:rsidRPr="00815B7C">
        <w:rPr>
          <w:rStyle w:val="Hyperlink"/>
          <w:noProof/>
        </w:rPr>
        <w:t>Appendix</w:t>
      </w:r>
      <w:del w:id="999" w:author="Powell, Deana" w:date="2023-10-19T15:28:00Z">
        <w:r w:rsidR="004F6B15">
          <w:rPr>
            <w:noProof/>
          </w:rPr>
          <w:delText xml:space="preserve"> 4: Device Events, Adverse Device Events, and </w:delText>
        </w:r>
      </w:del>
      <w:ins w:id="1000" w:author="Powell, Deana" w:date="2023-10-19T15:28:00Z">
        <w:r w:rsidRPr="00815B7C">
          <w:rPr>
            <w:rStyle w:val="Hyperlink"/>
            <w:noProof/>
          </w:rPr>
          <w:t xml:space="preserve"> 4: </w:t>
        </w:r>
      </w:ins>
      <w:r w:rsidRPr="00815B7C">
        <w:rPr>
          <w:rStyle w:val="Hyperlink"/>
          <w:noProof/>
        </w:rPr>
        <w:t xml:space="preserve">Medical Device </w:t>
      </w:r>
      <w:del w:id="1001" w:author="Powell, Deana" w:date="2023-10-19T15:28:00Z">
        <w:r w:rsidR="004F6B15">
          <w:rPr>
            <w:noProof/>
          </w:rPr>
          <w:delText>Incidents</w:delText>
        </w:r>
      </w:del>
      <w:ins w:id="1002" w:author="Powell, Deana" w:date="2023-10-19T15:28:00Z">
        <w:r w:rsidRPr="00815B7C">
          <w:rPr>
            <w:rStyle w:val="Hyperlink"/>
            <w:noProof/>
          </w:rPr>
          <w:t>and Drug–Device Combination Products: Product Quality Complaints/Malfunctions</w:t>
        </w:r>
      </w:ins>
      <w:r w:rsidRPr="00815B7C">
        <w:rPr>
          <w:rStyle w:val="Hyperlink"/>
          <w:noProof/>
        </w:rPr>
        <w:t xml:space="preserve">: Definitions, </w:t>
      </w:r>
      <w:del w:id="1003" w:author="Powell, Deana" w:date="2023-10-19T15:28:00Z">
        <w:r w:rsidR="004F6B15">
          <w:rPr>
            <w:noProof/>
          </w:rPr>
          <w:delText>Collection</w:delText>
        </w:r>
      </w:del>
      <w:ins w:id="1004" w:author="Powell, Deana" w:date="2023-10-19T15:28:00Z">
        <w:r w:rsidRPr="00815B7C">
          <w:rPr>
            <w:rStyle w:val="Hyperlink"/>
            <w:noProof/>
          </w:rPr>
          <w:t>Recording</w:t>
        </w:r>
      </w:ins>
      <w:r w:rsidRPr="00815B7C">
        <w:rPr>
          <w:rStyle w:val="Hyperlink"/>
          <w:noProof/>
        </w:rPr>
        <w:t xml:space="preserve">, and </w:t>
      </w:r>
      <w:del w:id="1005" w:author="Powell, Deana" w:date="2023-10-19T15:28:00Z">
        <w:r w:rsidR="004F6B15">
          <w:rPr>
            <w:noProof/>
          </w:rPr>
          <w:delText>Documentation</w:delText>
        </w:r>
        <w:r w:rsidR="004F6B15">
          <w:rPr>
            <w:noProof/>
          </w:rPr>
          <w:tab/>
        </w:r>
        <w:r w:rsidR="004173BC">
          <w:rPr>
            <w:noProof/>
          </w:rPr>
          <w:delText>151</w:delText>
        </w:r>
      </w:del>
      <w:r w:rsidR="00334202">
        <w:rPr>
          <w:noProof/>
        </w:rPr>
        <w:br/>
      </w:r>
      <w:ins w:id="1006" w:author="Powell, Deana" w:date="2023-10-19T15:28:00Z">
        <w:r w:rsidRPr="00815B7C">
          <w:rPr>
            <w:rStyle w:val="Hyperlink"/>
            <w:noProof/>
          </w:rPr>
          <w:t>Follow-up</w:t>
        </w:r>
        <w:r>
          <w:rPr>
            <w:noProof/>
            <w:webHidden/>
          </w:rPr>
          <w:tab/>
          <w:t>169</w:t>
        </w:r>
      </w:ins>
    </w:p>
    <w:p w14:paraId="5A53ABA3" w14:textId="0D2ED804" w:rsidR="00815B7C" w:rsidRDefault="00815B7C">
      <w:pPr>
        <w:pStyle w:val="TOC2"/>
        <w:rPr>
          <w:rFonts w:asciiTheme="minorHAnsi" w:eastAsiaTheme="minorEastAsia" w:hAnsiTheme="minorHAnsi" w:cstheme="minorBidi"/>
          <w:b w:val="0"/>
          <w:noProof/>
          <w:sz w:val="22"/>
          <w:szCs w:val="22"/>
        </w:rPr>
      </w:pPr>
      <w:r w:rsidRPr="00815B7C">
        <w:rPr>
          <w:rStyle w:val="Hyperlink"/>
          <w:noProof/>
        </w:rPr>
        <w:t>10.5</w:t>
      </w:r>
      <w:r>
        <w:rPr>
          <w:rFonts w:asciiTheme="minorHAnsi" w:eastAsiaTheme="minorEastAsia" w:hAnsiTheme="minorHAnsi" w:cstheme="minorBidi"/>
          <w:b w:val="0"/>
          <w:noProof/>
          <w:sz w:val="22"/>
          <w:szCs w:val="22"/>
        </w:rPr>
        <w:tab/>
      </w:r>
      <w:r w:rsidRPr="00815B7C">
        <w:rPr>
          <w:rStyle w:val="Hyperlink"/>
          <w:noProof/>
        </w:rPr>
        <w:t>Appendix 5: Contraceptive Guidance</w:t>
      </w:r>
      <w:r>
        <w:rPr>
          <w:noProof/>
          <w:webHidden/>
        </w:rPr>
        <w:tab/>
      </w:r>
      <w:del w:id="1007" w:author="Powell, Deana" w:date="2023-10-19T15:28:00Z">
        <w:r w:rsidR="004173BC">
          <w:rPr>
            <w:noProof/>
          </w:rPr>
          <w:delText>152</w:delText>
        </w:r>
      </w:del>
      <w:ins w:id="1008" w:author="Powell, Deana" w:date="2023-10-19T15:28:00Z">
        <w:r>
          <w:rPr>
            <w:noProof/>
            <w:webHidden/>
          </w:rPr>
          <w:t>170</w:t>
        </w:r>
      </w:ins>
    </w:p>
    <w:p w14:paraId="56EC6DFF" w14:textId="5921C60D" w:rsidR="00815B7C" w:rsidRDefault="00815B7C">
      <w:pPr>
        <w:pStyle w:val="TOC3"/>
        <w:rPr>
          <w:rFonts w:asciiTheme="minorHAnsi" w:eastAsiaTheme="minorEastAsia" w:hAnsiTheme="minorHAnsi" w:cstheme="minorBidi"/>
          <w:noProof/>
          <w:sz w:val="22"/>
          <w:szCs w:val="22"/>
        </w:rPr>
      </w:pPr>
      <w:r w:rsidRPr="00815B7C">
        <w:rPr>
          <w:rStyle w:val="Hyperlink"/>
          <w:noProof/>
        </w:rPr>
        <w:t>10.5.1</w:t>
      </w:r>
      <w:r>
        <w:rPr>
          <w:rFonts w:asciiTheme="minorHAnsi" w:eastAsiaTheme="minorEastAsia" w:hAnsiTheme="minorHAnsi" w:cstheme="minorBidi"/>
          <w:noProof/>
          <w:sz w:val="22"/>
          <w:szCs w:val="22"/>
        </w:rPr>
        <w:tab/>
      </w:r>
      <w:r w:rsidRPr="00815B7C">
        <w:rPr>
          <w:rStyle w:val="Hyperlink"/>
          <w:noProof/>
        </w:rPr>
        <w:t>Definitions</w:t>
      </w:r>
      <w:r>
        <w:rPr>
          <w:noProof/>
          <w:webHidden/>
        </w:rPr>
        <w:tab/>
      </w:r>
      <w:del w:id="1009" w:author="Powell, Deana" w:date="2023-10-19T15:28:00Z">
        <w:r w:rsidR="004173BC">
          <w:rPr>
            <w:noProof/>
          </w:rPr>
          <w:delText>152</w:delText>
        </w:r>
      </w:del>
      <w:ins w:id="1010" w:author="Powell, Deana" w:date="2023-10-19T15:28:00Z">
        <w:r>
          <w:rPr>
            <w:noProof/>
            <w:webHidden/>
          </w:rPr>
          <w:t>170</w:t>
        </w:r>
      </w:ins>
    </w:p>
    <w:p w14:paraId="4744AB0D" w14:textId="496E161A" w:rsidR="00815B7C" w:rsidRDefault="00815B7C">
      <w:pPr>
        <w:pStyle w:val="TOC3"/>
        <w:rPr>
          <w:rFonts w:asciiTheme="minorHAnsi" w:eastAsiaTheme="minorEastAsia" w:hAnsiTheme="minorHAnsi" w:cstheme="minorBidi"/>
          <w:noProof/>
          <w:sz w:val="22"/>
          <w:szCs w:val="22"/>
        </w:rPr>
      </w:pPr>
      <w:r w:rsidRPr="00815B7C">
        <w:rPr>
          <w:rStyle w:val="Hyperlink"/>
          <w:noProof/>
        </w:rPr>
        <w:t>10.5.2</w:t>
      </w:r>
      <w:r>
        <w:rPr>
          <w:rFonts w:asciiTheme="minorHAnsi" w:eastAsiaTheme="minorEastAsia" w:hAnsiTheme="minorHAnsi" w:cstheme="minorBidi"/>
          <w:noProof/>
          <w:sz w:val="22"/>
          <w:szCs w:val="22"/>
        </w:rPr>
        <w:tab/>
      </w:r>
      <w:del w:id="1011" w:author="Powell, Deana" w:date="2023-10-19T15:28:00Z">
        <w:r w:rsidR="004F6B15">
          <w:rPr>
            <w:noProof/>
          </w:rPr>
          <w:delText>Contraception</w:delText>
        </w:r>
      </w:del>
      <w:ins w:id="1012" w:author="Powell, Deana" w:date="2023-10-19T15:28:00Z">
        <w:r w:rsidRPr="00815B7C">
          <w:rPr>
            <w:rStyle w:val="Hyperlink"/>
            <w:noProof/>
          </w:rPr>
          <w:t>Contraceptive</w:t>
        </w:r>
      </w:ins>
      <w:r w:rsidRPr="00815B7C">
        <w:rPr>
          <w:rStyle w:val="Hyperlink"/>
          <w:noProof/>
        </w:rPr>
        <w:t xml:space="preserve"> Requirements</w:t>
      </w:r>
      <w:r>
        <w:rPr>
          <w:noProof/>
          <w:webHidden/>
        </w:rPr>
        <w:tab/>
      </w:r>
      <w:del w:id="1013" w:author="Powell, Deana" w:date="2023-10-19T15:28:00Z">
        <w:r w:rsidR="004173BC">
          <w:rPr>
            <w:noProof/>
          </w:rPr>
          <w:delText>153</w:delText>
        </w:r>
      </w:del>
      <w:ins w:id="1014" w:author="Powell, Deana" w:date="2023-10-19T15:28:00Z">
        <w:r>
          <w:rPr>
            <w:noProof/>
            <w:webHidden/>
          </w:rPr>
          <w:t>171</w:t>
        </w:r>
      </w:ins>
    </w:p>
    <w:p w14:paraId="3062DC47" w14:textId="1F52B74B" w:rsidR="00815B7C" w:rsidRDefault="00815B7C">
      <w:pPr>
        <w:pStyle w:val="TOC2"/>
        <w:rPr>
          <w:rFonts w:asciiTheme="minorHAnsi" w:eastAsiaTheme="minorEastAsia" w:hAnsiTheme="minorHAnsi" w:cstheme="minorBidi"/>
          <w:b w:val="0"/>
          <w:noProof/>
          <w:sz w:val="22"/>
          <w:szCs w:val="22"/>
        </w:rPr>
      </w:pPr>
      <w:r w:rsidRPr="00815B7C">
        <w:rPr>
          <w:rStyle w:val="Hyperlink"/>
          <w:noProof/>
        </w:rPr>
        <w:t>10.6</w:t>
      </w:r>
      <w:r>
        <w:rPr>
          <w:rFonts w:asciiTheme="minorHAnsi" w:eastAsiaTheme="minorEastAsia" w:hAnsiTheme="minorHAnsi" w:cstheme="minorBidi"/>
          <w:b w:val="0"/>
          <w:noProof/>
          <w:sz w:val="22"/>
          <w:szCs w:val="22"/>
        </w:rPr>
        <w:tab/>
      </w:r>
      <w:r w:rsidRPr="00815B7C">
        <w:rPr>
          <w:rStyle w:val="Hyperlink"/>
          <w:noProof/>
        </w:rPr>
        <w:t>Appendix 6: Collection and Management of Specimens for Future Biomedical Research</w:t>
      </w:r>
      <w:r>
        <w:rPr>
          <w:noProof/>
          <w:webHidden/>
        </w:rPr>
        <w:tab/>
      </w:r>
      <w:del w:id="1015" w:author="Powell, Deana" w:date="2023-10-19T15:28:00Z">
        <w:r w:rsidR="004173BC">
          <w:rPr>
            <w:noProof/>
          </w:rPr>
          <w:delText>154</w:delText>
        </w:r>
      </w:del>
      <w:ins w:id="1016" w:author="Powell, Deana" w:date="2023-10-19T15:28:00Z">
        <w:r>
          <w:rPr>
            <w:noProof/>
            <w:webHidden/>
          </w:rPr>
          <w:t>172</w:t>
        </w:r>
      </w:ins>
    </w:p>
    <w:p w14:paraId="5BA95F5E" w14:textId="434E758A" w:rsidR="00815B7C" w:rsidRDefault="00815B7C">
      <w:pPr>
        <w:pStyle w:val="TOC2"/>
        <w:rPr>
          <w:rFonts w:asciiTheme="minorHAnsi" w:eastAsiaTheme="minorEastAsia" w:hAnsiTheme="minorHAnsi" w:cstheme="minorBidi"/>
          <w:b w:val="0"/>
          <w:noProof/>
          <w:sz w:val="22"/>
          <w:szCs w:val="22"/>
        </w:rPr>
      </w:pPr>
      <w:r w:rsidRPr="00815B7C">
        <w:rPr>
          <w:rStyle w:val="Hyperlink"/>
          <w:noProof/>
        </w:rPr>
        <w:t>10.7</w:t>
      </w:r>
      <w:r>
        <w:rPr>
          <w:rFonts w:asciiTheme="minorHAnsi" w:eastAsiaTheme="minorEastAsia" w:hAnsiTheme="minorHAnsi" w:cstheme="minorBidi"/>
          <w:b w:val="0"/>
          <w:noProof/>
          <w:sz w:val="22"/>
          <w:szCs w:val="22"/>
        </w:rPr>
        <w:tab/>
      </w:r>
      <w:r w:rsidRPr="00815B7C">
        <w:rPr>
          <w:rStyle w:val="Hyperlink"/>
          <w:noProof/>
        </w:rPr>
        <w:t>Appendix 7: Country-specific Requirements</w:t>
      </w:r>
      <w:r>
        <w:rPr>
          <w:noProof/>
          <w:webHidden/>
        </w:rPr>
        <w:tab/>
      </w:r>
      <w:del w:id="1017" w:author="Powell, Deana" w:date="2023-10-19T15:28:00Z">
        <w:r w:rsidR="004173BC">
          <w:rPr>
            <w:noProof/>
          </w:rPr>
          <w:delText>155</w:delText>
        </w:r>
      </w:del>
      <w:ins w:id="1018" w:author="Powell, Deana" w:date="2023-10-19T15:28:00Z">
        <w:r>
          <w:rPr>
            <w:noProof/>
            <w:webHidden/>
          </w:rPr>
          <w:t>173</w:t>
        </w:r>
      </w:ins>
    </w:p>
    <w:p w14:paraId="0BBC6F3F" w14:textId="33FFF8F0" w:rsidR="00815B7C" w:rsidRDefault="00815B7C">
      <w:pPr>
        <w:pStyle w:val="TOC3"/>
        <w:rPr>
          <w:rFonts w:asciiTheme="minorHAnsi" w:eastAsiaTheme="minorEastAsia" w:hAnsiTheme="minorHAnsi" w:cstheme="minorBidi"/>
          <w:noProof/>
          <w:sz w:val="22"/>
          <w:szCs w:val="22"/>
        </w:rPr>
      </w:pPr>
      <w:r w:rsidRPr="00815B7C">
        <w:rPr>
          <w:rStyle w:val="Hyperlink"/>
          <w:noProof/>
        </w:rPr>
        <w:t>10.7.1</w:t>
      </w:r>
      <w:r>
        <w:rPr>
          <w:rFonts w:asciiTheme="minorHAnsi" w:eastAsiaTheme="minorEastAsia" w:hAnsiTheme="minorHAnsi" w:cstheme="minorBidi"/>
          <w:noProof/>
          <w:sz w:val="22"/>
          <w:szCs w:val="22"/>
        </w:rPr>
        <w:tab/>
      </w:r>
      <w:r w:rsidRPr="00815B7C">
        <w:rPr>
          <w:rStyle w:val="Hyperlink"/>
          <w:noProof/>
        </w:rPr>
        <w:t>Canada</w:t>
      </w:r>
      <w:r>
        <w:rPr>
          <w:noProof/>
          <w:webHidden/>
        </w:rPr>
        <w:tab/>
      </w:r>
      <w:del w:id="1019" w:author="Powell, Deana" w:date="2023-10-19T15:28:00Z">
        <w:r w:rsidR="004173BC">
          <w:rPr>
            <w:noProof/>
          </w:rPr>
          <w:delText>155</w:delText>
        </w:r>
      </w:del>
      <w:ins w:id="1020" w:author="Powell, Deana" w:date="2023-10-19T15:28:00Z">
        <w:r>
          <w:rPr>
            <w:noProof/>
            <w:webHidden/>
          </w:rPr>
          <w:t>173</w:t>
        </w:r>
      </w:ins>
    </w:p>
    <w:p w14:paraId="57046C0C" w14:textId="7DFDE5CD" w:rsidR="00815B7C" w:rsidRDefault="00815B7C">
      <w:pPr>
        <w:pStyle w:val="TOC3"/>
        <w:rPr>
          <w:rFonts w:asciiTheme="minorHAnsi" w:eastAsiaTheme="minorEastAsia" w:hAnsiTheme="minorHAnsi" w:cstheme="minorBidi"/>
          <w:noProof/>
          <w:sz w:val="22"/>
          <w:szCs w:val="22"/>
        </w:rPr>
      </w:pPr>
      <w:r w:rsidRPr="00815B7C">
        <w:rPr>
          <w:rStyle w:val="Hyperlink"/>
          <w:noProof/>
        </w:rPr>
        <w:t>10.7.2</w:t>
      </w:r>
      <w:r>
        <w:rPr>
          <w:rFonts w:asciiTheme="minorHAnsi" w:eastAsiaTheme="minorEastAsia" w:hAnsiTheme="minorHAnsi" w:cstheme="minorBidi"/>
          <w:noProof/>
          <w:sz w:val="22"/>
          <w:szCs w:val="22"/>
        </w:rPr>
        <w:tab/>
      </w:r>
      <w:r w:rsidRPr="00815B7C">
        <w:rPr>
          <w:rStyle w:val="Hyperlink"/>
          <w:noProof/>
        </w:rPr>
        <w:t>China</w:t>
      </w:r>
      <w:r>
        <w:rPr>
          <w:noProof/>
          <w:webHidden/>
        </w:rPr>
        <w:tab/>
      </w:r>
      <w:del w:id="1021" w:author="Powell, Deana" w:date="2023-10-19T15:28:00Z">
        <w:r w:rsidR="004173BC">
          <w:rPr>
            <w:noProof/>
          </w:rPr>
          <w:delText>155</w:delText>
        </w:r>
      </w:del>
      <w:ins w:id="1022" w:author="Powell, Deana" w:date="2023-10-19T15:28:00Z">
        <w:r>
          <w:rPr>
            <w:noProof/>
            <w:webHidden/>
          </w:rPr>
          <w:t>173</w:t>
        </w:r>
      </w:ins>
    </w:p>
    <w:p w14:paraId="5FB1EFFC" w14:textId="1065E8C7" w:rsidR="00815B7C" w:rsidRDefault="00815B7C">
      <w:pPr>
        <w:pStyle w:val="TOC3"/>
        <w:rPr>
          <w:rFonts w:asciiTheme="minorHAnsi" w:eastAsiaTheme="minorEastAsia" w:hAnsiTheme="minorHAnsi" w:cstheme="minorBidi"/>
          <w:noProof/>
          <w:sz w:val="22"/>
          <w:szCs w:val="22"/>
        </w:rPr>
      </w:pPr>
      <w:r w:rsidRPr="00815B7C">
        <w:rPr>
          <w:rStyle w:val="Hyperlink"/>
          <w:noProof/>
        </w:rPr>
        <w:t>10.7.3</w:t>
      </w:r>
      <w:r>
        <w:rPr>
          <w:rFonts w:asciiTheme="minorHAnsi" w:eastAsiaTheme="minorEastAsia" w:hAnsiTheme="minorHAnsi" w:cstheme="minorBidi"/>
          <w:noProof/>
          <w:sz w:val="22"/>
          <w:szCs w:val="22"/>
        </w:rPr>
        <w:tab/>
      </w:r>
      <w:r w:rsidRPr="00815B7C">
        <w:rPr>
          <w:rStyle w:val="Hyperlink"/>
          <w:noProof/>
        </w:rPr>
        <w:t>Germany</w:t>
      </w:r>
      <w:r>
        <w:rPr>
          <w:noProof/>
          <w:webHidden/>
        </w:rPr>
        <w:tab/>
      </w:r>
      <w:del w:id="1023" w:author="Powell, Deana" w:date="2023-10-19T15:28:00Z">
        <w:r w:rsidR="004173BC">
          <w:rPr>
            <w:noProof/>
          </w:rPr>
          <w:delText>155</w:delText>
        </w:r>
      </w:del>
      <w:ins w:id="1024" w:author="Powell, Deana" w:date="2023-10-19T15:28:00Z">
        <w:r>
          <w:rPr>
            <w:noProof/>
            <w:webHidden/>
          </w:rPr>
          <w:t>173</w:t>
        </w:r>
      </w:ins>
    </w:p>
    <w:p w14:paraId="48507867" w14:textId="309FE526" w:rsidR="00815B7C" w:rsidRDefault="00815B7C">
      <w:pPr>
        <w:pStyle w:val="TOC3"/>
        <w:rPr>
          <w:rFonts w:asciiTheme="minorHAnsi" w:eastAsiaTheme="minorEastAsia" w:hAnsiTheme="minorHAnsi" w:cstheme="minorBidi"/>
          <w:noProof/>
          <w:sz w:val="22"/>
          <w:szCs w:val="22"/>
        </w:rPr>
      </w:pPr>
      <w:r w:rsidRPr="00815B7C">
        <w:rPr>
          <w:rStyle w:val="Hyperlink"/>
          <w:noProof/>
        </w:rPr>
        <w:t>10.7.4</w:t>
      </w:r>
      <w:r>
        <w:rPr>
          <w:rFonts w:asciiTheme="minorHAnsi" w:eastAsiaTheme="minorEastAsia" w:hAnsiTheme="minorHAnsi" w:cstheme="minorBidi"/>
          <w:noProof/>
          <w:sz w:val="22"/>
          <w:szCs w:val="22"/>
        </w:rPr>
        <w:tab/>
      </w:r>
      <w:r w:rsidRPr="00815B7C">
        <w:rPr>
          <w:rStyle w:val="Hyperlink"/>
          <w:noProof/>
        </w:rPr>
        <w:t>Japan</w:t>
      </w:r>
      <w:r>
        <w:rPr>
          <w:noProof/>
          <w:webHidden/>
        </w:rPr>
        <w:tab/>
      </w:r>
      <w:del w:id="1025" w:author="Powell, Deana" w:date="2023-10-19T15:28:00Z">
        <w:r w:rsidR="004173BC">
          <w:rPr>
            <w:noProof/>
          </w:rPr>
          <w:delText>155</w:delText>
        </w:r>
      </w:del>
      <w:ins w:id="1026" w:author="Powell, Deana" w:date="2023-10-19T15:28:00Z">
        <w:r>
          <w:rPr>
            <w:noProof/>
            <w:webHidden/>
          </w:rPr>
          <w:t>173</w:t>
        </w:r>
      </w:ins>
    </w:p>
    <w:p w14:paraId="5227E9CC" w14:textId="0126A7E5" w:rsidR="00815B7C" w:rsidRDefault="00815B7C">
      <w:pPr>
        <w:pStyle w:val="TOC3"/>
        <w:rPr>
          <w:rFonts w:asciiTheme="minorHAnsi" w:eastAsiaTheme="minorEastAsia" w:hAnsiTheme="minorHAnsi" w:cstheme="minorBidi"/>
          <w:noProof/>
          <w:sz w:val="22"/>
          <w:szCs w:val="22"/>
        </w:rPr>
      </w:pPr>
      <w:r w:rsidRPr="00815B7C">
        <w:rPr>
          <w:rStyle w:val="Hyperlink"/>
          <w:noProof/>
        </w:rPr>
        <w:t>10.7.5</w:t>
      </w:r>
      <w:r>
        <w:rPr>
          <w:rFonts w:asciiTheme="minorHAnsi" w:eastAsiaTheme="minorEastAsia" w:hAnsiTheme="minorHAnsi" w:cstheme="minorBidi"/>
          <w:noProof/>
          <w:sz w:val="22"/>
          <w:szCs w:val="22"/>
        </w:rPr>
        <w:tab/>
      </w:r>
      <w:r w:rsidRPr="00815B7C">
        <w:rPr>
          <w:rStyle w:val="Hyperlink"/>
          <w:noProof/>
        </w:rPr>
        <w:t>UK</w:t>
      </w:r>
      <w:r>
        <w:rPr>
          <w:noProof/>
          <w:webHidden/>
        </w:rPr>
        <w:tab/>
      </w:r>
      <w:del w:id="1027" w:author="Powell, Deana" w:date="2023-10-19T15:28:00Z">
        <w:r w:rsidR="004173BC">
          <w:rPr>
            <w:noProof/>
          </w:rPr>
          <w:delText>156</w:delText>
        </w:r>
      </w:del>
      <w:ins w:id="1028" w:author="Powell, Deana" w:date="2023-10-19T15:28:00Z">
        <w:r>
          <w:rPr>
            <w:noProof/>
            <w:webHidden/>
          </w:rPr>
          <w:t>174</w:t>
        </w:r>
      </w:ins>
    </w:p>
    <w:p w14:paraId="604123E7" w14:textId="43039B70" w:rsidR="00815B7C" w:rsidRDefault="00815B7C">
      <w:pPr>
        <w:pStyle w:val="TOC2"/>
        <w:rPr>
          <w:rFonts w:asciiTheme="minorHAnsi" w:eastAsiaTheme="minorEastAsia" w:hAnsiTheme="minorHAnsi" w:cstheme="minorBidi"/>
          <w:b w:val="0"/>
          <w:noProof/>
          <w:sz w:val="22"/>
          <w:szCs w:val="22"/>
        </w:rPr>
      </w:pPr>
      <w:r w:rsidRPr="00815B7C">
        <w:rPr>
          <w:rStyle w:val="Hyperlink"/>
          <w:noProof/>
        </w:rPr>
        <w:t>10.8</w:t>
      </w:r>
      <w:r>
        <w:rPr>
          <w:rFonts w:asciiTheme="minorHAnsi" w:eastAsiaTheme="minorEastAsia" w:hAnsiTheme="minorHAnsi" w:cstheme="minorBidi"/>
          <w:b w:val="0"/>
          <w:noProof/>
          <w:sz w:val="22"/>
          <w:szCs w:val="22"/>
        </w:rPr>
        <w:tab/>
      </w:r>
      <w:r w:rsidRPr="00815B7C">
        <w:rPr>
          <w:rStyle w:val="Hyperlink"/>
          <w:noProof/>
        </w:rPr>
        <w:t>Appendix 8: Description of the iRECIST Process for Assessment of Disease Progression</w:t>
      </w:r>
      <w:r>
        <w:rPr>
          <w:noProof/>
          <w:webHidden/>
        </w:rPr>
        <w:tab/>
      </w:r>
      <w:del w:id="1029" w:author="Powell, Deana" w:date="2023-10-19T15:28:00Z">
        <w:r w:rsidR="004173BC">
          <w:rPr>
            <w:noProof/>
          </w:rPr>
          <w:delText>157</w:delText>
        </w:r>
      </w:del>
      <w:ins w:id="1030" w:author="Powell, Deana" w:date="2023-10-19T15:28:00Z">
        <w:r>
          <w:rPr>
            <w:noProof/>
            <w:webHidden/>
          </w:rPr>
          <w:t>175</w:t>
        </w:r>
      </w:ins>
    </w:p>
    <w:p w14:paraId="3E0B4B3B" w14:textId="7C6EE7B5" w:rsidR="00815B7C" w:rsidRDefault="00815B7C">
      <w:pPr>
        <w:pStyle w:val="TOC2"/>
        <w:rPr>
          <w:rFonts w:asciiTheme="minorHAnsi" w:eastAsiaTheme="minorEastAsia" w:hAnsiTheme="minorHAnsi" w:cstheme="minorBidi"/>
          <w:b w:val="0"/>
          <w:noProof/>
          <w:sz w:val="22"/>
          <w:szCs w:val="22"/>
        </w:rPr>
      </w:pPr>
      <w:r w:rsidRPr="00815B7C">
        <w:rPr>
          <w:rStyle w:val="Hyperlink"/>
          <w:noProof/>
        </w:rPr>
        <w:t>10.9</w:t>
      </w:r>
      <w:r>
        <w:rPr>
          <w:rFonts w:asciiTheme="minorHAnsi" w:eastAsiaTheme="minorEastAsia" w:hAnsiTheme="minorHAnsi" w:cstheme="minorBidi"/>
          <w:b w:val="0"/>
          <w:noProof/>
          <w:sz w:val="22"/>
          <w:szCs w:val="22"/>
        </w:rPr>
        <w:tab/>
      </w:r>
      <w:r w:rsidRPr="00815B7C">
        <w:rPr>
          <w:rStyle w:val="Hyperlink"/>
          <w:noProof/>
        </w:rPr>
        <w:t>Appendix 9: ECOG Performance Status</w:t>
      </w:r>
      <w:r>
        <w:rPr>
          <w:noProof/>
          <w:webHidden/>
        </w:rPr>
        <w:tab/>
      </w:r>
      <w:del w:id="1031" w:author="Powell, Deana" w:date="2023-10-19T15:28:00Z">
        <w:r w:rsidR="004173BC">
          <w:rPr>
            <w:noProof/>
          </w:rPr>
          <w:delText>158</w:delText>
        </w:r>
      </w:del>
      <w:ins w:id="1032" w:author="Powell, Deana" w:date="2023-10-19T15:28:00Z">
        <w:r>
          <w:rPr>
            <w:noProof/>
            <w:webHidden/>
          </w:rPr>
          <w:t>176</w:t>
        </w:r>
      </w:ins>
    </w:p>
    <w:p w14:paraId="5251E901" w14:textId="45BC161F" w:rsidR="00815B7C" w:rsidRDefault="00815B7C">
      <w:pPr>
        <w:pStyle w:val="TOC2"/>
        <w:rPr>
          <w:rFonts w:asciiTheme="minorHAnsi" w:eastAsiaTheme="minorEastAsia" w:hAnsiTheme="minorHAnsi" w:cstheme="minorBidi"/>
          <w:b w:val="0"/>
          <w:noProof/>
          <w:sz w:val="22"/>
          <w:szCs w:val="22"/>
        </w:rPr>
      </w:pPr>
      <w:r w:rsidRPr="00815B7C">
        <w:rPr>
          <w:rStyle w:val="Hyperlink"/>
          <w:noProof/>
        </w:rPr>
        <w:t>10.10</w:t>
      </w:r>
      <w:r>
        <w:rPr>
          <w:rFonts w:asciiTheme="minorHAnsi" w:eastAsiaTheme="minorEastAsia" w:hAnsiTheme="minorHAnsi" w:cstheme="minorBidi"/>
          <w:b w:val="0"/>
          <w:noProof/>
          <w:sz w:val="22"/>
          <w:szCs w:val="22"/>
        </w:rPr>
        <w:tab/>
      </w:r>
      <w:r w:rsidRPr="00815B7C">
        <w:rPr>
          <w:rStyle w:val="Hyperlink"/>
          <w:noProof/>
        </w:rPr>
        <w:t>Appendix 10: Abbreviations</w:t>
      </w:r>
      <w:r>
        <w:rPr>
          <w:noProof/>
          <w:webHidden/>
        </w:rPr>
        <w:tab/>
      </w:r>
      <w:del w:id="1033" w:author="Powell, Deana" w:date="2023-10-19T15:28:00Z">
        <w:r w:rsidR="004173BC">
          <w:rPr>
            <w:noProof/>
          </w:rPr>
          <w:delText>159</w:delText>
        </w:r>
      </w:del>
      <w:ins w:id="1034" w:author="Powell, Deana" w:date="2023-10-19T15:28:00Z">
        <w:r>
          <w:rPr>
            <w:noProof/>
            <w:webHidden/>
          </w:rPr>
          <w:t>177</w:t>
        </w:r>
      </w:ins>
    </w:p>
    <w:p w14:paraId="2B64ABA6" w14:textId="5BA97768" w:rsidR="00815B7C" w:rsidRDefault="00815B7C">
      <w:pPr>
        <w:pStyle w:val="TOC1"/>
        <w:rPr>
          <w:rFonts w:asciiTheme="minorHAnsi" w:eastAsiaTheme="minorEastAsia" w:hAnsiTheme="minorHAnsi" w:cstheme="minorBidi"/>
          <w:b w:val="0"/>
          <w:caps w:val="0"/>
          <w:noProof/>
          <w:sz w:val="22"/>
          <w:szCs w:val="22"/>
        </w:rPr>
      </w:pPr>
      <w:r w:rsidRPr="00815B7C">
        <w:rPr>
          <w:rStyle w:val="Hyperlink"/>
          <w:noProof/>
        </w:rPr>
        <w:t>11</w:t>
      </w:r>
      <w:r>
        <w:rPr>
          <w:rFonts w:asciiTheme="minorHAnsi" w:eastAsiaTheme="minorEastAsia" w:hAnsiTheme="minorHAnsi" w:cstheme="minorBidi"/>
          <w:b w:val="0"/>
          <w:caps w:val="0"/>
          <w:noProof/>
          <w:sz w:val="22"/>
          <w:szCs w:val="22"/>
        </w:rPr>
        <w:tab/>
      </w:r>
      <w:r w:rsidRPr="00815B7C">
        <w:rPr>
          <w:rStyle w:val="Hyperlink"/>
          <w:noProof/>
        </w:rPr>
        <w:t>References</w:t>
      </w:r>
      <w:r>
        <w:rPr>
          <w:noProof/>
          <w:webHidden/>
        </w:rPr>
        <w:tab/>
      </w:r>
      <w:del w:id="1035" w:author="Powell, Deana" w:date="2023-10-19T15:28:00Z">
        <w:r w:rsidR="004173BC">
          <w:rPr>
            <w:noProof/>
          </w:rPr>
          <w:delText>164</w:delText>
        </w:r>
      </w:del>
      <w:ins w:id="1036" w:author="Powell, Deana" w:date="2023-10-19T15:28:00Z">
        <w:r>
          <w:rPr>
            <w:noProof/>
            <w:webHidden/>
          </w:rPr>
          <w:t>184</w:t>
        </w:r>
      </w:ins>
    </w:p>
    <w:p w14:paraId="2B84A9FB" w14:textId="1B744142" w:rsidR="00F52CD5" w:rsidRPr="0026277B" w:rsidRDefault="00F52CD5" w:rsidP="0026277B">
      <w:pPr>
        <w:pStyle w:val="Paragraph"/>
        <w:spacing w:before="0" w:after="0" w:line="20" w:lineRule="exact"/>
      </w:pPr>
    </w:p>
    <w:p w14:paraId="1B79D68E" w14:textId="77777777" w:rsidR="00504DA3" w:rsidRDefault="006B7357" w:rsidP="00736D87">
      <w:pPr>
        <w:pStyle w:val="Heading1NoTOC"/>
        <w:pageBreakBefore/>
      </w:pPr>
      <w:r w:rsidRPr="00504DA3">
        <w:lastRenderedPageBreak/>
        <w:t xml:space="preserve">LIST </w:t>
      </w:r>
      <w:r>
        <w:t>O</w:t>
      </w:r>
      <w:r w:rsidRPr="00504DA3">
        <w:t>F TABLES</w:t>
      </w:r>
    </w:p>
    <w:p w14:paraId="0CEA050A" w14:textId="0F56A9F3" w:rsidR="00815B7C" w:rsidRDefault="00815B7C" w:rsidP="00815B7C">
      <w:pPr>
        <w:pStyle w:val="TableofFigures"/>
        <w:tabs>
          <w:tab w:val="left" w:pos="1680"/>
        </w:tabs>
        <w:ind w:left="1680" w:hanging="1320"/>
        <w:rPr>
          <w:rFonts w:asciiTheme="minorHAnsi" w:eastAsiaTheme="minorEastAsia" w:hAnsiTheme="minorHAnsi" w:cstheme="minorBidi"/>
          <w:noProof/>
          <w:sz w:val="22"/>
          <w:szCs w:val="22"/>
        </w:rPr>
      </w:pPr>
      <w:r w:rsidRPr="00815B7C">
        <w:rPr>
          <w:rStyle w:val="Hyperlink"/>
          <w:noProof/>
        </w:rPr>
        <w:t>Table 1</w:t>
      </w:r>
      <w:r>
        <w:rPr>
          <w:rFonts w:asciiTheme="minorHAnsi" w:eastAsiaTheme="minorEastAsia" w:hAnsiTheme="minorHAnsi" w:cstheme="minorBidi"/>
          <w:noProof/>
          <w:sz w:val="22"/>
          <w:szCs w:val="22"/>
        </w:rPr>
        <w:tab/>
      </w:r>
      <w:r w:rsidRPr="00815B7C">
        <w:rPr>
          <w:rStyle w:val="Hyperlink"/>
          <w:noProof/>
        </w:rPr>
        <w:t>Initial Treatment Phase</w:t>
      </w:r>
      <w:r>
        <w:rPr>
          <w:noProof/>
          <w:webHidden/>
        </w:rPr>
        <w:tab/>
      </w:r>
      <w:del w:id="1037" w:author="Powell, Deana" w:date="2023-10-19T15:28:00Z">
        <w:r w:rsidR="004173BC">
          <w:delText>22</w:delText>
        </w:r>
      </w:del>
      <w:ins w:id="1038" w:author="Powell, Deana" w:date="2023-10-19T15:28:00Z">
        <w:r>
          <w:rPr>
            <w:noProof/>
            <w:webHidden/>
          </w:rPr>
          <w:t>28</w:t>
        </w:r>
      </w:ins>
    </w:p>
    <w:p w14:paraId="08CFFFEB" w14:textId="0AC2889A" w:rsidR="00815B7C" w:rsidRDefault="00815B7C" w:rsidP="00815B7C">
      <w:pPr>
        <w:pStyle w:val="TableofFigures"/>
        <w:tabs>
          <w:tab w:val="left" w:pos="1680"/>
        </w:tabs>
        <w:ind w:left="1680" w:hanging="1320"/>
        <w:rPr>
          <w:rFonts w:asciiTheme="minorHAnsi" w:eastAsiaTheme="minorEastAsia" w:hAnsiTheme="minorHAnsi" w:cstheme="minorBidi"/>
          <w:noProof/>
          <w:sz w:val="22"/>
          <w:szCs w:val="22"/>
        </w:rPr>
      </w:pPr>
      <w:r w:rsidRPr="00815B7C">
        <w:rPr>
          <w:rStyle w:val="Hyperlink"/>
          <w:noProof/>
        </w:rPr>
        <w:t>Table 2</w:t>
      </w:r>
      <w:r>
        <w:rPr>
          <w:rFonts w:asciiTheme="minorHAnsi" w:eastAsiaTheme="minorEastAsia" w:hAnsiTheme="minorHAnsi" w:cstheme="minorBidi"/>
          <w:noProof/>
          <w:sz w:val="22"/>
          <w:szCs w:val="22"/>
        </w:rPr>
        <w:tab/>
      </w:r>
      <w:r w:rsidRPr="00815B7C">
        <w:rPr>
          <w:rStyle w:val="Hyperlink"/>
          <w:noProof/>
        </w:rPr>
        <w:t>Second Course Phase</w:t>
      </w:r>
      <w:r>
        <w:rPr>
          <w:noProof/>
          <w:webHidden/>
        </w:rPr>
        <w:tab/>
      </w:r>
      <w:del w:id="1039" w:author="Powell, Deana" w:date="2023-10-19T15:28:00Z">
        <w:r w:rsidR="004173BC">
          <w:delText>34</w:delText>
        </w:r>
      </w:del>
      <w:ins w:id="1040" w:author="Powell, Deana" w:date="2023-10-19T15:28:00Z">
        <w:r>
          <w:rPr>
            <w:noProof/>
            <w:webHidden/>
          </w:rPr>
          <w:t>47</w:t>
        </w:r>
      </w:ins>
    </w:p>
    <w:p w14:paraId="2E997F16" w14:textId="63FF2DB2" w:rsidR="00815B7C" w:rsidRDefault="00815B7C" w:rsidP="00815B7C">
      <w:pPr>
        <w:pStyle w:val="TableofFigures"/>
        <w:tabs>
          <w:tab w:val="left" w:pos="1680"/>
        </w:tabs>
        <w:ind w:left="1680" w:hanging="1320"/>
        <w:rPr>
          <w:rFonts w:asciiTheme="minorHAnsi" w:eastAsiaTheme="minorEastAsia" w:hAnsiTheme="minorHAnsi" w:cstheme="minorBidi"/>
          <w:noProof/>
          <w:sz w:val="22"/>
          <w:szCs w:val="22"/>
        </w:rPr>
      </w:pPr>
      <w:r w:rsidRPr="00815B7C">
        <w:rPr>
          <w:rStyle w:val="Hyperlink"/>
          <w:noProof/>
        </w:rPr>
        <w:t>Table 3</w:t>
      </w:r>
      <w:r>
        <w:rPr>
          <w:rFonts w:asciiTheme="minorHAnsi" w:eastAsiaTheme="minorEastAsia" w:hAnsiTheme="minorHAnsi" w:cstheme="minorBidi"/>
          <w:noProof/>
          <w:sz w:val="22"/>
          <w:szCs w:val="22"/>
        </w:rPr>
        <w:tab/>
      </w:r>
      <w:r w:rsidRPr="00815B7C">
        <w:rPr>
          <w:rStyle w:val="Hyperlink"/>
          <w:noProof/>
        </w:rPr>
        <w:t>Adequate Organ Function Laboratory Values</w:t>
      </w:r>
      <w:r>
        <w:rPr>
          <w:noProof/>
          <w:webHidden/>
        </w:rPr>
        <w:tab/>
      </w:r>
      <w:del w:id="1041" w:author="Powell, Deana" w:date="2023-10-19T15:28:00Z">
        <w:r w:rsidR="004173BC">
          <w:delText>63</w:delText>
        </w:r>
      </w:del>
      <w:ins w:id="1042" w:author="Powell, Deana" w:date="2023-10-19T15:28:00Z">
        <w:r>
          <w:rPr>
            <w:noProof/>
            <w:webHidden/>
          </w:rPr>
          <w:t>80</w:t>
        </w:r>
      </w:ins>
    </w:p>
    <w:p w14:paraId="51AD48FB" w14:textId="4F88F6E1" w:rsidR="00815B7C" w:rsidRDefault="00815B7C" w:rsidP="00815B7C">
      <w:pPr>
        <w:pStyle w:val="TableofFigures"/>
        <w:tabs>
          <w:tab w:val="left" w:pos="1680"/>
        </w:tabs>
        <w:ind w:left="1680" w:hanging="1320"/>
        <w:rPr>
          <w:rFonts w:asciiTheme="minorHAnsi" w:eastAsiaTheme="minorEastAsia" w:hAnsiTheme="minorHAnsi" w:cstheme="minorBidi"/>
          <w:noProof/>
          <w:sz w:val="22"/>
          <w:szCs w:val="22"/>
        </w:rPr>
      </w:pPr>
      <w:r w:rsidRPr="00815B7C">
        <w:rPr>
          <w:rStyle w:val="Hyperlink"/>
          <w:noProof/>
        </w:rPr>
        <w:t>Table 4</w:t>
      </w:r>
      <w:r>
        <w:rPr>
          <w:rFonts w:asciiTheme="minorHAnsi" w:eastAsiaTheme="minorEastAsia" w:hAnsiTheme="minorHAnsi" w:cstheme="minorBidi"/>
          <w:noProof/>
          <w:sz w:val="22"/>
          <w:szCs w:val="22"/>
        </w:rPr>
        <w:tab/>
      </w:r>
      <w:r w:rsidRPr="00815B7C">
        <w:rPr>
          <w:rStyle w:val="Hyperlink"/>
          <w:noProof/>
        </w:rPr>
        <w:t>Study Interventions</w:t>
      </w:r>
      <w:r>
        <w:rPr>
          <w:noProof/>
          <w:webHidden/>
        </w:rPr>
        <w:tab/>
      </w:r>
      <w:del w:id="1043" w:author="Powell, Deana" w:date="2023-10-19T15:28:00Z">
        <w:r w:rsidR="004173BC">
          <w:delText>68</w:delText>
        </w:r>
      </w:del>
      <w:ins w:id="1044" w:author="Powell, Deana" w:date="2023-10-19T15:28:00Z">
        <w:r>
          <w:rPr>
            <w:noProof/>
            <w:webHidden/>
          </w:rPr>
          <w:t>86</w:t>
        </w:r>
      </w:ins>
    </w:p>
    <w:p w14:paraId="7FD5A4CA" w14:textId="015E540D" w:rsidR="00815B7C" w:rsidRDefault="00815B7C" w:rsidP="00815B7C">
      <w:pPr>
        <w:pStyle w:val="TableofFigures"/>
        <w:tabs>
          <w:tab w:val="left" w:pos="1680"/>
        </w:tabs>
        <w:ind w:left="1680" w:hanging="1320"/>
        <w:rPr>
          <w:rFonts w:asciiTheme="minorHAnsi" w:eastAsiaTheme="minorEastAsia" w:hAnsiTheme="minorHAnsi" w:cstheme="minorBidi"/>
          <w:noProof/>
          <w:sz w:val="22"/>
          <w:szCs w:val="22"/>
        </w:rPr>
      </w:pPr>
      <w:r w:rsidRPr="00815B7C">
        <w:rPr>
          <w:rStyle w:val="Hyperlink"/>
          <w:noProof/>
        </w:rPr>
        <w:t>Table 5</w:t>
      </w:r>
      <w:r>
        <w:rPr>
          <w:rFonts w:asciiTheme="minorHAnsi" w:eastAsiaTheme="minorEastAsia" w:hAnsiTheme="minorHAnsi" w:cstheme="minorBidi"/>
          <w:noProof/>
          <w:sz w:val="22"/>
          <w:szCs w:val="22"/>
        </w:rPr>
        <w:tab/>
      </w:r>
      <w:r w:rsidRPr="00815B7C">
        <w:rPr>
          <w:rStyle w:val="Hyperlink"/>
          <w:noProof/>
        </w:rPr>
        <w:t xml:space="preserve">Dose Modification and Toxicity Management Guidelines for Immune-related Adverse Events Associated </w:t>
      </w:r>
      <w:del w:id="1045" w:author="Powell, Deana" w:date="2023-10-19T15:28:00Z">
        <w:r w:rsidR="004F6B15">
          <w:delText>with</w:delText>
        </w:r>
      </w:del>
      <w:ins w:id="1046" w:author="Powell, Deana" w:date="2023-10-19T15:28:00Z">
        <w:r w:rsidRPr="00815B7C">
          <w:rPr>
            <w:rStyle w:val="Hyperlink"/>
            <w:noProof/>
          </w:rPr>
          <w:t>With</w:t>
        </w:r>
      </w:ins>
      <w:r w:rsidRPr="00815B7C">
        <w:rPr>
          <w:rStyle w:val="Hyperlink"/>
          <w:noProof/>
        </w:rPr>
        <w:t xml:space="preserve"> Pembrolizumab Monotherapy, Coformulations</w:t>
      </w:r>
      <w:ins w:id="1047" w:author="Powell, Deana" w:date="2023-10-19T15:28:00Z">
        <w:r w:rsidRPr="00815B7C">
          <w:rPr>
            <w:rStyle w:val="Hyperlink"/>
            <w:noProof/>
          </w:rPr>
          <w:t>,</w:t>
        </w:r>
      </w:ins>
      <w:r w:rsidRPr="00815B7C">
        <w:rPr>
          <w:rStyle w:val="Hyperlink"/>
          <w:noProof/>
        </w:rPr>
        <w:t xml:space="preserve"> or IO Combinations</w:t>
      </w:r>
      <w:r>
        <w:rPr>
          <w:noProof/>
          <w:webHidden/>
        </w:rPr>
        <w:tab/>
      </w:r>
      <w:del w:id="1048" w:author="Powell, Deana" w:date="2023-10-19T15:28:00Z">
        <w:r w:rsidR="004173BC">
          <w:delText>74</w:delText>
        </w:r>
      </w:del>
      <w:ins w:id="1049" w:author="Powell, Deana" w:date="2023-10-19T15:28:00Z">
        <w:r>
          <w:rPr>
            <w:noProof/>
            <w:webHidden/>
          </w:rPr>
          <w:t>92</w:t>
        </w:r>
      </w:ins>
    </w:p>
    <w:p w14:paraId="421FD0E5" w14:textId="1ACB2063" w:rsidR="00815B7C" w:rsidRDefault="00815B7C" w:rsidP="00815B7C">
      <w:pPr>
        <w:pStyle w:val="TableofFigures"/>
        <w:tabs>
          <w:tab w:val="left" w:pos="1680"/>
        </w:tabs>
        <w:ind w:left="1680" w:hanging="1320"/>
        <w:rPr>
          <w:rFonts w:asciiTheme="minorHAnsi" w:eastAsiaTheme="minorEastAsia" w:hAnsiTheme="minorHAnsi" w:cstheme="minorBidi"/>
          <w:noProof/>
          <w:sz w:val="22"/>
          <w:szCs w:val="22"/>
        </w:rPr>
      </w:pPr>
      <w:r w:rsidRPr="00815B7C">
        <w:rPr>
          <w:rStyle w:val="Hyperlink"/>
          <w:noProof/>
        </w:rPr>
        <w:t>Table 6</w:t>
      </w:r>
      <w:r>
        <w:rPr>
          <w:rFonts w:asciiTheme="minorHAnsi" w:eastAsiaTheme="minorEastAsia" w:hAnsiTheme="minorHAnsi" w:cstheme="minorBidi"/>
          <w:noProof/>
          <w:sz w:val="22"/>
          <w:szCs w:val="22"/>
        </w:rPr>
        <w:tab/>
      </w:r>
      <w:r w:rsidRPr="00815B7C">
        <w:rPr>
          <w:rStyle w:val="Hyperlink"/>
          <w:noProof/>
        </w:rPr>
        <w:t>Pembrolizumab Infusion Reaction Dose Modification and Treatment Guidelines</w:t>
      </w:r>
      <w:r>
        <w:rPr>
          <w:noProof/>
          <w:webHidden/>
        </w:rPr>
        <w:tab/>
      </w:r>
      <w:del w:id="1050" w:author="Powell, Deana" w:date="2023-10-19T15:28:00Z">
        <w:r w:rsidR="004173BC">
          <w:delText>78</w:delText>
        </w:r>
      </w:del>
      <w:ins w:id="1051" w:author="Powell, Deana" w:date="2023-10-19T15:28:00Z">
        <w:r>
          <w:rPr>
            <w:noProof/>
            <w:webHidden/>
          </w:rPr>
          <w:t>96</w:t>
        </w:r>
      </w:ins>
    </w:p>
    <w:p w14:paraId="599DB03D" w14:textId="7DA62923" w:rsidR="00815B7C" w:rsidRDefault="00815B7C" w:rsidP="00815B7C">
      <w:pPr>
        <w:pStyle w:val="TableofFigures"/>
        <w:tabs>
          <w:tab w:val="left" w:pos="1680"/>
        </w:tabs>
        <w:ind w:left="1680" w:hanging="1320"/>
        <w:rPr>
          <w:rFonts w:asciiTheme="minorHAnsi" w:eastAsiaTheme="minorEastAsia" w:hAnsiTheme="minorHAnsi" w:cstheme="minorBidi"/>
          <w:noProof/>
          <w:sz w:val="22"/>
          <w:szCs w:val="22"/>
        </w:rPr>
      </w:pPr>
      <w:r w:rsidRPr="00815B7C">
        <w:rPr>
          <w:rStyle w:val="Hyperlink"/>
          <w:noProof/>
        </w:rPr>
        <w:t>Table 7</w:t>
      </w:r>
      <w:r>
        <w:rPr>
          <w:rFonts w:asciiTheme="minorHAnsi" w:eastAsiaTheme="minorEastAsia" w:hAnsiTheme="minorHAnsi" w:cstheme="minorBidi"/>
          <w:noProof/>
          <w:sz w:val="22"/>
          <w:szCs w:val="22"/>
        </w:rPr>
        <w:tab/>
      </w:r>
      <w:r w:rsidRPr="00815B7C">
        <w:rPr>
          <w:rStyle w:val="Hyperlink"/>
          <w:noProof/>
        </w:rPr>
        <w:t>Dose Modification Guidelines for Lenvatinib-Related Adverse Events</w:t>
      </w:r>
      <w:r>
        <w:rPr>
          <w:noProof/>
          <w:webHidden/>
        </w:rPr>
        <w:tab/>
      </w:r>
      <w:del w:id="1052" w:author="Powell, Deana" w:date="2023-10-19T15:28:00Z">
        <w:r w:rsidR="004173BC">
          <w:delText>80</w:delText>
        </w:r>
      </w:del>
      <w:ins w:id="1053" w:author="Powell, Deana" w:date="2023-10-19T15:28:00Z">
        <w:r>
          <w:rPr>
            <w:noProof/>
            <w:webHidden/>
          </w:rPr>
          <w:t>98</w:t>
        </w:r>
      </w:ins>
    </w:p>
    <w:p w14:paraId="117F0634" w14:textId="12D21839" w:rsidR="00815B7C" w:rsidRDefault="00815B7C" w:rsidP="00815B7C">
      <w:pPr>
        <w:pStyle w:val="TableofFigures"/>
        <w:tabs>
          <w:tab w:val="left" w:pos="1680"/>
        </w:tabs>
        <w:ind w:left="1680" w:hanging="1320"/>
        <w:rPr>
          <w:rFonts w:asciiTheme="minorHAnsi" w:eastAsiaTheme="minorEastAsia" w:hAnsiTheme="minorHAnsi" w:cstheme="minorBidi"/>
          <w:noProof/>
          <w:sz w:val="22"/>
          <w:szCs w:val="22"/>
        </w:rPr>
      </w:pPr>
      <w:r w:rsidRPr="00815B7C">
        <w:rPr>
          <w:rStyle w:val="Hyperlink"/>
          <w:noProof/>
        </w:rPr>
        <w:t>Table 8</w:t>
      </w:r>
      <w:r>
        <w:rPr>
          <w:rFonts w:asciiTheme="minorHAnsi" w:eastAsiaTheme="minorEastAsia" w:hAnsiTheme="minorHAnsi" w:cstheme="minorBidi"/>
          <w:noProof/>
          <w:sz w:val="22"/>
          <w:szCs w:val="22"/>
        </w:rPr>
        <w:tab/>
      </w:r>
      <w:r w:rsidRPr="00815B7C">
        <w:rPr>
          <w:rStyle w:val="Hyperlink"/>
          <w:noProof/>
        </w:rPr>
        <w:t xml:space="preserve">Reporting </w:t>
      </w:r>
      <w:del w:id="1054" w:author="Powell, Deana" w:date="2023-10-19T15:28:00Z">
        <w:r w:rsidR="004F6B15">
          <w:delText xml:space="preserve">Time </w:delText>
        </w:r>
      </w:del>
      <w:r w:rsidRPr="00815B7C">
        <w:rPr>
          <w:rStyle w:val="Hyperlink"/>
          <w:noProof/>
        </w:rPr>
        <w:t>Periods and Time Frames for Adverse Events and Other Reportable Safety Events</w:t>
      </w:r>
      <w:r>
        <w:rPr>
          <w:noProof/>
          <w:webHidden/>
        </w:rPr>
        <w:tab/>
      </w:r>
      <w:del w:id="1055" w:author="Powell, Deana" w:date="2023-10-19T15:28:00Z">
        <w:r w:rsidR="004173BC">
          <w:delText>108</w:delText>
        </w:r>
      </w:del>
      <w:ins w:id="1056" w:author="Powell, Deana" w:date="2023-10-19T15:28:00Z">
        <w:r>
          <w:rPr>
            <w:noProof/>
            <w:webHidden/>
          </w:rPr>
          <w:t>128</w:t>
        </w:r>
      </w:ins>
    </w:p>
    <w:p w14:paraId="511DBDE6" w14:textId="20F80027" w:rsidR="00815B7C" w:rsidRDefault="00815B7C" w:rsidP="00815B7C">
      <w:pPr>
        <w:pStyle w:val="TableofFigures"/>
        <w:tabs>
          <w:tab w:val="left" w:pos="1680"/>
        </w:tabs>
        <w:ind w:left="1680" w:hanging="1320"/>
        <w:rPr>
          <w:rFonts w:asciiTheme="minorHAnsi" w:eastAsiaTheme="minorEastAsia" w:hAnsiTheme="minorHAnsi" w:cstheme="minorBidi"/>
          <w:noProof/>
          <w:sz w:val="22"/>
          <w:szCs w:val="22"/>
        </w:rPr>
      </w:pPr>
      <w:r w:rsidRPr="00815B7C">
        <w:rPr>
          <w:rStyle w:val="Hyperlink"/>
          <w:noProof/>
        </w:rPr>
        <w:t>Table 9</w:t>
      </w:r>
      <w:r>
        <w:rPr>
          <w:rFonts w:asciiTheme="minorHAnsi" w:eastAsiaTheme="minorEastAsia" w:hAnsiTheme="minorHAnsi" w:cstheme="minorBidi"/>
          <w:noProof/>
          <w:sz w:val="22"/>
          <w:szCs w:val="22"/>
        </w:rPr>
        <w:tab/>
      </w:r>
      <w:r w:rsidRPr="00815B7C">
        <w:rPr>
          <w:rStyle w:val="Hyperlink"/>
          <w:noProof/>
        </w:rPr>
        <w:t>Censoring Rules for Primary and Sensitivity Analyses of PFS</w:t>
      </w:r>
      <w:r>
        <w:rPr>
          <w:noProof/>
          <w:webHidden/>
        </w:rPr>
        <w:tab/>
      </w:r>
      <w:del w:id="1057" w:author="Powell, Deana" w:date="2023-10-19T15:28:00Z">
        <w:r w:rsidR="004173BC">
          <w:delText>121</w:delText>
        </w:r>
      </w:del>
      <w:ins w:id="1058" w:author="Powell, Deana" w:date="2023-10-19T15:28:00Z">
        <w:r>
          <w:rPr>
            <w:noProof/>
            <w:webHidden/>
          </w:rPr>
          <w:t>143</w:t>
        </w:r>
      </w:ins>
    </w:p>
    <w:p w14:paraId="7D0B058E" w14:textId="652A898B" w:rsidR="00815B7C" w:rsidRDefault="00815B7C" w:rsidP="00815B7C">
      <w:pPr>
        <w:pStyle w:val="TableofFigures"/>
        <w:tabs>
          <w:tab w:val="left" w:pos="1680"/>
        </w:tabs>
        <w:ind w:left="1680" w:hanging="1320"/>
        <w:rPr>
          <w:rFonts w:asciiTheme="minorHAnsi" w:eastAsiaTheme="minorEastAsia" w:hAnsiTheme="minorHAnsi" w:cstheme="minorBidi"/>
          <w:noProof/>
          <w:sz w:val="22"/>
          <w:szCs w:val="22"/>
        </w:rPr>
      </w:pPr>
      <w:r w:rsidRPr="00815B7C">
        <w:rPr>
          <w:rStyle w:val="Hyperlink"/>
          <w:noProof/>
        </w:rPr>
        <w:t>Table 10</w:t>
      </w:r>
      <w:r>
        <w:rPr>
          <w:rFonts w:asciiTheme="minorHAnsi" w:eastAsiaTheme="minorEastAsia" w:hAnsiTheme="minorHAnsi" w:cstheme="minorBidi"/>
          <w:noProof/>
          <w:sz w:val="22"/>
          <w:szCs w:val="22"/>
        </w:rPr>
        <w:tab/>
      </w:r>
      <w:r w:rsidRPr="00815B7C">
        <w:rPr>
          <w:rStyle w:val="Hyperlink"/>
          <w:noProof/>
        </w:rPr>
        <w:t>Censoring Rules for DOR</w:t>
      </w:r>
      <w:r>
        <w:rPr>
          <w:noProof/>
          <w:webHidden/>
        </w:rPr>
        <w:tab/>
      </w:r>
      <w:del w:id="1059" w:author="Powell, Deana" w:date="2023-10-19T15:28:00Z">
        <w:r w:rsidR="004173BC">
          <w:delText>122</w:delText>
        </w:r>
      </w:del>
      <w:ins w:id="1060" w:author="Powell, Deana" w:date="2023-10-19T15:28:00Z">
        <w:r>
          <w:rPr>
            <w:noProof/>
            <w:webHidden/>
          </w:rPr>
          <w:t>144</w:t>
        </w:r>
      </w:ins>
    </w:p>
    <w:p w14:paraId="2AE11318" w14:textId="2BEB8E3C" w:rsidR="00815B7C" w:rsidRDefault="00815B7C" w:rsidP="00815B7C">
      <w:pPr>
        <w:pStyle w:val="TableofFigures"/>
        <w:tabs>
          <w:tab w:val="left" w:pos="1680"/>
        </w:tabs>
        <w:ind w:left="1680" w:hanging="1320"/>
        <w:rPr>
          <w:rFonts w:asciiTheme="minorHAnsi" w:eastAsiaTheme="minorEastAsia" w:hAnsiTheme="minorHAnsi" w:cstheme="minorBidi"/>
          <w:noProof/>
          <w:sz w:val="22"/>
          <w:szCs w:val="22"/>
        </w:rPr>
      </w:pPr>
      <w:r w:rsidRPr="00815B7C">
        <w:rPr>
          <w:rStyle w:val="Hyperlink"/>
          <w:noProof/>
        </w:rPr>
        <w:t>Table 11</w:t>
      </w:r>
      <w:r>
        <w:rPr>
          <w:rFonts w:asciiTheme="minorHAnsi" w:eastAsiaTheme="minorEastAsia" w:hAnsiTheme="minorHAnsi" w:cstheme="minorBidi"/>
          <w:noProof/>
          <w:sz w:val="22"/>
          <w:szCs w:val="22"/>
        </w:rPr>
        <w:tab/>
      </w:r>
      <w:r w:rsidRPr="00815B7C">
        <w:rPr>
          <w:rStyle w:val="Hyperlink"/>
          <w:noProof/>
        </w:rPr>
        <w:t>Analysis Strategy for Key Efficacy Variables</w:t>
      </w:r>
      <w:r>
        <w:rPr>
          <w:noProof/>
          <w:webHidden/>
        </w:rPr>
        <w:tab/>
      </w:r>
      <w:del w:id="1061" w:author="Powell, Deana" w:date="2023-10-19T15:28:00Z">
        <w:r w:rsidR="004173BC">
          <w:delText>123</w:delText>
        </w:r>
      </w:del>
      <w:ins w:id="1062" w:author="Powell, Deana" w:date="2023-10-19T15:28:00Z">
        <w:r>
          <w:rPr>
            <w:noProof/>
            <w:webHidden/>
          </w:rPr>
          <w:t>144</w:t>
        </w:r>
      </w:ins>
    </w:p>
    <w:p w14:paraId="17A658F6" w14:textId="06BC6D7D" w:rsidR="00815B7C" w:rsidRDefault="00815B7C" w:rsidP="00815B7C">
      <w:pPr>
        <w:pStyle w:val="TableofFigures"/>
        <w:tabs>
          <w:tab w:val="left" w:pos="1680"/>
        </w:tabs>
        <w:ind w:left="1680" w:hanging="1320"/>
        <w:rPr>
          <w:rFonts w:asciiTheme="minorHAnsi" w:eastAsiaTheme="minorEastAsia" w:hAnsiTheme="minorHAnsi" w:cstheme="minorBidi"/>
          <w:noProof/>
          <w:sz w:val="22"/>
          <w:szCs w:val="22"/>
        </w:rPr>
      </w:pPr>
      <w:r w:rsidRPr="00815B7C">
        <w:rPr>
          <w:rStyle w:val="Hyperlink"/>
          <w:noProof/>
        </w:rPr>
        <w:t>Table 12</w:t>
      </w:r>
      <w:r>
        <w:rPr>
          <w:rFonts w:asciiTheme="minorHAnsi" w:eastAsiaTheme="minorEastAsia" w:hAnsiTheme="minorHAnsi" w:cstheme="minorBidi"/>
          <w:noProof/>
          <w:sz w:val="22"/>
          <w:szCs w:val="22"/>
        </w:rPr>
        <w:tab/>
      </w:r>
      <w:r w:rsidRPr="00815B7C">
        <w:rPr>
          <w:rStyle w:val="Hyperlink"/>
          <w:noProof/>
        </w:rPr>
        <w:t>Analysis Strategy for Safety Parameters</w:t>
      </w:r>
      <w:r>
        <w:rPr>
          <w:noProof/>
          <w:webHidden/>
        </w:rPr>
        <w:tab/>
      </w:r>
      <w:del w:id="1063" w:author="Powell, Deana" w:date="2023-10-19T15:28:00Z">
        <w:r w:rsidR="004173BC">
          <w:delText>125</w:delText>
        </w:r>
      </w:del>
      <w:ins w:id="1064" w:author="Powell, Deana" w:date="2023-10-19T15:28:00Z">
        <w:r>
          <w:rPr>
            <w:noProof/>
            <w:webHidden/>
          </w:rPr>
          <w:t>146</w:t>
        </w:r>
      </w:ins>
    </w:p>
    <w:p w14:paraId="63AF95A7" w14:textId="05C11826" w:rsidR="00815B7C" w:rsidRDefault="00815B7C" w:rsidP="00815B7C">
      <w:pPr>
        <w:pStyle w:val="TableofFigures"/>
        <w:tabs>
          <w:tab w:val="left" w:pos="1680"/>
        </w:tabs>
        <w:ind w:left="1680" w:hanging="1320"/>
        <w:rPr>
          <w:rFonts w:asciiTheme="minorHAnsi" w:eastAsiaTheme="minorEastAsia" w:hAnsiTheme="minorHAnsi" w:cstheme="minorBidi"/>
          <w:noProof/>
          <w:sz w:val="22"/>
          <w:szCs w:val="22"/>
        </w:rPr>
      </w:pPr>
      <w:r w:rsidRPr="00815B7C">
        <w:rPr>
          <w:rStyle w:val="Hyperlink"/>
          <w:noProof/>
        </w:rPr>
        <w:t>Table 13</w:t>
      </w:r>
      <w:r>
        <w:rPr>
          <w:rFonts w:asciiTheme="minorHAnsi" w:eastAsiaTheme="minorEastAsia" w:hAnsiTheme="minorHAnsi" w:cstheme="minorBidi"/>
          <w:noProof/>
          <w:sz w:val="22"/>
          <w:szCs w:val="22"/>
        </w:rPr>
        <w:tab/>
      </w:r>
      <w:r w:rsidRPr="00815B7C">
        <w:rPr>
          <w:rStyle w:val="Hyperlink"/>
          <w:noProof/>
        </w:rPr>
        <w:t>Summary of Interim and Final Analyses Strategy</w:t>
      </w:r>
      <w:r>
        <w:rPr>
          <w:noProof/>
          <w:webHidden/>
        </w:rPr>
        <w:tab/>
      </w:r>
      <w:del w:id="1065" w:author="Powell, Deana" w:date="2023-10-19T15:28:00Z">
        <w:r w:rsidR="004173BC">
          <w:delText>126</w:delText>
        </w:r>
      </w:del>
      <w:ins w:id="1066" w:author="Powell, Deana" w:date="2023-10-19T15:28:00Z">
        <w:r>
          <w:rPr>
            <w:noProof/>
            <w:webHidden/>
          </w:rPr>
          <w:t>148</w:t>
        </w:r>
      </w:ins>
    </w:p>
    <w:p w14:paraId="620D2206" w14:textId="5BC82512" w:rsidR="00815B7C" w:rsidRDefault="00815B7C" w:rsidP="00815B7C">
      <w:pPr>
        <w:pStyle w:val="TableofFigures"/>
        <w:tabs>
          <w:tab w:val="left" w:pos="1680"/>
        </w:tabs>
        <w:ind w:left="1680" w:hanging="1320"/>
        <w:rPr>
          <w:rFonts w:asciiTheme="minorHAnsi" w:eastAsiaTheme="minorEastAsia" w:hAnsiTheme="minorHAnsi" w:cstheme="minorBidi"/>
          <w:noProof/>
          <w:sz w:val="22"/>
          <w:szCs w:val="22"/>
        </w:rPr>
      </w:pPr>
      <w:r w:rsidRPr="00815B7C">
        <w:rPr>
          <w:rStyle w:val="Hyperlink"/>
          <w:noProof/>
        </w:rPr>
        <w:t>Table 14</w:t>
      </w:r>
      <w:r>
        <w:rPr>
          <w:rFonts w:asciiTheme="minorHAnsi" w:eastAsiaTheme="minorEastAsia" w:hAnsiTheme="minorHAnsi" w:cstheme="minorBidi"/>
          <w:noProof/>
          <w:sz w:val="22"/>
          <w:szCs w:val="22"/>
        </w:rPr>
        <w:tab/>
      </w:r>
      <w:r w:rsidRPr="00815B7C">
        <w:rPr>
          <w:rStyle w:val="Hyperlink"/>
          <w:noProof/>
        </w:rPr>
        <w:t>Possible α Levels (One-Sided) and Approximate ORR Difference Required to Show Efficacy for Objective Response at IA1</w:t>
      </w:r>
      <w:r>
        <w:rPr>
          <w:noProof/>
          <w:webHidden/>
        </w:rPr>
        <w:tab/>
      </w:r>
      <w:del w:id="1067" w:author="Powell, Deana" w:date="2023-10-19T15:28:00Z">
        <w:r w:rsidR="004173BC">
          <w:delText>128</w:delText>
        </w:r>
      </w:del>
      <w:ins w:id="1068" w:author="Powell, Deana" w:date="2023-10-19T15:28:00Z">
        <w:r>
          <w:rPr>
            <w:noProof/>
            <w:webHidden/>
          </w:rPr>
          <w:t>150</w:t>
        </w:r>
      </w:ins>
    </w:p>
    <w:p w14:paraId="2CDF31C6" w14:textId="28431761" w:rsidR="00815B7C" w:rsidRDefault="00815B7C" w:rsidP="00815B7C">
      <w:pPr>
        <w:pStyle w:val="TableofFigures"/>
        <w:tabs>
          <w:tab w:val="left" w:pos="1680"/>
        </w:tabs>
        <w:ind w:left="1680" w:hanging="1320"/>
        <w:rPr>
          <w:rFonts w:asciiTheme="minorHAnsi" w:eastAsiaTheme="minorEastAsia" w:hAnsiTheme="minorHAnsi" w:cstheme="minorBidi"/>
          <w:noProof/>
          <w:sz w:val="22"/>
          <w:szCs w:val="22"/>
        </w:rPr>
      </w:pPr>
      <w:r w:rsidRPr="00815B7C">
        <w:rPr>
          <w:rStyle w:val="Hyperlink"/>
          <w:noProof/>
        </w:rPr>
        <w:t>Table 15</w:t>
      </w:r>
      <w:r>
        <w:rPr>
          <w:rFonts w:asciiTheme="minorHAnsi" w:eastAsiaTheme="minorEastAsia" w:hAnsiTheme="minorHAnsi" w:cstheme="minorBidi"/>
          <w:noProof/>
          <w:sz w:val="22"/>
          <w:szCs w:val="22"/>
        </w:rPr>
        <w:tab/>
      </w:r>
      <w:r w:rsidRPr="00815B7C">
        <w:rPr>
          <w:rStyle w:val="Hyperlink"/>
          <w:noProof/>
        </w:rPr>
        <w:t>Efficacy Boundaries and Properties for Progression-free Survival Analyses</w:t>
      </w:r>
      <w:r>
        <w:rPr>
          <w:noProof/>
          <w:webHidden/>
        </w:rPr>
        <w:tab/>
      </w:r>
      <w:del w:id="1069" w:author="Powell, Deana" w:date="2023-10-19T15:28:00Z">
        <w:r w:rsidR="004173BC">
          <w:delText>129</w:delText>
        </w:r>
      </w:del>
      <w:ins w:id="1070" w:author="Powell, Deana" w:date="2023-10-19T15:28:00Z">
        <w:r>
          <w:rPr>
            <w:noProof/>
            <w:webHidden/>
          </w:rPr>
          <w:t>151</w:t>
        </w:r>
      </w:ins>
    </w:p>
    <w:p w14:paraId="09853A7F" w14:textId="30E4B709" w:rsidR="00815B7C" w:rsidRDefault="00815B7C" w:rsidP="00815B7C">
      <w:pPr>
        <w:pStyle w:val="TableofFigures"/>
        <w:tabs>
          <w:tab w:val="left" w:pos="1680"/>
        </w:tabs>
        <w:ind w:left="1680" w:hanging="1320"/>
        <w:rPr>
          <w:rFonts w:asciiTheme="minorHAnsi" w:eastAsiaTheme="minorEastAsia" w:hAnsiTheme="minorHAnsi" w:cstheme="minorBidi"/>
          <w:noProof/>
          <w:sz w:val="22"/>
          <w:szCs w:val="22"/>
        </w:rPr>
      </w:pPr>
      <w:r w:rsidRPr="00815B7C">
        <w:rPr>
          <w:rStyle w:val="Hyperlink"/>
          <w:noProof/>
        </w:rPr>
        <w:t>Table 16</w:t>
      </w:r>
      <w:r>
        <w:rPr>
          <w:rFonts w:asciiTheme="minorHAnsi" w:eastAsiaTheme="minorEastAsia" w:hAnsiTheme="minorHAnsi" w:cstheme="minorBidi"/>
          <w:noProof/>
          <w:sz w:val="22"/>
          <w:szCs w:val="22"/>
        </w:rPr>
        <w:tab/>
      </w:r>
      <w:r w:rsidRPr="00815B7C">
        <w:rPr>
          <w:rStyle w:val="Hyperlink"/>
          <w:noProof/>
        </w:rPr>
        <w:t>Efficacy Boundaries and Properties for Overall Survival Analyses</w:t>
      </w:r>
      <w:r>
        <w:rPr>
          <w:noProof/>
          <w:webHidden/>
        </w:rPr>
        <w:tab/>
      </w:r>
      <w:del w:id="1071" w:author="Powell, Deana" w:date="2023-10-19T15:28:00Z">
        <w:r w:rsidR="004173BC">
          <w:delText>130</w:delText>
        </w:r>
      </w:del>
      <w:ins w:id="1072" w:author="Powell, Deana" w:date="2023-10-19T15:28:00Z">
        <w:r>
          <w:rPr>
            <w:noProof/>
            <w:webHidden/>
          </w:rPr>
          <w:t>152</w:t>
        </w:r>
      </w:ins>
    </w:p>
    <w:p w14:paraId="5721CB24" w14:textId="50D3ACDB" w:rsidR="00815B7C" w:rsidRDefault="00815B7C" w:rsidP="00815B7C">
      <w:pPr>
        <w:pStyle w:val="TableofFigures"/>
        <w:tabs>
          <w:tab w:val="left" w:pos="1680"/>
        </w:tabs>
        <w:ind w:left="1680" w:hanging="1320"/>
        <w:rPr>
          <w:rFonts w:asciiTheme="minorHAnsi" w:eastAsiaTheme="minorEastAsia" w:hAnsiTheme="minorHAnsi" w:cstheme="minorBidi"/>
          <w:noProof/>
          <w:sz w:val="22"/>
          <w:szCs w:val="22"/>
        </w:rPr>
      </w:pPr>
      <w:r w:rsidRPr="00815B7C">
        <w:rPr>
          <w:rStyle w:val="Hyperlink"/>
          <w:noProof/>
        </w:rPr>
        <w:t>Table 17</w:t>
      </w:r>
      <w:r>
        <w:rPr>
          <w:rFonts w:asciiTheme="minorHAnsi" w:eastAsiaTheme="minorEastAsia" w:hAnsiTheme="minorHAnsi" w:cstheme="minorBidi"/>
          <w:noProof/>
          <w:sz w:val="22"/>
          <w:szCs w:val="22"/>
        </w:rPr>
        <w:tab/>
      </w:r>
      <w:r w:rsidRPr="00815B7C">
        <w:rPr>
          <w:rStyle w:val="Hyperlink"/>
          <w:noProof/>
        </w:rPr>
        <w:t xml:space="preserve">Protocol-required </w:t>
      </w:r>
      <w:del w:id="1073" w:author="Powell, Deana" w:date="2023-10-19T15:28:00Z">
        <w:r w:rsidR="004F6B15">
          <w:delText>Safety</w:delText>
        </w:r>
      </w:del>
      <w:ins w:id="1074" w:author="Powell, Deana" w:date="2023-10-19T15:28:00Z">
        <w:r w:rsidRPr="00815B7C">
          <w:rPr>
            <w:rStyle w:val="Hyperlink"/>
            <w:noProof/>
          </w:rPr>
          <w:t>Clinical</w:t>
        </w:r>
      </w:ins>
      <w:r w:rsidRPr="00815B7C">
        <w:rPr>
          <w:rStyle w:val="Hyperlink"/>
          <w:noProof/>
        </w:rPr>
        <w:t xml:space="preserve"> Laboratory Assessments</w:t>
      </w:r>
      <w:r>
        <w:rPr>
          <w:noProof/>
          <w:webHidden/>
        </w:rPr>
        <w:tab/>
      </w:r>
      <w:del w:id="1075" w:author="Powell, Deana" w:date="2023-10-19T15:28:00Z">
        <w:r w:rsidR="004173BC">
          <w:delText>142</w:delText>
        </w:r>
      </w:del>
      <w:ins w:id="1076" w:author="Powell, Deana" w:date="2023-10-19T15:28:00Z">
        <w:r>
          <w:rPr>
            <w:noProof/>
            <w:webHidden/>
          </w:rPr>
          <w:t>163</w:t>
        </w:r>
      </w:ins>
    </w:p>
    <w:p w14:paraId="5E852FC0" w14:textId="562EF0DC" w:rsidR="000E6EE0" w:rsidRPr="00866EC4" w:rsidRDefault="000E6EE0" w:rsidP="00866EC4">
      <w:pPr>
        <w:pStyle w:val="Paragraph"/>
        <w:spacing w:before="0" w:after="0" w:line="20" w:lineRule="exact"/>
        <w:rPr>
          <w:bCs/>
        </w:rPr>
      </w:pPr>
    </w:p>
    <w:p w14:paraId="3685BCC8" w14:textId="77777777" w:rsidR="000E6EE0" w:rsidRDefault="000F6980" w:rsidP="00736D87">
      <w:pPr>
        <w:pStyle w:val="Heading1NoTOC"/>
        <w:pageBreakBefore/>
      </w:pPr>
      <w:r w:rsidRPr="00504DA3">
        <w:lastRenderedPageBreak/>
        <w:t xml:space="preserve">LIST </w:t>
      </w:r>
      <w:r>
        <w:t>O</w:t>
      </w:r>
      <w:r w:rsidRPr="00504DA3">
        <w:t xml:space="preserve">F </w:t>
      </w:r>
      <w:r>
        <w:t>FIGURES</w:t>
      </w:r>
    </w:p>
    <w:p w14:paraId="7620C4B0" w14:textId="639B1EEE" w:rsidR="00815B7C" w:rsidRDefault="00815B7C" w:rsidP="00815B7C">
      <w:pPr>
        <w:pStyle w:val="TableofFigures"/>
        <w:tabs>
          <w:tab w:val="left" w:pos="1680"/>
        </w:tabs>
        <w:ind w:left="1680" w:hanging="1320"/>
        <w:rPr>
          <w:rFonts w:asciiTheme="minorHAnsi" w:eastAsiaTheme="minorEastAsia" w:hAnsiTheme="minorHAnsi" w:cstheme="minorBidi"/>
          <w:noProof/>
          <w:sz w:val="22"/>
          <w:szCs w:val="22"/>
        </w:rPr>
      </w:pPr>
      <w:r w:rsidRPr="00815B7C">
        <w:rPr>
          <w:rStyle w:val="Hyperlink"/>
          <w:noProof/>
        </w:rPr>
        <w:t>Figure 1</w:t>
      </w:r>
      <w:r>
        <w:rPr>
          <w:rFonts w:asciiTheme="minorHAnsi" w:eastAsiaTheme="minorEastAsia" w:hAnsiTheme="minorHAnsi" w:cstheme="minorBidi"/>
          <w:noProof/>
          <w:sz w:val="22"/>
          <w:szCs w:val="22"/>
        </w:rPr>
        <w:tab/>
      </w:r>
      <w:ins w:id="1077" w:author="Powell, Deana" w:date="2023-10-19T15:28:00Z">
        <w:r w:rsidRPr="00815B7C">
          <w:rPr>
            <w:rStyle w:val="Hyperlink"/>
            <w:noProof/>
          </w:rPr>
          <w:t xml:space="preserve">Original Study Design </w:t>
        </w:r>
      </w:ins>
      <w:r w:rsidRPr="00815B7C">
        <w:rPr>
          <w:rStyle w:val="Hyperlink"/>
          <w:noProof/>
        </w:rPr>
        <w:t>Initial Treatment Phase</w:t>
      </w:r>
      <w:r>
        <w:rPr>
          <w:noProof/>
          <w:webHidden/>
        </w:rPr>
        <w:tab/>
      </w:r>
      <w:del w:id="1078" w:author="Powell, Deana" w:date="2023-10-19T15:28:00Z">
        <w:r w:rsidR="004173BC">
          <w:delText>21</w:delText>
        </w:r>
      </w:del>
      <w:ins w:id="1079" w:author="Powell, Deana" w:date="2023-10-19T15:28:00Z">
        <w:r>
          <w:rPr>
            <w:noProof/>
            <w:webHidden/>
          </w:rPr>
          <w:t>25</w:t>
        </w:r>
      </w:ins>
    </w:p>
    <w:p w14:paraId="622683BB" w14:textId="50FE7457" w:rsidR="00815B7C" w:rsidRDefault="00815B7C" w:rsidP="00815B7C">
      <w:pPr>
        <w:pStyle w:val="TableofFigures"/>
        <w:tabs>
          <w:tab w:val="left" w:pos="1680"/>
        </w:tabs>
        <w:ind w:left="1680" w:hanging="1320"/>
        <w:rPr>
          <w:rFonts w:asciiTheme="minorHAnsi" w:eastAsiaTheme="minorEastAsia" w:hAnsiTheme="minorHAnsi" w:cstheme="minorBidi"/>
          <w:noProof/>
          <w:sz w:val="22"/>
          <w:szCs w:val="22"/>
        </w:rPr>
      </w:pPr>
      <w:r w:rsidRPr="00815B7C">
        <w:rPr>
          <w:rStyle w:val="Hyperlink"/>
          <w:noProof/>
        </w:rPr>
        <w:t>Figure 2</w:t>
      </w:r>
      <w:r>
        <w:rPr>
          <w:rFonts w:asciiTheme="minorHAnsi" w:eastAsiaTheme="minorEastAsia" w:hAnsiTheme="minorHAnsi" w:cstheme="minorBidi"/>
          <w:noProof/>
          <w:sz w:val="22"/>
          <w:szCs w:val="22"/>
        </w:rPr>
        <w:tab/>
      </w:r>
      <w:ins w:id="1080" w:author="Powell, Deana" w:date="2023-10-19T15:28:00Z">
        <w:r w:rsidRPr="00815B7C">
          <w:rPr>
            <w:rStyle w:val="Hyperlink"/>
            <w:noProof/>
          </w:rPr>
          <w:t xml:space="preserve">Original Study Design </w:t>
        </w:r>
      </w:ins>
      <w:r w:rsidRPr="00815B7C">
        <w:rPr>
          <w:rStyle w:val="Hyperlink"/>
          <w:noProof/>
        </w:rPr>
        <w:t>Second Course</w:t>
      </w:r>
      <w:del w:id="1081" w:author="Powell, Deana" w:date="2023-10-19T15:28:00Z">
        <w:r w:rsidR="004F6B15">
          <w:tab/>
        </w:r>
        <w:r w:rsidR="004173BC">
          <w:delText>21</w:delText>
        </w:r>
      </w:del>
      <w:ins w:id="1082" w:author="Powell, Deana" w:date="2023-10-19T15:28:00Z">
        <w:r w:rsidRPr="00815B7C">
          <w:rPr>
            <w:rStyle w:val="Hyperlink"/>
            <w:noProof/>
          </w:rPr>
          <w:t xml:space="preserve"> Phase</w:t>
        </w:r>
        <w:r>
          <w:rPr>
            <w:noProof/>
            <w:webHidden/>
          </w:rPr>
          <w:tab/>
          <w:t>25</w:t>
        </w:r>
      </w:ins>
    </w:p>
    <w:p w14:paraId="7A987712" w14:textId="0514785A" w:rsidR="00815B7C" w:rsidRDefault="00815B7C" w:rsidP="00815B7C">
      <w:pPr>
        <w:pStyle w:val="TableofFigures"/>
        <w:tabs>
          <w:tab w:val="left" w:pos="1680"/>
        </w:tabs>
        <w:ind w:left="1680" w:hanging="1320"/>
        <w:rPr>
          <w:ins w:id="1083" w:author="Powell, Deana" w:date="2023-10-19T15:28:00Z"/>
          <w:rFonts w:asciiTheme="minorHAnsi" w:eastAsiaTheme="minorEastAsia" w:hAnsiTheme="minorHAnsi" w:cstheme="minorBidi"/>
          <w:noProof/>
          <w:sz w:val="22"/>
          <w:szCs w:val="22"/>
        </w:rPr>
      </w:pPr>
      <w:r w:rsidRPr="00815B7C">
        <w:rPr>
          <w:rStyle w:val="Hyperlink"/>
          <w:noProof/>
        </w:rPr>
        <w:t>Figure 3</w:t>
      </w:r>
      <w:ins w:id="1084" w:author="Powell, Deana" w:date="2023-10-19T15:28:00Z">
        <w:r>
          <w:rPr>
            <w:rFonts w:asciiTheme="minorHAnsi" w:eastAsiaTheme="minorEastAsia" w:hAnsiTheme="minorHAnsi" w:cstheme="minorBidi"/>
            <w:noProof/>
            <w:sz w:val="22"/>
            <w:szCs w:val="22"/>
          </w:rPr>
          <w:tab/>
        </w:r>
        <w:r w:rsidRPr="00815B7C">
          <w:rPr>
            <w:rStyle w:val="Hyperlink"/>
            <w:noProof/>
          </w:rPr>
          <w:t>New Study Design Initial Treatment Phase</w:t>
        </w:r>
        <w:r>
          <w:rPr>
            <w:noProof/>
            <w:webHidden/>
          </w:rPr>
          <w:tab/>
          <w:t>26</w:t>
        </w:r>
      </w:ins>
    </w:p>
    <w:p w14:paraId="461CDB16" w14:textId="66C50DFD" w:rsidR="00815B7C" w:rsidRDefault="00815B7C" w:rsidP="00815B7C">
      <w:pPr>
        <w:pStyle w:val="TableofFigures"/>
        <w:tabs>
          <w:tab w:val="left" w:pos="1680"/>
        </w:tabs>
        <w:ind w:left="1680" w:hanging="1320"/>
        <w:rPr>
          <w:ins w:id="1085" w:author="Powell, Deana" w:date="2023-10-19T15:28:00Z"/>
          <w:rFonts w:asciiTheme="minorHAnsi" w:eastAsiaTheme="minorEastAsia" w:hAnsiTheme="minorHAnsi" w:cstheme="minorBidi"/>
          <w:noProof/>
          <w:sz w:val="22"/>
          <w:szCs w:val="22"/>
        </w:rPr>
      </w:pPr>
      <w:ins w:id="1086" w:author="Powell, Deana" w:date="2023-10-19T15:28:00Z">
        <w:r w:rsidRPr="00815B7C">
          <w:rPr>
            <w:rStyle w:val="Hyperlink"/>
            <w:noProof/>
          </w:rPr>
          <w:t>Figure 4</w:t>
        </w:r>
        <w:r>
          <w:rPr>
            <w:rFonts w:asciiTheme="minorHAnsi" w:eastAsiaTheme="minorEastAsia" w:hAnsiTheme="minorHAnsi" w:cstheme="minorBidi"/>
            <w:noProof/>
            <w:sz w:val="22"/>
            <w:szCs w:val="22"/>
          </w:rPr>
          <w:tab/>
        </w:r>
        <w:r w:rsidRPr="00815B7C">
          <w:rPr>
            <w:rStyle w:val="Hyperlink"/>
            <w:noProof/>
          </w:rPr>
          <w:t>New Study Design Second Course Treatment Phase</w:t>
        </w:r>
        <w:r>
          <w:rPr>
            <w:noProof/>
            <w:webHidden/>
          </w:rPr>
          <w:tab/>
          <w:t>26</w:t>
        </w:r>
      </w:ins>
    </w:p>
    <w:p w14:paraId="5C0DA40C" w14:textId="4CC20C50" w:rsidR="00815B7C" w:rsidRDefault="00815B7C" w:rsidP="00815B7C">
      <w:pPr>
        <w:pStyle w:val="TableofFigures"/>
        <w:tabs>
          <w:tab w:val="left" w:pos="1680"/>
        </w:tabs>
        <w:ind w:left="1680" w:hanging="1320"/>
        <w:rPr>
          <w:rFonts w:asciiTheme="minorHAnsi" w:eastAsiaTheme="minorEastAsia" w:hAnsiTheme="minorHAnsi" w:cstheme="minorBidi"/>
          <w:noProof/>
          <w:sz w:val="22"/>
          <w:szCs w:val="22"/>
        </w:rPr>
      </w:pPr>
      <w:ins w:id="1087" w:author="Powell, Deana" w:date="2023-10-19T15:28:00Z">
        <w:r w:rsidRPr="00815B7C">
          <w:rPr>
            <w:rStyle w:val="Hyperlink"/>
            <w:noProof/>
          </w:rPr>
          <w:t>Figure 5</w:t>
        </w:r>
      </w:ins>
      <w:r>
        <w:rPr>
          <w:rFonts w:asciiTheme="minorHAnsi" w:eastAsiaTheme="minorEastAsia" w:hAnsiTheme="minorHAnsi" w:cstheme="minorBidi"/>
          <w:noProof/>
          <w:sz w:val="22"/>
          <w:szCs w:val="22"/>
        </w:rPr>
        <w:tab/>
      </w:r>
      <w:r w:rsidRPr="00815B7C">
        <w:rPr>
          <w:rStyle w:val="Hyperlink"/>
          <w:noProof/>
        </w:rPr>
        <w:t>Study Intervention Decision Making Process When Progression per RECIST 1.1 is Observed by Investigator (PFS endpoint)</w:t>
      </w:r>
      <w:r>
        <w:rPr>
          <w:noProof/>
          <w:webHidden/>
        </w:rPr>
        <w:tab/>
      </w:r>
      <w:del w:id="1088" w:author="Powell, Deana" w:date="2023-10-19T15:28:00Z">
        <w:r w:rsidR="004173BC">
          <w:delText>101</w:delText>
        </w:r>
      </w:del>
      <w:ins w:id="1089" w:author="Powell, Deana" w:date="2023-10-19T15:28:00Z">
        <w:r>
          <w:rPr>
            <w:noProof/>
            <w:webHidden/>
          </w:rPr>
          <w:t>120</w:t>
        </w:r>
      </w:ins>
    </w:p>
    <w:p w14:paraId="125B3E06" w14:textId="219A7247" w:rsidR="00815B7C" w:rsidRDefault="00815B7C" w:rsidP="00815B7C">
      <w:pPr>
        <w:pStyle w:val="TableofFigures"/>
        <w:tabs>
          <w:tab w:val="left" w:pos="1680"/>
        </w:tabs>
        <w:ind w:left="1680" w:hanging="1320"/>
        <w:rPr>
          <w:rFonts w:asciiTheme="minorHAnsi" w:eastAsiaTheme="minorEastAsia" w:hAnsiTheme="minorHAnsi" w:cstheme="minorBidi"/>
          <w:noProof/>
          <w:sz w:val="22"/>
          <w:szCs w:val="22"/>
        </w:rPr>
      </w:pPr>
      <w:r w:rsidRPr="00815B7C">
        <w:rPr>
          <w:rStyle w:val="Hyperlink"/>
          <w:noProof/>
        </w:rPr>
        <w:t xml:space="preserve">Figure </w:t>
      </w:r>
      <w:del w:id="1090" w:author="Powell, Deana" w:date="2023-10-19T15:28:00Z">
        <w:r w:rsidR="004F6B15">
          <w:delText>4</w:delText>
        </w:r>
      </w:del>
      <w:ins w:id="1091" w:author="Powell, Deana" w:date="2023-10-19T15:28:00Z">
        <w:r w:rsidRPr="00815B7C">
          <w:rPr>
            <w:rStyle w:val="Hyperlink"/>
            <w:noProof/>
          </w:rPr>
          <w:t>6</w:t>
        </w:r>
      </w:ins>
      <w:r>
        <w:rPr>
          <w:rFonts w:asciiTheme="minorHAnsi" w:eastAsiaTheme="minorEastAsia" w:hAnsiTheme="minorHAnsi" w:cstheme="minorBidi"/>
          <w:noProof/>
          <w:sz w:val="22"/>
          <w:szCs w:val="22"/>
        </w:rPr>
        <w:tab/>
      </w:r>
      <w:r w:rsidRPr="00815B7C">
        <w:rPr>
          <w:rStyle w:val="Hyperlink"/>
          <w:noProof/>
        </w:rPr>
        <w:t>Multiplicity Diagram for Type I Error Control</w:t>
      </w:r>
      <w:r>
        <w:rPr>
          <w:noProof/>
          <w:webHidden/>
        </w:rPr>
        <w:tab/>
      </w:r>
      <w:del w:id="1092" w:author="Powell, Deana" w:date="2023-10-19T15:28:00Z">
        <w:r w:rsidR="004173BC">
          <w:delText>127</w:delText>
        </w:r>
      </w:del>
      <w:ins w:id="1093" w:author="Powell, Deana" w:date="2023-10-19T15:28:00Z">
        <w:r>
          <w:rPr>
            <w:noProof/>
            <w:webHidden/>
          </w:rPr>
          <w:t>149</w:t>
        </w:r>
      </w:ins>
    </w:p>
    <w:p w14:paraId="6FD84A55" w14:textId="1F64700D" w:rsidR="000E6EE0" w:rsidRPr="004F0CB6" w:rsidRDefault="000E6EE0" w:rsidP="004F0CB6">
      <w:pPr>
        <w:pStyle w:val="Paragraph"/>
        <w:spacing w:before="0" w:after="0" w:line="20" w:lineRule="exact"/>
        <w:rPr>
          <w:bCs/>
        </w:rPr>
      </w:pPr>
    </w:p>
    <w:p w14:paraId="3D1ECE02" w14:textId="77777777" w:rsidR="00501903" w:rsidRPr="000F38C8" w:rsidRDefault="00501903" w:rsidP="000F38C8">
      <w:pPr>
        <w:pStyle w:val="Paragraph"/>
        <w:rPr>
          <w:del w:id="1094" w:author="Powell, Deana" w:date="2023-10-19T15:28:00Z"/>
        </w:rPr>
      </w:pPr>
    </w:p>
    <w:p w14:paraId="61D1EFC0" w14:textId="77777777" w:rsidR="00D57668" w:rsidRDefault="00501903" w:rsidP="00A53F2C">
      <w:pPr>
        <w:rPr>
          <w:del w:id="1095" w:author="Powell, Deana" w:date="2023-10-19T15:28:00Z"/>
        </w:rPr>
      </w:pPr>
      <w:del w:id="1096" w:author="Powell, Deana" w:date="2023-10-19T15:28:00Z">
        <w:r w:rsidRPr="00501903">
          <w:br w:type="page"/>
        </w:r>
      </w:del>
    </w:p>
    <w:p w14:paraId="4DE78E76" w14:textId="77777777" w:rsidR="00501903" w:rsidRPr="00F460FD" w:rsidRDefault="00102CD3" w:rsidP="00116235">
      <w:pPr>
        <w:pStyle w:val="Heading1"/>
        <w:rPr>
          <w:del w:id="1097" w:author="Powell, Deana" w:date="2023-10-19T15:28:00Z"/>
          <w:rStyle w:val="Heading1Char"/>
        </w:rPr>
      </w:pPr>
      <w:bookmarkStart w:id="1098" w:name="_Toc107570584"/>
      <w:del w:id="1099" w:author="Powell, Deana" w:date="2023-10-19T15:28:00Z">
        <w:r w:rsidRPr="00853D01">
          <w:lastRenderedPageBreak/>
          <w:delText>Protocol Summary</w:delText>
        </w:r>
        <w:bookmarkEnd w:id="1098"/>
      </w:del>
    </w:p>
    <w:p w14:paraId="57A891E5" w14:textId="77777777" w:rsidR="007E18C4" w:rsidRDefault="006B7357" w:rsidP="00334202">
      <w:pPr>
        <w:pStyle w:val="Heading1"/>
        <w:keepNext w:val="0"/>
        <w:keepLines w:val="0"/>
        <w:ind w:left="475" w:hanging="475"/>
        <w:rPr>
          <w:ins w:id="1100" w:author="Powell, Deana" w:date="2023-10-19T15:28:00Z"/>
        </w:rPr>
      </w:pPr>
      <w:bookmarkStart w:id="1101" w:name="_Toc148621530"/>
      <w:ins w:id="1102" w:author="Powell, Deana" w:date="2023-10-19T15:28:00Z">
        <w:r>
          <w:t>PROTOCOL SUMMARY</w:t>
        </w:r>
        <w:bookmarkEnd w:id="1101"/>
      </w:ins>
    </w:p>
    <w:p w14:paraId="78F1D122" w14:textId="77777777" w:rsidR="006C197E" w:rsidRDefault="006B7357" w:rsidP="006C197E">
      <w:pPr>
        <w:pStyle w:val="Heading2"/>
      </w:pPr>
      <w:bookmarkStart w:id="1103" w:name="_Toc148621531"/>
      <w:bookmarkStart w:id="1104" w:name="_Toc107570585"/>
      <w:r>
        <w:t>Synopsis</w:t>
      </w:r>
      <w:bookmarkEnd w:id="1103"/>
      <w:bookmarkEnd w:id="1104"/>
    </w:p>
    <w:p w14:paraId="0CDF055E" w14:textId="77777777" w:rsidR="00EE1723" w:rsidRDefault="000F6980" w:rsidP="006308CF">
      <w:pPr>
        <w:pStyle w:val="Paragraph"/>
      </w:pPr>
      <w:r w:rsidRPr="006308CF">
        <w:rPr>
          <w:b/>
          <w:bCs/>
        </w:rPr>
        <w:t>Protocol Title:</w:t>
      </w:r>
      <w:r>
        <w:t xml:space="preserve"> </w:t>
      </w:r>
      <w:r w:rsidRPr="00DB6EFD">
        <w:t>A Phase 3, randomized, placebo-controlled, double-blind clinical study of pembrolizumab (MK-3475) with or without lenvatinib (E7080/MK-7902) to evaluate the safety and efficacy of pembrolizumab and lenvatinib as 1L intervention in a PD-L1 selected population of participants with recurrent or metastatic head and neck squamous cell carcinoma (R/M HNSCC) (LEAP-010).</w:t>
      </w:r>
    </w:p>
    <w:p w14:paraId="62DDA0EB" w14:textId="77777777" w:rsidR="00EE1723" w:rsidRDefault="000F6980" w:rsidP="006308CF">
      <w:pPr>
        <w:pStyle w:val="Paragraph"/>
      </w:pPr>
      <w:r w:rsidRPr="006308CF">
        <w:rPr>
          <w:b/>
          <w:bCs/>
        </w:rPr>
        <w:t>Short Title:</w:t>
      </w:r>
      <w:r>
        <w:t xml:space="preserve"> </w:t>
      </w:r>
      <w:r w:rsidRPr="00A063C4">
        <w:t>A Phase 3 study of pembrolizumab (MK-3475) with or without lenvatinib (E7080/MK-7902) as 1L intervention in a PD-L1 selected population with R/M HNSCC (LEAP-010)</w:t>
      </w:r>
    </w:p>
    <w:p w14:paraId="6B7332EE" w14:textId="77777777" w:rsidR="00EE1723" w:rsidRDefault="000F6980" w:rsidP="006308CF">
      <w:pPr>
        <w:pStyle w:val="Paragraph"/>
      </w:pPr>
      <w:r w:rsidRPr="006308CF">
        <w:rPr>
          <w:b/>
          <w:bCs/>
        </w:rPr>
        <w:t>Acronym:</w:t>
      </w:r>
      <w:r>
        <w:t xml:space="preserve"> LEAP-010</w:t>
      </w:r>
    </w:p>
    <w:p w14:paraId="3D75D351" w14:textId="77777777" w:rsidR="008E7E57" w:rsidRPr="008E7E57" w:rsidRDefault="006B7357" w:rsidP="00FC28AD">
      <w:pPr>
        <w:pStyle w:val="ParagraphBold"/>
        <w:keepNext/>
        <w:rPr>
          <w:bCs/>
        </w:rPr>
      </w:pPr>
      <w:r w:rsidRPr="008E7E57">
        <w:t>Hypotheses, Objectives, and Endpoints:</w:t>
      </w:r>
    </w:p>
    <w:p w14:paraId="6C3891D4" w14:textId="77777777" w:rsidR="001F7049" w:rsidRDefault="006B7357" w:rsidP="001F7049">
      <w:pPr>
        <w:pStyle w:val="Paragraph"/>
      </w:pPr>
      <w:r w:rsidRPr="00724983">
        <w:t>Hypotheses are aligned with objectives in the Objectives and Endpoints table.</w:t>
      </w:r>
    </w:p>
    <w:p w14:paraId="513F7630" w14:textId="1A7DA190" w:rsidR="00CE055A" w:rsidRPr="00AF433E" w:rsidRDefault="006338E6" w:rsidP="00C674DC">
      <w:pPr>
        <w:pStyle w:val="Paragraph"/>
      </w:pPr>
      <w:del w:id="1105" w:author="Powell, Deana" w:date="2023-10-19T15:28:00Z">
        <w:r>
          <w:delText>Males</w:delText>
        </w:r>
      </w:del>
      <w:ins w:id="1106" w:author="Powell, Deana" w:date="2023-10-19T15:28:00Z">
        <w:r w:rsidR="006B7357" w:rsidRPr="00DB59F0">
          <w:t>In</w:t>
        </w:r>
        <w:r w:rsidR="006B7357">
          <w:t xml:space="preserve"> </w:t>
        </w:r>
        <w:r w:rsidR="006B7357" w:rsidRPr="00A32452">
          <w:t>males</w:t>
        </w:r>
      </w:ins>
      <w:r w:rsidR="006B7357" w:rsidRPr="00A32452">
        <w:t xml:space="preserve"> and females who are at least 18 years old</w:t>
      </w:r>
      <w:r w:rsidR="006B7357">
        <w:rPr>
          <w:rStyle w:val="SuggestedOptional"/>
        </w:rPr>
        <w:t>,</w:t>
      </w:r>
      <w:r w:rsidR="006B7357" w:rsidRPr="00DB59F0">
        <w:t xml:space="preserve"> with</w:t>
      </w:r>
      <w:r w:rsidR="006B7357">
        <w:t xml:space="preserve"> a </w:t>
      </w:r>
      <w:r w:rsidR="006B7357" w:rsidRPr="00A32452">
        <w:t>histologically confirmed diagnosis of R/M HNSCC that is biomarker positive (</w:t>
      </w:r>
      <w:ins w:id="1107" w:author="Powell, Deana" w:date="2023-10-19T15:28:00Z">
        <w:r w:rsidR="006B7357">
          <w:t>combined positive score (</w:t>
        </w:r>
      </w:ins>
      <w:r w:rsidR="006B7357" w:rsidRPr="00A32452">
        <w:t>CPS</w:t>
      </w:r>
      <w:r w:rsidR="006B7357">
        <w:t> </w:t>
      </w:r>
      <w:r w:rsidR="006B7357" w:rsidRPr="00A32452">
        <w:t>≥1</w:t>
      </w:r>
      <w:del w:id="1108" w:author="Powell, Deana" w:date="2023-10-19T15:28:00Z">
        <w:r>
          <w:delText>),</w:delText>
        </w:r>
      </w:del>
      <w:ins w:id="1109" w:author="Powell, Deana" w:date="2023-10-19T15:28:00Z">
        <w:r w:rsidR="006B7357">
          <w:t>)</w:t>
        </w:r>
        <w:r w:rsidR="006B7357" w:rsidRPr="00A32452">
          <w:t>),</w:t>
        </w:r>
      </w:ins>
      <w:r w:rsidR="006B7357" w:rsidRPr="00A32452">
        <w:t xml:space="preserve"> and who are considered incurable by local therapies will be enrolled in this study.</w:t>
      </w:r>
    </w:p>
    <w:p w14:paraId="0AA5F92A" w14:textId="77777777" w:rsidR="00CE055A" w:rsidRDefault="006B7357" w:rsidP="00ED57CB">
      <w:pPr>
        <w:pStyle w:val="Paragraph"/>
      </w:pPr>
      <w:r w:rsidRPr="00A32452">
        <w:t>Throughout this protocol, the term RECIST 1.1 refers to the adjustment of RECIST 1.1 to include a maximum of 10 target lesions and a maximum of 5 target lesions per organ. Refer to Section 4.2.1.1.1 for further details.</w:t>
      </w:r>
    </w:p>
    <w:p w14:paraId="1C547F0D" w14:textId="77777777" w:rsidR="002E7B23" w:rsidRPr="0059057D" w:rsidRDefault="006B7357" w:rsidP="002E7B23">
      <w:pPr>
        <w:pStyle w:val="Paragraph"/>
        <w:rPr>
          <w:ins w:id="1110" w:author="Powell, Deana" w:date="2023-10-19T15:28:00Z"/>
        </w:rPr>
      </w:pPr>
      <w:ins w:id="1111" w:author="Powell, Deana" w:date="2023-10-19T15:28:00Z">
        <w:r w:rsidRPr="0059057D">
          <w:t>NOTE: Based on the data from an interim safety and efficacy analysis for LEAP-</w:t>
        </w:r>
        <w:r w:rsidR="00FB4F4B" w:rsidRPr="004B4510">
          <w:t>010</w:t>
        </w:r>
        <w:r w:rsidRPr="0059057D">
          <w:t xml:space="preserve"> (</w:t>
        </w:r>
        <w:r w:rsidRPr="00C85358">
          <w:t>data cutoff</w:t>
        </w:r>
        <w:r w:rsidR="009C47E3" w:rsidRPr="00C85358">
          <w:t xml:space="preserve"> </w:t>
        </w:r>
        <w:r w:rsidR="001B64B6" w:rsidRPr="00C85358">
          <w:t>30</w:t>
        </w:r>
        <w:r w:rsidR="003431B2" w:rsidRPr="00C85358">
          <w:noBreakHyphen/>
        </w:r>
        <w:r w:rsidR="001B64B6" w:rsidRPr="00C85358">
          <w:t>May</w:t>
        </w:r>
        <w:r w:rsidR="003431B2" w:rsidRPr="00C85358">
          <w:noBreakHyphen/>
        </w:r>
        <w:r w:rsidRPr="00C85358">
          <w:t>2023</w:t>
        </w:r>
        <w:r w:rsidRPr="0059057D">
          <w:t>),</w:t>
        </w:r>
        <w:r w:rsidR="00B40A10">
          <w:t xml:space="preserve"> </w:t>
        </w:r>
        <w:r w:rsidR="00435D27" w:rsidRPr="00A878CF">
          <w:t xml:space="preserve">the </w:t>
        </w:r>
        <w:r w:rsidR="001B64B6" w:rsidRPr="00A878CF">
          <w:t>study</w:t>
        </w:r>
        <w:r w:rsidRPr="0059057D">
          <w:t xml:space="preserve"> </w:t>
        </w:r>
        <w:r w:rsidR="006D2932" w:rsidRPr="000415D7">
          <w:t xml:space="preserve">will be </w:t>
        </w:r>
        <w:r w:rsidR="00435D27" w:rsidRPr="000415D7">
          <w:t xml:space="preserve">discontinued based on a lack of additional clinical benefit on </w:t>
        </w:r>
        <w:r w:rsidR="00785A1B" w:rsidRPr="000415D7">
          <w:t>overall survival (</w:t>
        </w:r>
        <w:r w:rsidR="00435D27" w:rsidRPr="000415D7">
          <w:t>OS</w:t>
        </w:r>
        <w:r w:rsidR="00785A1B" w:rsidRPr="000415D7">
          <w:t>)</w:t>
        </w:r>
        <w:r w:rsidR="00435D27" w:rsidRPr="000415D7">
          <w:t xml:space="preserve"> of the combination </w:t>
        </w:r>
        <w:r w:rsidR="00E62046">
          <w:t xml:space="preserve">of pembrolizumab plus </w:t>
        </w:r>
        <w:r w:rsidR="0015750B">
          <w:t>l</w:t>
        </w:r>
        <w:r w:rsidR="00E62046">
          <w:t xml:space="preserve">envatinib </w:t>
        </w:r>
        <w:r w:rsidR="00435D27" w:rsidRPr="000415D7">
          <w:t>over pembrolizumab monotherapy.</w:t>
        </w:r>
        <w:r w:rsidR="00B95FDC" w:rsidRPr="000415D7">
          <w:t xml:space="preserve"> At this interim analysis, </w:t>
        </w:r>
        <w:r w:rsidR="00E62046">
          <w:t xml:space="preserve">the combination </w:t>
        </w:r>
        <w:r w:rsidR="00785A1B" w:rsidRPr="000415D7">
          <w:t xml:space="preserve">did not demonstrate an improvement in </w:t>
        </w:r>
        <w:r w:rsidR="00F857BC" w:rsidRPr="000415D7">
          <w:t>OS versus pembrolizumab alon</w:t>
        </w:r>
        <w:r w:rsidR="001B64B6" w:rsidRPr="000415D7">
          <w:t>e</w:t>
        </w:r>
        <w:r w:rsidR="00F857BC" w:rsidRPr="000415D7">
          <w:t xml:space="preserve">, and the likelihood of reaching the protocol specified threshold for statistical significance for OS </w:t>
        </w:r>
        <w:r w:rsidR="00B628BE" w:rsidRPr="000415D7">
          <w:t xml:space="preserve">at a future analysis </w:t>
        </w:r>
        <w:r w:rsidR="00F857BC" w:rsidRPr="000415D7">
          <w:t xml:space="preserve">was evaluated </w:t>
        </w:r>
        <w:r w:rsidR="004F1DC5" w:rsidRPr="000415D7">
          <w:t>and deemed to be low.</w:t>
        </w:r>
        <w:r w:rsidR="00785A1B" w:rsidRPr="000415D7">
          <w:t xml:space="preserve"> </w:t>
        </w:r>
        <w:r w:rsidRPr="0059057D">
          <w:t xml:space="preserve">Based upon these data, the study was unblinded </w:t>
        </w:r>
        <w:r w:rsidR="008972BC">
          <w:t>on</w:t>
        </w:r>
        <w:r w:rsidR="00C666FE">
          <w:t xml:space="preserve"> 16</w:t>
        </w:r>
        <w:r w:rsidR="00C80A40">
          <w:noBreakHyphen/>
        </w:r>
        <w:r w:rsidR="00C666FE">
          <w:t>Aug</w:t>
        </w:r>
        <w:r w:rsidR="00C80A40">
          <w:noBreakHyphen/>
        </w:r>
        <w:r w:rsidRPr="00E124AB">
          <w:t>2023</w:t>
        </w:r>
        <w:r w:rsidRPr="0059057D">
          <w:t xml:space="preserve">. The prespecified </w:t>
        </w:r>
        <w:r w:rsidR="004F1DC5" w:rsidRPr="00BE49B5">
          <w:t xml:space="preserve">third interim analysis and </w:t>
        </w:r>
        <w:r w:rsidRPr="0059057D">
          <w:t xml:space="preserve">final analysis of the study described in the SAP will not be performed. Safety analysis will be performed at the end of the study; there will be no further </w:t>
        </w:r>
        <w:r w:rsidR="00891FD7">
          <w:t xml:space="preserve">planned </w:t>
        </w:r>
        <w:r w:rsidRPr="0059057D">
          <w:t>analyses for efficacy and ePRO endpoints.</w:t>
        </w:r>
      </w:ins>
    </w:p>
    <w:p w14:paraId="709AD170" w14:textId="77777777" w:rsidR="00B22905" w:rsidRPr="00604D0F" w:rsidRDefault="006B7357" w:rsidP="003D2F49">
      <w:pPr>
        <w:pStyle w:val="Paragraph"/>
        <w:rPr>
          <w:ins w:id="1112" w:author="Powell, Deana" w:date="2023-10-19T15:28:00Z"/>
          <w:lang w:val="en-GB"/>
        </w:rPr>
      </w:pPr>
      <w:ins w:id="1113" w:author="Powell, Deana" w:date="2023-10-19T15:28:00Z">
        <w:r w:rsidRPr="0059057D">
          <w:rPr>
            <w:lang w:val="en-GB"/>
          </w:rPr>
          <w:t>NOTE: In alignment with the study-specific investigator letter</w:t>
        </w:r>
        <w:r w:rsidR="00750EA4" w:rsidRPr="00231446">
          <w:rPr>
            <w:lang w:val="en-GB"/>
          </w:rPr>
          <w:t xml:space="preserve"> dated 25-Aug-2023</w:t>
        </w:r>
        <w:r w:rsidRPr="0059057D">
          <w:rPr>
            <w:lang w:val="en-GB"/>
          </w:rPr>
          <w:t>, all study participants still receiving pembrolizumab should continue to receive pembrolizumab monotherapy on study and undergo modified protocol study procedures as specified in this amendment. Study participation should end after the 30</w:t>
        </w:r>
        <w:r w:rsidR="00B40A10">
          <w:rPr>
            <w:lang w:val="en-GB"/>
          </w:rPr>
          <w:noBreakHyphen/>
        </w:r>
        <w:r w:rsidRPr="0059057D">
          <w:rPr>
            <w:lang w:val="en-GB"/>
          </w:rPr>
          <w:t xml:space="preserve">day Safety Follow-up Visit (last </w:t>
        </w:r>
        <w:r w:rsidRPr="0059057D">
          <w:rPr>
            <w:lang w:val="en-GB"/>
          </w:rPr>
          <w:lastRenderedPageBreak/>
          <w:t>scheduled visit)</w:t>
        </w:r>
        <w:r w:rsidR="00D21148">
          <w:rPr>
            <w:lang w:val="en-GB"/>
          </w:rPr>
          <w:t xml:space="preserve"> </w:t>
        </w:r>
        <w:r w:rsidR="00F97CB4">
          <w:rPr>
            <w:lang w:val="en-GB"/>
          </w:rPr>
          <w:t xml:space="preserve">with the following exceptions: participants who are potential candidates for Second Course treatment will continue in Efficacy Follow-up and </w:t>
        </w:r>
        <w:r w:rsidR="00CB22D7">
          <w:rPr>
            <w:lang w:val="en-GB"/>
          </w:rPr>
          <w:t xml:space="preserve">all </w:t>
        </w:r>
        <w:r w:rsidR="00F97CB4">
          <w:rPr>
            <w:lang w:val="en-GB"/>
          </w:rPr>
          <w:t xml:space="preserve">participants in China will continue in </w:t>
        </w:r>
        <w:r w:rsidR="00C4748D">
          <w:rPr>
            <w:lang w:val="en-GB"/>
          </w:rPr>
          <w:t xml:space="preserve">Efficacy Follow-up and </w:t>
        </w:r>
        <w:r w:rsidR="00F97CB4">
          <w:rPr>
            <w:lang w:val="en-GB"/>
          </w:rPr>
          <w:t>Survival Follow-up</w:t>
        </w:r>
        <w:r w:rsidR="00F97CB4" w:rsidRPr="0059057D">
          <w:rPr>
            <w:lang w:val="en-GB"/>
          </w:rPr>
          <w:t>.</w:t>
        </w:r>
        <w:r w:rsidR="00C80A40">
          <w:rPr>
            <w:lang w:val="en-GB"/>
          </w:rPr>
          <w:t xml:space="preserve"> </w:t>
        </w:r>
        <w:r w:rsidRPr="0059057D">
          <w:rPr>
            <w:lang w:val="en-GB"/>
          </w:rPr>
          <w:t>All participants should stop ongoing treatment with lenvatinib/placebo.</w:t>
        </w:r>
      </w:ins>
    </w:p>
    <w:p w14:paraId="7E61ACF8" w14:textId="77777777" w:rsidR="005B0B32" w:rsidRPr="0059057D" w:rsidRDefault="006B7357" w:rsidP="003D2F49">
      <w:pPr>
        <w:pStyle w:val="Paragraph"/>
        <w:rPr>
          <w:ins w:id="1114" w:author="Powell, Deana" w:date="2023-10-19T15:28:00Z"/>
          <w:lang w:val="en-GB"/>
        </w:rPr>
      </w:pPr>
      <w:ins w:id="1115" w:author="Powell, Deana" w:date="2023-10-19T15:28:00Z">
        <w:r w:rsidRPr="0059057D">
          <w:rPr>
            <w:lang w:val="en-GB"/>
          </w:rPr>
          <w:t>Exceptions may be requested for lenvatinib for study participants who, in the assessment of their study physician, are benefiting from ongoing lenvatinib after consulting with the Sponsor.</w:t>
        </w:r>
        <w:r w:rsidR="007D0876" w:rsidRPr="0059057D">
          <w:rPr>
            <w:lang w:val="en-GB"/>
          </w:rPr>
          <w:t xml:space="preserve"> </w:t>
        </w:r>
        <w:r w:rsidR="00B22905" w:rsidRPr="0059057D">
          <w:rPr>
            <w:lang w:val="en-GB"/>
          </w:rPr>
          <w:t xml:space="preserve">This applies to participants currently on pembrolizumab and </w:t>
        </w:r>
        <w:r w:rsidR="00366B88" w:rsidRPr="0059057D">
          <w:rPr>
            <w:lang w:val="en-GB"/>
          </w:rPr>
          <w:t>lenvatinib and participants who have</w:t>
        </w:r>
        <w:r w:rsidR="00C25FC8" w:rsidRPr="0059057D">
          <w:rPr>
            <w:lang w:val="en-GB"/>
          </w:rPr>
          <w:t xml:space="preserve"> discontinued pembrolizumab and are currently continuing lenvatinib monotherapy.</w:t>
        </w:r>
        <w:r w:rsidR="00C36332" w:rsidRPr="0059057D">
          <w:rPr>
            <w:lang w:val="en-GB"/>
          </w:rPr>
          <w:t xml:space="preserve"> Participants who are considered by the investigator as candidates for continued monotherapy </w:t>
        </w:r>
        <w:r w:rsidR="007B7AF2" w:rsidRPr="0059057D">
          <w:rPr>
            <w:lang w:val="en-GB"/>
          </w:rPr>
          <w:t xml:space="preserve">with lenvatinib </w:t>
        </w:r>
        <w:r w:rsidR="00996980" w:rsidRPr="0059057D">
          <w:rPr>
            <w:lang w:val="en-GB"/>
          </w:rPr>
          <w:t>after completion of 35 cycles of pembrolizumab and lenvatinib require a separate communication with the Sponsor.</w:t>
        </w:r>
        <w:r w:rsidR="00A7736C" w:rsidRPr="0059057D">
          <w:rPr>
            <w:lang w:val="en-GB"/>
          </w:rPr>
          <w:t xml:space="preserve"> Participants who discontinue pembrolizumab prior to completion of Cycle 35 (eg, due to an AE) must discontinue lenvatinib at the same time.</w:t>
        </w:r>
      </w:ins>
    </w:p>
    <w:p w14:paraId="0435ACE5" w14:textId="77777777" w:rsidR="002E7B23" w:rsidRDefault="006B7357" w:rsidP="004E4804">
      <w:pPr>
        <w:pStyle w:val="Paragraph"/>
        <w:rPr>
          <w:ins w:id="1116" w:author="Powell, Deana" w:date="2023-10-19T15:28:00Z"/>
          <w:lang w:val="en-GB"/>
        </w:rPr>
      </w:pPr>
      <w:ins w:id="1117" w:author="Powell, Deana" w:date="2023-10-19T15:28:00Z">
        <w:r w:rsidRPr="0059057D">
          <w:rPr>
            <w:lang w:val="en-GB"/>
          </w:rPr>
          <w:t>All participants beyond the 30-day Safety Follow-up Visit</w:t>
        </w:r>
        <w:r w:rsidR="00A105EB">
          <w:rPr>
            <w:lang w:val="en-GB"/>
          </w:rPr>
          <w:t xml:space="preserve"> </w:t>
        </w:r>
        <w:r w:rsidR="00BC2D68">
          <w:rPr>
            <w:lang w:val="en-GB"/>
          </w:rPr>
          <w:t xml:space="preserve">(except participants who are potential candidates for Second Course treatment and all participants in China) </w:t>
        </w:r>
        <w:r w:rsidRPr="0059057D">
          <w:rPr>
            <w:lang w:val="en-GB"/>
          </w:rPr>
          <w:t xml:space="preserve">should be discontinued from the study; however standard safety reporting should continue, as applicable. As of Amendment 05, participants who are still on study treatment </w:t>
        </w:r>
        <w:r w:rsidR="00264110" w:rsidRPr="0059057D">
          <w:rPr>
            <w:lang w:val="en-GB"/>
          </w:rPr>
          <w:t>will no longer require ePRO assessments or tumor response assessments by BICR to be performed.</w:t>
        </w:r>
        <w:r w:rsidR="0015750B">
          <w:rPr>
            <w:lang w:val="en-GB"/>
          </w:rPr>
          <w:t xml:space="preserve"> </w:t>
        </w:r>
        <w:r w:rsidR="00264110" w:rsidRPr="0059057D">
          <w:rPr>
            <w:lang w:val="en-GB"/>
          </w:rPr>
          <w:t>Scans will no longer be submitted to the iCRO.</w:t>
        </w:r>
        <w:r w:rsidR="00CB0BA2" w:rsidRPr="0059057D">
          <w:rPr>
            <w:lang w:val="en-GB"/>
          </w:rPr>
          <w:t xml:space="preserve"> </w:t>
        </w:r>
        <w:r w:rsidR="00505C1E">
          <w:rPr>
            <w:lang w:val="en-GB"/>
          </w:rPr>
          <w:t>(Note: tumor response assessments by BICR and submission of scans to the iCRO will continue for participants in China.)</w:t>
        </w:r>
        <w:r w:rsidR="00505C1E" w:rsidRPr="0059057D">
          <w:rPr>
            <w:lang w:val="en-GB"/>
          </w:rPr>
          <w:t xml:space="preserve"> </w:t>
        </w:r>
        <w:r w:rsidR="00CB0BA2" w:rsidRPr="0059057D">
          <w:rPr>
            <w:lang w:val="en-GB"/>
          </w:rPr>
          <w:t>Participants who are still on study medication should continue tumor imaging</w:t>
        </w:r>
        <w:r w:rsidR="006B2BA5">
          <w:rPr>
            <w:lang w:val="en-GB"/>
          </w:rPr>
          <w:t xml:space="preserve"> and investigator assessments of imaging</w:t>
        </w:r>
        <w:r w:rsidR="00CB0BA2" w:rsidRPr="0059057D">
          <w:rPr>
            <w:lang w:val="en-GB"/>
          </w:rPr>
          <w:t xml:space="preserve"> per protocol.</w:t>
        </w:r>
        <w:r w:rsidR="00F546E3" w:rsidRPr="0059057D">
          <w:rPr>
            <w:lang w:val="en-GB"/>
          </w:rPr>
          <w:t xml:space="preserve"> Biomarker specimen collection is discontinued. The 30-Day Safety Follow-up Visit is the last required visit</w:t>
        </w:r>
        <w:r w:rsidR="004E0F53">
          <w:rPr>
            <w:lang w:val="en-GB"/>
          </w:rPr>
          <w:t xml:space="preserve"> (</w:t>
        </w:r>
        <w:r w:rsidR="00943985">
          <w:rPr>
            <w:lang w:val="en-GB"/>
          </w:rPr>
          <w:t>except</w:t>
        </w:r>
        <w:r w:rsidR="005F54BB">
          <w:rPr>
            <w:lang w:val="en-GB"/>
          </w:rPr>
          <w:t xml:space="preserve"> </w:t>
        </w:r>
        <w:r w:rsidR="009331A0">
          <w:rPr>
            <w:lang w:val="en-GB"/>
          </w:rPr>
          <w:t>for</w:t>
        </w:r>
        <w:r w:rsidR="005F54BB">
          <w:rPr>
            <w:lang w:val="en-GB"/>
          </w:rPr>
          <w:t xml:space="preserve"> </w:t>
        </w:r>
        <w:r w:rsidR="00943985">
          <w:rPr>
            <w:lang w:val="en-GB"/>
          </w:rPr>
          <w:t>participants who are potential candidates for Second Course treatment and</w:t>
        </w:r>
        <w:r w:rsidR="00B51F9D">
          <w:rPr>
            <w:lang w:val="en-GB"/>
          </w:rPr>
          <w:t xml:space="preserve"> all</w:t>
        </w:r>
        <w:r w:rsidR="00943985">
          <w:rPr>
            <w:lang w:val="en-GB"/>
          </w:rPr>
          <w:t xml:space="preserve"> participants in China</w:t>
        </w:r>
        <w:r w:rsidR="004E0F53">
          <w:rPr>
            <w:lang w:val="en-GB"/>
          </w:rPr>
          <w:t>)</w:t>
        </w:r>
        <w:r w:rsidR="00F546E3" w:rsidRPr="0059057D">
          <w:rPr>
            <w:lang w:val="en-GB"/>
          </w:rPr>
          <w:t>. Updated analyses are described in Section 9.</w:t>
        </w:r>
        <w:r w:rsidR="00B22905">
          <w:rPr>
            <w:lang w:val="en-GB"/>
          </w:rPr>
          <w:t xml:space="preserve"> </w:t>
        </w:r>
      </w:ins>
    </w:p>
    <w:p w14:paraId="36A580CC" w14:textId="77777777" w:rsidR="00103621" w:rsidRPr="003F579C" w:rsidRDefault="00103621" w:rsidP="003F579C">
      <w:pPr>
        <w:pStyle w:val="Paragraph"/>
        <w:keepNext/>
        <w:spacing w:before="0" w:after="0" w:line="20" w:lineRule="exact"/>
        <w:rPr>
          <w:ins w:id="1118" w:author="Powell, Deana" w:date="2023-10-19T15:28:00Z"/>
          <w:sz w:val="2"/>
          <w:szCs w:val="2"/>
        </w:rPr>
      </w:pPr>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493"/>
        <w:gridCol w:w="4493"/>
      </w:tblGrid>
      <w:tr w:rsidR="000121B5" w14:paraId="6696907F" w14:textId="77777777" w:rsidTr="00AF433E">
        <w:tc>
          <w:tcPr>
            <w:tcW w:w="4493" w:type="dxa"/>
          </w:tcPr>
          <w:p w14:paraId="064AD6D3" w14:textId="60ABE3BB" w:rsidR="00103621" w:rsidRPr="00F27CD5" w:rsidRDefault="006B7357" w:rsidP="002D0D74">
            <w:pPr>
              <w:pStyle w:val="TableLeft"/>
              <w:keepNext/>
              <w:rPr>
                <w:b/>
                <w:bCs w:val="0"/>
              </w:rPr>
            </w:pPr>
            <w:r w:rsidRPr="00F27CD5">
              <w:rPr>
                <w:b/>
                <w:bCs w:val="0"/>
              </w:rPr>
              <w:t xml:space="preserve">Primary </w:t>
            </w:r>
            <w:del w:id="1119" w:author="Powell, Deana" w:date="2023-10-19T15:28:00Z">
              <w:r w:rsidR="00957E41">
                <w:delText>Objectives</w:delText>
              </w:r>
            </w:del>
            <w:ins w:id="1120" w:author="Powell, Deana" w:date="2023-10-19T15:28:00Z">
              <w:r w:rsidRPr="00F27CD5">
                <w:rPr>
                  <w:b/>
                  <w:bCs w:val="0"/>
                </w:rPr>
                <w:t>Objective</w:t>
              </w:r>
            </w:ins>
          </w:p>
        </w:tc>
        <w:tc>
          <w:tcPr>
            <w:tcW w:w="4493" w:type="dxa"/>
          </w:tcPr>
          <w:p w14:paraId="001FFF6C" w14:textId="3D4C75A5" w:rsidR="00103621" w:rsidRPr="00F27CD5" w:rsidRDefault="006B7357" w:rsidP="002D0D74">
            <w:pPr>
              <w:pStyle w:val="TableLeft"/>
              <w:keepNext/>
              <w:rPr>
                <w:b/>
                <w:bCs w:val="0"/>
              </w:rPr>
            </w:pPr>
            <w:r w:rsidRPr="00F27CD5">
              <w:rPr>
                <w:b/>
                <w:bCs w:val="0"/>
              </w:rPr>
              <w:t xml:space="preserve">Primary </w:t>
            </w:r>
            <w:del w:id="1121" w:author="Powell, Deana" w:date="2023-10-19T15:28:00Z">
              <w:r w:rsidR="00957E41">
                <w:delText>Endpoints</w:delText>
              </w:r>
            </w:del>
            <w:ins w:id="1122" w:author="Powell, Deana" w:date="2023-10-19T15:28:00Z">
              <w:r w:rsidRPr="00F27CD5">
                <w:rPr>
                  <w:b/>
                  <w:bCs w:val="0"/>
                </w:rPr>
                <w:t>Endpoint</w:t>
              </w:r>
            </w:ins>
          </w:p>
        </w:tc>
      </w:tr>
      <w:tr w:rsidR="000121B5" w14:paraId="011044BB" w14:textId="77777777" w:rsidTr="00AF433E">
        <w:tc>
          <w:tcPr>
            <w:tcW w:w="4493" w:type="dxa"/>
          </w:tcPr>
          <w:p w14:paraId="3932562B" w14:textId="77777777" w:rsidR="005739EB" w:rsidRDefault="005739EB" w:rsidP="00AF433E">
            <w:pPr>
              <w:pStyle w:val="TableLeft"/>
            </w:pPr>
          </w:p>
          <w:p w14:paraId="5B20856A" w14:textId="394A0652" w:rsidR="005739EB" w:rsidRDefault="00957E41" w:rsidP="005739EB">
            <w:pPr>
              <w:pStyle w:val="ListBullet"/>
              <w:numPr>
                <w:ilvl w:val="0"/>
                <w:numId w:val="0"/>
              </w:numPr>
            </w:pPr>
            <w:del w:id="1123" w:author="Powell, Deana" w:date="2023-10-19T15:28:00Z">
              <w:r>
                <w:delText xml:space="preserve">- </w:delText>
              </w:r>
            </w:del>
            <w:r w:rsidR="006B7357">
              <w:t>Objective: To compare pembrolizumab + lenvatinib to pembrolizumab + placebo with respect to ORR per RECIST 1.1 as assessed by BICR.</w:t>
            </w:r>
          </w:p>
          <w:p w14:paraId="09AB0C87" w14:textId="77777777" w:rsidR="005739EB" w:rsidRDefault="006B7357" w:rsidP="005739EB">
            <w:pPr>
              <w:pStyle w:val="ListBullet"/>
              <w:numPr>
                <w:ilvl w:val="0"/>
                <w:numId w:val="0"/>
              </w:numPr>
            </w:pPr>
            <w:r>
              <w:t xml:space="preserve">Hypothesis (H1): </w:t>
            </w:r>
            <w:r w:rsidRPr="00A32452">
              <w:t>Pembrolizumab + lenvatinib is superior to pembrolizumab + placebo with respect to ORR per RECIST 1.1 by BICR.</w:t>
            </w:r>
          </w:p>
          <w:p w14:paraId="020C426E" w14:textId="77777777" w:rsidR="005739EB" w:rsidRDefault="005739EB" w:rsidP="005739EB">
            <w:pPr>
              <w:pStyle w:val="TableLeft"/>
            </w:pPr>
          </w:p>
        </w:tc>
        <w:tc>
          <w:tcPr>
            <w:tcW w:w="4493" w:type="dxa"/>
          </w:tcPr>
          <w:p w14:paraId="2B5D2FF5" w14:textId="77777777" w:rsidR="005739EB" w:rsidRDefault="005739EB" w:rsidP="00AF433E">
            <w:pPr>
              <w:pStyle w:val="TableLeft"/>
            </w:pPr>
          </w:p>
          <w:p w14:paraId="3105941D" w14:textId="67E14749" w:rsidR="005739EB" w:rsidRPr="00AF433E" w:rsidRDefault="00957E41" w:rsidP="005739EB">
            <w:pPr>
              <w:pStyle w:val="ListBullet"/>
              <w:numPr>
                <w:ilvl w:val="0"/>
                <w:numId w:val="0"/>
              </w:numPr>
              <w:ind w:left="71"/>
            </w:pPr>
            <w:del w:id="1124" w:author="Powell, Deana" w:date="2023-10-19T15:28:00Z">
              <w:r>
                <w:delText xml:space="preserve">- </w:delText>
              </w:r>
            </w:del>
            <w:r w:rsidR="006B7357">
              <w:t>OR, defined as a BOR of CR or PR</w:t>
            </w:r>
          </w:p>
          <w:p w14:paraId="3E0FD94D" w14:textId="4878B102" w:rsidR="005739EB" w:rsidRDefault="00957E41" w:rsidP="005739EB">
            <w:pPr>
              <w:pStyle w:val="TableLeft"/>
            </w:pPr>
            <w:del w:id="1125" w:author="Powell, Deana" w:date="2023-10-19T15:28:00Z">
              <w:r>
                <w:delText>.</w:delText>
              </w:r>
            </w:del>
          </w:p>
        </w:tc>
      </w:tr>
      <w:tr w:rsidR="000121B5" w14:paraId="204EB5C7" w14:textId="77777777" w:rsidTr="00AF433E">
        <w:tc>
          <w:tcPr>
            <w:tcW w:w="4493" w:type="dxa"/>
          </w:tcPr>
          <w:p w14:paraId="682960AB" w14:textId="77777777" w:rsidR="005739EB" w:rsidRDefault="005739EB" w:rsidP="00334202">
            <w:pPr>
              <w:pStyle w:val="TableLeft"/>
              <w:pageBreakBefore/>
            </w:pPr>
          </w:p>
          <w:p w14:paraId="166E7CCE" w14:textId="592B6C5F" w:rsidR="005739EB" w:rsidRDefault="00957E41" w:rsidP="005739EB">
            <w:pPr>
              <w:pStyle w:val="ListBullet"/>
              <w:numPr>
                <w:ilvl w:val="0"/>
                <w:numId w:val="0"/>
              </w:numPr>
              <w:ind w:left="-28"/>
            </w:pPr>
            <w:del w:id="1126" w:author="Powell, Deana" w:date="2023-10-19T15:28:00Z">
              <w:r>
                <w:delText xml:space="preserve">- </w:delText>
              </w:r>
            </w:del>
            <w:r w:rsidR="006B7357">
              <w:t>Objective: To compare pembrolizumab + lenvatinib to pembrolizumab + placebo with respect to PFS per RECIST 1.1 as assessed by BICR.</w:t>
            </w:r>
          </w:p>
          <w:p w14:paraId="27B6B35E" w14:textId="77777777" w:rsidR="005739EB" w:rsidRDefault="006B7357" w:rsidP="005739EB">
            <w:pPr>
              <w:pStyle w:val="ListBullet"/>
              <w:numPr>
                <w:ilvl w:val="0"/>
                <w:numId w:val="0"/>
              </w:numPr>
              <w:ind w:left="-28"/>
            </w:pPr>
            <w:r>
              <w:t>Hypothesis (H2): Pembrolizumab + lenvatinib is superior to pembrolizumab + placebo with respect to PFS per RECIST 1.1 as assessed by BICR.</w:t>
            </w:r>
          </w:p>
          <w:p w14:paraId="270BF065" w14:textId="77777777" w:rsidR="005739EB" w:rsidRDefault="005739EB" w:rsidP="005739EB">
            <w:pPr>
              <w:pStyle w:val="TableLeft"/>
            </w:pPr>
          </w:p>
        </w:tc>
        <w:tc>
          <w:tcPr>
            <w:tcW w:w="4493" w:type="dxa"/>
          </w:tcPr>
          <w:p w14:paraId="101224F7" w14:textId="77777777" w:rsidR="005739EB" w:rsidRDefault="005739EB" w:rsidP="00412C40">
            <w:pPr>
              <w:pStyle w:val="TableLeft"/>
            </w:pPr>
          </w:p>
          <w:p w14:paraId="2320DC24" w14:textId="71E95FC3" w:rsidR="005739EB" w:rsidRDefault="00957E41" w:rsidP="005739EB">
            <w:pPr>
              <w:pStyle w:val="ListBullet"/>
              <w:numPr>
                <w:ilvl w:val="0"/>
                <w:numId w:val="0"/>
              </w:numPr>
              <w:ind w:left="-19"/>
            </w:pPr>
            <w:del w:id="1127" w:author="Powell, Deana" w:date="2023-10-19T15:28:00Z">
              <w:r>
                <w:delText xml:space="preserve">- </w:delText>
              </w:r>
            </w:del>
            <w:r w:rsidR="006B7357" w:rsidRPr="00AF433E">
              <w:t>PFS, defined as the time from randomization to the first documented PD or death due to any cause, whichever occurs first.</w:t>
            </w:r>
          </w:p>
          <w:p w14:paraId="3EAA24B3" w14:textId="77777777" w:rsidR="005739EB" w:rsidRDefault="005739EB" w:rsidP="005739EB">
            <w:pPr>
              <w:pStyle w:val="TableLeft"/>
            </w:pPr>
          </w:p>
        </w:tc>
      </w:tr>
      <w:tr w:rsidR="000121B5" w14:paraId="0F12D62B" w14:textId="77777777" w:rsidTr="00AF433E">
        <w:tc>
          <w:tcPr>
            <w:tcW w:w="4493" w:type="dxa"/>
          </w:tcPr>
          <w:p w14:paraId="06A06977" w14:textId="77777777" w:rsidR="005739EB" w:rsidRDefault="005739EB" w:rsidP="00334F09">
            <w:pPr>
              <w:pStyle w:val="TableLeft"/>
            </w:pPr>
          </w:p>
          <w:p w14:paraId="52FAA95C" w14:textId="210BA138" w:rsidR="005739EB" w:rsidRDefault="00957E41" w:rsidP="005739EB">
            <w:pPr>
              <w:pStyle w:val="ListBullet"/>
              <w:numPr>
                <w:ilvl w:val="0"/>
                <w:numId w:val="0"/>
              </w:numPr>
            </w:pPr>
            <w:del w:id="1128" w:author="Powell, Deana" w:date="2023-10-19T15:28:00Z">
              <w:r>
                <w:delText xml:space="preserve">- </w:delText>
              </w:r>
            </w:del>
            <w:r w:rsidR="006B7357">
              <w:t>Objective: To compare pembrolizumab + lenvatinib to pembrolizumab + placebo with respect to OS.</w:t>
            </w:r>
          </w:p>
          <w:p w14:paraId="754011EC" w14:textId="77777777" w:rsidR="005739EB" w:rsidRPr="00AF433E" w:rsidRDefault="006B7357" w:rsidP="005739EB">
            <w:pPr>
              <w:pStyle w:val="ListBullet"/>
              <w:numPr>
                <w:ilvl w:val="0"/>
                <w:numId w:val="0"/>
              </w:numPr>
              <w:rPr>
                <w:bCs/>
              </w:rPr>
            </w:pPr>
            <w:r>
              <w:t>Hypothesis (H3): Pembrolizumab + lenvatinib is superior to pembrolizumab + placebo with respect to OS.</w:t>
            </w:r>
          </w:p>
          <w:p w14:paraId="35FC9354" w14:textId="77777777" w:rsidR="005739EB" w:rsidRDefault="005739EB" w:rsidP="005739EB">
            <w:pPr>
              <w:pStyle w:val="TableLeft"/>
            </w:pPr>
          </w:p>
        </w:tc>
        <w:tc>
          <w:tcPr>
            <w:tcW w:w="4493" w:type="dxa"/>
          </w:tcPr>
          <w:p w14:paraId="35ACDC73" w14:textId="77777777" w:rsidR="005739EB" w:rsidRDefault="005739EB" w:rsidP="00334F09">
            <w:pPr>
              <w:pStyle w:val="TableLeft"/>
            </w:pPr>
          </w:p>
          <w:p w14:paraId="439206F0" w14:textId="5634B20A" w:rsidR="005739EB" w:rsidRPr="00AF433E" w:rsidRDefault="00957E41" w:rsidP="005739EB">
            <w:pPr>
              <w:pStyle w:val="ListBullet"/>
              <w:numPr>
                <w:ilvl w:val="0"/>
                <w:numId w:val="0"/>
              </w:numPr>
              <w:rPr>
                <w:bCs/>
              </w:rPr>
            </w:pPr>
            <w:del w:id="1129" w:author="Powell, Deana" w:date="2023-10-19T15:28:00Z">
              <w:r>
                <w:delText xml:space="preserve">- </w:delText>
              </w:r>
            </w:del>
            <w:r w:rsidR="006B7357" w:rsidRPr="00AF433E">
              <w:t>OS, defined as the time from randomization to the date of death due to any cause.</w:t>
            </w:r>
          </w:p>
          <w:p w14:paraId="5420F2E3" w14:textId="77777777" w:rsidR="005739EB" w:rsidRDefault="005739EB" w:rsidP="005739EB">
            <w:pPr>
              <w:pStyle w:val="TableLeft"/>
            </w:pPr>
          </w:p>
        </w:tc>
      </w:tr>
      <w:tr w:rsidR="000121B5" w14:paraId="70780AA2" w14:textId="77777777" w:rsidTr="00AF433E">
        <w:tc>
          <w:tcPr>
            <w:tcW w:w="4493" w:type="dxa"/>
          </w:tcPr>
          <w:p w14:paraId="60AEF215" w14:textId="77777777" w:rsidR="00103621" w:rsidRPr="00F27CD5" w:rsidRDefault="006B7357" w:rsidP="002D0D74">
            <w:pPr>
              <w:pStyle w:val="TableLeft"/>
              <w:keepNext/>
              <w:rPr>
                <w:b/>
                <w:bCs w:val="0"/>
              </w:rPr>
            </w:pPr>
            <w:r w:rsidRPr="00F27CD5">
              <w:rPr>
                <w:b/>
                <w:bCs w:val="0"/>
              </w:rPr>
              <w:t>Secondary Objective</w:t>
            </w:r>
            <w:r w:rsidR="00FC26D5" w:rsidRPr="00F27CD5">
              <w:rPr>
                <w:b/>
                <w:bCs w:val="0"/>
              </w:rPr>
              <w:t>s</w:t>
            </w:r>
          </w:p>
        </w:tc>
        <w:tc>
          <w:tcPr>
            <w:tcW w:w="4493" w:type="dxa"/>
          </w:tcPr>
          <w:p w14:paraId="3289EDE4" w14:textId="77777777" w:rsidR="00103621" w:rsidRPr="00F27CD5" w:rsidRDefault="006B7357" w:rsidP="002D0D74">
            <w:pPr>
              <w:pStyle w:val="TableLeft"/>
              <w:keepNext/>
              <w:rPr>
                <w:b/>
                <w:bCs w:val="0"/>
              </w:rPr>
            </w:pPr>
            <w:r w:rsidRPr="00F27CD5">
              <w:rPr>
                <w:b/>
                <w:bCs w:val="0"/>
              </w:rPr>
              <w:t>Secondary Endpoint</w:t>
            </w:r>
            <w:r w:rsidR="00FC26D5" w:rsidRPr="00F27CD5">
              <w:rPr>
                <w:b/>
                <w:bCs w:val="0"/>
              </w:rPr>
              <w:t>s</w:t>
            </w:r>
          </w:p>
        </w:tc>
      </w:tr>
      <w:tr w:rsidR="000121B5" w14:paraId="63E4CF0A" w14:textId="77777777" w:rsidTr="00AF433E">
        <w:tc>
          <w:tcPr>
            <w:tcW w:w="4493" w:type="dxa"/>
          </w:tcPr>
          <w:p w14:paraId="483CDBA4" w14:textId="77777777" w:rsidR="005739EB" w:rsidRDefault="005739EB" w:rsidP="00F27CD5">
            <w:pPr>
              <w:pStyle w:val="TableLeft"/>
            </w:pPr>
          </w:p>
          <w:p w14:paraId="61C306E8" w14:textId="3E9F1B86" w:rsidR="005739EB" w:rsidRDefault="00957E41" w:rsidP="005739EB">
            <w:pPr>
              <w:pStyle w:val="ListBullet"/>
              <w:numPr>
                <w:ilvl w:val="0"/>
                <w:numId w:val="0"/>
              </w:numPr>
            </w:pPr>
            <w:del w:id="1130" w:author="Powell, Deana" w:date="2023-10-19T15:28:00Z">
              <w:r>
                <w:delText xml:space="preserve">- </w:delText>
              </w:r>
            </w:del>
            <w:r w:rsidR="006B7357" w:rsidRPr="00AF433E">
              <w:t>Objective: To evaluate pembrolizumab + lenvatinib and pembrolizumab + placebo with respect to DOR per RECIST 1.1 as assessed by BICR.</w:t>
            </w:r>
          </w:p>
          <w:p w14:paraId="11ECD471" w14:textId="77777777" w:rsidR="005739EB" w:rsidRPr="00F27CD5" w:rsidRDefault="005739EB" w:rsidP="005739EB">
            <w:pPr>
              <w:pStyle w:val="TableLeft"/>
            </w:pPr>
          </w:p>
        </w:tc>
        <w:tc>
          <w:tcPr>
            <w:tcW w:w="4493" w:type="dxa"/>
          </w:tcPr>
          <w:p w14:paraId="459EA494" w14:textId="77777777" w:rsidR="005739EB" w:rsidRDefault="005739EB" w:rsidP="00F27CD5">
            <w:pPr>
              <w:pStyle w:val="TableLeft"/>
            </w:pPr>
          </w:p>
          <w:p w14:paraId="721C9E13" w14:textId="78EFC11D" w:rsidR="005739EB" w:rsidRDefault="00957E41" w:rsidP="005739EB">
            <w:pPr>
              <w:pStyle w:val="ListBullet"/>
              <w:numPr>
                <w:ilvl w:val="0"/>
                <w:numId w:val="0"/>
              </w:numPr>
            </w:pPr>
            <w:del w:id="1131" w:author="Powell, Deana" w:date="2023-10-19T15:28:00Z">
              <w:r>
                <w:delText xml:space="preserve">- </w:delText>
              </w:r>
            </w:del>
            <w:r w:rsidR="006B7357" w:rsidRPr="00AF433E">
              <w:t>DOR, defined as the time from the first documented evidence of CR or PR until PD or death due to any cause, whichever occurs first.</w:t>
            </w:r>
          </w:p>
          <w:p w14:paraId="4EE936B6" w14:textId="77777777" w:rsidR="005739EB" w:rsidRPr="00F27CD5" w:rsidRDefault="005739EB" w:rsidP="005739EB">
            <w:pPr>
              <w:pStyle w:val="TableLeft"/>
            </w:pPr>
          </w:p>
        </w:tc>
      </w:tr>
      <w:tr w:rsidR="000121B5" w14:paraId="2C62ED9E" w14:textId="77777777" w:rsidTr="00AF433E">
        <w:tc>
          <w:tcPr>
            <w:tcW w:w="4493" w:type="dxa"/>
          </w:tcPr>
          <w:p w14:paraId="5BE79430" w14:textId="77777777" w:rsidR="005739EB" w:rsidRDefault="005739EB" w:rsidP="00A94FB6">
            <w:pPr>
              <w:pStyle w:val="TableLeft"/>
            </w:pPr>
          </w:p>
          <w:p w14:paraId="5E2CE24F" w14:textId="20D062C8" w:rsidR="005739EB" w:rsidRPr="00AF433E" w:rsidRDefault="00957E41" w:rsidP="005739EB">
            <w:pPr>
              <w:pStyle w:val="ListBullet"/>
              <w:numPr>
                <w:ilvl w:val="0"/>
                <w:numId w:val="0"/>
              </w:numPr>
              <w:rPr>
                <w:bCs/>
              </w:rPr>
            </w:pPr>
            <w:del w:id="1132" w:author="Powell, Deana" w:date="2023-10-19T15:28:00Z">
              <w:r>
                <w:delText xml:space="preserve">- </w:delText>
              </w:r>
            </w:del>
            <w:r w:rsidR="006B7357" w:rsidRPr="00AF433E">
              <w:t>Objective: To assess the safety and tolerability of study intervention with pembrolizumab + lenvatinib and pembrolizumab + placebo.</w:t>
            </w:r>
          </w:p>
          <w:p w14:paraId="7AF2C79D" w14:textId="77777777" w:rsidR="005739EB" w:rsidRDefault="005739EB" w:rsidP="005739EB">
            <w:pPr>
              <w:pStyle w:val="TableLeft"/>
            </w:pPr>
          </w:p>
        </w:tc>
        <w:tc>
          <w:tcPr>
            <w:tcW w:w="4493" w:type="dxa"/>
          </w:tcPr>
          <w:p w14:paraId="4EE0C6D9" w14:textId="756A6633" w:rsidR="005739EB" w:rsidRDefault="00957E41" w:rsidP="00A94FB6">
            <w:pPr>
              <w:pStyle w:val="TableLeft"/>
              <w:rPr>
                <w:ins w:id="1133" w:author="Powell, Deana" w:date="2023-10-19T15:28:00Z"/>
              </w:rPr>
            </w:pPr>
            <w:del w:id="1134" w:author="Powell, Deana" w:date="2023-10-19T15:28:00Z">
              <w:r>
                <w:delText xml:space="preserve">- </w:delText>
              </w:r>
            </w:del>
          </w:p>
          <w:p w14:paraId="20395391" w14:textId="77777777" w:rsidR="006D7665" w:rsidRPr="00AF433E" w:rsidRDefault="006B7357" w:rsidP="006D7665">
            <w:pPr>
              <w:pStyle w:val="ListBullet"/>
              <w:numPr>
                <w:ilvl w:val="0"/>
                <w:numId w:val="0"/>
              </w:numPr>
              <w:ind w:left="-19"/>
              <w:rPr>
                <w:bCs/>
              </w:rPr>
            </w:pPr>
            <w:ins w:id="1135" w:author="Powell, Deana" w:date="2023-10-19T15:28:00Z">
              <w:r>
                <w:rPr>
                  <w:szCs w:val="24"/>
                </w:rPr>
                <w:t>-</w:t>
              </w:r>
            </w:ins>
            <w:r>
              <w:t>AEs</w:t>
            </w:r>
          </w:p>
          <w:p w14:paraId="5247A842" w14:textId="77777777" w:rsidR="006D7665" w:rsidRDefault="006B7357" w:rsidP="005739EB">
            <w:pPr>
              <w:pStyle w:val="ListBullet"/>
              <w:numPr>
                <w:ilvl w:val="0"/>
                <w:numId w:val="0"/>
              </w:numPr>
              <w:rPr>
                <w:bCs/>
              </w:rPr>
            </w:pPr>
            <w:r>
              <w:rPr>
                <w:bCs/>
              </w:rPr>
              <w:t>-Study drug discontinuations due to AEs.</w:t>
            </w:r>
          </w:p>
          <w:p w14:paraId="220EC9DD" w14:textId="77777777" w:rsidR="005739EB" w:rsidRDefault="005739EB" w:rsidP="005739EB">
            <w:pPr>
              <w:pStyle w:val="TableLeft"/>
            </w:pPr>
          </w:p>
        </w:tc>
      </w:tr>
    </w:tbl>
    <w:p w14:paraId="6A428111" w14:textId="77777777" w:rsidR="00BC458A" w:rsidRPr="003F579C" w:rsidRDefault="00BC458A" w:rsidP="003F579C">
      <w:pPr>
        <w:pStyle w:val="Paragraph"/>
        <w:spacing w:before="0" w:after="0" w:line="20" w:lineRule="exact"/>
        <w:rPr>
          <w:sz w:val="2"/>
          <w:szCs w:val="2"/>
        </w:rPr>
      </w:pPr>
    </w:p>
    <w:p w14:paraId="059B8991" w14:textId="77777777" w:rsidR="005D421A" w:rsidRDefault="005D421A" w:rsidP="005676C7">
      <w:pPr>
        <w:pStyle w:val="ListEnd"/>
      </w:pPr>
    </w:p>
    <w:p w14:paraId="047F3461" w14:textId="77777777" w:rsidR="00334202" w:rsidRDefault="00334202">
      <w:pPr>
        <w:rPr>
          <w:rFonts w:eastAsia="MS Gothic"/>
          <w:b/>
          <w:bCs/>
        </w:rPr>
      </w:pPr>
      <w:r>
        <w:rPr>
          <w:b/>
          <w:bCs/>
        </w:rPr>
        <w:br w:type="page"/>
      </w:r>
    </w:p>
    <w:p w14:paraId="145E4BA2" w14:textId="1D05D9BF" w:rsidR="008E7E57" w:rsidRPr="005676C7" w:rsidRDefault="006B7357" w:rsidP="005676C7">
      <w:pPr>
        <w:pStyle w:val="Paragraph"/>
        <w:rPr>
          <w:b/>
          <w:bCs/>
        </w:rPr>
      </w:pPr>
      <w:r w:rsidRPr="005676C7">
        <w:rPr>
          <w:b/>
          <w:bCs/>
        </w:rPr>
        <w:lastRenderedPageBreak/>
        <w:t>Overall Design:</w:t>
      </w:r>
    </w:p>
    <w:tbl>
      <w:tblPr>
        <w:tblW w:w="5000" w:type="pct"/>
        <w:tblLook w:val="04A0" w:firstRow="1" w:lastRow="0" w:firstColumn="1" w:lastColumn="0" w:noHBand="0" w:noVBand="1"/>
      </w:tblPr>
      <w:tblGrid>
        <w:gridCol w:w="4495"/>
        <w:gridCol w:w="4495"/>
      </w:tblGrid>
      <w:tr w:rsidR="000121B5" w14:paraId="47F3B1FF" w14:textId="77777777" w:rsidTr="00BF4392">
        <w:tc>
          <w:tcPr>
            <w:tcW w:w="2500" w:type="pct"/>
            <w:tcBorders>
              <w:top w:val="single" w:sz="4" w:space="0" w:color="auto"/>
              <w:left w:val="single" w:sz="4" w:space="0" w:color="auto"/>
              <w:bottom w:val="single" w:sz="4" w:space="0" w:color="auto"/>
              <w:right w:val="single" w:sz="4" w:space="0" w:color="auto"/>
            </w:tcBorders>
          </w:tcPr>
          <w:p w14:paraId="00885342" w14:textId="77777777" w:rsidR="004A3AAB" w:rsidRDefault="006B7357" w:rsidP="00F27CD5">
            <w:pPr>
              <w:pStyle w:val="TableLeft"/>
            </w:pPr>
            <w:r w:rsidRPr="004A3AAB">
              <w:t>Study Phase</w:t>
            </w:r>
          </w:p>
        </w:tc>
        <w:tc>
          <w:tcPr>
            <w:tcW w:w="2500" w:type="pct"/>
            <w:tcBorders>
              <w:top w:val="single" w:sz="4" w:space="0" w:color="auto"/>
              <w:left w:val="single" w:sz="4" w:space="0" w:color="auto"/>
              <w:bottom w:val="single" w:sz="4" w:space="0" w:color="auto"/>
              <w:right w:val="single" w:sz="4" w:space="0" w:color="auto"/>
            </w:tcBorders>
          </w:tcPr>
          <w:p w14:paraId="08EEB072" w14:textId="77777777" w:rsidR="005C0171" w:rsidRDefault="006B7357" w:rsidP="00F27CD5">
            <w:pPr>
              <w:pStyle w:val="TableLeft"/>
            </w:pPr>
            <w:r>
              <w:t>Phase 3</w:t>
            </w:r>
          </w:p>
        </w:tc>
      </w:tr>
      <w:tr w:rsidR="000121B5" w14:paraId="2A1833AF" w14:textId="77777777" w:rsidTr="00BF4392">
        <w:tc>
          <w:tcPr>
            <w:tcW w:w="2500" w:type="pct"/>
            <w:tcBorders>
              <w:top w:val="single" w:sz="4" w:space="0" w:color="auto"/>
              <w:left w:val="single" w:sz="4" w:space="0" w:color="auto"/>
              <w:bottom w:val="single" w:sz="4" w:space="0" w:color="auto"/>
              <w:right w:val="single" w:sz="4" w:space="0" w:color="auto"/>
            </w:tcBorders>
          </w:tcPr>
          <w:p w14:paraId="6B006BE6" w14:textId="77777777" w:rsidR="004A3AAB" w:rsidRDefault="006B7357" w:rsidP="00F27CD5">
            <w:pPr>
              <w:pStyle w:val="TableLeft"/>
            </w:pPr>
            <w:r w:rsidRPr="004A3AAB">
              <w:t>Primary Purpose</w:t>
            </w:r>
          </w:p>
        </w:tc>
        <w:tc>
          <w:tcPr>
            <w:tcW w:w="2500" w:type="pct"/>
            <w:tcBorders>
              <w:top w:val="single" w:sz="4" w:space="0" w:color="auto"/>
              <w:left w:val="single" w:sz="4" w:space="0" w:color="auto"/>
              <w:bottom w:val="single" w:sz="4" w:space="0" w:color="auto"/>
              <w:right w:val="single" w:sz="4" w:space="0" w:color="auto"/>
            </w:tcBorders>
          </w:tcPr>
          <w:p w14:paraId="0A383A10" w14:textId="77777777" w:rsidR="00FC28AD" w:rsidRDefault="006B7357" w:rsidP="00F27CD5">
            <w:pPr>
              <w:pStyle w:val="TableLeft"/>
            </w:pPr>
            <w:r>
              <w:t>Treatment</w:t>
            </w:r>
          </w:p>
        </w:tc>
      </w:tr>
      <w:tr w:rsidR="000121B5" w14:paraId="1C1B8550" w14:textId="77777777" w:rsidTr="00BF4392">
        <w:tc>
          <w:tcPr>
            <w:tcW w:w="2500" w:type="pct"/>
            <w:tcBorders>
              <w:top w:val="single" w:sz="4" w:space="0" w:color="auto"/>
              <w:left w:val="single" w:sz="4" w:space="0" w:color="auto"/>
              <w:bottom w:val="single" w:sz="4" w:space="0" w:color="auto"/>
              <w:right w:val="single" w:sz="4" w:space="0" w:color="auto"/>
            </w:tcBorders>
          </w:tcPr>
          <w:p w14:paraId="7D837911" w14:textId="77777777" w:rsidR="004A3AAB" w:rsidRDefault="006B7357" w:rsidP="00F27CD5">
            <w:pPr>
              <w:pStyle w:val="TableLeft"/>
            </w:pPr>
            <w:r w:rsidRPr="004A3AAB">
              <w:t>Indication</w:t>
            </w:r>
          </w:p>
        </w:tc>
        <w:tc>
          <w:tcPr>
            <w:tcW w:w="2500" w:type="pct"/>
            <w:tcBorders>
              <w:top w:val="single" w:sz="4" w:space="0" w:color="auto"/>
              <w:left w:val="single" w:sz="4" w:space="0" w:color="auto"/>
              <w:bottom w:val="single" w:sz="4" w:space="0" w:color="auto"/>
              <w:right w:val="single" w:sz="4" w:space="0" w:color="auto"/>
            </w:tcBorders>
          </w:tcPr>
          <w:p w14:paraId="37C87FBB" w14:textId="77777777" w:rsidR="005C0171" w:rsidRDefault="006B7357" w:rsidP="00F27CD5">
            <w:pPr>
              <w:pStyle w:val="TableLeft"/>
              <w:rPr>
                <w:ins w:id="1136" w:author="Powell, Deana" w:date="2023-10-19T15:28:00Z"/>
              </w:rPr>
            </w:pPr>
            <w:ins w:id="1137" w:author="Powell, Deana" w:date="2023-10-19T15:28:00Z">
              <w:r>
                <w:t>Head and neck cancer metastatic</w:t>
              </w:r>
            </w:ins>
          </w:p>
          <w:p w14:paraId="21D8FAD5" w14:textId="77777777" w:rsidR="00875750" w:rsidRDefault="006B7357" w:rsidP="00F27CD5">
            <w:pPr>
              <w:pStyle w:val="TableLeft"/>
              <w:rPr>
                <w:sz w:val="20"/>
                <w:szCs w:val="20"/>
              </w:rPr>
            </w:pPr>
            <w:r>
              <w:t>Treatment of participants with R/M HNSCC</w:t>
            </w:r>
          </w:p>
        </w:tc>
      </w:tr>
      <w:tr w:rsidR="000121B5" w14:paraId="1FC40F3C" w14:textId="77777777" w:rsidTr="00BF4392">
        <w:tc>
          <w:tcPr>
            <w:tcW w:w="2500" w:type="pct"/>
            <w:tcBorders>
              <w:top w:val="single" w:sz="4" w:space="0" w:color="auto"/>
              <w:left w:val="single" w:sz="4" w:space="0" w:color="auto"/>
              <w:bottom w:val="single" w:sz="4" w:space="0" w:color="auto"/>
              <w:right w:val="single" w:sz="4" w:space="0" w:color="auto"/>
            </w:tcBorders>
          </w:tcPr>
          <w:p w14:paraId="66D60FEC" w14:textId="77777777" w:rsidR="004A3AAB" w:rsidRDefault="006B7357" w:rsidP="00F27CD5">
            <w:pPr>
              <w:pStyle w:val="TableLeft"/>
            </w:pPr>
            <w:r w:rsidRPr="004A3AAB">
              <w:t>Population</w:t>
            </w:r>
          </w:p>
        </w:tc>
        <w:tc>
          <w:tcPr>
            <w:tcW w:w="2500" w:type="pct"/>
            <w:tcBorders>
              <w:top w:val="single" w:sz="4" w:space="0" w:color="auto"/>
              <w:left w:val="single" w:sz="4" w:space="0" w:color="auto"/>
              <w:bottom w:val="single" w:sz="4" w:space="0" w:color="auto"/>
              <w:right w:val="single" w:sz="4" w:space="0" w:color="auto"/>
            </w:tcBorders>
          </w:tcPr>
          <w:p w14:paraId="3D2DC3F9" w14:textId="77777777" w:rsidR="00875750" w:rsidRDefault="006B7357" w:rsidP="00F27CD5">
            <w:pPr>
              <w:pStyle w:val="TableLeft"/>
              <w:rPr>
                <w:sz w:val="20"/>
                <w:szCs w:val="20"/>
              </w:rPr>
            </w:pPr>
            <w:r w:rsidRPr="00627C97">
              <w:t>Participants with R/M HNSCC (CPS ≥1) who are eligible for 1L treatment</w:t>
            </w:r>
          </w:p>
        </w:tc>
      </w:tr>
      <w:tr w:rsidR="000121B5" w14:paraId="1D1AE7CD" w14:textId="77777777" w:rsidTr="00BF4392">
        <w:tc>
          <w:tcPr>
            <w:tcW w:w="2500" w:type="pct"/>
            <w:tcBorders>
              <w:top w:val="single" w:sz="4" w:space="0" w:color="auto"/>
              <w:left w:val="single" w:sz="4" w:space="0" w:color="auto"/>
              <w:bottom w:val="single" w:sz="4" w:space="0" w:color="auto"/>
              <w:right w:val="single" w:sz="4" w:space="0" w:color="auto"/>
            </w:tcBorders>
          </w:tcPr>
          <w:p w14:paraId="3F893A3A" w14:textId="77777777" w:rsidR="004A3AAB" w:rsidRDefault="006B7357" w:rsidP="00F27CD5">
            <w:pPr>
              <w:pStyle w:val="TableLeft"/>
            </w:pPr>
            <w:r w:rsidRPr="004A3AAB">
              <w:t>Study Type</w:t>
            </w:r>
          </w:p>
        </w:tc>
        <w:tc>
          <w:tcPr>
            <w:tcW w:w="2500" w:type="pct"/>
            <w:tcBorders>
              <w:top w:val="single" w:sz="4" w:space="0" w:color="auto"/>
              <w:left w:val="single" w:sz="4" w:space="0" w:color="auto"/>
              <w:bottom w:val="single" w:sz="4" w:space="0" w:color="auto"/>
              <w:right w:val="single" w:sz="4" w:space="0" w:color="auto"/>
            </w:tcBorders>
          </w:tcPr>
          <w:p w14:paraId="0E8B9D36" w14:textId="77777777" w:rsidR="00FC28AD" w:rsidRDefault="006B7357" w:rsidP="00F27CD5">
            <w:pPr>
              <w:pStyle w:val="TableLeft"/>
            </w:pPr>
            <w:r>
              <w:t>Interventional</w:t>
            </w:r>
          </w:p>
        </w:tc>
      </w:tr>
      <w:tr w:rsidR="000121B5" w14:paraId="4CCE6069" w14:textId="77777777" w:rsidTr="00BF4392">
        <w:tc>
          <w:tcPr>
            <w:tcW w:w="2500" w:type="pct"/>
            <w:tcBorders>
              <w:top w:val="single" w:sz="4" w:space="0" w:color="auto"/>
              <w:left w:val="single" w:sz="4" w:space="0" w:color="auto"/>
              <w:bottom w:val="single" w:sz="4" w:space="0" w:color="auto"/>
              <w:right w:val="single" w:sz="4" w:space="0" w:color="auto"/>
            </w:tcBorders>
          </w:tcPr>
          <w:p w14:paraId="2C3B6C61" w14:textId="77777777" w:rsidR="004A3AAB" w:rsidRDefault="006B7357" w:rsidP="00F27CD5">
            <w:pPr>
              <w:pStyle w:val="TableLeft"/>
            </w:pPr>
            <w:r w:rsidRPr="004A3AAB">
              <w:t>Intervention Model</w:t>
            </w:r>
          </w:p>
        </w:tc>
        <w:tc>
          <w:tcPr>
            <w:tcW w:w="2500" w:type="pct"/>
            <w:tcBorders>
              <w:top w:val="single" w:sz="4" w:space="0" w:color="auto"/>
              <w:left w:val="single" w:sz="4" w:space="0" w:color="auto"/>
              <w:bottom w:val="single" w:sz="4" w:space="0" w:color="auto"/>
              <w:right w:val="single" w:sz="4" w:space="0" w:color="auto"/>
            </w:tcBorders>
          </w:tcPr>
          <w:p w14:paraId="7EB994F5" w14:textId="77777777" w:rsidR="00FC28AD" w:rsidRDefault="006B7357" w:rsidP="00F27CD5">
            <w:pPr>
              <w:pStyle w:val="TableLeft"/>
            </w:pPr>
            <w:r>
              <w:t>Parallel</w:t>
            </w:r>
          </w:p>
          <w:p w14:paraId="30948566" w14:textId="0DDFA0AD" w:rsidR="005C0171" w:rsidRDefault="006B7357" w:rsidP="00F27CD5">
            <w:pPr>
              <w:pStyle w:val="TableLeft"/>
            </w:pPr>
            <w:r w:rsidRPr="00627C97">
              <w:t>This is a</w:t>
            </w:r>
            <w:r w:rsidRPr="00FC28AD">
              <w:t xml:space="preserve"> </w:t>
            </w:r>
            <w:r>
              <w:t xml:space="preserve">multi </w:t>
            </w:r>
            <w:del w:id="1138" w:author="Powell, Deana" w:date="2023-10-19T15:28:00Z">
              <w:r w:rsidR="00112CF3">
                <w:delText>-</w:delText>
              </w:r>
            </w:del>
            <w:r>
              <w:t>site</w:t>
            </w:r>
            <w:r w:rsidRPr="00FC28AD">
              <w:t xml:space="preserve"> </w:t>
            </w:r>
            <w:r w:rsidRPr="00627C97">
              <w:t>study</w:t>
            </w:r>
            <w:r w:rsidRPr="005C0171">
              <w:rPr>
                <w:rStyle w:val="SuggestedOptional"/>
              </w:rPr>
              <w:t>.</w:t>
            </w:r>
          </w:p>
        </w:tc>
      </w:tr>
      <w:tr w:rsidR="000121B5" w14:paraId="08FDF25B" w14:textId="77777777" w:rsidTr="00BF4392">
        <w:tc>
          <w:tcPr>
            <w:tcW w:w="2500" w:type="pct"/>
            <w:tcBorders>
              <w:top w:val="single" w:sz="4" w:space="0" w:color="auto"/>
              <w:left w:val="single" w:sz="4" w:space="0" w:color="auto"/>
              <w:bottom w:val="single" w:sz="4" w:space="0" w:color="auto"/>
              <w:right w:val="single" w:sz="4" w:space="0" w:color="auto"/>
            </w:tcBorders>
          </w:tcPr>
          <w:p w14:paraId="24558B7D" w14:textId="77777777" w:rsidR="004A3AAB" w:rsidRPr="004A3AAB" w:rsidRDefault="006B7357" w:rsidP="00F27CD5">
            <w:pPr>
              <w:pStyle w:val="TableLeft"/>
            </w:pPr>
            <w:r w:rsidRPr="004A3AAB">
              <w:t>Type of Control</w:t>
            </w:r>
          </w:p>
        </w:tc>
        <w:tc>
          <w:tcPr>
            <w:tcW w:w="2500" w:type="pct"/>
            <w:tcBorders>
              <w:top w:val="single" w:sz="4" w:space="0" w:color="auto"/>
              <w:left w:val="single" w:sz="4" w:space="0" w:color="auto"/>
              <w:bottom w:val="single" w:sz="4" w:space="0" w:color="auto"/>
              <w:right w:val="single" w:sz="4" w:space="0" w:color="auto"/>
            </w:tcBorders>
          </w:tcPr>
          <w:p w14:paraId="00D5111B" w14:textId="77777777" w:rsidR="00875750" w:rsidRDefault="006B7357" w:rsidP="00F27CD5">
            <w:pPr>
              <w:pStyle w:val="TableLeft"/>
              <w:rPr>
                <w:sz w:val="20"/>
                <w:szCs w:val="20"/>
              </w:rPr>
            </w:pPr>
            <w:r>
              <w:t>Placebo</w:t>
            </w:r>
            <w:r w:rsidR="00A20C55">
              <w:t xml:space="preserve"> </w:t>
            </w:r>
          </w:p>
        </w:tc>
      </w:tr>
      <w:tr w:rsidR="000121B5" w14:paraId="1CC57D9A" w14:textId="77777777" w:rsidTr="00BF4392">
        <w:tc>
          <w:tcPr>
            <w:tcW w:w="2500" w:type="pct"/>
            <w:tcBorders>
              <w:top w:val="single" w:sz="4" w:space="0" w:color="auto"/>
              <w:left w:val="single" w:sz="4" w:space="0" w:color="auto"/>
              <w:bottom w:val="single" w:sz="4" w:space="0" w:color="auto"/>
              <w:right w:val="single" w:sz="4" w:space="0" w:color="auto"/>
            </w:tcBorders>
          </w:tcPr>
          <w:p w14:paraId="114753B8" w14:textId="77777777" w:rsidR="004A3AAB" w:rsidRPr="004A3AAB" w:rsidRDefault="006B7357" w:rsidP="00F27CD5">
            <w:pPr>
              <w:pStyle w:val="TableLeft"/>
            </w:pPr>
            <w:r w:rsidRPr="004A3AAB">
              <w:t>Study Blinding</w:t>
            </w:r>
          </w:p>
        </w:tc>
        <w:tc>
          <w:tcPr>
            <w:tcW w:w="2500" w:type="pct"/>
            <w:tcBorders>
              <w:top w:val="single" w:sz="4" w:space="0" w:color="auto"/>
              <w:left w:val="single" w:sz="4" w:space="0" w:color="auto"/>
              <w:bottom w:val="single" w:sz="4" w:space="0" w:color="auto"/>
              <w:right w:val="single" w:sz="4" w:space="0" w:color="auto"/>
            </w:tcBorders>
          </w:tcPr>
          <w:p w14:paraId="786383D5" w14:textId="77777777" w:rsidR="00875750" w:rsidRDefault="006B7357" w:rsidP="00F27CD5">
            <w:pPr>
              <w:pStyle w:val="TableLeft"/>
              <w:rPr>
                <w:sz w:val="20"/>
                <w:szCs w:val="20"/>
              </w:rPr>
            </w:pPr>
            <w:r>
              <w:t>Double-blind</w:t>
            </w:r>
            <w:r w:rsidR="00A20C55">
              <w:t xml:space="preserve"> </w:t>
            </w:r>
          </w:p>
        </w:tc>
      </w:tr>
      <w:tr w:rsidR="000121B5" w14:paraId="5DC50697" w14:textId="77777777" w:rsidTr="00BF4392">
        <w:tc>
          <w:tcPr>
            <w:tcW w:w="2500" w:type="pct"/>
            <w:tcBorders>
              <w:top w:val="single" w:sz="4" w:space="0" w:color="auto"/>
              <w:left w:val="single" w:sz="4" w:space="0" w:color="auto"/>
              <w:bottom w:val="single" w:sz="4" w:space="0" w:color="auto"/>
              <w:right w:val="single" w:sz="4" w:space="0" w:color="auto"/>
            </w:tcBorders>
          </w:tcPr>
          <w:p w14:paraId="5F703883" w14:textId="77777777" w:rsidR="004A3AAB" w:rsidRPr="004A3AAB" w:rsidRDefault="006B7357" w:rsidP="00F27CD5">
            <w:pPr>
              <w:pStyle w:val="TableLeft"/>
            </w:pPr>
            <w:r w:rsidRPr="004A3AAB">
              <w:t>Blinding Roles</w:t>
            </w:r>
          </w:p>
        </w:tc>
        <w:tc>
          <w:tcPr>
            <w:tcW w:w="2500" w:type="pct"/>
            <w:tcBorders>
              <w:top w:val="single" w:sz="4" w:space="0" w:color="auto"/>
              <w:left w:val="single" w:sz="4" w:space="0" w:color="auto"/>
              <w:bottom w:val="single" w:sz="4" w:space="0" w:color="auto"/>
              <w:right w:val="single" w:sz="4" w:space="0" w:color="auto"/>
            </w:tcBorders>
          </w:tcPr>
          <w:p w14:paraId="6F34E2F0" w14:textId="77777777" w:rsidR="00EE1723" w:rsidRDefault="006B7357">
            <w:r>
              <w:t>Investigator</w:t>
            </w:r>
            <w:r w:rsidR="00ED0717">
              <w:t xml:space="preserve"> </w:t>
            </w:r>
          </w:p>
          <w:p w14:paraId="5AF2F9DC" w14:textId="77777777" w:rsidR="00ED0717" w:rsidRDefault="006B7357" w:rsidP="00F27CD5">
            <w:pPr>
              <w:pStyle w:val="TableLeft"/>
            </w:pPr>
            <w:r>
              <w:t>Participants or Subjects</w:t>
            </w:r>
          </w:p>
          <w:p w14:paraId="366863AF" w14:textId="77777777" w:rsidR="00D33C43" w:rsidRPr="004D1198" w:rsidRDefault="006B7357" w:rsidP="00F27CD5">
            <w:pPr>
              <w:pStyle w:val="TableLeft"/>
            </w:pPr>
            <w:r>
              <w:t>Sponsor</w:t>
            </w:r>
          </w:p>
        </w:tc>
      </w:tr>
      <w:tr w:rsidR="000121B5" w14:paraId="00534555" w14:textId="77777777" w:rsidTr="00BF4392">
        <w:tc>
          <w:tcPr>
            <w:tcW w:w="2500" w:type="pct"/>
            <w:tcBorders>
              <w:top w:val="single" w:sz="4" w:space="0" w:color="auto"/>
              <w:left w:val="single" w:sz="4" w:space="0" w:color="auto"/>
              <w:bottom w:val="single" w:sz="4" w:space="0" w:color="auto"/>
              <w:right w:val="single" w:sz="4" w:space="0" w:color="auto"/>
            </w:tcBorders>
          </w:tcPr>
          <w:p w14:paraId="6A9ABCC6" w14:textId="77777777" w:rsidR="004A3AAB" w:rsidRPr="004A3AAB" w:rsidRDefault="006B7357" w:rsidP="00F27CD5">
            <w:pPr>
              <w:pStyle w:val="TableLeft"/>
            </w:pPr>
            <w:r w:rsidRPr="004A3AAB">
              <w:t>Estimated Duration of Study</w:t>
            </w:r>
          </w:p>
        </w:tc>
        <w:tc>
          <w:tcPr>
            <w:tcW w:w="2500" w:type="pct"/>
            <w:tcBorders>
              <w:top w:val="single" w:sz="4" w:space="0" w:color="auto"/>
              <w:left w:val="single" w:sz="4" w:space="0" w:color="auto"/>
              <w:bottom w:val="single" w:sz="4" w:space="0" w:color="auto"/>
              <w:right w:val="single" w:sz="4" w:space="0" w:color="auto"/>
            </w:tcBorders>
          </w:tcPr>
          <w:p w14:paraId="4D48E3AD" w14:textId="77777777" w:rsidR="00EE1723" w:rsidRDefault="000F6980">
            <w:r w:rsidRPr="00EC48FB">
              <w:t xml:space="preserve">The Sponsor estimates that the study will require approximately </w:t>
            </w:r>
            <w:r w:rsidRPr="00627C97">
              <w:t>60 months</w:t>
            </w:r>
            <w:r w:rsidRPr="00EC48FB">
              <w:t xml:space="preserve"> from the time the first participant (or their legally acceptable representative) provides documented informed consent until the last participant’s last study-related contact.</w:t>
            </w:r>
          </w:p>
        </w:tc>
      </w:tr>
    </w:tbl>
    <w:p w14:paraId="77C13CD2" w14:textId="77777777" w:rsidR="005676C7" w:rsidRDefault="005676C7" w:rsidP="005676C7">
      <w:pPr>
        <w:pStyle w:val="ListEnd"/>
      </w:pPr>
    </w:p>
    <w:p w14:paraId="16587A52" w14:textId="41AF28E9" w:rsidR="004A3AAB" w:rsidRPr="005676C7" w:rsidRDefault="006B7357" w:rsidP="005676C7">
      <w:pPr>
        <w:pStyle w:val="Paragraph"/>
        <w:rPr>
          <w:b/>
          <w:bCs/>
        </w:rPr>
      </w:pPr>
      <w:r w:rsidRPr="005676C7">
        <w:rPr>
          <w:b/>
          <w:bCs/>
        </w:rPr>
        <w:t>Number of Participants:</w:t>
      </w:r>
    </w:p>
    <w:p w14:paraId="5B5961C5" w14:textId="5723C0EC" w:rsidR="00EE1723" w:rsidRDefault="006B7357" w:rsidP="006308CF">
      <w:pPr>
        <w:pStyle w:val="Paragraph"/>
      </w:pPr>
      <w:r w:rsidRPr="00627C97">
        <w:t>Approximately</w:t>
      </w:r>
      <w:r w:rsidRPr="006308CF">
        <w:t xml:space="preserve"> </w:t>
      </w:r>
      <w:r>
        <w:t>500</w:t>
      </w:r>
      <w:r w:rsidRPr="006308CF">
        <w:t xml:space="preserve"> </w:t>
      </w:r>
      <w:r w:rsidRPr="00627C97">
        <w:t>participants will be randomized</w:t>
      </w:r>
      <w:r w:rsidR="00627C97" w:rsidRPr="00627C97">
        <w:t>.</w:t>
      </w:r>
      <w:r w:rsidRPr="00627C97">
        <w:t xml:space="preserve"> </w:t>
      </w:r>
      <w:r w:rsidR="00627C97" w:rsidRPr="00627C97">
        <w:t>Randomization will be stratified according to: PD-L1 tumor expression as determined by PD-L1 IHC (TPS &lt;50% vs. ≥50%); HPV status for oropharynx cancer as determined by p16 IHC (positive vs. negative); and ECOG performance status (0 vs. 1). All randomized participants are included in the ITT analysis as described in Section 9.</w:t>
      </w:r>
      <w:del w:id="1139" w:author="Powell, Deana" w:date="2023-10-19T15:28:00Z">
        <w:r w:rsidR="00DC3F98">
          <w:delText>0</w:delText>
        </w:r>
        <w:r w:rsidR="00EF223D">
          <w:delText>.</w:delText>
        </w:r>
      </w:del>
      <w:r w:rsidR="00627C97" w:rsidRPr="00627C97">
        <w:t xml:space="preserve"> After enrollment of the global portion of the study is complete, the study may remain open to enrollment in China alone until the target number of participants in China has been enrolled to meet local regulatory requirements.</w:t>
      </w:r>
    </w:p>
    <w:p w14:paraId="0F08B56F" w14:textId="77777777" w:rsidR="00B84E64" w:rsidRDefault="006B7357" w:rsidP="00FC28AD">
      <w:pPr>
        <w:pStyle w:val="ParagraphBold"/>
        <w:keepNext/>
        <w:rPr>
          <w:bCs/>
        </w:rPr>
      </w:pPr>
      <w:bookmarkStart w:id="1140" w:name="_Hlk68704214"/>
      <w:r w:rsidRPr="00B84E64">
        <w:lastRenderedPageBreak/>
        <w:t>Intervention Groups and Duration</w:t>
      </w:r>
      <w:bookmarkEnd w:id="1140"/>
      <w:r w:rsidRPr="00B84E64">
        <w:t>:</w:t>
      </w:r>
    </w:p>
    <w:p w14:paraId="18864A04" w14:textId="77777777" w:rsidR="008070A8" w:rsidRPr="00CD78C1" w:rsidRDefault="008070A8" w:rsidP="00CD78C1">
      <w:pPr>
        <w:pStyle w:val="Paragraph"/>
        <w:keepNext/>
        <w:spacing w:before="0" w:after="0" w:line="20" w:lineRule="exact"/>
        <w:rPr>
          <w:sz w:val="2"/>
          <w:szCs w:val="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8" w:type="dxa"/>
          <w:right w:w="58" w:type="dxa"/>
        </w:tblCellMar>
        <w:tblLook w:val="0600" w:firstRow="0" w:lastRow="0" w:firstColumn="0" w:lastColumn="0" w:noHBand="1" w:noVBand="1"/>
      </w:tblPr>
      <w:tblGrid>
        <w:gridCol w:w="838"/>
        <w:gridCol w:w="798"/>
        <w:gridCol w:w="4570"/>
        <w:gridCol w:w="469"/>
        <w:gridCol w:w="799"/>
        <w:gridCol w:w="1070"/>
        <w:gridCol w:w="446"/>
      </w:tblGrid>
      <w:tr w:rsidR="000121B5" w14:paraId="56CC4C44" w14:textId="77777777" w:rsidTr="00334202">
        <w:trPr>
          <w:cantSplit/>
        </w:trPr>
        <w:tc>
          <w:tcPr>
            <w:tcW w:w="0" w:type="auto"/>
            <w:cellIns w:id="1141" w:author="Powell, Deana" w:date="2023-10-19T15:28:00Z"/>
          </w:tcPr>
          <w:p w14:paraId="72D22D5A" w14:textId="77777777" w:rsidR="008070A8" w:rsidRPr="00361043" w:rsidRDefault="006B7357" w:rsidP="002D0D74">
            <w:pPr>
              <w:pStyle w:val="TableCellLeft10pt"/>
              <w:rPr>
                <w:b/>
                <w:bCs/>
              </w:rPr>
            </w:pPr>
            <w:ins w:id="1142" w:author="Powell, Deana" w:date="2023-10-19T15:28:00Z">
              <w:r w:rsidRPr="00361043">
                <w:rPr>
                  <w:b/>
                  <w:bCs/>
                </w:rPr>
                <w:t>Arm Name</w:t>
              </w:r>
            </w:ins>
          </w:p>
        </w:tc>
        <w:tc>
          <w:tcPr>
            <w:tcW w:w="0" w:type="auto"/>
          </w:tcPr>
          <w:p w14:paraId="0422D4DA" w14:textId="11AD00CB" w:rsidR="008070A8" w:rsidRPr="00361043" w:rsidRDefault="006B7357" w:rsidP="002D0D74">
            <w:pPr>
              <w:pStyle w:val="TableCellLeft10pt"/>
              <w:rPr>
                <w:b/>
                <w:bCs/>
              </w:rPr>
            </w:pPr>
            <w:r w:rsidRPr="00361043">
              <w:rPr>
                <w:b/>
                <w:bCs/>
              </w:rPr>
              <w:t xml:space="preserve">Intervention </w:t>
            </w:r>
            <w:del w:id="1143" w:author="Powell, Deana" w:date="2023-10-19T15:28:00Z">
              <w:r w:rsidR="00D85408" w:rsidRPr="00C85CAC">
                <w:delText>Group</w:delText>
              </w:r>
              <w:r w:rsidR="00D85408" w:rsidRPr="00961394">
                <w:delText>s</w:delText>
              </w:r>
            </w:del>
            <w:ins w:id="1144" w:author="Powell, Deana" w:date="2023-10-19T15:28:00Z">
              <w:r w:rsidRPr="00361043">
                <w:rPr>
                  <w:b/>
                  <w:bCs/>
                </w:rPr>
                <w:t>Name</w:t>
              </w:r>
            </w:ins>
          </w:p>
        </w:tc>
        <w:tc>
          <w:tcPr>
            <w:tcW w:w="0" w:type="auto"/>
          </w:tcPr>
          <w:p w14:paraId="3504242B" w14:textId="77777777" w:rsidR="000B35A0" w:rsidRPr="002D1EA4" w:rsidRDefault="000B35A0" w:rsidP="00A53F2C">
            <w:pPr>
              <w:pStyle w:val="ListEnd"/>
              <w:rPr>
                <w:del w:id="1145" w:author="Powell, Deana" w:date="2023-10-19T15:28:00Z"/>
                <w:sz w:val="12"/>
                <w:szCs w:val="12"/>
              </w:rPr>
            </w:pPr>
          </w:p>
          <w:tbl>
            <w:tblPr>
              <w:tblW w:w="4915" w:type="pct"/>
              <w:tblCellMar>
                <w:left w:w="0" w:type="dxa"/>
                <w:right w:w="0" w:type="dxa"/>
              </w:tblCellMar>
              <w:tblLook w:val="04A0" w:firstRow="1" w:lastRow="0" w:firstColumn="1" w:lastColumn="0" w:noHBand="0" w:noVBand="1"/>
            </w:tblPr>
            <w:tblGrid>
              <w:gridCol w:w="316"/>
              <w:gridCol w:w="809"/>
              <w:gridCol w:w="565"/>
              <w:gridCol w:w="643"/>
              <w:gridCol w:w="586"/>
              <w:gridCol w:w="794"/>
              <w:gridCol w:w="721"/>
            </w:tblGrid>
            <w:tr w:rsidR="009A4A40" w:rsidRPr="000B35A0" w14:paraId="122500D7" w14:textId="77777777" w:rsidTr="003D7C32">
              <w:trPr>
                <w:tblHeader/>
                <w:del w:id="1146" w:author="Powell, Deana" w:date="2023-10-19T15:28:00Z"/>
              </w:trPr>
              <w:tc>
                <w:tcPr>
                  <w:tcW w:w="407" w:type="pct"/>
                  <w:tcBorders>
                    <w:top w:val="single" w:sz="8" w:space="0" w:color="auto"/>
                    <w:left w:val="single" w:sz="8" w:space="0" w:color="auto"/>
                    <w:bottom w:val="single" w:sz="8" w:space="0" w:color="auto"/>
                    <w:right w:val="single" w:sz="8" w:space="0" w:color="auto"/>
                  </w:tcBorders>
                  <w:vAlign w:val="bottom"/>
                  <w:hideMark/>
                </w:tcPr>
                <w:p w14:paraId="7AEC56D7" w14:textId="77777777" w:rsidR="000B35A0" w:rsidRPr="002D1EA4" w:rsidRDefault="000B35A0" w:rsidP="002D1EA4">
                  <w:pPr>
                    <w:pStyle w:val="Paragraph"/>
                    <w:spacing w:after="60"/>
                    <w:rPr>
                      <w:del w:id="1147" w:author="Powell, Deana" w:date="2023-10-19T15:28:00Z"/>
                      <w:b/>
                      <w:bCs/>
                      <w:sz w:val="18"/>
                      <w:szCs w:val="18"/>
                    </w:rPr>
                  </w:pPr>
                  <w:del w:id="1148" w:author="Powell, Deana" w:date="2023-10-19T15:28:00Z">
                    <w:r w:rsidRPr="002D1EA4">
                      <w:rPr>
                        <w:b/>
                        <w:bCs/>
                        <w:sz w:val="18"/>
                        <w:szCs w:val="18"/>
                      </w:rPr>
                      <w:delText>Inter</w:delText>
                    </w:r>
                    <w:r w:rsidR="003D7C32">
                      <w:rPr>
                        <w:b/>
                        <w:bCs/>
                        <w:sz w:val="18"/>
                        <w:szCs w:val="18"/>
                      </w:rPr>
                      <w:delText>-</w:delText>
                    </w:r>
                    <w:r w:rsidRPr="002D1EA4">
                      <w:rPr>
                        <w:b/>
                        <w:bCs/>
                        <w:sz w:val="18"/>
                        <w:szCs w:val="18"/>
                      </w:rPr>
                      <w:delText>vention Group Name</w:delText>
                    </w:r>
                  </w:del>
                </w:p>
              </w:tc>
              <w:tc>
                <w:tcPr>
                  <w:tcW w:w="93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57CC7269" w14:textId="77777777" w:rsidR="000B35A0" w:rsidRPr="002D1EA4" w:rsidRDefault="000B35A0" w:rsidP="002D1EA4">
                  <w:pPr>
                    <w:pStyle w:val="Paragraph"/>
                    <w:spacing w:after="60"/>
                    <w:rPr>
                      <w:del w:id="1149" w:author="Powell, Deana" w:date="2023-10-19T15:28:00Z"/>
                      <w:b/>
                      <w:bCs/>
                      <w:sz w:val="18"/>
                      <w:szCs w:val="18"/>
                    </w:rPr>
                  </w:pPr>
                  <w:del w:id="1150" w:author="Powell, Deana" w:date="2023-10-19T15:28:00Z">
                    <w:r w:rsidRPr="002D1EA4">
                      <w:rPr>
                        <w:b/>
                        <w:bCs/>
                        <w:sz w:val="18"/>
                        <w:szCs w:val="18"/>
                      </w:rPr>
                      <w:delText>Drug</w:delText>
                    </w:r>
                  </w:del>
                </w:p>
              </w:tc>
              <w:tc>
                <w:tcPr>
                  <w:tcW w:w="61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594E0D2B" w14:textId="77777777" w:rsidR="000B35A0" w:rsidRPr="002D1EA4" w:rsidRDefault="009A4A40" w:rsidP="002D1EA4">
                  <w:pPr>
                    <w:pStyle w:val="Paragraph"/>
                    <w:spacing w:after="60"/>
                    <w:rPr>
                      <w:del w:id="1151" w:author="Powell, Deana" w:date="2023-10-19T15:28:00Z"/>
                      <w:b/>
                      <w:bCs/>
                      <w:sz w:val="18"/>
                      <w:szCs w:val="18"/>
                    </w:rPr>
                  </w:pPr>
                  <w:del w:id="1152" w:author="Powell, Deana" w:date="2023-10-19T15:28:00Z">
                    <w:r w:rsidRPr="002D1EA4">
                      <w:rPr>
                        <w:b/>
                        <w:bCs/>
                        <w:sz w:val="18"/>
                        <w:szCs w:val="18"/>
                      </w:rPr>
                      <w:delText>Dose Strength</w:delText>
                    </w:r>
                  </w:del>
                </w:p>
              </w:tc>
              <w:tc>
                <w:tcPr>
                  <w:tcW w:w="71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225C2176" w14:textId="77777777" w:rsidR="000B35A0" w:rsidRPr="002D1EA4" w:rsidRDefault="000B35A0" w:rsidP="002D1EA4">
                  <w:pPr>
                    <w:pStyle w:val="Paragraph"/>
                    <w:spacing w:after="60"/>
                    <w:rPr>
                      <w:del w:id="1153" w:author="Powell, Deana" w:date="2023-10-19T15:28:00Z"/>
                      <w:b/>
                      <w:bCs/>
                      <w:sz w:val="18"/>
                      <w:szCs w:val="18"/>
                    </w:rPr>
                  </w:pPr>
                  <w:del w:id="1154" w:author="Powell, Deana" w:date="2023-10-19T15:28:00Z">
                    <w:r w:rsidRPr="002D1EA4">
                      <w:rPr>
                        <w:b/>
                        <w:bCs/>
                        <w:sz w:val="18"/>
                        <w:szCs w:val="18"/>
                      </w:rPr>
                      <w:delText>Dose Frequency</w:delText>
                    </w:r>
                  </w:del>
                </w:p>
              </w:tc>
              <w:tc>
                <w:tcPr>
                  <w:tcW w:w="60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437C627D" w14:textId="77777777" w:rsidR="000B35A0" w:rsidRPr="002D1EA4" w:rsidRDefault="000B35A0" w:rsidP="002D1EA4">
                  <w:pPr>
                    <w:pStyle w:val="Paragraph"/>
                    <w:spacing w:after="60"/>
                    <w:rPr>
                      <w:del w:id="1155" w:author="Powell, Deana" w:date="2023-10-19T15:28:00Z"/>
                      <w:b/>
                      <w:bCs/>
                      <w:sz w:val="18"/>
                      <w:szCs w:val="18"/>
                    </w:rPr>
                  </w:pPr>
                  <w:del w:id="1156" w:author="Powell, Deana" w:date="2023-10-19T15:28:00Z">
                    <w:r w:rsidRPr="002D1EA4">
                      <w:rPr>
                        <w:b/>
                        <w:bCs/>
                        <w:sz w:val="18"/>
                        <w:szCs w:val="18"/>
                      </w:rPr>
                      <w:delText>Route of Admin</w:delText>
                    </w:r>
                    <w:r w:rsidR="001E1661" w:rsidRPr="002D1EA4">
                      <w:rPr>
                        <w:b/>
                        <w:bCs/>
                        <w:sz w:val="18"/>
                        <w:szCs w:val="18"/>
                      </w:rPr>
                      <w:delText>is</w:delText>
                    </w:r>
                    <w:r w:rsidR="003D7C32">
                      <w:rPr>
                        <w:b/>
                        <w:bCs/>
                        <w:sz w:val="18"/>
                        <w:szCs w:val="18"/>
                      </w:rPr>
                      <w:delText>-</w:delText>
                    </w:r>
                    <w:r w:rsidR="001E1661" w:rsidRPr="002D1EA4">
                      <w:rPr>
                        <w:b/>
                        <w:bCs/>
                        <w:sz w:val="18"/>
                        <w:szCs w:val="18"/>
                      </w:rPr>
                      <w:delText>tration</w:delText>
                    </w:r>
                  </w:del>
                </w:p>
              </w:tc>
              <w:tc>
                <w:tcPr>
                  <w:tcW w:w="91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15DB3F36" w14:textId="77777777" w:rsidR="000B35A0" w:rsidRPr="002D1EA4" w:rsidRDefault="000B35A0" w:rsidP="002D1EA4">
                  <w:pPr>
                    <w:pStyle w:val="Paragraph"/>
                    <w:spacing w:after="60"/>
                    <w:rPr>
                      <w:del w:id="1157" w:author="Powell, Deana" w:date="2023-10-19T15:28:00Z"/>
                      <w:b/>
                      <w:bCs/>
                      <w:sz w:val="18"/>
                      <w:szCs w:val="18"/>
                    </w:rPr>
                  </w:pPr>
                  <w:del w:id="1158" w:author="Powell, Deana" w:date="2023-10-19T15:28:00Z">
                    <w:r w:rsidRPr="002D1EA4">
                      <w:rPr>
                        <w:b/>
                        <w:bCs/>
                        <w:sz w:val="18"/>
                        <w:szCs w:val="18"/>
                      </w:rPr>
                      <w:delText xml:space="preserve">Regimen/ Treatment Period </w:delText>
                    </w:r>
                  </w:del>
                </w:p>
              </w:tc>
              <w:tc>
                <w:tcPr>
                  <w:tcW w:w="81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1714C061" w14:textId="77777777" w:rsidR="000B35A0" w:rsidRPr="002D1EA4" w:rsidRDefault="000B35A0" w:rsidP="002D1EA4">
                  <w:pPr>
                    <w:pStyle w:val="Paragraph"/>
                    <w:spacing w:after="60"/>
                    <w:rPr>
                      <w:del w:id="1159" w:author="Powell, Deana" w:date="2023-10-19T15:28:00Z"/>
                      <w:b/>
                      <w:bCs/>
                      <w:strike/>
                      <w:sz w:val="18"/>
                      <w:szCs w:val="18"/>
                    </w:rPr>
                  </w:pPr>
                  <w:del w:id="1160" w:author="Powell, Deana" w:date="2023-10-19T15:28:00Z">
                    <w:r w:rsidRPr="002D1EA4">
                      <w:rPr>
                        <w:b/>
                        <w:bCs/>
                        <w:sz w:val="18"/>
                        <w:szCs w:val="18"/>
                      </w:rPr>
                      <w:delText>Use</w:delText>
                    </w:r>
                  </w:del>
                </w:p>
              </w:tc>
            </w:tr>
            <w:tr w:rsidR="009A4A40" w:rsidRPr="000B35A0" w14:paraId="4D1C7A65" w14:textId="77777777" w:rsidTr="003D7C32">
              <w:trPr>
                <w:trHeight w:val="718"/>
                <w:del w:id="1161" w:author="Powell, Deana" w:date="2023-10-19T15:28:00Z"/>
              </w:trPr>
              <w:tc>
                <w:tcPr>
                  <w:tcW w:w="407" w:type="pct"/>
                  <w:vMerge w:val="restart"/>
                  <w:tcBorders>
                    <w:top w:val="nil"/>
                    <w:left w:val="single" w:sz="8" w:space="0" w:color="auto"/>
                    <w:bottom w:val="single" w:sz="8" w:space="0" w:color="auto"/>
                    <w:right w:val="single" w:sz="8" w:space="0" w:color="auto"/>
                  </w:tcBorders>
                  <w:vAlign w:val="center"/>
                </w:tcPr>
                <w:p w14:paraId="309DE30A" w14:textId="77777777" w:rsidR="000B35A0" w:rsidRPr="002D1EA4" w:rsidRDefault="00443EE7" w:rsidP="002D1EA4">
                  <w:pPr>
                    <w:pStyle w:val="Paragraph"/>
                    <w:spacing w:after="60"/>
                    <w:rPr>
                      <w:del w:id="1162" w:author="Powell, Deana" w:date="2023-10-19T15:28:00Z"/>
                      <w:sz w:val="18"/>
                      <w:szCs w:val="18"/>
                    </w:rPr>
                  </w:pPr>
                  <w:del w:id="1163" w:author="Powell, Deana" w:date="2023-10-19T15:28:00Z">
                    <w:r w:rsidRPr="002D1EA4">
                      <w:rPr>
                        <w:sz w:val="18"/>
                        <w:szCs w:val="18"/>
                      </w:rPr>
                      <w:delText>Arm 1</w:delText>
                    </w:r>
                  </w:del>
                </w:p>
              </w:tc>
              <w:tc>
                <w:tcPr>
                  <w:tcW w:w="934" w:type="pct"/>
                  <w:tcBorders>
                    <w:top w:val="nil"/>
                    <w:left w:val="nil"/>
                    <w:bottom w:val="single" w:sz="8" w:space="0" w:color="auto"/>
                    <w:right w:val="single" w:sz="8" w:space="0" w:color="auto"/>
                  </w:tcBorders>
                  <w:tcMar>
                    <w:top w:w="0" w:type="dxa"/>
                    <w:left w:w="108" w:type="dxa"/>
                    <w:bottom w:w="0" w:type="dxa"/>
                    <w:right w:w="108" w:type="dxa"/>
                  </w:tcMar>
                  <w:vAlign w:val="center"/>
                </w:tcPr>
                <w:p w14:paraId="341BD38C" w14:textId="77777777" w:rsidR="000B35A0" w:rsidRPr="002D1EA4" w:rsidRDefault="00443EE7" w:rsidP="002D1EA4">
                  <w:pPr>
                    <w:pStyle w:val="Paragraph"/>
                    <w:spacing w:before="120" w:after="60"/>
                    <w:rPr>
                      <w:del w:id="1164" w:author="Powell, Deana" w:date="2023-10-19T15:28:00Z"/>
                      <w:sz w:val="18"/>
                      <w:szCs w:val="18"/>
                    </w:rPr>
                  </w:pPr>
                  <w:del w:id="1165" w:author="Powell, Deana" w:date="2023-10-19T15:28:00Z">
                    <w:r w:rsidRPr="002D1EA4">
                      <w:rPr>
                        <w:sz w:val="18"/>
                        <w:szCs w:val="18"/>
                      </w:rPr>
                      <w:delText>Lenvatinib</w:delText>
                    </w:r>
                  </w:del>
                </w:p>
              </w:tc>
              <w:tc>
                <w:tcPr>
                  <w:tcW w:w="610" w:type="pct"/>
                  <w:tcBorders>
                    <w:top w:val="nil"/>
                    <w:left w:val="nil"/>
                    <w:bottom w:val="single" w:sz="8" w:space="0" w:color="auto"/>
                    <w:right w:val="single" w:sz="8" w:space="0" w:color="auto"/>
                  </w:tcBorders>
                  <w:tcMar>
                    <w:top w:w="0" w:type="dxa"/>
                    <w:left w:w="108" w:type="dxa"/>
                    <w:bottom w:w="0" w:type="dxa"/>
                    <w:right w:w="108" w:type="dxa"/>
                  </w:tcMar>
                  <w:vAlign w:val="center"/>
                </w:tcPr>
                <w:p w14:paraId="2A8F5E54" w14:textId="77777777" w:rsidR="000B35A0" w:rsidRPr="002D1EA4" w:rsidRDefault="004A7B4C" w:rsidP="002D1EA4">
                  <w:pPr>
                    <w:pStyle w:val="Paragraph"/>
                    <w:spacing w:before="120" w:after="60"/>
                    <w:rPr>
                      <w:del w:id="1166" w:author="Powell, Deana" w:date="2023-10-19T15:28:00Z"/>
                      <w:sz w:val="18"/>
                      <w:szCs w:val="18"/>
                    </w:rPr>
                  </w:pPr>
                  <w:del w:id="1167" w:author="Powell, Deana" w:date="2023-10-19T15:28:00Z">
                    <w:r w:rsidRPr="002D1EA4">
                      <w:rPr>
                        <w:sz w:val="18"/>
                        <w:szCs w:val="18"/>
                      </w:rPr>
                      <w:delText>2</w:delText>
                    </w:r>
                    <w:r w:rsidR="00443EE7" w:rsidRPr="002D1EA4">
                      <w:rPr>
                        <w:sz w:val="18"/>
                        <w:szCs w:val="18"/>
                      </w:rPr>
                      <w:delText>0 mg</w:delText>
                    </w:r>
                  </w:del>
                </w:p>
              </w:tc>
              <w:tc>
                <w:tcPr>
                  <w:tcW w:w="713" w:type="pct"/>
                  <w:tcBorders>
                    <w:top w:val="nil"/>
                    <w:left w:val="nil"/>
                    <w:bottom w:val="single" w:sz="8" w:space="0" w:color="auto"/>
                    <w:right w:val="single" w:sz="8" w:space="0" w:color="auto"/>
                  </w:tcBorders>
                  <w:tcMar>
                    <w:top w:w="0" w:type="dxa"/>
                    <w:left w:w="108" w:type="dxa"/>
                    <w:bottom w:w="0" w:type="dxa"/>
                    <w:right w:w="108" w:type="dxa"/>
                  </w:tcMar>
                  <w:vAlign w:val="center"/>
                </w:tcPr>
                <w:p w14:paraId="59228665" w14:textId="77777777" w:rsidR="000B35A0" w:rsidRPr="002D1EA4" w:rsidRDefault="009A4A40" w:rsidP="002D1EA4">
                  <w:pPr>
                    <w:pStyle w:val="Paragraph"/>
                    <w:spacing w:before="120" w:after="60"/>
                    <w:rPr>
                      <w:del w:id="1168" w:author="Powell, Deana" w:date="2023-10-19T15:28:00Z"/>
                      <w:sz w:val="18"/>
                      <w:szCs w:val="18"/>
                    </w:rPr>
                  </w:pPr>
                  <w:del w:id="1169" w:author="Powell, Deana" w:date="2023-10-19T15:28:00Z">
                    <w:r w:rsidRPr="002D1EA4">
                      <w:rPr>
                        <w:sz w:val="18"/>
                        <w:szCs w:val="18"/>
                      </w:rPr>
                      <w:delText>QD</w:delText>
                    </w:r>
                  </w:del>
                </w:p>
              </w:tc>
              <w:tc>
                <w:tcPr>
                  <w:tcW w:w="603" w:type="pct"/>
                  <w:tcBorders>
                    <w:top w:val="nil"/>
                    <w:left w:val="nil"/>
                    <w:bottom w:val="single" w:sz="8" w:space="0" w:color="auto"/>
                    <w:right w:val="single" w:sz="8" w:space="0" w:color="auto"/>
                  </w:tcBorders>
                  <w:tcMar>
                    <w:top w:w="0" w:type="dxa"/>
                    <w:left w:w="108" w:type="dxa"/>
                    <w:bottom w:w="0" w:type="dxa"/>
                    <w:right w:w="108" w:type="dxa"/>
                  </w:tcMar>
                  <w:vAlign w:val="center"/>
                </w:tcPr>
                <w:p w14:paraId="1C8AAE48" w14:textId="77777777" w:rsidR="000B35A0" w:rsidRPr="002D1EA4" w:rsidRDefault="009A4A40" w:rsidP="002D1EA4">
                  <w:pPr>
                    <w:pStyle w:val="Paragraph"/>
                    <w:spacing w:before="120" w:after="60"/>
                    <w:rPr>
                      <w:del w:id="1170" w:author="Powell, Deana" w:date="2023-10-19T15:28:00Z"/>
                      <w:sz w:val="18"/>
                      <w:szCs w:val="18"/>
                    </w:rPr>
                  </w:pPr>
                  <w:del w:id="1171" w:author="Powell, Deana" w:date="2023-10-19T15:28:00Z">
                    <w:r w:rsidRPr="002D1EA4">
                      <w:rPr>
                        <w:sz w:val="18"/>
                        <w:szCs w:val="18"/>
                      </w:rPr>
                      <w:delText>PO</w:delText>
                    </w:r>
                  </w:del>
                </w:p>
              </w:tc>
              <w:tc>
                <w:tcPr>
                  <w:tcW w:w="913" w:type="pct"/>
                  <w:tcBorders>
                    <w:top w:val="nil"/>
                    <w:left w:val="nil"/>
                    <w:bottom w:val="single" w:sz="8" w:space="0" w:color="auto"/>
                    <w:right w:val="single" w:sz="8" w:space="0" w:color="auto"/>
                  </w:tcBorders>
                  <w:tcMar>
                    <w:top w:w="0" w:type="dxa"/>
                    <w:left w:w="108" w:type="dxa"/>
                    <w:bottom w:w="0" w:type="dxa"/>
                    <w:right w:w="108" w:type="dxa"/>
                  </w:tcMar>
                  <w:vAlign w:val="center"/>
                </w:tcPr>
                <w:p w14:paraId="0F4CAE9D" w14:textId="77777777" w:rsidR="000B35A0" w:rsidRPr="002D1EA4" w:rsidRDefault="000507F0" w:rsidP="002D1EA4">
                  <w:pPr>
                    <w:pStyle w:val="Paragraph"/>
                    <w:spacing w:before="120" w:after="60"/>
                    <w:rPr>
                      <w:del w:id="1172" w:author="Powell, Deana" w:date="2023-10-19T15:28:00Z"/>
                      <w:sz w:val="18"/>
                      <w:szCs w:val="18"/>
                    </w:rPr>
                  </w:pPr>
                  <w:del w:id="1173" w:author="Powell, Deana" w:date="2023-10-19T15:28:00Z">
                    <w:r w:rsidRPr="002D1EA4">
                      <w:rPr>
                        <w:sz w:val="18"/>
                        <w:szCs w:val="18"/>
                      </w:rPr>
                      <w:delText>U</w:delText>
                    </w:r>
                    <w:r w:rsidR="00D33AF5" w:rsidRPr="002D1EA4">
                      <w:rPr>
                        <w:sz w:val="18"/>
                        <w:szCs w:val="18"/>
                      </w:rPr>
                      <w:delText xml:space="preserve">ntil </w:delText>
                    </w:r>
                    <w:r w:rsidR="009A4A40" w:rsidRPr="002D1EA4">
                      <w:rPr>
                        <w:sz w:val="18"/>
                        <w:szCs w:val="18"/>
                      </w:rPr>
                      <w:delText>meeting</w:delText>
                    </w:r>
                    <w:r w:rsidR="00D33AF5" w:rsidRPr="002D1EA4">
                      <w:rPr>
                        <w:sz w:val="18"/>
                        <w:szCs w:val="18"/>
                      </w:rPr>
                      <w:delText xml:space="preserve"> a discontinuation criterion</w:delText>
                    </w:r>
                  </w:del>
                </w:p>
              </w:tc>
              <w:tc>
                <w:tcPr>
                  <w:tcW w:w="817" w:type="pct"/>
                  <w:tcBorders>
                    <w:top w:val="nil"/>
                    <w:left w:val="nil"/>
                    <w:bottom w:val="single" w:sz="8" w:space="0" w:color="auto"/>
                    <w:right w:val="single" w:sz="8" w:space="0" w:color="auto"/>
                  </w:tcBorders>
                  <w:tcMar>
                    <w:top w:w="0" w:type="dxa"/>
                    <w:left w:w="108" w:type="dxa"/>
                    <w:bottom w:w="0" w:type="dxa"/>
                    <w:right w:w="108" w:type="dxa"/>
                  </w:tcMar>
                  <w:vAlign w:val="center"/>
                </w:tcPr>
                <w:p w14:paraId="0BD38831" w14:textId="77777777" w:rsidR="000B35A0" w:rsidRPr="002D1EA4" w:rsidRDefault="00274FF0" w:rsidP="002D1EA4">
                  <w:pPr>
                    <w:pStyle w:val="Paragraph"/>
                    <w:spacing w:before="120" w:after="60"/>
                    <w:rPr>
                      <w:del w:id="1174" w:author="Powell, Deana" w:date="2023-10-19T15:28:00Z"/>
                      <w:sz w:val="18"/>
                      <w:szCs w:val="18"/>
                    </w:rPr>
                  </w:pPr>
                  <w:del w:id="1175" w:author="Powell, Deana" w:date="2023-10-19T15:28:00Z">
                    <w:r w:rsidRPr="002D1EA4">
                      <w:rPr>
                        <w:sz w:val="18"/>
                        <w:szCs w:val="18"/>
                      </w:rPr>
                      <w:delText>Experimental</w:delText>
                    </w:r>
                  </w:del>
                </w:p>
              </w:tc>
            </w:tr>
            <w:tr w:rsidR="009A4A40" w:rsidRPr="000B35A0" w14:paraId="255B72F2" w14:textId="77777777" w:rsidTr="003D7C32">
              <w:trPr>
                <w:del w:id="1176" w:author="Powell, Deana" w:date="2023-10-19T15:28:00Z"/>
              </w:trPr>
              <w:tc>
                <w:tcPr>
                  <w:tcW w:w="407" w:type="pct"/>
                  <w:vMerge/>
                  <w:tcBorders>
                    <w:top w:val="nil"/>
                    <w:left w:val="single" w:sz="8" w:space="0" w:color="auto"/>
                    <w:bottom w:val="single" w:sz="8" w:space="0" w:color="auto"/>
                    <w:right w:val="single" w:sz="8" w:space="0" w:color="auto"/>
                  </w:tcBorders>
                  <w:vAlign w:val="center"/>
                </w:tcPr>
                <w:p w14:paraId="5890502D" w14:textId="77777777" w:rsidR="000B35A0" w:rsidRPr="002D1EA4" w:rsidRDefault="000B35A0" w:rsidP="002D1EA4">
                  <w:pPr>
                    <w:pStyle w:val="Paragraph"/>
                    <w:spacing w:after="60"/>
                    <w:rPr>
                      <w:del w:id="1177" w:author="Powell, Deana" w:date="2023-10-19T15:28:00Z"/>
                      <w:sz w:val="18"/>
                      <w:szCs w:val="18"/>
                    </w:rPr>
                  </w:pPr>
                </w:p>
              </w:tc>
              <w:tc>
                <w:tcPr>
                  <w:tcW w:w="934" w:type="pct"/>
                  <w:tcBorders>
                    <w:top w:val="nil"/>
                    <w:left w:val="nil"/>
                    <w:bottom w:val="single" w:sz="8" w:space="0" w:color="auto"/>
                    <w:right w:val="single" w:sz="8" w:space="0" w:color="auto"/>
                  </w:tcBorders>
                  <w:tcMar>
                    <w:top w:w="0" w:type="dxa"/>
                    <w:left w:w="108" w:type="dxa"/>
                    <w:bottom w:w="0" w:type="dxa"/>
                    <w:right w:w="108" w:type="dxa"/>
                  </w:tcMar>
                  <w:vAlign w:val="center"/>
                </w:tcPr>
                <w:p w14:paraId="3360C63C" w14:textId="77777777" w:rsidR="000B35A0" w:rsidRPr="002D1EA4" w:rsidRDefault="00443EE7" w:rsidP="002D1EA4">
                  <w:pPr>
                    <w:pStyle w:val="Paragraph"/>
                    <w:spacing w:before="120" w:after="60"/>
                    <w:rPr>
                      <w:del w:id="1178" w:author="Powell, Deana" w:date="2023-10-19T15:28:00Z"/>
                      <w:sz w:val="18"/>
                      <w:szCs w:val="18"/>
                    </w:rPr>
                  </w:pPr>
                  <w:del w:id="1179" w:author="Powell, Deana" w:date="2023-10-19T15:28:00Z">
                    <w:r w:rsidRPr="002D1EA4">
                      <w:rPr>
                        <w:sz w:val="18"/>
                        <w:szCs w:val="18"/>
                      </w:rPr>
                      <w:delText>Pembrolizumab</w:delText>
                    </w:r>
                  </w:del>
                </w:p>
              </w:tc>
              <w:tc>
                <w:tcPr>
                  <w:tcW w:w="610" w:type="pct"/>
                  <w:tcBorders>
                    <w:top w:val="nil"/>
                    <w:left w:val="nil"/>
                    <w:bottom w:val="single" w:sz="8" w:space="0" w:color="auto"/>
                    <w:right w:val="single" w:sz="8" w:space="0" w:color="auto"/>
                  </w:tcBorders>
                  <w:tcMar>
                    <w:top w:w="0" w:type="dxa"/>
                    <w:left w:w="108" w:type="dxa"/>
                    <w:bottom w:w="0" w:type="dxa"/>
                    <w:right w:w="108" w:type="dxa"/>
                  </w:tcMar>
                  <w:vAlign w:val="center"/>
                </w:tcPr>
                <w:p w14:paraId="22A1B740" w14:textId="77777777" w:rsidR="000B35A0" w:rsidRPr="002D1EA4" w:rsidRDefault="004931E7" w:rsidP="002D1EA4">
                  <w:pPr>
                    <w:pStyle w:val="Paragraph"/>
                    <w:spacing w:before="120" w:after="60"/>
                    <w:rPr>
                      <w:del w:id="1180" w:author="Powell, Deana" w:date="2023-10-19T15:28:00Z"/>
                      <w:sz w:val="18"/>
                      <w:szCs w:val="18"/>
                    </w:rPr>
                  </w:pPr>
                  <w:del w:id="1181" w:author="Powell, Deana" w:date="2023-10-19T15:28:00Z">
                    <w:r w:rsidRPr="002D1EA4">
                      <w:rPr>
                        <w:sz w:val="18"/>
                        <w:szCs w:val="18"/>
                      </w:rPr>
                      <w:delText>200 mg</w:delText>
                    </w:r>
                  </w:del>
                </w:p>
              </w:tc>
              <w:tc>
                <w:tcPr>
                  <w:tcW w:w="713" w:type="pct"/>
                  <w:tcBorders>
                    <w:top w:val="nil"/>
                    <w:left w:val="nil"/>
                    <w:bottom w:val="single" w:sz="8" w:space="0" w:color="auto"/>
                    <w:right w:val="single" w:sz="8" w:space="0" w:color="auto"/>
                  </w:tcBorders>
                  <w:tcMar>
                    <w:top w:w="0" w:type="dxa"/>
                    <w:left w:w="108" w:type="dxa"/>
                    <w:bottom w:w="0" w:type="dxa"/>
                    <w:right w:w="108" w:type="dxa"/>
                  </w:tcMar>
                  <w:vAlign w:val="center"/>
                </w:tcPr>
                <w:p w14:paraId="30FFE8B8" w14:textId="77777777" w:rsidR="000B35A0" w:rsidRPr="002D1EA4" w:rsidRDefault="00914E43" w:rsidP="002D1EA4">
                  <w:pPr>
                    <w:pStyle w:val="Paragraph"/>
                    <w:spacing w:before="120" w:after="60"/>
                    <w:rPr>
                      <w:del w:id="1182" w:author="Powell, Deana" w:date="2023-10-19T15:28:00Z"/>
                      <w:sz w:val="18"/>
                      <w:szCs w:val="18"/>
                    </w:rPr>
                  </w:pPr>
                  <w:del w:id="1183" w:author="Powell, Deana" w:date="2023-10-19T15:28:00Z">
                    <w:r w:rsidRPr="002D1EA4">
                      <w:rPr>
                        <w:sz w:val="18"/>
                        <w:szCs w:val="18"/>
                      </w:rPr>
                      <w:delText>Q3W</w:delText>
                    </w:r>
                  </w:del>
                </w:p>
              </w:tc>
              <w:tc>
                <w:tcPr>
                  <w:tcW w:w="603" w:type="pct"/>
                  <w:tcBorders>
                    <w:top w:val="nil"/>
                    <w:left w:val="nil"/>
                    <w:bottom w:val="single" w:sz="8" w:space="0" w:color="auto"/>
                    <w:right w:val="single" w:sz="8" w:space="0" w:color="auto"/>
                  </w:tcBorders>
                  <w:tcMar>
                    <w:top w:w="0" w:type="dxa"/>
                    <w:left w:w="108" w:type="dxa"/>
                    <w:bottom w:w="0" w:type="dxa"/>
                    <w:right w:w="108" w:type="dxa"/>
                  </w:tcMar>
                  <w:vAlign w:val="center"/>
                </w:tcPr>
                <w:p w14:paraId="648FA5D8" w14:textId="77777777" w:rsidR="000B35A0" w:rsidRPr="002D1EA4" w:rsidRDefault="00274FF0" w:rsidP="002D1EA4">
                  <w:pPr>
                    <w:pStyle w:val="Paragraph"/>
                    <w:spacing w:before="120" w:after="60"/>
                    <w:rPr>
                      <w:del w:id="1184" w:author="Powell, Deana" w:date="2023-10-19T15:28:00Z"/>
                      <w:sz w:val="18"/>
                      <w:szCs w:val="18"/>
                    </w:rPr>
                  </w:pPr>
                  <w:del w:id="1185" w:author="Powell, Deana" w:date="2023-10-19T15:28:00Z">
                    <w:r w:rsidRPr="002D1EA4">
                      <w:rPr>
                        <w:sz w:val="18"/>
                        <w:szCs w:val="18"/>
                      </w:rPr>
                      <w:delText>IV infusion</w:delText>
                    </w:r>
                  </w:del>
                </w:p>
              </w:tc>
              <w:tc>
                <w:tcPr>
                  <w:tcW w:w="913" w:type="pct"/>
                  <w:tcBorders>
                    <w:top w:val="nil"/>
                    <w:left w:val="nil"/>
                    <w:bottom w:val="single" w:sz="8" w:space="0" w:color="auto"/>
                    <w:right w:val="single" w:sz="8" w:space="0" w:color="auto"/>
                  </w:tcBorders>
                  <w:tcMar>
                    <w:top w:w="0" w:type="dxa"/>
                    <w:left w:w="108" w:type="dxa"/>
                    <w:bottom w:w="0" w:type="dxa"/>
                    <w:right w:w="108" w:type="dxa"/>
                  </w:tcMar>
                  <w:vAlign w:val="center"/>
                </w:tcPr>
                <w:p w14:paraId="75DA48DA" w14:textId="77777777" w:rsidR="000B35A0" w:rsidRPr="002D1EA4" w:rsidRDefault="00274FF0" w:rsidP="002D1EA4">
                  <w:pPr>
                    <w:pStyle w:val="Paragraph"/>
                    <w:spacing w:before="120" w:after="60"/>
                    <w:rPr>
                      <w:del w:id="1186" w:author="Powell, Deana" w:date="2023-10-19T15:28:00Z"/>
                      <w:sz w:val="18"/>
                      <w:szCs w:val="18"/>
                    </w:rPr>
                  </w:pPr>
                  <w:del w:id="1187" w:author="Powell, Deana" w:date="2023-10-19T15:28:00Z">
                    <w:r w:rsidRPr="002D1EA4">
                      <w:rPr>
                        <w:sz w:val="18"/>
                        <w:szCs w:val="18"/>
                      </w:rPr>
                      <w:delText>~</w:delText>
                    </w:r>
                    <w:r w:rsidR="0077605E" w:rsidRPr="002D1EA4">
                      <w:rPr>
                        <w:sz w:val="18"/>
                        <w:szCs w:val="18"/>
                      </w:rPr>
                      <w:delText xml:space="preserve"> </w:delText>
                    </w:r>
                    <w:r w:rsidRPr="002D1EA4">
                      <w:rPr>
                        <w:sz w:val="18"/>
                        <w:szCs w:val="18"/>
                      </w:rPr>
                      <w:delText>2 years</w:delText>
                    </w:r>
                  </w:del>
                </w:p>
              </w:tc>
              <w:tc>
                <w:tcPr>
                  <w:tcW w:w="817" w:type="pct"/>
                  <w:tcBorders>
                    <w:top w:val="nil"/>
                    <w:left w:val="nil"/>
                    <w:bottom w:val="single" w:sz="8" w:space="0" w:color="auto"/>
                    <w:right w:val="single" w:sz="8" w:space="0" w:color="auto"/>
                  </w:tcBorders>
                  <w:tcMar>
                    <w:top w:w="0" w:type="dxa"/>
                    <w:left w:w="108" w:type="dxa"/>
                    <w:bottom w:w="0" w:type="dxa"/>
                    <w:right w:w="108" w:type="dxa"/>
                  </w:tcMar>
                  <w:vAlign w:val="center"/>
                </w:tcPr>
                <w:p w14:paraId="5229B6ED" w14:textId="77777777" w:rsidR="000B35A0" w:rsidRPr="002D1EA4" w:rsidRDefault="00274FF0" w:rsidP="002D1EA4">
                  <w:pPr>
                    <w:pStyle w:val="Paragraph"/>
                    <w:spacing w:before="120" w:after="60"/>
                    <w:rPr>
                      <w:del w:id="1188" w:author="Powell, Deana" w:date="2023-10-19T15:28:00Z"/>
                      <w:sz w:val="18"/>
                      <w:szCs w:val="18"/>
                    </w:rPr>
                  </w:pPr>
                  <w:del w:id="1189" w:author="Powell, Deana" w:date="2023-10-19T15:28:00Z">
                    <w:r w:rsidRPr="002D1EA4">
                      <w:rPr>
                        <w:sz w:val="18"/>
                        <w:szCs w:val="18"/>
                      </w:rPr>
                      <w:delText>Experimental</w:delText>
                    </w:r>
                  </w:del>
                </w:p>
              </w:tc>
            </w:tr>
            <w:tr w:rsidR="00C45D42" w:rsidRPr="000B35A0" w14:paraId="580A7E9F" w14:textId="77777777" w:rsidTr="003D7C32">
              <w:trPr>
                <w:trHeight w:val="754"/>
                <w:del w:id="1190" w:author="Powell, Deana" w:date="2023-10-19T15:28:00Z"/>
              </w:trPr>
              <w:tc>
                <w:tcPr>
                  <w:tcW w:w="407" w:type="pct"/>
                  <w:vMerge w:val="restart"/>
                  <w:tcBorders>
                    <w:top w:val="nil"/>
                    <w:left w:val="single" w:sz="8" w:space="0" w:color="auto"/>
                    <w:right w:val="single" w:sz="8" w:space="0" w:color="auto"/>
                  </w:tcBorders>
                  <w:vAlign w:val="center"/>
                </w:tcPr>
                <w:p w14:paraId="40558761" w14:textId="77777777" w:rsidR="00C45D42" w:rsidRPr="002D1EA4" w:rsidRDefault="00C45D42" w:rsidP="002D1EA4">
                  <w:pPr>
                    <w:pStyle w:val="Paragraph"/>
                    <w:spacing w:after="60"/>
                    <w:rPr>
                      <w:del w:id="1191" w:author="Powell, Deana" w:date="2023-10-19T15:28:00Z"/>
                      <w:sz w:val="18"/>
                      <w:szCs w:val="18"/>
                    </w:rPr>
                  </w:pPr>
                  <w:del w:id="1192" w:author="Powell, Deana" w:date="2023-10-19T15:28:00Z">
                    <w:r w:rsidRPr="002D1EA4">
                      <w:rPr>
                        <w:sz w:val="18"/>
                        <w:szCs w:val="18"/>
                      </w:rPr>
                      <w:delText>Arm 2</w:delText>
                    </w:r>
                  </w:del>
                </w:p>
              </w:tc>
              <w:tc>
                <w:tcPr>
                  <w:tcW w:w="934" w:type="pct"/>
                  <w:tcBorders>
                    <w:top w:val="nil"/>
                    <w:left w:val="nil"/>
                    <w:bottom w:val="single" w:sz="8" w:space="0" w:color="auto"/>
                    <w:right w:val="single" w:sz="8" w:space="0" w:color="auto"/>
                  </w:tcBorders>
                  <w:tcMar>
                    <w:top w:w="0" w:type="dxa"/>
                    <w:left w:w="108" w:type="dxa"/>
                    <w:bottom w:w="0" w:type="dxa"/>
                    <w:right w:w="108" w:type="dxa"/>
                  </w:tcMar>
                  <w:vAlign w:val="center"/>
                </w:tcPr>
                <w:p w14:paraId="2C37696F" w14:textId="77777777" w:rsidR="00C45D42" w:rsidRPr="002D1EA4" w:rsidRDefault="00665FA4" w:rsidP="002D1EA4">
                  <w:pPr>
                    <w:pStyle w:val="Paragraph"/>
                    <w:spacing w:before="120" w:after="60"/>
                    <w:rPr>
                      <w:del w:id="1193" w:author="Powell, Deana" w:date="2023-10-19T15:28:00Z"/>
                      <w:sz w:val="18"/>
                      <w:szCs w:val="18"/>
                    </w:rPr>
                  </w:pPr>
                  <w:del w:id="1194" w:author="Powell, Deana" w:date="2023-10-19T15:28:00Z">
                    <w:r w:rsidRPr="002D1EA4">
                      <w:rPr>
                        <w:sz w:val="18"/>
                        <w:szCs w:val="18"/>
                      </w:rPr>
                      <w:delText>Placebo</w:delText>
                    </w:r>
                  </w:del>
                </w:p>
              </w:tc>
              <w:tc>
                <w:tcPr>
                  <w:tcW w:w="610" w:type="pct"/>
                  <w:tcBorders>
                    <w:top w:val="nil"/>
                    <w:left w:val="nil"/>
                    <w:bottom w:val="single" w:sz="8" w:space="0" w:color="auto"/>
                    <w:right w:val="single" w:sz="8" w:space="0" w:color="auto"/>
                  </w:tcBorders>
                  <w:tcMar>
                    <w:top w:w="0" w:type="dxa"/>
                    <w:left w:w="108" w:type="dxa"/>
                    <w:bottom w:w="0" w:type="dxa"/>
                    <w:right w:w="108" w:type="dxa"/>
                  </w:tcMar>
                  <w:vAlign w:val="center"/>
                </w:tcPr>
                <w:p w14:paraId="64D48EF4" w14:textId="77777777" w:rsidR="00C45D42" w:rsidRPr="002D1EA4" w:rsidRDefault="00C45D42" w:rsidP="002D1EA4">
                  <w:pPr>
                    <w:pStyle w:val="Paragraph"/>
                    <w:spacing w:before="120" w:after="60"/>
                    <w:rPr>
                      <w:del w:id="1195" w:author="Powell, Deana" w:date="2023-10-19T15:28:00Z"/>
                      <w:sz w:val="18"/>
                      <w:szCs w:val="18"/>
                    </w:rPr>
                  </w:pPr>
                  <w:del w:id="1196" w:author="Powell, Deana" w:date="2023-10-19T15:28:00Z">
                    <w:r w:rsidRPr="002D1EA4">
                      <w:rPr>
                        <w:sz w:val="18"/>
                        <w:szCs w:val="18"/>
                      </w:rPr>
                      <w:delText>NA</w:delText>
                    </w:r>
                  </w:del>
                </w:p>
              </w:tc>
              <w:tc>
                <w:tcPr>
                  <w:tcW w:w="713" w:type="pct"/>
                  <w:tcBorders>
                    <w:top w:val="nil"/>
                    <w:left w:val="nil"/>
                    <w:bottom w:val="single" w:sz="8" w:space="0" w:color="auto"/>
                    <w:right w:val="single" w:sz="8" w:space="0" w:color="auto"/>
                  </w:tcBorders>
                  <w:tcMar>
                    <w:top w:w="0" w:type="dxa"/>
                    <w:left w:w="108" w:type="dxa"/>
                    <w:bottom w:w="0" w:type="dxa"/>
                    <w:right w:w="108" w:type="dxa"/>
                  </w:tcMar>
                  <w:vAlign w:val="center"/>
                </w:tcPr>
                <w:p w14:paraId="497D195B" w14:textId="77777777" w:rsidR="00C45D42" w:rsidRPr="002D1EA4" w:rsidRDefault="00C45D42" w:rsidP="002D1EA4">
                  <w:pPr>
                    <w:pStyle w:val="Paragraph"/>
                    <w:spacing w:before="120" w:after="60"/>
                    <w:rPr>
                      <w:del w:id="1197" w:author="Powell, Deana" w:date="2023-10-19T15:28:00Z"/>
                      <w:sz w:val="18"/>
                      <w:szCs w:val="18"/>
                    </w:rPr>
                  </w:pPr>
                  <w:del w:id="1198" w:author="Powell, Deana" w:date="2023-10-19T15:28:00Z">
                    <w:r w:rsidRPr="002D1EA4">
                      <w:rPr>
                        <w:sz w:val="18"/>
                        <w:szCs w:val="18"/>
                      </w:rPr>
                      <w:delText>QD</w:delText>
                    </w:r>
                  </w:del>
                </w:p>
              </w:tc>
              <w:tc>
                <w:tcPr>
                  <w:tcW w:w="603" w:type="pct"/>
                  <w:tcBorders>
                    <w:top w:val="nil"/>
                    <w:left w:val="nil"/>
                    <w:bottom w:val="single" w:sz="8" w:space="0" w:color="auto"/>
                    <w:right w:val="single" w:sz="8" w:space="0" w:color="auto"/>
                  </w:tcBorders>
                  <w:tcMar>
                    <w:top w:w="0" w:type="dxa"/>
                    <w:left w:w="108" w:type="dxa"/>
                    <w:bottom w:w="0" w:type="dxa"/>
                    <w:right w:w="108" w:type="dxa"/>
                  </w:tcMar>
                  <w:vAlign w:val="center"/>
                </w:tcPr>
                <w:p w14:paraId="5F42956B" w14:textId="77777777" w:rsidR="00C45D42" w:rsidRPr="002D1EA4" w:rsidRDefault="00C45D42" w:rsidP="002D1EA4">
                  <w:pPr>
                    <w:pStyle w:val="Paragraph"/>
                    <w:spacing w:before="120" w:after="60"/>
                    <w:rPr>
                      <w:del w:id="1199" w:author="Powell, Deana" w:date="2023-10-19T15:28:00Z"/>
                      <w:sz w:val="18"/>
                      <w:szCs w:val="18"/>
                    </w:rPr>
                  </w:pPr>
                  <w:del w:id="1200" w:author="Powell, Deana" w:date="2023-10-19T15:28:00Z">
                    <w:r w:rsidRPr="002D1EA4">
                      <w:rPr>
                        <w:sz w:val="18"/>
                        <w:szCs w:val="18"/>
                      </w:rPr>
                      <w:delText>PO</w:delText>
                    </w:r>
                  </w:del>
                </w:p>
              </w:tc>
              <w:tc>
                <w:tcPr>
                  <w:tcW w:w="913" w:type="pct"/>
                  <w:tcBorders>
                    <w:top w:val="nil"/>
                    <w:left w:val="nil"/>
                    <w:bottom w:val="single" w:sz="8" w:space="0" w:color="auto"/>
                    <w:right w:val="single" w:sz="8" w:space="0" w:color="auto"/>
                  </w:tcBorders>
                  <w:tcMar>
                    <w:top w:w="0" w:type="dxa"/>
                    <w:left w:w="108" w:type="dxa"/>
                    <w:bottom w:w="0" w:type="dxa"/>
                    <w:right w:w="108" w:type="dxa"/>
                  </w:tcMar>
                  <w:vAlign w:val="center"/>
                </w:tcPr>
                <w:p w14:paraId="186B1027" w14:textId="77777777" w:rsidR="00C45D42" w:rsidRPr="002D1EA4" w:rsidRDefault="00C45D42" w:rsidP="002D1EA4">
                  <w:pPr>
                    <w:pStyle w:val="Paragraph"/>
                    <w:spacing w:before="120" w:after="60"/>
                    <w:rPr>
                      <w:del w:id="1201" w:author="Powell, Deana" w:date="2023-10-19T15:28:00Z"/>
                      <w:sz w:val="18"/>
                      <w:szCs w:val="18"/>
                    </w:rPr>
                  </w:pPr>
                  <w:del w:id="1202" w:author="Powell, Deana" w:date="2023-10-19T15:28:00Z">
                    <w:r w:rsidRPr="002D1EA4">
                      <w:rPr>
                        <w:sz w:val="18"/>
                        <w:szCs w:val="18"/>
                      </w:rPr>
                      <w:delText>Until meeting a discontinuation criterion</w:delText>
                    </w:r>
                  </w:del>
                </w:p>
              </w:tc>
              <w:tc>
                <w:tcPr>
                  <w:tcW w:w="817" w:type="pct"/>
                  <w:tcBorders>
                    <w:top w:val="nil"/>
                    <w:left w:val="nil"/>
                    <w:bottom w:val="single" w:sz="8" w:space="0" w:color="auto"/>
                    <w:right w:val="single" w:sz="8" w:space="0" w:color="auto"/>
                  </w:tcBorders>
                  <w:tcMar>
                    <w:top w:w="0" w:type="dxa"/>
                    <w:left w:w="108" w:type="dxa"/>
                    <w:bottom w:w="0" w:type="dxa"/>
                    <w:right w:w="108" w:type="dxa"/>
                  </w:tcMar>
                  <w:vAlign w:val="center"/>
                </w:tcPr>
                <w:p w14:paraId="5E575952" w14:textId="77777777" w:rsidR="00C45D42" w:rsidRPr="002D1EA4" w:rsidRDefault="00C45D42" w:rsidP="002D1EA4">
                  <w:pPr>
                    <w:pStyle w:val="Paragraph"/>
                    <w:spacing w:before="120" w:after="60"/>
                    <w:rPr>
                      <w:del w:id="1203" w:author="Powell, Deana" w:date="2023-10-19T15:28:00Z"/>
                      <w:sz w:val="18"/>
                      <w:szCs w:val="18"/>
                    </w:rPr>
                  </w:pPr>
                  <w:del w:id="1204" w:author="Powell, Deana" w:date="2023-10-19T15:28:00Z">
                    <w:r w:rsidRPr="002D1EA4">
                      <w:rPr>
                        <w:sz w:val="18"/>
                        <w:szCs w:val="18"/>
                      </w:rPr>
                      <w:delText>Experimental</w:delText>
                    </w:r>
                  </w:del>
                </w:p>
              </w:tc>
            </w:tr>
            <w:tr w:rsidR="00C45D42" w:rsidRPr="000B35A0" w14:paraId="2E694982" w14:textId="77777777" w:rsidTr="003D7C32">
              <w:trPr>
                <w:del w:id="1205" w:author="Powell, Deana" w:date="2023-10-19T15:28:00Z"/>
              </w:trPr>
              <w:tc>
                <w:tcPr>
                  <w:tcW w:w="407" w:type="pct"/>
                  <w:vMerge/>
                  <w:tcBorders>
                    <w:left w:val="single" w:sz="8" w:space="0" w:color="auto"/>
                    <w:bottom w:val="single" w:sz="8" w:space="0" w:color="auto"/>
                    <w:right w:val="single" w:sz="8" w:space="0" w:color="auto"/>
                  </w:tcBorders>
                  <w:vAlign w:val="center"/>
                </w:tcPr>
                <w:p w14:paraId="25A87FD1" w14:textId="77777777" w:rsidR="00C45D42" w:rsidRPr="002D1EA4" w:rsidRDefault="00C45D42" w:rsidP="002D1EA4">
                  <w:pPr>
                    <w:pStyle w:val="Paragraph"/>
                    <w:spacing w:after="60"/>
                    <w:rPr>
                      <w:del w:id="1206" w:author="Powell, Deana" w:date="2023-10-19T15:28:00Z"/>
                      <w:sz w:val="18"/>
                      <w:szCs w:val="18"/>
                    </w:rPr>
                  </w:pPr>
                </w:p>
              </w:tc>
              <w:tc>
                <w:tcPr>
                  <w:tcW w:w="934" w:type="pct"/>
                  <w:tcBorders>
                    <w:top w:val="nil"/>
                    <w:left w:val="nil"/>
                    <w:bottom w:val="single" w:sz="8" w:space="0" w:color="auto"/>
                    <w:right w:val="single" w:sz="8" w:space="0" w:color="auto"/>
                  </w:tcBorders>
                  <w:tcMar>
                    <w:top w:w="0" w:type="dxa"/>
                    <w:left w:w="108" w:type="dxa"/>
                    <w:bottom w:w="0" w:type="dxa"/>
                    <w:right w:w="108" w:type="dxa"/>
                  </w:tcMar>
                  <w:vAlign w:val="center"/>
                </w:tcPr>
                <w:p w14:paraId="4C3C3789" w14:textId="77777777" w:rsidR="00C45D42" w:rsidRPr="002D1EA4" w:rsidRDefault="00C45D42" w:rsidP="002D1EA4">
                  <w:pPr>
                    <w:pStyle w:val="Paragraph"/>
                    <w:spacing w:before="120" w:after="60"/>
                    <w:rPr>
                      <w:del w:id="1207" w:author="Powell, Deana" w:date="2023-10-19T15:28:00Z"/>
                      <w:sz w:val="18"/>
                      <w:szCs w:val="18"/>
                    </w:rPr>
                  </w:pPr>
                  <w:del w:id="1208" w:author="Powell, Deana" w:date="2023-10-19T15:28:00Z">
                    <w:r w:rsidRPr="002D1EA4">
                      <w:rPr>
                        <w:sz w:val="18"/>
                        <w:szCs w:val="18"/>
                      </w:rPr>
                      <w:delText>Pembrolizumab</w:delText>
                    </w:r>
                  </w:del>
                </w:p>
              </w:tc>
              <w:tc>
                <w:tcPr>
                  <w:tcW w:w="610" w:type="pct"/>
                  <w:tcBorders>
                    <w:top w:val="nil"/>
                    <w:left w:val="nil"/>
                    <w:bottom w:val="single" w:sz="8" w:space="0" w:color="auto"/>
                    <w:right w:val="single" w:sz="8" w:space="0" w:color="auto"/>
                  </w:tcBorders>
                  <w:tcMar>
                    <w:top w:w="0" w:type="dxa"/>
                    <w:left w:w="108" w:type="dxa"/>
                    <w:bottom w:w="0" w:type="dxa"/>
                    <w:right w:w="108" w:type="dxa"/>
                  </w:tcMar>
                  <w:vAlign w:val="center"/>
                </w:tcPr>
                <w:p w14:paraId="3D2B6EF7" w14:textId="77777777" w:rsidR="00C45D42" w:rsidRPr="002D1EA4" w:rsidRDefault="00C45D42" w:rsidP="002D1EA4">
                  <w:pPr>
                    <w:pStyle w:val="Paragraph"/>
                    <w:spacing w:before="120" w:after="60"/>
                    <w:rPr>
                      <w:del w:id="1209" w:author="Powell, Deana" w:date="2023-10-19T15:28:00Z"/>
                      <w:sz w:val="18"/>
                      <w:szCs w:val="18"/>
                    </w:rPr>
                  </w:pPr>
                  <w:del w:id="1210" w:author="Powell, Deana" w:date="2023-10-19T15:28:00Z">
                    <w:r w:rsidRPr="002D1EA4">
                      <w:rPr>
                        <w:sz w:val="18"/>
                        <w:szCs w:val="18"/>
                      </w:rPr>
                      <w:delText>200 mg</w:delText>
                    </w:r>
                  </w:del>
                </w:p>
              </w:tc>
              <w:tc>
                <w:tcPr>
                  <w:tcW w:w="713" w:type="pct"/>
                  <w:tcBorders>
                    <w:top w:val="nil"/>
                    <w:left w:val="nil"/>
                    <w:bottom w:val="single" w:sz="8" w:space="0" w:color="auto"/>
                    <w:right w:val="single" w:sz="8" w:space="0" w:color="auto"/>
                  </w:tcBorders>
                  <w:tcMar>
                    <w:top w:w="0" w:type="dxa"/>
                    <w:left w:w="108" w:type="dxa"/>
                    <w:bottom w:w="0" w:type="dxa"/>
                    <w:right w:w="108" w:type="dxa"/>
                  </w:tcMar>
                  <w:vAlign w:val="center"/>
                </w:tcPr>
                <w:p w14:paraId="464CDEA9" w14:textId="77777777" w:rsidR="00C45D42" w:rsidRPr="002D1EA4" w:rsidRDefault="00C45D42" w:rsidP="002D1EA4">
                  <w:pPr>
                    <w:pStyle w:val="Paragraph"/>
                    <w:spacing w:before="120" w:after="60"/>
                    <w:rPr>
                      <w:del w:id="1211" w:author="Powell, Deana" w:date="2023-10-19T15:28:00Z"/>
                      <w:sz w:val="18"/>
                      <w:szCs w:val="18"/>
                    </w:rPr>
                  </w:pPr>
                  <w:del w:id="1212" w:author="Powell, Deana" w:date="2023-10-19T15:28:00Z">
                    <w:r w:rsidRPr="002D1EA4">
                      <w:rPr>
                        <w:sz w:val="18"/>
                        <w:szCs w:val="18"/>
                      </w:rPr>
                      <w:delText>Q3W</w:delText>
                    </w:r>
                  </w:del>
                </w:p>
              </w:tc>
              <w:tc>
                <w:tcPr>
                  <w:tcW w:w="603" w:type="pct"/>
                  <w:tcBorders>
                    <w:top w:val="nil"/>
                    <w:left w:val="nil"/>
                    <w:bottom w:val="single" w:sz="8" w:space="0" w:color="auto"/>
                    <w:right w:val="single" w:sz="8" w:space="0" w:color="auto"/>
                  </w:tcBorders>
                  <w:tcMar>
                    <w:top w:w="0" w:type="dxa"/>
                    <w:left w:w="108" w:type="dxa"/>
                    <w:bottom w:w="0" w:type="dxa"/>
                    <w:right w:w="108" w:type="dxa"/>
                  </w:tcMar>
                  <w:vAlign w:val="center"/>
                </w:tcPr>
                <w:p w14:paraId="0E06C693" w14:textId="77777777" w:rsidR="00C45D42" w:rsidRPr="002D1EA4" w:rsidRDefault="00C45D42" w:rsidP="002D1EA4">
                  <w:pPr>
                    <w:pStyle w:val="Paragraph"/>
                    <w:spacing w:before="120" w:after="60"/>
                    <w:rPr>
                      <w:del w:id="1213" w:author="Powell, Deana" w:date="2023-10-19T15:28:00Z"/>
                      <w:sz w:val="18"/>
                      <w:szCs w:val="18"/>
                    </w:rPr>
                  </w:pPr>
                  <w:del w:id="1214" w:author="Powell, Deana" w:date="2023-10-19T15:28:00Z">
                    <w:r w:rsidRPr="002D1EA4">
                      <w:rPr>
                        <w:sz w:val="18"/>
                        <w:szCs w:val="18"/>
                      </w:rPr>
                      <w:delText>IV infusion</w:delText>
                    </w:r>
                  </w:del>
                </w:p>
              </w:tc>
              <w:tc>
                <w:tcPr>
                  <w:tcW w:w="913" w:type="pct"/>
                  <w:tcBorders>
                    <w:top w:val="nil"/>
                    <w:left w:val="nil"/>
                    <w:bottom w:val="single" w:sz="8" w:space="0" w:color="auto"/>
                    <w:right w:val="single" w:sz="8" w:space="0" w:color="auto"/>
                  </w:tcBorders>
                  <w:tcMar>
                    <w:top w:w="0" w:type="dxa"/>
                    <w:left w:w="108" w:type="dxa"/>
                    <w:bottom w:w="0" w:type="dxa"/>
                    <w:right w:w="108" w:type="dxa"/>
                  </w:tcMar>
                  <w:vAlign w:val="center"/>
                </w:tcPr>
                <w:p w14:paraId="34FCAC53" w14:textId="77777777" w:rsidR="00C45D42" w:rsidRPr="002D1EA4" w:rsidRDefault="00C45D42" w:rsidP="002D1EA4">
                  <w:pPr>
                    <w:pStyle w:val="Paragraph"/>
                    <w:spacing w:before="120" w:after="60"/>
                    <w:rPr>
                      <w:del w:id="1215" w:author="Powell, Deana" w:date="2023-10-19T15:28:00Z"/>
                      <w:sz w:val="18"/>
                      <w:szCs w:val="18"/>
                    </w:rPr>
                  </w:pPr>
                  <w:del w:id="1216" w:author="Powell, Deana" w:date="2023-10-19T15:28:00Z">
                    <w:r w:rsidRPr="002D1EA4">
                      <w:rPr>
                        <w:sz w:val="18"/>
                        <w:szCs w:val="18"/>
                      </w:rPr>
                      <w:delText>~</w:delText>
                    </w:r>
                    <w:r w:rsidR="0077605E" w:rsidRPr="002D1EA4">
                      <w:rPr>
                        <w:sz w:val="18"/>
                        <w:szCs w:val="18"/>
                      </w:rPr>
                      <w:delText xml:space="preserve"> </w:delText>
                    </w:r>
                    <w:r w:rsidRPr="002D1EA4">
                      <w:rPr>
                        <w:sz w:val="18"/>
                        <w:szCs w:val="18"/>
                      </w:rPr>
                      <w:delText>2 years</w:delText>
                    </w:r>
                  </w:del>
                </w:p>
              </w:tc>
              <w:tc>
                <w:tcPr>
                  <w:tcW w:w="817" w:type="pct"/>
                  <w:tcBorders>
                    <w:top w:val="nil"/>
                    <w:left w:val="nil"/>
                    <w:bottom w:val="single" w:sz="8" w:space="0" w:color="auto"/>
                    <w:right w:val="single" w:sz="8" w:space="0" w:color="auto"/>
                  </w:tcBorders>
                  <w:tcMar>
                    <w:top w:w="0" w:type="dxa"/>
                    <w:left w:w="108" w:type="dxa"/>
                    <w:bottom w:w="0" w:type="dxa"/>
                    <w:right w:w="108" w:type="dxa"/>
                  </w:tcMar>
                  <w:vAlign w:val="center"/>
                </w:tcPr>
                <w:p w14:paraId="5C6BCB76" w14:textId="77777777" w:rsidR="00C45D42" w:rsidRPr="002D1EA4" w:rsidRDefault="00C45D42" w:rsidP="002D1EA4">
                  <w:pPr>
                    <w:pStyle w:val="Paragraph"/>
                    <w:spacing w:before="120" w:after="60"/>
                    <w:rPr>
                      <w:del w:id="1217" w:author="Powell, Deana" w:date="2023-10-19T15:28:00Z"/>
                      <w:sz w:val="18"/>
                      <w:szCs w:val="18"/>
                    </w:rPr>
                  </w:pPr>
                  <w:del w:id="1218" w:author="Powell, Deana" w:date="2023-10-19T15:28:00Z">
                    <w:r w:rsidRPr="002D1EA4">
                      <w:rPr>
                        <w:sz w:val="18"/>
                        <w:szCs w:val="18"/>
                      </w:rPr>
                      <w:delText>Experimental</w:delText>
                    </w:r>
                  </w:del>
                </w:p>
              </w:tc>
            </w:tr>
            <w:tr w:rsidR="001668FD" w:rsidRPr="000B35A0" w14:paraId="6013685D" w14:textId="77777777" w:rsidTr="003D7C32">
              <w:trPr>
                <w:del w:id="1219" w:author="Powell, Deana" w:date="2023-10-19T15:28:00Z"/>
              </w:trPr>
              <w:tc>
                <w:tcPr>
                  <w:tcW w:w="5000" w:type="pct"/>
                  <w:gridSpan w:val="7"/>
                  <w:tcBorders>
                    <w:top w:val="nil"/>
                    <w:left w:val="single" w:sz="8" w:space="0" w:color="auto"/>
                    <w:bottom w:val="single" w:sz="8" w:space="0" w:color="auto"/>
                    <w:right w:val="single" w:sz="8" w:space="0" w:color="auto"/>
                  </w:tcBorders>
                  <w:vAlign w:val="center"/>
                </w:tcPr>
                <w:p w14:paraId="1835B953" w14:textId="77777777" w:rsidR="001668FD" w:rsidRPr="003A4278" w:rsidRDefault="001668FD" w:rsidP="002D1EA4">
                  <w:pPr>
                    <w:pStyle w:val="Paragraph"/>
                    <w:spacing w:after="60"/>
                    <w:rPr>
                      <w:del w:id="1220" w:author="Powell, Deana" w:date="2023-10-19T15:28:00Z"/>
                      <w:sz w:val="16"/>
                      <w:szCs w:val="16"/>
                    </w:rPr>
                  </w:pPr>
                  <w:del w:id="1221" w:author="Powell, Deana" w:date="2023-10-19T15:28:00Z">
                    <w:r w:rsidRPr="003A4278">
                      <w:rPr>
                        <w:sz w:val="16"/>
                        <w:szCs w:val="16"/>
                      </w:rPr>
                      <w:delText>Abbreviations:</w:delText>
                    </w:r>
                    <w:r w:rsidR="001E1661" w:rsidRPr="003A4278">
                      <w:rPr>
                        <w:sz w:val="16"/>
                        <w:szCs w:val="16"/>
                      </w:rPr>
                      <w:delText xml:space="preserve"> </w:delText>
                    </w:r>
                    <w:r w:rsidR="0077605E" w:rsidRPr="003A4278">
                      <w:rPr>
                        <w:sz w:val="16"/>
                        <w:szCs w:val="16"/>
                      </w:rPr>
                      <w:delText>IV</w:delText>
                    </w:r>
                    <w:r w:rsidR="0077605E">
                      <w:rPr>
                        <w:sz w:val="16"/>
                        <w:szCs w:val="16"/>
                      </w:rPr>
                      <w:delText xml:space="preserve"> </w:delText>
                    </w:r>
                    <w:r w:rsidR="0077605E" w:rsidRPr="003A4278">
                      <w:rPr>
                        <w:sz w:val="16"/>
                        <w:szCs w:val="16"/>
                      </w:rPr>
                      <w:delText>=</w:delText>
                    </w:r>
                    <w:r w:rsidR="0077605E">
                      <w:rPr>
                        <w:sz w:val="16"/>
                        <w:szCs w:val="16"/>
                      </w:rPr>
                      <w:delText xml:space="preserve"> </w:delText>
                    </w:r>
                    <w:r w:rsidR="0077605E" w:rsidRPr="003A4278">
                      <w:rPr>
                        <w:sz w:val="16"/>
                        <w:szCs w:val="16"/>
                      </w:rPr>
                      <w:delText>intravenous</w:delText>
                    </w:r>
                    <w:r w:rsidR="0077605E">
                      <w:rPr>
                        <w:sz w:val="16"/>
                        <w:szCs w:val="16"/>
                      </w:rPr>
                      <w:delText xml:space="preserve">; </w:delText>
                    </w:r>
                    <w:r w:rsidR="009A4A40">
                      <w:rPr>
                        <w:sz w:val="16"/>
                        <w:szCs w:val="16"/>
                      </w:rPr>
                      <w:delText>PO = oral; Q3W = every 3 weeks; QD = once daily</w:delText>
                    </w:r>
                  </w:del>
                </w:p>
              </w:tc>
            </w:tr>
          </w:tbl>
          <w:p w14:paraId="63978F00" w14:textId="77777777" w:rsidR="00050CFF" w:rsidRPr="003D7C32" w:rsidRDefault="00050CFF" w:rsidP="00623AC9">
            <w:pPr>
              <w:rPr>
                <w:del w:id="1222" w:author="Powell, Deana" w:date="2023-10-19T15:28:00Z"/>
                <w:sz w:val="12"/>
                <w:szCs w:val="12"/>
              </w:rPr>
            </w:pPr>
          </w:p>
          <w:p w14:paraId="474C6C1D" w14:textId="4855DD53" w:rsidR="008070A8" w:rsidRPr="00361043" w:rsidRDefault="00C05741" w:rsidP="002D0D74">
            <w:pPr>
              <w:pStyle w:val="TableCellLeft10pt"/>
              <w:rPr>
                <w:b/>
                <w:bCs/>
              </w:rPr>
            </w:pPr>
            <w:del w:id="1223" w:author="Powell, Deana" w:date="2023-10-19T15:28:00Z">
              <w:r>
                <w:delText xml:space="preserve">Other current or former name(s) or alias(es) for study intervention(s) are as follows: </w:delText>
              </w:r>
              <w:r w:rsidR="00243500" w:rsidRPr="00803868">
                <w:delText>KEYTRUDA</w:delText>
              </w:r>
              <w:r w:rsidR="00191761" w:rsidRPr="002612CD">
                <w:rPr>
                  <w:vertAlign w:val="superscript"/>
                </w:rPr>
                <w:delText>®</w:delText>
              </w:r>
              <w:r w:rsidR="00243500" w:rsidRPr="00803868">
                <w:delText xml:space="preserve">, </w:delText>
              </w:r>
              <w:r w:rsidR="00243500" w:rsidRPr="00803868">
                <w:rPr>
                  <w:rStyle w:val="PlaceholderText"/>
                </w:rPr>
                <w:delText xml:space="preserve">MK-3475, </w:delText>
              </w:r>
              <w:r w:rsidR="00803868" w:rsidRPr="00803868">
                <w:rPr>
                  <w:rStyle w:val="PlaceholderText"/>
                </w:rPr>
                <w:delText>SCH 900475</w:delText>
              </w:r>
              <w:r w:rsidR="00672D23">
                <w:rPr>
                  <w:rStyle w:val="PlaceholderText"/>
                </w:rPr>
                <w:delText>;</w:delText>
              </w:r>
              <w:r w:rsidR="00803868" w:rsidRPr="00803868">
                <w:rPr>
                  <w:rStyle w:val="PlaceholderText"/>
                </w:rPr>
                <w:delText xml:space="preserve"> </w:delText>
              </w:r>
              <w:r w:rsidR="00243500" w:rsidRPr="00803868">
                <w:rPr>
                  <w:rStyle w:val="PlaceholderText"/>
                </w:rPr>
                <w:delText>LENVIMA</w:delText>
              </w:r>
              <w:r w:rsidR="00191761" w:rsidRPr="00B95AAC">
                <w:rPr>
                  <w:vertAlign w:val="superscript"/>
                </w:rPr>
                <w:delText>®</w:delText>
              </w:r>
              <w:r w:rsidR="00243500" w:rsidRPr="00803868">
                <w:rPr>
                  <w:rStyle w:val="PlaceholderText"/>
                </w:rPr>
                <w:delText xml:space="preserve">, </w:delText>
              </w:r>
              <w:r w:rsidR="003C0533" w:rsidRPr="00803868">
                <w:rPr>
                  <w:rStyle w:val="PlaceholderText"/>
                </w:rPr>
                <w:delText>MK-7902</w:delText>
              </w:r>
              <w:r w:rsidR="00803868" w:rsidRPr="00803868">
                <w:rPr>
                  <w:rStyle w:val="PlaceholderText"/>
                </w:rPr>
                <w:delText>, and E7080</w:delText>
              </w:r>
              <w:r w:rsidR="003C0533" w:rsidRPr="00803868">
                <w:rPr>
                  <w:rStyle w:val="PlaceholderText"/>
                </w:rPr>
                <w:delText>.</w:delText>
              </w:r>
            </w:del>
            <w:ins w:id="1224" w:author="Powell, Deana" w:date="2023-10-19T15:28:00Z">
              <w:r w:rsidR="006B7357" w:rsidRPr="00361043">
                <w:rPr>
                  <w:b/>
                  <w:bCs/>
                </w:rPr>
                <w:t>Unit Dose Strength(s)</w:t>
              </w:r>
            </w:ins>
          </w:p>
        </w:tc>
        <w:tc>
          <w:tcPr>
            <w:tcW w:w="0" w:type="auto"/>
            <w:cellIns w:id="1225" w:author="Powell, Deana" w:date="2023-10-19T15:28:00Z"/>
          </w:tcPr>
          <w:p w14:paraId="59DC61DC" w14:textId="77777777" w:rsidR="008070A8" w:rsidRPr="00361043" w:rsidRDefault="006B7357" w:rsidP="002D0D74">
            <w:pPr>
              <w:pStyle w:val="TableCellLeft10pt"/>
              <w:rPr>
                <w:b/>
                <w:bCs/>
              </w:rPr>
            </w:pPr>
            <w:ins w:id="1226" w:author="Powell, Deana" w:date="2023-10-19T15:28:00Z">
              <w:r w:rsidRPr="00361043">
                <w:rPr>
                  <w:b/>
                  <w:bCs/>
                </w:rPr>
                <w:t>Dosage Level(s)</w:t>
              </w:r>
            </w:ins>
          </w:p>
        </w:tc>
        <w:tc>
          <w:tcPr>
            <w:tcW w:w="0" w:type="auto"/>
            <w:cellIns w:id="1227" w:author="Powell, Deana" w:date="2023-10-19T15:28:00Z"/>
          </w:tcPr>
          <w:p w14:paraId="76A32024" w14:textId="77777777" w:rsidR="008070A8" w:rsidRPr="00361043" w:rsidRDefault="006B7357" w:rsidP="002D0D74">
            <w:pPr>
              <w:pStyle w:val="TableCellLeft10pt"/>
              <w:rPr>
                <w:b/>
                <w:bCs/>
              </w:rPr>
            </w:pPr>
            <w:ins w:id="1228" w:author="Powell, Deana" w:date="2023-10-19T15:28:00Z">
              <w:r w:rsidRPr="00361043">
                <w:rPr>
                  <w:b/>
                  <w:bCs/>
                </w:rPr>
                <w:t>Route of Administration</w:t>
              </w:r>
            </w:ins>
          </w:p>
        </w:tc>
        <w:tc>
          <w:tcPr>
            <w:tcW w:w="0" w:type="auto"/>
            <w:cellIns w:id="1229" w:author="Powell, Deana" w:date="2023-10-19T15:28:00Z"/>
          </w:tcPr>
          <w:p w14:paraId="6B150281" w14:textId="77777777" w:rsidR="008070A8" w:rsidRPr="00361043" w:rsidRDefault="006B7357" w:rsidP="002D0D74">
            <w:pPr>
              <w:pStyle w:val="TableCellLeft10pt"/>
              <w:rPr>
                <w:b/>
                <w:bCs/>
              </w:rPr>
            </w:pPr>
            <w:ins w:id="1230" w:author="Powell, Deana" w:date="2023-10-19T15:28:00Z">
              <w:r w:rsidRPr="00361043">
                <w:rPr>
                  <w:b/>
                  <w:bCs/>
                </w:rPr>
                <w:t>Regimen/</w:t>
              </w:r>
              <w:r w:rsidR="00334C07" w:rsidRPr="00361043">
                <w:rPr>
                  <w:b/>
                  <w:bCs/>
                </w:rPr>
                <w:t>‌</w:t>
              </w:r>
              <w:r w:rsidRPr="00361043">
                <w:rPr>
                  <w:b/>
                  <w:bCs/>
                </w:rPr>
                <w:t>Treatment Period/</w:t>
              </w:r>
              <w:r w:rsidR="00334C07" w:rsidRPr="00361043">
                <w:rPr>
                  <w:b/>
                  <w:bCs/>
                </w:rPr>
                <w:t>‌</w:t>
              </w:r>
              <w:r w:rsidRPr="00361043">
                <w:rPr>
                  <w:b/>
                  <w:bCs/>
                </w:rPr>
                <w:t>Vaccination Regimen</w:t>
              </w:r>
            </w:ins>
          </w:p>
        </w:tc>
        <w:tc>
          <w:tcPr>
            <w:tcW w:w="0" w:type="auto"/>
            <w:cellIns w:id="1231" w:author="Powell, Deana" w:date="2023-10-19T15:28:00Z"/>
          </w:tcPr>
          <w:p w14:paraId="200E11C4" w14:textId="77777777" w:rsidR="008070A8" w:rsidRPr="00361043" w:rsidRDefault="006B7357" w:rsidP="002D0D74">
            <w:pPr>
              <w:pStyle w:val="TableCellLeft10pt"/>
              <w:rPr>
                <w:b/>
                <w:bCs/>
              </w:rPr>
            </w:pPr>
            <w:ins w:id="1232" w:author="Powell, Deana" w:date="2023-10-19T15:28:00Z">
              <w:r w:rsidRPr="00361043">
                <w:rPr>
                  <w:b/>
                  <w:bCs/>
                </w:rPr>
                <w:t>Use</w:t>
              </w:r>
            </w:ins>
          </w:p>
        </w:tc>
      </w:tr>
      <w:tr w:rsidR="000121B5" w14:paraId="0C301993" w14:textId="77777777" w:rsidTr="00334202">
        <w:trPr>
          <w:cantSplit/>
        </w:trPr>
        <w:tc>
          <w:tcPr>
            <w:tcW w:w="0" w:type="auto"/>
          </w:tcPr>
          <w:p w14:paraId="7696B227" w14:textId="65D2A7CF" w:rsidR="008441CB" w:rsidRDefault="00D85408" w:rsidP="005630AE">
            <w:pPr>
              <w:pStyle w:val="TableCellLeft10pt"/>
              <w:keepNext w:val="0"/>
              <w:rPr>
                <w:ins w:id="1233" w:author="Powell, Deana" w:date="2023-10-19T15:28:00Z"/>
              </w:rPr>
            </w:pPr>
            <w:del w:id="1234" w:author="Powell, Deana" w:date="2023-10-19T15:28:00Z">
              <w:r w:rsidRPr="005A3899">
                <w:delText>Total Number</w:delText>
              </w:r>
            </w:del>
            <w:ins w:id="1235" w:author="Powell, Deana" w:date="2023-10-19T15:28:00Z">
              <w:r w:rsidR="006B7357">
                <w:t>Arm 1</w:t>
              </w:r>
            </w:ins>
          </w:p>
          <w:p w14:paraId="0E3D8020" w14:textId="77777777" w:rsidR="008441CB" w:rsidRPr="00361043" w:rsidRDefault="008441CB" w:rsidP="008441CB">
            <w:pPr>
              <w:pStyle w:val="TableCellLeft10pt"/>
            </w:pPr>
          </w:p>
        </w:tc>
        <w:tc>
          <w:tcPr>
            <w:tcW w:w="0" w:type="auto"/>
          </w:tcPr>
          <w:p w14:paraId="68690C23" w14:textId="5D7C8E62" w:rsidR="008441CB" w:rsidRDefault="004009BC" w:rsidP="005630AE">
            <w:pPr>
              <w:pStyle w:val="TableCellLeft10pt"/>
              <w:keepNext w:val="0"/>
              <w:rPr>
                <w:ins w:id="1236" w:author="Powell, Deana" w:date="2023-10-19T15:28:00Z"/>
              </w:rPr>
            </w:pPr>
            <w:del w:id="1237" w:author="Powell, Deana" w:date="2023-10-19T15:28:00Z">
              <w:r>
                <w:delText>2 Arms</w:delText>
              </w:r>
            </w:del>
            <w:ins w:id="1238" w:author="Powell, Deana" w:date="2023-10-19T15:28:00Z">
              <w:r w:rsidR="006B7357">
                <w:t>Lenvatinib</w:t>
              </w:r>
            </w:ins>
          </w:p>
          <w:p w14:paraId="2103839E" w14:textId="77777777" w:rsidR="008441CB" w:rsidRPr="00361043" w:rsidRDefault="008441CB" w:rsidP="008441CB">
            <w:pPr>
              <w:pStyle w:val="TableCellLeft10pt"/>
            </w:pPr>
          </w:p>
        </w:tc>
        <w:tc>
          <w:tcPr>
            <w:tcW w:w="0" w:type="auto"/>
            <w:cellIns w:id="1239" w:author="Powell, Deana" w:date="2023-10-19T15:28:00Z"/>
          </w:tcPr>
          <w:p w14:paraId="1EDD0344" w14:textId="77777777" w:rsidR="008E7DCA" w:rsidRDefault="006B7357" w:rsidP="005630AE">
            <w:pPr>
              <w:pStyle w:val="TableCellLeft10pt"/>
              <w:keepNext w:val="0"/>
              <w:rPr>
                <w:ins w:id="1240" w:author="Powell, Deana" w:date="2023-10-19T15:28:00Z"/>
              </w:rPr>
            </w:pPr>
            <w:ins w:id="1241" w:author="Powell, Deana" w:date="2023-10-19T15:28:00Z">
              <w:r>
                <w:t>10 mg</w:t>
              </w:r>
              <w:r>
                <w:br/>
                <w:t>4 mg</w:t>
              </w:r>
            </w:ins>
          </w:p>
          <w:p w14:paraId="1FD30A64" w14:textId="77777777" w:rsidR="008441CB" w:rsidRPr="00361043" w:rsidRDefault="008441CB" w:rsidP="008441CB">
            <w:pPr>
              <w:pStyle w:val="TableCellLeft10pt"/>
            </w:pPr>
          </w:p>
        </w:tc>
        <w:tc>
          <w:tcPr>
            <w:tcW w:w="0" w:type="auto"/>
            <w:cellIns w:id="1242" w:author="Powell, Deana" w:date="2023-10-19T15:28:00Z"/>
          </w:tcPr>
          <w:p w14:paraId="7E426B20" w14:textId="77777777" w:rsidR="008441CB" w:rsidRDefault="006B7357" w:rsidP="005630AE">
            <w:pPr>
              <w:pStyle w:val="TableCellLeft10pt"/>
              <w:keepNext w:val="0"/>
              <w:rPr>
                <w:ins w:id="1243" w:author="Powell, Deana" w:date="2023-10-19T15:28:00Z"/>
              </w:rPr>
            </w:pPr>
            <w:ins w:id="1244" w:author="Powell, Deana" w:date="2023-10-19T15:28:00Z">
              <w:r>
                <w:t>20 mg</w:t>
              </w:r>
            </w:ins>
          </w:p>
          <w:p w14:paraId="5514B1CB" w14:textId="77777777" w:rsidR="008441CB" w:rsidRPr="00361043" w:rsidRDefault="008441CB" w:rsidP="008441CB">
            <w:pPr>
              <w:pStyle w:val="TableCellLeft10pt"/>
            </w:pPr>
          </w:p>
        </w:tc>
        <w:tc>
          <w:tcPr>
            <w:tcW w:w="0" w:type="auto"/>
            <w:cellIns w:id="1245" w:author="Powell, Deana" w:date="2023-10-19T15:28:00Z"/>
          </w:tcPr>
          <w:p w14:paraId="15F5ACAA" w14:textId="77777777" w:rsidR="008441CB" w:rsidRPr="00361043" w:rsidRDefault="006B7357" w:rsidP="008441CB">
            <w:pPr>
              <w:pStyle w:val="TableCellLeft10pt"/>
            </w:pPr>
            <w:ins w:id="1246" w:author="Powell, Deana" w:date="2023-10-19T15:28:00Z">
              <w:r>
                <w:t>Oral</w:t>
              </w:r>
            </w:ins>
          </w:p>
        </w:tc>
        <w:tc>
          <w:tcPr>
            <w:tcW w:w="0" w:type="auto"/>
            <w:cellIns w:id="1247" w:author="Powell, Deana" w:date="2023-10-19T15:28:00Z"/>
          </w:tcPr>
          <w:p w14:paraId="0CEDA929" w14:textId="77777777" w:rsidR="008441CB" w:rsidRDefault="006B7357" w:rsidP="005630AE">
            <w:pPr>
              <w:pStyle w:val="TableCellLeft10pt"/>
              <w:keepNext w:val="0"/>
              <w:rPr>
                <w:ins w:id="1248" w:author="Powell, Deana" w:date="2023-10-19T15:28:00Z"/>
              </w:rPr>
            </w:pPr>
            <w:ins w:id="1249" w:author="Powell, Deana" w:date="2023-10-19T15:28:00Z">
              <w:r w:rsidRPr="007101DB">
                <w:t>QD, no treatment duration limit</w:t>
              </w:r>
            </w:ins>
          </w:p>
          <w:p w14:paraId="147F549A" w14:textId="77777777" w:rsidR="008441CB" w:rsidRPr="00361043" w:rsidRDefault="008441CB" w:rsidP="008441CB">
            <w:pPr>
              <w:pStyle w:val="TableCellLeft10pt"/>
            </w:pPr>
          </w:p>
        </w:tc>
        <w:tc>
          <w:tcPr>
            <w:tcW w:w="0" w:type="auto"/>
            <w:cellIns w:id="1250" w:author="Powell, Deana" w:date="2023-10-19T15:28:00Z"/>
          </w:tcPr>
          <w:p w14:paraId="73DD4F17" w14:textId="77777777" w:rsidR="008441CB" w:rsidRPr="00361043" w:rsidRDefault="006B7357" w:rsidP="008441CB">
            <w:pPr>
              <w:pStyle w:val="TableCellLeft10pt"/>
            </w:pPr>
            <w:ins w:id="1251" w:author="Powell, Deana" w:date="2023-10-19T15:28:00Z">
              <w:r>
                <w:t>Test Product</w:t>
              </w:r>
            </w:ins>
          </w:p>
        </w:tc>
      </w:tr>
      <w:tr w:rsidR="000121B5" w14:paraId="69EB7C2F" w14:textId="77777777" w:rsidTr="00334202">
        <w:trPr>
          <w:cantSplit/>
          <w:ins w:id="1252" w:author="Powell, Deana" w:date="2023-10-19T15:28:00Z"/>
        </w:trPr>
        <w:tc>
          <w:tcPr>
            <w:tcW w:w="0" w:type="auto"/>
          </w:tcPr>
          <w:p w14:paraId="2C51C564" w14:textId="77777777" w:rsidR="008441CB" w:rsidRDefault="006B7357" w:rsidP="005630AE">
            <w:pPr>
              <w:pStyle w:val="TableCellLeft10pt"/>
              <w:keepNext w:val="0"/>
              <w:rPr>
                <w:ins w:id="1253" w:author="Powell, Deana" w:date="2023-10-19T15:28:00Z"/>
              </w:rPr>
            </w:pPr>
            <w:ins w:id="1254" w:author="Powell, Deana" w:date="2023-10-19T15:28:00Z">
              <w:r>
                <w:t>Arm 1</w:t>
              </w:r>
            </w:ins>
          </w:p>
          <w:p w14:paraId="580E4E84" w14:textId="77777777" w:rsidR="008441CB" w:rsidRPr="00361043" w:rsidRDefault="008441CB" w:rsidP="008441CB">
            <w:pPr>
              <w:pStyle w:val="TableCellLeft10pt"/>
              <w:rPr>
                <w:ins w:id="1255" w:author="Powell, Deana" w:date="2023-10-19T15:28:00Z"/>
              </w:rPr>
            </w:pPr>
          </w:p>
        </w:tc>
        <w:tc>
          <w:tcPr>
            <w:tcW w:w="0" w:type="auto"/>
          </w:tcPr>
          <w:p w14:paraId="37E6F8D8" w14:textId="77777777" w:rsidR="008441CB" w:rsidRDefault="006B7357" w:rsidP="005630AE">
            <w:pPr>
              <w:pStyle w:val="TableCellLeft10pt"/>
              <w:keepNext w:val="0"/>
              <w:rPr>
                <w:ins w:id="1256" w:author="Powell, Deana" w:date="2023-10-19T15:28:00Z"/>
              </w:rPr>
            </w:pPr>
            <w:ins w:id="1257" w:author="Powell, Deana" w:date="2023-10-19T15:28:00Z">
              <w:r>
                <w:t>Pembrolizumab</w:t>
              </w:r>
            </w:ins>
          </w:p>
          <w:p w14:paraId="32E5369C" w14:textId="77777777" w:rsidR="008441CB" w:rsidRPr="00361043" w:rsidRDefault="008441CB" w:rsidP="008441CB">
            <w:pPr>
              <w:pStyle w:val="TableCellLeft10pt"/>
              <w:rPr>
                <w:ins w:id="1258" w:author="Powell, Deana" w:date="2023-10-19T15:28:00Z"/>
              </w:rPr>
            </w:pPr>
          </w:p>
        </w:tc>
        <w:tc>
          <w:tcPr>
            <w:tcW w:w="0" w:type="auto"/>
          </w:tcPr>
          <w:p w14:paraId="1E6CC4BB" w14:textId="77777777" w:rsidR="008441CB" w:rsidRDefault="006B7357" w:rsidP="005630AE">
            <w:pPr>
              <w:pStyle w:val="TableCellLeft10pt"/>
              <w:keepNext w:val="0"/>
              <w:rPr>
                <w:ins w:id="1259" w:author="Powell, Deana" w:date="2023-10-19T15:28:00Z"/>
              </w:rPr>
            </w:pPr>
            <w:ins w:id="1260" w:author="Powell, Deana" w:date="2023-10-19T15:28:00Z">
              <w:r>
                <w:t>25 mg/mL</w:t>
              </w:r>
            </w:ins>
          </w:p>
          <w:p w14:paraId="4DC40D67" w14:textId="77777777" w:rsidR="008441CB" w:rsidRPr="00361043" w:rsidRDefault="008441CB" w:rsidP="008441CB">
            <w:pPr>
              <w:pStyle w:val="TableCellLeft10pt"/>
              <w:rPr>
                <w:ins w:id="1261" w:author="Powell, Deana" w:date="2023-10-19T15:28:00Z"/>
              </w:rPr>
            </w:pPr>
          </w:p>
        </w:tc>
        <w:tc>
          <w:tcPr>
            <w:tcW w:w="0" w:type="auto"/>
          </w:tcPr>
          <w:p w14:paraId="75430F97" w14:textId="77777777" w:rsidR="008441CB" w:rsidRDefault="006B7357" w:rsidP="005630AE">
            <w:pPr>
              <w:pStyle w:val="TableCellLeft10pt"/>
              <w:keepNext w:val="0"/>
              <w:rPr>
                <w:ins w:id="1262" w:author="Powell, Deana" w:date="2023-10-19T15:28:00Z"/>
              </w:rPr>
            </w:pPr>
            <w:ins w:id="1263" w:author="Powell, Deana" w:date="2023-10-19T15:28:00Z">
              <w:r>
                <w:t>200 mg</w:t>
              </w:r>
            </w:ins>
          </w:p>
          <w:p w14:paraId="28BA18A1" w14:textId="77777777" w:rsidR="008441CB" w:rsidRPr="00361043" w:rsidRDefault="008441CB" w:rsidP="008441CB">
            <w:pPr>
              <w:pStyle w:val="TableCellLeft10pt"/>
              <w:rPr>
                <w:ins w:id="1264" w:author="Powell, Deana" w:date="2023-10-19T15:28:00Z"/>
              </w:rPr>
            </w:pPr>
          </w:p>
        </w:tc>
        <w:tc>
          <w:tcPr>
            <w:tcW w:w="0" w:type="auto"/>
          </w:tcPr>
          <w:p w14:paraId="064FAD3C" w14:textId="77777777" w:rsidR="008441CB" w:rsidRPr="00361043" w:rsidRDefault="006B7357" w:rsidP="008441CB">
            <w:pPr>
              <w:pStyle w:val="TableCellLeft10pt"/>
              <w:rPr>
                <w:ins w:id="1265" w:author="Powell, Deana" w:date="2023-10-19T15:28:00Z"/>
              </w:rPr>
            </w:pPr>
            <w:ins w:id="1266" w:author="Powell, Deana" w:date="2023-10-19T15:28:00Z">
              <w:r>
                <w:t>IV Infusion</w:t>
              </w:r>
            </w:ins>
          </w:p>
        </w:tc>
        <w:tc>
          <w:tcPr>
            <w:tcW w:w="0" w:type="auto"/>
          </w:tcPr>
          <w:p w14:paraId="39B59AFB" w14:textId="77777777" w:rsidR="008441CB" w:rsidRDefault="006B7357" w:rsidP="005630AE">
            <w:pPr>
              <w:pStyle w:val="TableCellLeft10pt"/>
              <w:keepNext w:val="0"/>
              <w:rPr>
                <w:ins w:id="1267" w:author="Powell, Deana" w:date="2023-10-19T15:28:00Z"/>
              </w:rPr>
            </w:pPr>
            <w:ins w:id="1268" w:author="Powell, Deana" w:date="2023-10-19T15:28:00Z">
              <w:r w:rsidRPr="007101DB">
                <w:t>Day 1 of each 21-day cycle</w:t>
              </w:r>
            </w:ins>
          </w:p>
          <w:p w14:paraId="07077444" w14:textId="77777777" w:rsidR="008441CB" w:rsidRPr="00361043" w:rsidRDefault="008441CB" w:rsidP="008441CB">
            <w:pPr>
              <w:pStyle w:val="TableCellLeft10pt"/>
              <w:rPr>
                <w:ins w:id="1269" w:author="Powell, Deana" w:date="2023-10-19T15:28:00Z"/>
              </w:rPr>
            </w:pPr>
          </w:p>
        </w:tc>
        <w:tc>
          <w:tcPr>
            <w:tcW w:w="0" w:type="auto"/>
          </w:tcPr>
          <w:p w14:paraId="44040974" w14:textId="77777777" w:rsidR="008441CB" w:rsidRPr="00361043" w:rsidRDefault="006B7357" w:rsidP="008441CB">
            <w:pPr>
              <w:pStyle w:val="TableCellLeft10pt"/>
              <w:rPr>
                <w:ins w:id="1270" w:author="Powell, Deana" w:date="2023-10-19T15:28:00Z"/>
              </w:rPr>
            </w:pPr>
            <w:ins w:id="1271" w:author="Powell, Deana" w:date="2023-10-19T15:28:00Z">
              <w:r>
                <w:t>Test Product</w:t>
              </w:r>
            </w:ins>
          </w:p>
        </w:tc>
      </w:tr>
      <w:tr w:rsidR="000121B5" w14:paraId="5A7E1C1D" w14:textId="77777777" w:rsidTr="00334202">
        <w:trPr>
          <w:cantSplit/>
        </w:trPr>
        <w:tc>
          <w:tcPr>
            <w:tcW w:w="0" w:type="auto"/>
          </w:tcPr>
          <w:p w14:paraId="0A07F723" w14:textId="0E6F2BCF" w:rsidR="008441CB" w:rsidRDefault="00961394" w:rsidP="005630AE">
            <w:pPr>
              <w:pStyle w:val="TableCellLeft10pt"/>
              <w:keepNext w:val="0"/>
              <w:rPr>
                <w:ins w:id="1272" w:author="Powell, Deana" w:date="2023-10-19T15:28:00Z"/>
              </w:rPr>
            </w:pPr>
            <w:del w:id="1273" w:author="Powell, Deana" w:date="2023-10-19T15:28:00Z">
              <w:r w:rsidRPr="00D94B07">
                <w:lastRenderedPageBreak/>
                <w:delText xml:space="preserve">Duration </w:delText>
              </w:r>
              <w:r w:rsidRPr="007D3DEA">
                <w:delText>of Participation</w:delText>
              </w:r>
            </w:del>
            <w:ins w:id="1274" w:author="Powell, Deana" w:date="2023-10-19T15:28:00Z">
              <w:r w:rsidR="006B7357">
                <w:t>Arm 2</w:t>
              </w:r>
            </w:ins>
          </w:p>
          <w:p w14:paraId="6EA0A7F1" w14:textId="77777777" w:rsidR="008441CB" w:rsidRPr="00361043" w:rsidRDefault="008441CB" w:rsidP="008441CB">
            <w:pPr>
              <w:pStyle w:val="TableCellLeft10pt"/>
            </w:pPr>
          </w:p>
        </w:tc>
        <w:tc>
          <w:tcPr>
            <w:tcW w:w="0" w:type="auto"/>
            <w:cellIns w:id="1275" w:author="Powell, Deana" w:date="2023-10-19T15:28:00Z"/>
          </w:tcPr>
          <w:p w14:paraId="2457CB87" w14:textId="77777777" w:rsidR="008441CB" w:rsidRDefault="006B7357" w:rsidP="005630AE">
            <w:pPr>
              <w:pStyle w:val="TableCellLeft10pt"/>
              <w:keepNext w:val="0"/>
              <w:rPr>
                <w:ins w:id="1276" w:author="Powell, Deana" w:date="2023-10-19T15:28:00Z"/>
              </w:rPr>
            </w:pPr>
            <w:ins w:id="1277" w:author="Powell, Deana" w:date="2023-10-19T15:28:00Z">
              <w:r>
                <w:t>Matching placebo</w:t>
              </w:r>
            </w:ins>
          </w:p>
          <w:p w14:paraId="5727C100" w14:textId="77777777" w:rsidR="008441CB" w:rsidRPr="00361043" w:rsidRDefault="008441CB" w:rsidP="008441CB">
            <w:pPr>
              <w:pStyle w:val="TableCellLeft10pt"/>
            </w:pPr>
          </w:p>
        </w:tc>
        <w:tc>
          <w:tcPr>
            <w:tcW w:w="0" w:type="auto"/>
            <w:cellIns w:id="1278" w:author="Powell, Deana" w:date="2023-10-19T15:28:00Z"/>
          </w:tcPr>
          <w:p w14:paraId="2B23F75D" w14:textId="77777777" w:rsidR="008441CB" w:rsidRDefault="006B7357" w:rsidP="005630AE">
            <w:pPr>
              <w:pStyle w:val="TableCellLeft10pt"/>
              <w:keepNext w:val="0"/>
              <w:rPr>
                <w:ins w:id="1279" w:author="Powell, Deana" w:date="2023-10-19T15:28:00Z"/>
              </w:rPr>
            </w:pPr>
            <w:ins w:id="1280" w:author="Powell, Deana" w:date="2023-10-19T15:28:00Z">
              <w:r>
                <w:t>N/A</w:t>
              </w:r>
            </w:ins>
          </w:p>
          <w:p w14:paraId="1DD586E0" w14:textId="77777777" w:rsidR="008441CB" w:rsidRPr="00361043" w:rsidRDefault="008441CB" w:rsidP="008441CB">
            <w:pPr>
              <w:pStyle w:val="TableCellLeft10pt"/>
            </w:pPr>
          </w:p>
        </w:tc>
        <w:tc>
          <w:tcPr>
            <w:tcW w:w="0" w:type="auto"/>
            <w:cellIns w:id="1281" w:author="Powell, Deana" w:date="2023-10-19T15:28:00Z"/>
          </w:tcPr>
          <w:p w14:paraId="23A3FBEB" w14:textId="77777777" w:rsidR="008441CB" w:rsidRDefault="006B7357" w:rsidP="005630AE">
            <w:pPr>
              <w:pStyle w:val="TableCellLeft10pt"/>
              <w:keepNext w:val="0"/>
              <w:rPr>
                <w:ins w:id="1282" w:author="Powell, Deana" w:date="2023-10-19T15:28:00Z"/>
              </w:rPr>
            </w:pPr>
            <w:ins w:id="1283" w:author="Powell, Deana" w:date="2023-10-19T15:28:00Z">
              <w:r>
                <w:t>N/A</w:t>
              </w:r>
            </w:ins>
          </w:p>
          <w:p w14:paraId="65043737" w14:textId="77777777" w:rsidR="008441CB" w:rsidRPr="00361043" w:rsidRDefault="008441CB" w:rsidP="008441CB">
            <w:pPr>
              <w:pStyle w:val="TableCellLeft10pt"/>
            </w:pPr>
          </w:p>
        </w:tc>
        <w:tc>
          <w:tcPr>
            <w:tcW w:w="0" w:type="auto"/>
            <w:cellIns w:id="1284" w:author="Powell, Deana" w:date="2023-10-19T15:28:00Z"/>
          </w:tcPr>
          <w:p w14:paraId="6DC738CE" w14:textId="77777777" w:rsidR="008441CB" w:rsidRPr="00361043" w:rsidRDefault="006B7357" w:rsidP="008441CB">
            <w:pPr>
              <w:pStyle w:val="TableCellLeft10pt"/>
            </w:pPr>
            <w:ins w:id="1285" w:author="Powell, Deana" w:date="2023-10-19T15:28:00Z">
              <w:r>
                <w:t>Oral</w:t>
              </w:r>
            </w:ins>
          </w:p>
        </w:tc>
        <w:tc>
          <w:tcPr>
            <w:tcW w:w="0" w:type="auto"/>
          </w:tcPr>
          <w:p w14:paraId="0EDB3265" w14:textId="77777777" w:rsidR="008441CB" w:rsidRDefault="006B7357" w:rsidP="005630AE">
            <w:pPr>
              <w:pStyle w:val="TableCellLeft10pt"/>
              <w:keepNext w:val="0"/>
              <w:rPr>
                <w:ins w:id="1286" w:author="Powell, Deana" w:date="2023-10-19T15:28:00Z"/>
              </w:rPr>
            </w:pPr>
            <w:ins w:id="1287" w:author="Powell, Deana" w:date="2023-10-19T15:28:00Z">
              <w:r w:rsidRPr="007101DB">
                <w:t>QD, no treatment duration limit</w:t>
              </w:r>
            </w:ins>
          </w:p>
          <w:p w14:paraId="59F04E62" w14:textId="77777777" w:rsidR="00627C97" w:rsidRPr="00627C97" w:rsidRDefault="006B7357" w:rsidP="00627C97">
            <w:pPr>
              <w:pStyle w:val="Paragraph"/>
              <w:rPr>
                <w:moveFrom w:id="1288" w:author="Powell, Deana" w:date="2023-10-19T15:28:00Z"/>
                <w:rFonts w:cs="Arial"/>
                <w:bCs/>
              </w:rPr>
            </w:pPr>
            <w:moveFromRangeStart w:id="1289" w:author="Powell, Deana" w:date="2023-10-19T15:28:00Z" w:name="move148621712"/>
            <w:moveFrom w:id="1290" w:author="Powell, Deana" w:date="2023-10-19T15:28:00Z">
              <w:r w:rsidRPr="00627C97">
                <w:rPr>
                  <w:rFonts w:cs="Arial"/>
                  <w:bCs/>
                </w:rPr>
                <w:t>Each participant will participate in the study from the time the participant provides documented informed consent through the final protocol-specified contact.</w:t>
              </w:r>
            </w:moveFrom>
          </w:p>
          <w:p w14:paraId="72FBE98E" w14:textId="77777777" w:rsidR="00627C97" w:rsidRPr="00627C97" w:rsidRDefault="006B7357" w:rsidP="00627C97">
            <w:pPr>
              <w:pStyle w:val="Paragraph"/>
              <w:rPr>
                <w:moveFrom w:id="1291" w:author="Powell, Deana" w:date="2023-10-19T15:28:00Z"/>
                <w:rFonts w:cs="Arial"/>
                <w:bCs/>
              </w:rPr>
            </w:pPr>
            <w:moveFrom w:id="1292" w:author="Powell, Deana" w:date="2023-10-19T15:28:00Z">
              <w:r w:rsidRPr="00627C97">
                <w:rPr>
                  <w:rFonts w:cs="Arial"/>
                  <w:bCs/>
                </w:rPr>
                <w:t>After a screening phase of up to 42 days, each participant will be assigned to receive study intervention until disease progression is verified by BICR, unaccept</w:t>
              </w:r>
              <w:r w:rsidRPr="00627C97">
                <w:rPr>
                  <w:rFonts w:cs="Arial"/>
                  <w:bCs/>
                </w:rPr>
                <w:lastRenderedPageBreak/>
                <w:t>able adverse events, intercurrent illness that prevents further administration of study treatment, investigator’s decision to discontinue the participant, or administrative reasons requiring cessation of treatment.</w:t>
              </w:r>
            </w:moveFrom>
          </w:p>
          <w:p w14:paraId="453BD243" w14:textId="77777777" w:rsidR="00627C97" w:rsidRPr="00627C97" w:rsidRDefault="006B7357" w:rsidP="00627C97">
            <w:pPr>
              <w:pStyle w:val="Paragraph"/>
              <w:rPr>
                <w:moveFrom w:id="1293" w:author="Powell, Deana" w:date="2023-10-19T15:28:00Z"/>
                <w:rFonts w:cs="Arial"/>
                <w:bCs/>
              </w:rPr>
            </w:pPr>
            <w:moveFrom w:id="1294" w:author="Powell, Deana" w:date="2023-10-19T15:28:00Z">
              <w:r w:rsidRPr="00627C97">
                <w:rPr>
                  <w:rFonts w:cs="Arial"/>
                  <w:bCs/>
                </w:rPr>
                <w:t xml:space="preserve">All participants receiving pembrolizumab will discontinue treatment with pembrolizumab after </w:t>
              </w:r>
              <w:r w:rsidRPr="00627C97">
                <w:rPr>
                  <w:rFonts w:cs="Arial"/>
                  <w:bCs/>
                </w:rPr>
                <w:lastRenderedPageBreak/>
                <w:t>receiving 35 administrations. Participants who stop pembrolizumab after 35 administrations for reasons other than disease progression or intolerability or participants who stop pembrolizumab after attaining a Complete Response may be eligible for up to 17 additional administrations of pembrolizumab upon experiencing BICR-</w:t>
              </w:r>
              <w:r w:rsidRPr="00627C97">
                <w:rPr>
                  <w:rFonts w:cs="Arial"/>
                  <w:bCs/>
                </w:rPr>
                <w:lastRenderedPageBreak/>
                <w:t xml:space="preserve">verified disease progression (Section 6.7). Participants who are receiving lenvatinib/placebo at the time disease progression is verified may continue to receive lenvatinib/placebo during Second Course treatment at the discretion of the investigator. Participants who discontinue lenvatinib/placebo prior to initiation of Second Course treatment </w:t>
              </w:r>
              <w:r w:rsidRPr="00627C97">
                <w:rPr>
                  <w:rFonts w:cs="Arial"/>
                  <w:bCs/>
                </w:rPr>
                <w:lastRenderedPageBreak/>
                <w:t>will not restart lenvatinib/placebo.</w:t>
              </w:r>
            </w:moveFrom>
          </w:p>
          <w:p w14:paraId="22FE40EA" w14:textId="77777777" w:rsidR="00627C97" w:rsidRPr="00627C97" w:rsidRDefault="006B7357" w:rsidP="00627C97">
            <w:pPr>
              <w:pStyle w:val="Paragraph"/>
              <w:rPr>
                <w:moveFrom w:id="1295" w:author="Powell, Deana" w:date="2023-10-19T15:28:00Z"/>
                <w:rFonts w:cs="Arial"/>
                <w:bCs/>
              </w:rPr>
            </w:pPr>
            <w:moveFrom w:id="1296" w:author="Powell, Deana" w:date="2023-10-19T15:28:00Z">
              <w:r w:rsidRPr="00627C97">
                <w:rPr>
                  <w:rFonts w:cs="Arial"/>
                  <w:bCs/>
                </w:rPr>
                <w:t>After the end of treatment, each participant will be followed for the occurrence of adverse events and spontaneously reported pregnancy as described under Section 8.4.</w:t>
              </w:r>
            </w:moveFrom>
          </w:p>
          <w:p w14:paraId="0A291467" w14:textId="0F0D0C0E" w:rsidR="008441CB" w:rsidRPr="00361043" w:rsidRDefault="006B7357" w:rsidP="008441CB">
            <w:pPr>
              <w:pStyle w:val="TableCellLeft10pt"/>
            </w:pPr>
            <w:moveFrom w:id="1297" w:author="Powell, Deana" w:date="2023-10-19T15:28:00Z">
              <w:r w:rsidRPr="00627C97">
                <w:t xml:space="preserve">Participants who discontinue for reasons other than radiographic disease progression will have post-treatment follow-up imaging for disease status until disease progression </w:t>
              </w:r>
              <w:r w:rsidRPr="00627C97">
                <w:lastRenderedPageBreak/>
                <w:t>is documented per RECIST 1.1 by BICR, the start of a new anti-cancer treatment, withdrawal of consent, pregnancy, death, or loss to follow-up. All participants will be followed by telephone for overall survival until death, withdrawal of consent, or the end of the study.</w:t>
              </w:r>
            </w:moveFrom>
            <w:moveFromRangeEnd w:id="1289"/>
          </w:p>
        </w:tc>
        <w:tc>
          <w:tcPr>
            <w:tcW w:w="0" w:type="auto"/>
            <w:cellIns w:id="1298" w:author="Powell, Deana" w:date="2023-10-19T15:28:00Z"/>
          </w:tcPr>
          <w:p w14:paraId="6500605F" w14:textId="77777777" w:rsidR="008441CB" w:rsidRPr="00361043" w:rsidRDefault="006B7357" w:rsidP="008441CB">
            <w:pPr>
              <w:pStyle w:val="TableCellLeft10pt"/>
            </w:pPr>
            <w:ins w:id="1299" w:author="Powell, Deana" w:date="2023-10-19T15:28:00Z">
              <w:r>
                <w:lastRenderedPageBreak/>
                <w:t>Placebo</w:t>
              </w:r>
            </w:ins>
          </w:p>
        </w:tc>
      </w:tr>
      <w:tr w:rsidR="000121B5" w14:paraId="1DD52C46" w14:textId="77777777" w:rsidTr="00334202">
        <w:trPr>
          <w:cantSplit/>
          <w:ins w:id="1300" w:author="Powell, Deana" w:date="2023-10-19T15:28:00Z"/>
        </w:trPr>
        <w:tc>
          <w:tcPr>
            <w:tcW w:w="0" w:type="auto"/>
          </w:tcPr>
          <w:p w14:paraId="33096B30" w14:textId="77777777" w:rsidR="008441CB" w:rsidRDefault="006B7357" w:rsidP="00907560">
            <w:pPr>
              <w:pStyle w:val="TableCellLeft10pt"/>
              <w:keepNext w:val="0"/>
              <w:rPr>
                <w:ins w:id="1301" w:author="Powell, Deana" w:date="2023-10-19T15:28:00Z"/>
              </w:rPr>
            </w:pPr>
            <w:ins w:id="1302" w:author="Powell, Deana" w:date="2023-10-19T15:28:00Z">
              <w:r>
                <w:lastRenderedPageBreak/>
                <w:t>Arm 2</w:t>
              </w:r>
            </w:ins>
          </w:p>
          <w:p w14:paraId="0B61E470" w14:textId="77777777" w:rsidR="008441CB" w:rsidRPr="00361043" w:rsidRDefault="008441CB" w:rsidP="008441CB">
            <w:pPr>
              <w:pStyle w:val="TableCellLeft10pt"/>
              <w:rPr>
                <w:ins w:id="1303" w:author="Powell, Deana" w:date="2023-10-19T15:28:00Z"/>
              </w:rPr>
            </w:pPr>
          </w:p>
        </w:tc>
        <w:tc>
          <w:tcPr>
            <w:tcW w:w="0" w:type="auto"/>
          </w:tcPr>
          <w:p w14:paraId="4585418D" w14:textId="77777777" w:rsidR="008441CB" w:rsidRDefault="006B7357" w:rsidP="00907560">
            <w:pPr>
              <w:pStyle w:val="TableCellLeft10pt"/>
              <w:keepNext w:val="0"/>
              <w:jc w:val="center"/>
              <w:rPr>
                <w:ins w:id="1304" w:author="Powell, Deana" w:date="2023-10-19T15:28:00Z"/>
              </w:rPr>
            </w:pPr>
            <w:ins w:id="1305" w:author="Powell, Deana" w:date="2023-10-19T15:28:00Z">
              <w:r>
                <w:t>Pembrolizumab</w:t>
              </w:r>
            </w:ins>
          </w:p>
          <w:p w14:paraId="2430A626" w14:textId="77777777" w:rsidR="008441CB" w:rsidRPr="00361043" w:rsidRDefault="008441CB" w:rsidP="008441CB">
            <w:pPr>
              <w:pStyle w:val="TableCellLeft10pt"/>
              <w:rPr>
                <w:ins w:id="1306" w:author="Powell, Deana" w:date="2023-10-19T15:28:00Z"/>
              </w:rPr>
            </w:pPr>
          </w:p>
        </w:tc>
        <w:tc>
          <w:tcPr>
            <w:tcW w:w="0" w:type="auto"/>
          </w:tcPr>
          <w:p w14:paraId="7962D72B" w14:textId="77777777" w:rsidR="008441CB" w:rsidRDefault="006B7357" w:rsidP="005630AE">
            <w:pPr>
              <w:pStyle w:val="TableCellLeft10pt"/>
              <w:keepNext w:val="0"/>
              <w:rPr>
                <w:ins w:id="1307" w:author="Powell, Deana" w:date="2023-10-19T15:28:00Z"/>
              </w:rPr>
            </w:pPr>
            <w:ins w:id="1308" w:author="Powell, Deana" w:date="2023-10-19T15:28:00Z">
              <w:r>
                <w:t>25 mg/mL</w:t>
              </w:r>
            </w:ins>
          </w:p>
          <w:p w14:paraId="5FE584E1" w14:textId="77777777" w:rsidR="008441CB" w:rsidRPr="00361043" w:rsidRDefault="008441CB" w:rsidP="008441CB">
            <w:pPr>
              <w:pStyle w:val="TableCellLeft10pt"/>
              <w:rPr>
                <w:ins w:id="1309" w:author="Powell, Deana" w:date="2023-10-19T15:28:00Z"/>
              </w:rPr>
            </w:pPr>
          </w:p>
        </w:tc>
        <w:tc>
          <w:tcPr>
            <w:tcW w:w="0" w:type="auto"/>
          </w:tcPr>
          <w:p w14:paraId="03279A1D" w14:textId="77777777" w:rsidR="008441CB" w:rsidRDefault="006B7357" w:rsidP="005630AE">
            <w:pPr>
              <w:pStyle w:val="TableCellLeft10pt"/>
              <w:keepNext w:val="0"/>
              <w:rPr>
                <w:ins w:id="1310" w:author="Powell, Deana" w:date="2023-10-19T15:28:00Z"/>
              </w:rPr>
            </w:pPr>
            <w:ins w:id="1311" w:author="Powell, Deana" w:date="2023-10-19T15:28:00Z">
              <w:r>
                <w:t>200 mg</w:t>
              </w:r>
            </w:ins>
          </w:p>
          <w:p w14:paraId="214FED01" w14:textId="77777777" w:rsidR="008441CB" w:rsidRPr="00361043" w:rsidRDefault="008441CB" w:rsidP="008441CB">
            <w:pPr>
              <w:pStyle w:val="TableCellLeft10pt"/>
              <w:rPr>
                <w:ins w:id="1312" w:author="Powell, Deana" w:date="2023-10-19T15:28:00Z"/>
              </w:rPr>
            </w:pPr>
          </w:p>
        </w:tc>
        <w:tc>
          <w:tcPr>
            <w:tcW w:w="0" w:type="auto"/>
          </w:tcPr>
          <w:p w14:paraId="12440820" w14:textId="77777777" w:rsidR="008441CB" w:rsidRPr="00361043" w:rsidRDefault="006B7357" w:rsidP="008441CB">
            <w:pPr>
              <w:pStyle w:val="TableCellLeft10pt"/>
              <w:rPr>
                <w:ins w:id="1313" w:author="Powell, Deana" w:date="2023-10-19T15:28:00Z"/>
              </w:rPr>
            </w:pPr>
            <w:ins w:id="1314" w:author="Powell, Deana" w:date="2023-10-19T15:28:00Z">
              <w:r>
                <w:t>IV Infusion</w:t>
              </w:r>
            </w:ins>
          </w:p>
        </w:tc>
        <w:tc>
          <w:tcPr>
            <w:tcW w:w="0" w:type="auto"/>
          </w:tcPr>
          <w:p w14:paraId="56F8660D" w14:textId="77777777" w:rsidR="008441CB" w:rsidRDefault="006B7357" w:rsidP="005630AE">
            <w:pPr>
              <w:pStyle w:val="TableCellLeft10pt"/>
              <w:keepNext w:val="0"/>
              <w:rPr>
                <w:ins w:id="1315" w:author="Powell, Deana" w:date="2023-10-19T15:28:00Z"/>
              </w:rPr>
            </w:pPr>
            <w:ins w:id="1316" w:author="Powell, Deana" w:date="2023-10-19T15:28:00Z">
              <w:r w:rsidRPr="007101DB">
                <w:t>Day 1 of each 21-day cycle</w:t>
              </w:r>
            </w:ins>
          </w:p>
          <w:p w14:paraId="126FE3EE" w14:textId="77777777" w:rsidR="008441CB" w:rsidRPr="00361043" w:rsidRDefault="008441CB" w:rsidP="008441CB">
            <w:pPr>
              <w:pStyle w:val="TableCellLeft10pt"/>
              <w:rPr>
                <w:ins w:id="1317" w:author="Powell, Deana" w:date="2023-10-19T15:28:00Z"/>
              </w:rPr>
            </w:pPr>
          </w:p>
        </w:tc>
        <w:tc>
          <w:tcPr>
            <w:tcW w:w="0" w:type="auto"/>
          </w:tcPr>
          <w:p w14:paraId="6987E7D1" w14:textId="77777777" w:rsidR="008441CB" w:rsidRPr="00361043" w:rsidRDefault="006B7357" w:rsidP="008441CB">
            <w:pPr>
              <w:pStyle w:val="TableCellLeft10pt"/>
              <w:rPr>
                <w:ins w:id="1318" w:author="Powell, Deana" w:date="2023-10-19T15:28:00Z"/>
              </w:rPr>
            </w:pPr>
            <w:ins w:id="1319" w:author="Powell, Deana" w:date="2023-10-19T15:28:00Z">
              <w:r>
                <w:t>Test Product</w:t>
              </w:r>
            </w:ins>
          </w:p>
        </w:tc>
      </w:tr>
    </w:tbl>
    <w:p w14:paraId="161029C3" w14:textId="77777777" w:rsidR="002270BF" w:rsidRPr="00EE660D" w:rsidRDefault="002270BF" w:rsidP="00EE660D">
      <w:pPr>
        <w:pStyle w:val="Paragraph"/>
        <w:keepNext/>
        <w:spacing w:before="0" w:after="0" w:line="20" w:lineRule="exact"/>
        <w:rPr>
          <w:sz w:val="2"/>
          <w:szCs w:val="2"/>
        </w:rPr>
      </w:pPr>
    </w:p>
    <w:p w14:paraId="02942DA9" w14:textId="77777777" w:rsidR="000F38C8" w:rsidRDefault="000F38C8" w:rsidP="00A53F2C">
      <w:pPr>
        <w:pStyle w:val="Paragraph"/>
        <w:rPr>
          <w:del w:id="1320" w:author="Powell, Deana" w:date="2023-10-19T15:28:00Z"/>
        </w:rPr>
      </w:pPr>
      <w:del w:id="1321" w:author="Powell, Deana" w:date="2023-10-19T15:28:00Z">
        <w:r w:rsidRPr="00E72B47">
          <w:rPr>
            <w:b/>
          </w:rPr>
          <w:delText>Study Governance Committees:</w:delText>
        </w:r>
      </w:del>
    </w:p>
    <w:p w14:paraId="051ED764" w14:textId="77777777" w:rsidR="00D02561" w:rsidRDefault="006B7357" w:rsidP="00D02561">
      <w:pPr>
        <w:pStyle w:val="TableNote9pt"/>
        <w:rPr>
          <w:ins w:id="1322" w:author="Powell, Deana" w:date="2023-10-19T15:28:00Z"/>
        </w:rPr>
      </w:pPr>
      <w:ins w:id="1323" w:author="Powell, Deana" w:date="2023-10-19T15:28:00Z">
        <w:r>
          <w:tab/>
        </w:r>
        <w:r w:rsidR="00741430">
          <w:t xml:space="preserve">EEA = </w:t>
        </w:r>
        <w:r w:rsidR="00A53BF1" w:rsidRPr="00A53BF1">
          <w:t xml:space="preserve">European Economic Area; </w:t>
        </w:r>
        <w:r>
          <w:t xml:space="preserve">IMP = investigational medicinal product; IV = intravenous; N/A – not applicable; </w:t>
        </w:r>
        <w:r w:rsidR="00741430" w:rsidRPr="00741430">
          <w:t xml:space="preserve">NIMP/AxMP </w:t>
        </w:r>
        <w:r w:rsidR="00741430">
          <w:t xml:space="preserve">= </w:t>
        </w:r>
        <w:r w:rsidR="00741430" w:rsidRPr="00741430">
          <w:t xml:space="preserve">noninvestigational/auxiliary medicinal product; </w:t>
        </w:r>
        <w:r>
          <w:t>QD = once daily</w:t>
        </w:r>
      </w:ins>
    </w:p>
    <w:p w14:paraId="0B39B7A0" w14:textId="77777777" w:rsidR="00D02561" w:rsidRDefault="006B7357" w:rsidP="00D02561">
      <w:pPr>
        <w:pStyle w:val="TableNote9pt"/>
        <w:rPr>
          <w:ins w:id="1324" w:author="Powell, Deana" w:date="2023-10-19T15:28:00Z"/>
        </w:rPr>
      </w:pPr>
      <w:ins w:id="1325" w:author="Powell, Deana" w:date="2023-10-19T15:28:00Z">
        <w:r>
          <w:tab/>
          <w:t>The classification of IMP and NIMP/AxMP in this table is based on guidance issued by the European Commission and applies to countries in the EEA. Country differences with respect to the definition/classification of IMP and NIMP/AxMP may exist. In these circumstances, local legislation is followed.</w:t>
        </w:r>
      </w:ins>
    </w:p>
    <w:p w14:paraId="4046339E" w14:textId="7B77BA4E" w:rsidR="00EE660D" w:rsidRDefault="006B7357" w:rsidP="00D02561">
      <w:pPr>
        <w:pStyle w:val="TableNote9pt"/>
        <w:rPr>
          <w:ins w:id="1326" w:author="Powell, Deana" w:date="2023-10-19T15:28:00Z"/>
        </w:rPr>
      </w:pPr>
      <w:ins w:id="1327" w:author="Powell, Deana" w:date="2023-10-19T15:28:00Z">
        <w:r>
          <w:t>4mg capsules provided for successive dose reduction of lenvatinib, if needed, as described in Section 6.6.2.</w:t>
        </w:r>
      </w:ins>
    </w:p>
    <w:p w14:paraId="3B333CFF" w14:textId="2AC1F1F4" w:rsidR="009C3398" w:rsidRDefault="009C3398">
      <w:pPr>
        <w:rPr>
          <w:ins w:id="1328" w:author="Powell, Deana" w:date="2023-10-19T15:28:00Z"/>
          <w:szCs w:val="20"/>
        </w:rPr>
      </w:pPr>
      <w:ins w:id="1329" w:author="Powell, Deana" w:date="2023-10-19T15:28:00Z">
        <w:r>
          <w:br w:type="page"/>
        </w:r>
      </w:ins>
    </w:p>
    <w:p w14:paraId="6036FA9B" w14:textId="77777777" w:rsidR="00EE1723" w:rsidRDefault="006B7357" w:rsidP="006308CF">
      <w:pPr>
        <w:pStyle w:val="Paragraph"/>
        <w:rPr>
          <w:ins w:id="1330" w:author="Powell, Deana" w:date="2023-10-19T15:28:00Z"/>
        </w:rPr>
      </w:pPr>
      <w:ins w:id="1331" w:author="Powell, Deana" w:date="2023-10-19T15:28:00Z">
        <w:r w:rsidRPr="00627C97">
          <w:lastRenderedPageBreak/>
          <w:t>Other current or former name(s) or alias(es) for study intervention(s) are as follows:</w:t>
        </w:r>
        <w:r w:rsidRPr="006308CF">
          <w:t xml:space="preserve"> </w:t>
        </w:r>
        <w:r w:rsidRPr="00627C97">
          <w:t>KEYTRUDA®, MK-3475, SCH 900475; LENVIMA®, MK-7902, and E7080</w:t>
        </w:r>
        <w:r w:rsidRPr="006308CF">
          <w:t>.</w:t>
        </w:r>
      </w:ins>
    </w:p>
    <w:tbl>
      <w:tblPr>
        <w:tblW w:w="5000" w:type="pct"/>
        <w:tblLook w:val="04A0" w:firstRow="1" w:lastRow="0" w:firstColumn="1" w:lastColumn="0" w:noHBand="0" w:noVBand="1"/>
      </w:tblPr>
      <w:tblGrid>
        <w:gridCol w:w="4495"/>
        <w:gridCol w:w="4495"/>
      </w:tblGrid>
      <w:tr w:rsidR="000121B5" w14:paraId="728D15AA" w14:textId="77777777" w:rsidTr="00487578">
        <w:tc>
          <w:tcPr>
            <w:tcW w:w="2500" w:type="pct"/>
            <w:tcBorders>
              <w:top w:val="single" w:sz="4" w:space="0" w:color="auto"/>
              <w:left w:val="single" w:sz="4" w:space="0" w:color="auto"/>
              <w:bottom w:val="single" w:sz="4" w:space="0" w:color="auto"/>
              <w:right w:val="single" w:sz="4" w:space="0" w:color="auto"/>
            </w:tcBorders>
          </w:tcPr>
          <w:p w14:paraId="3838EDB7" w14:textId="04F3693E" w:rsidR="00585564" w:rsidRDefault="000F38C8" w:rsidP="00F27CD5">
            <w:pPr>
              <w:pStyle w:val="TableLeft"/>
            </w:pPr>
            <w:del w:id="1332" w:author="Powell, Deana" w:date="2023-10-19T15:28:00Z">
              <w:r w:rsidRPr="007D3DEA">
                <w:delText>Steering Committee</w:delText>
              </w:r>
            </w:del>
            <w:ins w:id="1333" w:author="Powell, Deana" w:date="2023-10-19T15:28:00Z">
              <w:r w:rsidR="006B7357" w:rsidRPr="00585564">
                <w:t>Total Number of Intervention Groups/Arms</w:t>
              </w:r>
            </w:ins>
          </w:p>
        </w:tc>
        <w:tc>
          <w:tcPr>
            <w:tcW w:w="2500" w:type="pct"/>
            <w:tcBorders>
              <w:top w:val="single" w:sz="4" w:space="0" w:color="auto"/>
              <w:left w:val="single" w:sz="4" w:space="0" w:color="auto"/>
              <w:bottom w:val="single" w:sz="4" w:space="0" w:color="auto"/>
              <w:right w:val="single" w:sz="4" w:space="0" w:color="auto"/>
            </w:tcBorders>
          </w:tcPr>
          <w:p w14:paraId="7B046469" w14:textId="09191F8E" w:rsidR="00875750" w:rsidRDefault="00D916F9" w:rsidP="00F27CD5">
            <w:pPr>
              <w:pStyle w:val="TableLeft"/>
              <w:rPr>
                <w:sz w:val="20"/>
                <w:szCs w:val="20"/>
              </w:rPr>
            </w:pPr>
            <w:del w:id="1334" w:author="Powell, Deana" w:date="2023-10-19T15:28:00Z">
              <w:r>
                <w:delText>No</w:delText>
              </w:r>
            </w:del>
            <w:ins w:id="1335" w:author="Powell, Deana" w:date="2023-10-19T15:28:00Z">
              <w:r w:rsidR="006B7357">
                <w:t>2</w:t>
              </w:r>
            </w:ins>
          </w:p>
        </w:tc>
      </w:tr>
    </w:tbl>
    <w:tbl>
      <w:tblPr>
        <w:tblStyle w:val="TableGrid"/>
        <w:tblW w:w="5000" w:type="pct"/>
        <w:tblLook w:val="04A0" w:firstRow="1" w:lastRow="0" w:firstColumn="1" w:lastColumn="0" w:noHBand="0" w:noVBand="1"/>
      </w:tblPr>
      <w:tblGrid>
        <w:gridCol w:w="4346"/>
        <w:gridCol w:w="4644"/>
      </w:tblGrid>
      <w:tr w:rsidR="000F38C8" w14:paraId="684C8145" w14:textId="77777777" w:rsidTr="002D1EA4">
        <w:trPr>
          <w:del w:id="1336" w:author="Powell, Deana" w:date="2023-10-19T15:28:00Z"/>
        </w:trPr>
        <w:tc>
          <w:tcPr>
            <w:tcW w:w="4495" w:type="dxa"/>
          </w:tcPr>
          <w:p w14:paraId="23DC4E9F" w14:textId="77777777" w:rsidR="000F38C8" w:rsidRPr="007D3DEA" w:rsidRDefault="000F38C8" w:rsidP="00A53F2C">
            <w:pPr>
              <w:pStyle w:val="Paragraph"/>
              <w:spacing w:before="120" w:after="120"/>
              <w:rPr>
                <w:del w:id="1337" w:author="Powell, Deana" w:date="2023-10-19T15:28:00Z"/>
              </w:rPr>
            </w:pPr>
            <w:del w:id="1338" w:author="Powell, Deana" w:date="2023-10-19T15:28:00Z">
              <w:r w:rsidRPr="007D3DEA">
                <w:delText>Executive Oversight Committee</w:delText>
              </w:r>
            </w:del>
          </w:p>
        </w:tc>
        <w:tc>
          <w:tcPr>
            <w:tcW w:w="4855" w:type="dxa"/>
          </w:tcPr>
          <w:p w14:paraId="55C100E7" w14:textId="77777777" w:rsidR="00050CFF" w:rsidRPr="00A53F2C" w:rsidRDefault="00D916F9" w:rsidP="00A53F2C">
            <w:pPr>
              <w:pStyle w:val="Paragraph"/>
              <w:spacing w:before="120" w:after="120"/>
              <w:rPr>
                <w:del w:id="1339" w:author="Powell, Deana" w:date="2023-10-19T15:28:00Z"/>
              </w:rPr>
            </w:pPr>
            <w:del w:id="1340" w:author="Powell, Deana" w:date="2023-10-19T15:28:00Z">
              <w:r>
                <w:delText>Yes</w:delText>
              </w:r>
            </w:del>
          </w:p>
        </w:tc>
      </w:tr>
      <w:tr w:rsidR="000F38C8" w14:paraId="56DA0339" w14:textId="77777777" w:rsidTr="002D1EA4">
        <w:trPr>
          <w:del w:id="1341" w:author="Powell, Deana" w:date="2023-10-19T15:28:00Z"/>
        </w:trPr>
        <w:tc>
          <w:tcPr>
            <w:tcW w:w="4495" w:type="dxa"/>
          </w:tcPr>
          <w:p w14:paraId="21550ECD" w14:textId="77777777" w:rsidR="000F38C8" w:rsidRPr="007D3DEA" w:rsidRDefault="000F38C8" w:rsidP="00A53F2C">
            <w:pPr>
              <w:pStyle w:val="Paragraph"/>
              <w:spacing w:before="120" w:after="120"/>
              <w:rPr>
                <w:del w:id="1342" w:author="Powell, Deana" w:date="2023-10-19T15:28:00Z"/>
              </w:rPr>
            </w:pPr>
            <w:del w:id="1343" w:author="Powell, Deana" w:date="2023-10-19T15:28:00Z">
              <w:r w:rsidRPr="007D3DEA">
                <w:delText>Data Monitoring Committee</w:delText>
              </w:r>
            </w:del>
          </w:p>
        </w:tc>
        <w:tc>
          <w:tcPr>
            <w:tcW w:w="4855" w:type="dxa"/>
          </w:tcPr>
          <w:p w14:paraId="57258E89" w14:textId="77777777" w:rsidR="00725F75" w:rsidRPr="00A53F2C" w:rsidRDefault="00D916F9" w:rsidP="00A53F2C">
            <w:pPr>
              <w:pStyle w:val="Paragraph"/>
              <w:spacing w:before="120" w:after="120"/>
              <w:rPr>
                <w:del w:id="1344" w:author="Powell, Deana" w:date="2023-10-19T15:28:00Z"/>
              </w:rPr>
            </w:pPr>
            <w:del w:id="1345" w:author="Powell, Deana" w:date="2023-10-19T15:28:00Z">
              <w:r>
                <w:delText>Yes</w:delText>
              </w:r>
            </w:del>
          </w:p>
        </w:tc>
      </w:tr>
      <w:tr w:rsidR="000F38C8" w14:paraId="7A5D7D3F" w14:textId="77777777" w:rsidTr="002D1EA4">
        <w:trPr>
          <w:del w:id="1346" w:author="Powell, Deana" w:date="2023-10-19T15:28:00Z"/>
        </w:trPr>
        <w:tc>
          <w:tcPr>
            <w:tcW w:w="4495" w:type="dxa"/>
          </w:tcPr>
          <w:p w14:paraId="192E36F4" w14:textId="77777777" w:rsidR="000F38C8" w:rsidRPr="007D3DEA" w:rsidRDefault="000F38C8" w:rsidP="00A53F2C">
            <w:pPr>
              <w:pStyle w:val="Paragraph"/>
              <w:spacing w:before="120" w:after="120"/>
              <w:rPr>
                <w:del w:id="1347" w:author="Powell, Deana" w:date="2023-10-19T15:28:00Z"/>
              </w:rPr>
            </w:pPr>
            <w:del w:id="1348" w:author="Powell, Deana" w:date="2023-10-19T15:28:00Z">
              <w:r w:rsidRPr="007D3DEA">
                <w:delText>Clinical Adjudication Committee</w:delText>
              </w:r>
            </w:del>
          </w:p>
        </w:tc>
        <w:tc>
          <w:tcPr>
            <w:tcW w:w="4855" w:type="dxa"/>
          </w:tcPr>
          <w:p w14:paraId="1CFEE9D6" w14:textId="77777777" w:rsidR="00050CFF" w:rsidRPr="00A53F2C" w:rsidRDefault="00D916F9" w:rsidP="00A53F2C">
            <w:pPr>
              <w:pStyle w:val="Paragraph"/>
              <w:spacing w:before="120" w:after="120"/>
              <w:rPr>
                <w:del w:id="1349" w:author="Powell, Deana" w:date="2023-10-19T15:28:00Z"/>
              </w:rPr>
            </w:pPr>
            <w:del w:id="1350" w:author="Powell, Deana" w:date="2023-10-19T15:28:00Z">
              <w:r>
                <w:delText>No</w:delText>
              </w:r>
            </w:del>
          </w:p>
        </w:tc>
      </w:tr>
      <w:tr w:rsidR="000F38C8" w14:paraId="6DDA87D2" w14:textId="77777777" w:rsidTr="002D1EA4">
        <w:trPr>
          <w:del w:id="1351" w:author="Powell, Deana" w:date="2023-10-19T15:28:00Z"/>
        </w:trPr>
        <w:tc>
          <w:tcPr>
            <w:tcW w:w="4495" w:type="dxa"/>
          </w:tcPr>
          <w:p w14:paraId="14CB8D3A" w14:textId="77777777" w:rsidR="000F38C8" w:rsidRPr="007D3DEA" w:rsidRDefault="00FF4716" w:rsidP="00A53F2C">
            <w:pPr>
              <w:pStyle w:val="Paragraph"/>
              <w:spacing w:before="120" w:after="120"/>
              <w:rPr>
                <w:del w:id="1352" w:author="Powell, Deana" w:date="2023-10-19T15:28:00Z"/>
              </w:rPr>
            </w:pPr>
            <w:del w:id="1353" w:author="Powell, Deana" w:date="2023-10-19T15:28:00Z">
              <w:r>
                <w:delText xml:space="preserve">Insert </w:delText>
              </w:r>
              <w:r w:rsidR="000F38C8">
                <w:delText>Other Oversight Committee</w:delText>
              </w:r>
            </w:del>
          </w:p>
        </w:tc>
        <w:tc>
          <w:tcPr>
            <w:tcW w:w="4855" w:type="dxa"/>
          </w:tcPr>
          <w:p w14:paraId="5FF5A57D" w14:textId="77777777" w:rsidR="00050CFF" w:rsidRPr="00A53F2C" w:rsidRDefault="00D916F9" w:rsidP="00A53F2C">
            <w:pPr>
              <w:pStyle w:val="Paragraph"/>
              <w:spacing w:before="120" w:after="120"/>
              <w:rPr>
                <w:del w:id="1354" w:author="Powell, Deana" w:date="2023-10-19T15:28:00Z"/>
              </w:rPr>
            </w:pPr>
            <w:del w:id="1355" w:author="Powell, Deana" w:date="2023-10-19T15:28:00Z">
              <w:r>
                <w:delText>No</w:delText>
              </w:r>
            </w:del>
          </w:p>
        </w:tc>
      </w:tr>
    </w:tbl>
    <w:tbl>
      <w:tblPr>
        <w:tblW w:w="5000" w:type="pct"/>
        <w:tblLook w:val="04A0" w:firstRow="1" w:lastRow="0" w:firstColumn="1" w:lastColumn="0" w:noHBand="0" w:noVBand="1"/>
      </w:tblPr>
      <w:tblGrid>
        <w:gridCol w:w="4495"/>
        <w:gridCol w:w="4495"/>
      </w:tblGrid>
      <w:tr w:rsidR="000121B5" w14:paraId="54B7A8C8" w14:textId="77777777" w:rsidTr="00487578">
        <w:tc>
          <w:tcPr>
            <w:tcW w:w="2500" w:type="pct"/>
            <w:tcBorders>
              <w:top w:val="single" w:sz="4" w:space="0" w:color="auto"/>
              <w:left w:val="single" w:sz="4" w:space="0" w:color="auto"/>
              <w:bottom w:val="single" w:sz="4" w:space="0" w:color="auto"/>
              <w:right w:val="single" w:sz="4" w:space="0" w:color="auto"/>
            </w:tcBorders>
            <w:cellIns w:id="1356" w:author="Powell, Deana" w:date="2023-10-19T15:28:00Z"/>
          </w:tcPr>
          <w:p w14:paraId="29850EF9" w14:textId="77777777" w:rsidR="00585564" w:rsidRDefault="006B7357" w:rsidP="00F27CD5">
            <w:pPr>
              <w:pStyle w:val="TableLeft"/>
            </w:pPr>
            <w:ins w:id="1357" w:author="Powell, Deana" w:date="2023-10-19T15:28:00Z">
              <w:r w:rsidRPr="00585564">
                <w:t>Duration of Participation</w:t>
              </w:r>
            </w:ins>
          </w:p>
        </w:tc>
        <w:tc>
          <w:tcPr>
            <w:tcW w:w="2500" w:type="pct"/>
            <w:tcBorders>
              <w:top w:val="single" w:sz="4" w:space="0" w:color="auto"/>
              <w:left w:val="single" w:sz="4" w:space="0" w:color="auto"/>
              <w:bottom w:val="single" w:sz="4" w:space="0" w:color="auto"/>
              <w:right w:val="single" w:sz="4" w:space="0" w:color="auto"/>
            </w:tcBorders>
          </w:tcPr>
          <w:p w14:paraId="709C35CE" w14:textId="77777777" w:rsidR="00627C97" w:rsidRPr="00627C97" w:rsidRDefault="006B7357" w:rsidP="00627C97">
            <w:pPr>
              <w:pStyle w:val="Paragraph"/>
              <w:rPr>
                <w:moveTo w:id="1358" w:author="Powell, Deana" w:date="2023-10-19T15:28:00Z"/>
                <w:rFonts w:cs="Arial"/>
                <w:bCs/>
              </w:rPr>
            </w:pPr>
            <w:moveToRangeStart w:id="1359" w:author="Powell, Deana" w:date="2023-10-19T15:28:00Z" w:name="move148621712"/>
            <w:moveTo w:id="1360" w:author="Powell, Deana" w:date="2023-10-19T15:28:00Z">
              <w:r w:rsidRPr="00627C97">
                <w:rPr>
                  <w:rFonts w:cs="Arial"/>
                  <w:bCs/>
                </w:rPr>
                <w:t>Each participant will participate in the study from the time the participant provides documented informed consent through the final protocol-specified contact.</w:t>
              </w:r>
            </w:moveTo>
          </w:p>
          <w:p w14:paraId="33C90763" w14:textId="77777777" w:rsidR="00627C97" w:rsidRPr="00627C97" w:rsidRDefault="006B7357" w:rsidP="00627C97">
            <w:pPr>
              <w:pStyle w:val="Paragraph"/>
              <w:rPr>
                <w:moveTo w:id="1361" w:author="Powell, Deana" w:date="2023-10-19T15:28:00Z"/>
                <w:rFonts w:cs="Arial"/>
                <w:bCs/>
              </w:rPr>
            </w:pPr>
            <w:moveTo w:id="1362" w:author="Powell, Deana" w:date="2023-10-19T15:28:00Z">
              <w:r w:rsidRPr="00627C97">
                <w:rPr>
                  <w:rFonts w:cs="Arial"/>
                  <w:bCs/>
                </w:rPr>
                <w:t>After a screening phase of up to 42 days, each participant will be assigned to receive study intervention until disease progression is verified by BICR, unacceptable adverse events, intercurrent illness that prevents further administration of study treatment, investigator’s decision to discontinue the participant, or administrative reasons requiring cessation of treatment.</w:t>
              </w:r>
            </w:moveTo>
          </w:p>
          <w:p w14:paraId="422D3C01" w14:textId="77777777" w:rsidR="00627C97" w:rsidRPr="00627C97" w:rsidRDefault="006B7357" w:rsidP="00627C97">
            <w:pPr>
              <w:pStyle w:val="Paragraph"/>
              <w:rPr>
                <w:moveTo w:id="1363" w:author="Powell, Deana" w:date="2023-10-19T15:28:00Z"/>
                <w:rFonts w:cs="Arial"/>
                <w:bCs/>
              </w:rPr>
            </w:pPr>
            <w:moveTo w:id="1364" w:author="Powell, Deana" w:date="2023-10-19T15:28:00Z">
              <w:r w:rsidRPr="00627C97">
                <w:rPr>
                  <w:rFonts w:cs="Arial"/>
                  <w:bCs/>
                </w:rPr>
                <w:t xml:space="preserve">All participants receiving pembrolizumab will discontinue treatment with pembrolizumab after receiving 35 administrations. Participants who stop pembrolizumab after 35 administrations for reasons other than disease progression or intolerability or participants who stop pembrolizumab after attaining a Complete Response may be eligible for up to 17 additional administrations of pembrolizumab upon experiencing BICR-verified disease progression (Section 6.7). Participants who are receiving lenvatinib/placebo at the time disease progression is verified may continue to receive lenvatinib/placebo during Second </w:t>
              </w:r>
              <w:r w:rsidRPr="00627C97">
                <w:rPr>
                  <w:rFonts w:cs="Arial"/>
                  <w:bCs/>
                </w:rPr>
                <w:lastRenderedPageBreak/>
                <w:t>Course treatment at the discretion of the investigator. Participants who discontinue lenvatinib/placebo prior to initiation of Second Course treatment will not restart lenvatinib/placebo.</w:t>
              </w:r>
            </w:moveTo>
          </w:p>
          <w:p w14:paraId="5C63C070" w14:textId="77777777" w:rsidR="00627C97" w:rsidRPr="00627C97" w:rsidRDefault="006B7357" w:rsidP="00627C97">
            <w:pPr>
              <w:pStyle w:val="Paragraph"/>
              <w:rPr>
                <w:moveTo w:id="1365" w:author="Powell, Deana" w:date="2023-10-19T15:28:00Z"/>
                <w:rFonts w:cs="Arial"/>
                <w:bCs/>
              </w:rPr>
            </w:pPr>
            <w:moveTo w:id="1366" w:author="Powell, Deana" w:date="2023-10-19T15:28:00Z">
              <w:r w:rsidRPr="00627C97">
                <w:rPr>
                  <w:rFonts w:cs="Arial"/>
                  <w:bCs/>
                </w:rPr>
                <w:t>After the end of treatment, each participant will be followed for the occurrence of adverse events and spontaneously reported pregnancy as described under Section 8.4.</w:t>
              </w:r>
            </w:moveTo>
          </w:p>
          <w:p w14:paraId="79DA6CDD" w14:textId="77777777" w:rsidR="00C418DB" w:rsidRDefault="006B7357" w:rsidP="00F27CD5">
            <w:pPr>
              <w:pStyle w:val="TableLeft"/>
              <w:rPr>
                <w:ins w:id="1367" w:author="Powell, Deana" w:date="2023-10-19T15:28:00Z"/>
              </w:rPr>
            </w:pPr>
            <w:moveTo w:id="1368" w:author="Powell, Deana" w:date="2023-10-19T15:28:00Z">
              <w:r w:rsidRPr="00627C97">
                <w:t>Participants who discontinue for reasons other than radiographic disease progression will have post-treatment follow-up imaging for disease status until disease progression is documented per RECIST 1.1 by BICR, the start of a new anti-cancer treatment, withdrawal of consent, pregnancy, death, or loss to follow-up. All participants will be followed by telephone for overall survival until death, withdrawal of consent, or the end of the study.</w:t>
              </w:r>
            </w:moveTo>
            <w:moveToRangeEnd w:id="1359"/>
          </w:p>
          <w:p w14:paraId="4B8F54DE" w14:textId="621A8D70" w:rsidR="00567926" w:rsidRPr="00627C97" w:rsidRDefault="006B7357" w:rsidP="002353FD">
            <w:pPr>
              <w:pStyle w:val="TableLeft"/>
            </w:pPr>
            <w:ins w:id="1369" w:author="Powell, Deana" w:date="2023-10-19T15:28:00Z">
              <w:r w:rsidRPr="00AE2C76">
                <w:t xml:space="preserve">Upon study </w:t>
              </w:r>
              <w:r w:rsidR="007A543C" w:rsidRPr="00AE2C76">
                <w:t>termina</w:t>
              </w:r>
              <w:r w:rsidR="003B2F31" w:rsidRPr="00AE2C76">
                <w:t>tion</w:t>
              </w:r>
              <w:r w:rsidRPr="00AE2C76">
                <w:t>, participants are to be discontinued and may be enrolled in an extension study using pembrolizumab in combination with compound (e.g., lenvatinib) if available</w:t>
              </w:r>
              <w:r w:rsidRPr="000400A9">
                <w:rPr>
                  <w:rFonts w:ascii="Invention" w:hAnsi="Invention" w:cstheme="minorHAnsi"/>
                  <w:color w:val="0000CC"/>
                  <w:sz w:val="20"/>
                  <w:szCs w:val="20"/>
                </w:rPr>
                <w:t>.</w:t>
              </w:r>
            </w:ins>
            <w:del w:id="1370" w:author="Powell, Deana" w:date="2023-10-19T15:28:00Z">
              <w:r w:rsidR="000F38C8" w:rsidRPr="009E4C45">
                <w:delText>Study governance considerations are outlined in Appendix</w:delText>
              </w:r>
              <w:r w:rsidR="000F38C8">
                <w:delText> </w:delText>
              </w:r>
              <w:r w:rsidR="000F38C8" w:rsidRPr="009E4C45">
                <w:delText>1.</w:delText>
              </w:r>
            </w:del>
          </w:p>
        </w:tc>
      </w:tr>
    </w:tbl>
    <w:p w14:paraId="24CC8D77" w14:textId="77777777" w:rsidR="00D823CC" w:rsidRDefault="00D823CC" w:rsidP="00D823CC">
      <w:pPr>
        <w:pStyle w:val="ListEnd"/>
        <w:rPr>
          <w:ins w:id="1371" w:author="Powell, Deana" w:date="2023-10-19T15:28:00Z"/>
        </w:rPr>
      </w:pPr>
    </w:p>
    <w:p w14:paraId="1F86ECBF" w14:textId="40B6183C" w:rsidR="00C0003F" w:rsidRPr="00D823CC" w:rsidRDefault="006B7357" w:rsidP="00D823CC">
      <w:pPr>
        <w:pStyle w:val="Paragraph"/>
        <w:rPr>
          <w:ins w:id="1372" w:author="Powell, Deana" w:date="2023-10-19T15:28:00Z"/>
          <w:b/>
          <w:bCs/>
        </w:rPr>
      </w:pPr>
      <w:ins w:id="1373" w:author="Powell, Deana" w:date="2023-10-19T15:28:00Z">
        <w:r w:rsidRPr="00D823CC">
          <w:rPr>
            <w:b/>
            <w:bCs/>
          </w:rPr>
          <w:t>Study Governance Committees:</w:t>
        </w:r>
      </w:ins>
    </w:p>
    <w:tbl>
      <w:tblPr>
        <w:tblW w:w="5000" w:type="pct"/>
        <w:tblLook w:val="04A0" w:firstRow="1" w:lastRow="0" w:firstColumn="1" w:lastColumn="0" w:noHBand="0" w:noVBand="1"/>
      </w:tblPr>
      <w:tblGrid>
        <w:gridCol w:w="4495"/>
        <w:gridCol w:w="4495"/>
      </w:tblGrid>
      <w:tr w:rsidR="000121B5" w14:paraId="5CC9D233" w14:textId="77777777" w:rsidTr="00487578">
        <w:trPr>
          <w:ins w:id="1374" w:author="Powell, Deana" w:date="2023-10-19T15:28:00Z"/>
        </w:trPr>
        <w:tc>
          <w:tcPr>
            <w:tcW w:w="2500" w:type="pct"/>
            <w:tcBorders>
              <w:top w:val="single" w:sz="4" w:space="0" w:color="auto"/>
              <w:left w:val="single" w:sz="4" w:space="0" w:color="auto"/>
              <w:bottom w:val="single" w:sz="4" w:space="0" w:color="auto"/>
              <w:right w:val="single" w:sz="4" w:space="0" w:color="auto"/>
            </w:tcBorders>
          </w:tcPr>
          <w:p w14:paraId="163522DF" w14:textId="77777777" w:rsidR="00121C3D" w:rsidRDefault="006B7357" w:rsidP="00F27CD5">
            <w:pPr>
              <w:pStyle w:val="TableLeft"/>
              <w:rPr>
                <w:ins w:id="1375" w:author="Powell, Deana" w:date="2023-10-19T15:28:00Z"/>
              </w:rPr>
            </w:pPr>
            <w:ins w:id="1376" w:author="Powell, Deana" w:date="2023-10-19T15:28:00Z">
              <w:r w:rsidRPr="00482BC1">
                <w:t>Executive Oversight Committee</w:t>
              </w:r>
            </w:ins>
          </w:p>
        </w:tc>
        <w:tc>
          <w:tcPr>
            <w:tcW w:w="2500" w:type="pct"/>
            <w:tcBorders>
              <w:top w:val="single" w:sz="4" w:space="0" w:color="auto"/>
              <w:left w:val="single" w:sz="4" w:space="0" w:color="auto"/>
              <w:bottom w:val="single" w:sz="4" w:space="0" w:color="auto"/>
              <w:right w:val="single" w:sz="4" w:space="0" w:color="auto"/>
            </w:tcBorders>
          </w:tcPr>
          <w:p w14:paraId="0F87836E" w14:textId="77777777" w:rsidR="00875750" w:rsidRDefault="006B7357" w:rsidP="00F27CD5">
            <w:pPr>
              <w:pStyle w:val="TableLeft"/>
              <w:rPr>
                <w:ins w:id="1377" w:author="Powell, Deana" w:date="2023-10-19T15:28:00Z"/>
                <w:sz w:val="20"/>
                <w:szCs w:val="20"/>
              </w:rPr>
            </w:pPr>
            <w:ins w:id="1378" w:author="Powell, Deana" w:date="2023-10-19T15:28:00Z">
              <w:r>
                <w:t>Yes</w:t>
              </w:r>
              <w:r w:rsidR="00A20C55">
                <w:t xml:space="preserve"> </w:t>
              </w:r>
            </w:ins>
          </w:p>
        </w:tc>
      </w:tr>
      <w:tr w:rsidR="000121B5" w14:paraId="1D42CBA0" w14:textId="77777777" w:rsidTr="00487578">
        <w:trPr>
          <w:ins w:id="1379" w:author="Powell, Deana" w:date="2023-10-19T15:28:00Z"/>
        </w:trPr>
        <w:tc>
          <w:tcPr>
            <w:tcW w:w="2500" w:type="pct"/>
            <w:tcBorders>
              <w:top w:val="single" w:sz="4" w:space="0" w:color="auto"/>
              <w:left w:val="single" w:sz="4" w:space="0" w:color="auto"/>
              <w:bottom w:val="single" w:sz="4" w:space="0" w:color="auto"/>
              <w:right w:val="single" w:sz="4" w:space="0" w:color="auto"/>
            </w:tcBorders>
          </w:tcPr>
          <w:p w14:paraId="4591D40E" w14:textId="77777777" w:rsidR="00121C3D" w:rsidRDefault="006B7357" w:rsidP="00F27CD5">
            <w:pPr>
              <w:pStyle w:val="TableLeft"/>
              <w:rPr>
                <w:ins w:id="1380" w:author="Powell, Deana" w:date="2023-10-19T15:28:00Z"/>
              </w:rPr>
            </w:pPr>
            <w:ins w:id="1381" w:author="Powell, Deana" w:date="2023-10-19T15:28:00Z">
              <w:r w:rsidRPr="00121C3D">
                <w:t>Data Monitoring Committee</w:t>
              </w:r>
            </w:ins>
          </w:p>
        </w:tc>
        <w:tc>
          <w:tcPr>
            <w:tcW w:w="2500" w:type="pct"/>
            <w:tcBorders>
              <w:top w:val="single" w:sz="4" w:space="0" w:color="auto"/>
              <w:left w:val="single" w:sz="4" w:space="0" w:color="auto"/>
              <w:bottom w:val="single" w:sz="4" w:space="0" w:color="auto"/>
              <w:right w:val="single" w:sz="4" w:space="0" w:color="auto"/>
            </w:tcBorders>
          </w:tcPr>
          <w:p w14:paraId="0680FBA6" w14:textId="77777777" w:rsidR="00875750" w:rsidRDefault="006B7357" w:rsidP="00F27CD5">
            <w:pPr>
              <w:pStyle w:val="TableLeft"/>
              <w:rPr>
                <w:ins w:id="1382" w:author="Powell, Deana" w:date="2023-10-19T15:28:00Z"/>
                <w:sz w:val="20"/>
                <w:szCs w:val="20"/>
              </w:rPr>
            </w:pPr>
            <w:ins w:id="1383" w:author="Powell, Deana" w:date="2023-10-19T15:28:00Z">
              <w:r>
                <w:rPr>
                  <w:rFonts w:eastAsiaTheme="minorHAnsi"/>
                </w:rPr>
                <w:t>Yes</w:t>
              </w:r>
              <w:r w:rsidR="00A20C55">
                <w:rPr>
                  <w:rFonts w:eastAsiaTheme="minorHAnsi"/>
                </w:rPr>
                <w:t xml:space="preserve"> </w:t>
              </w:r>
            </w:ins>
          </w:p>
        </w:tc>
      </w:tr>
      <w:tr w:rsidR="000121B5" w14:paraId="00AC4170" w14:textId="77777777" w:rsidTr="00487578">
        <w:trPr>
          <w:ins w:id="1384" w:author="Powell, Deana" w:date="2023-10-19T15:28:00Z"/>
        </w:trPr>
        <w:tc>
          <w:tcPr>
            <w:tcW w:w="2500" w:type="pct"/>
            <w:tcBorders>
              <w:top w:val="single" w:sz="4" w:space="0" w:color="auto"/>
              <w:left w:val="single" w:sz="4" w:space="0" w:color="auto"/>
              <w:bottom w:val="single" w:sz="4" w:space="0" w:color="auto"/>
              <w:right w:val="single" w:sz="4" w:space="0" w:color="auto"/>
            </w:tcBorders>
          </w:tcPr>
          <w:p w14:paraId="268A7512" w14:textId="77777777" w:rsidR="00121C3D" w:rsidRDefault="006B7357" w:rsidP="00F27CD5">
            <w:pPr>
              <w:pStyle w:val="TableLeft"/>
              <w:rPr>
                <w:ins w:id="1385" w:author="Powell, Deana" w:date="2023-10-19T15:28:00Z"/>
              </w:rPr>
            </w:pPr>
            <w:ins w:id="1386" w:author="Powell, Deana" w:date="2023-10-19T15:28:00Z">
              <w:r w:rsidRPr="00121C3D">
                <w:t>Clinical Adjudication Committee</w:t>
              </w:r>
            </w:ins>
          </w:p>
        </w:tc>
        <w:tc>
          <w:tcPr>
            <w:tcW w:w="2500" w:type="pct"/>
            <w:tcBorders>
              <w:top w:val="single" w:sz="4" w:space="0" w:color="auto"/>
              <w:left w:val="single" w:sz="4" w:space="0" w:color="auto"/>
              <w:bottom w:val="single" w:sz="4" w:space="0" w:color="auto"/>
              <w:right w:val="single" w:sz="4" w:space="0" w:color="auto"/>
            </w:tcBorders>
          </w:tcPr>
          <w:p w14:paraId="28B9F301" w14:textId="77777777" w:rsidR="00875750" w:rsidRDefault="006B7357" w:rsidP="00F27CD5">
            <w:pPr>
              <w:pStyle w:val="TableLeft"/>
              <w:rPr>
                <w:ins w:id="1387" w:author="Powell, Deana" w:date="2023-10-19T15:28:00Z"/>
                <w:sz w:val="20"/>
                <w:szCs w:val="20"/>
              </w:rPr>
            </w:pPr>
            <w:ins w:id="1388" w:author="Powell, Deana" w:date="2023-10-19T15:28:00Z">
              <w:r>
                <w:t>No</w:t>
              </w:r>
              <w:r w:rsidR="00A20C55">
                <w:t xml:space="preserve"> </w:t>
              </w:r>
            </w:ins>
          </w:p>
        </w:tc>
      </w:tr>
      <w:tr w:rsidR="000121B5" w14:paraId="13132B8B" w14:textId="77777777" w:rsidTr="00487578">
        <w:trPr>
          <w:ins w:id="1389" w:author="Powell, Deana" w:date="2023-10-19T15:28:00Z"/>
        </w:trPr>
        <w:tc>
          <w:tcPr>
            <w:tcW w:w="2500" w:type="pct"/>
            <w:tcBorders>
              <w:top w:val="single" w:sz="4" w:space="0" w:color="auto"/>
              <w:left w:val="single" w:sz="4" w:space="0" w:color="auto"/>
              <w:bottom w:val="single" w:sz="4" w:space="0" w:color="auto"/>
              <w:right w:val="single" w:sz="4" w:space="0" w:color="auto"/>
            </w:tcBorders>
          </w:tcPr>
          <w:p w14:paraId="6B571185" w14:textId="77777777" w:rsidR="00875750" w:rsidRDefault="006B7357" w:rsidP="00F27CD5">
            <w:pPr>
              <w:pStyle w:val="TableLeft"/>
              <w:rPr>
                <w:ins w:id="1390" w:author="Powell, Deana" w:date="2023-10-19T15:28:00Z"/>
                <w:sz w:val="20"/>
                <w:szCs w:val="20"/>
              </w:rPr>
            </w:pPr>
            <w:ins w:id="1391" w:author="Powell, Deana" w:date="2023-10-19T15:28:00Z">
              <w:r>
                <w:t>Steering Committee</w:t>
              </w:r>
            </w:ins>
          </w:p>
        </w:tc>
        <w:tc>
          <w:tcPr>
            <w:tcW w:w="2500" w:type="pct"/>
            <w:tcBorders>
              <w:top w:val="single" w:sz="4" w:space="0" w:color="auto"/>
              <w:left w:val="single" w:sz="4" w:space="0" w:color="auto"/>
              <w:bottom w:val="single" w:sz="4" w:space="0" w:color="auto"/>
              <w:right w:val="single" w:sz="4" w:space="0" w:color="auto"/>
            </w:tcBorders>
          </w:tcPr>
          <w:p w14:paraId="0647FF20" w14:textId="77777777" w:rsidR="00875750" w:rsidRDefault="006B7357" w:rsidP="00F27CD5">
            <w:pPr>
              <w:pStyle w:val="TableLeft"/>
              <w:rPr>
                <w:ins w:id="1392" w:author="Powell, Deana" w:date="2023-10-19T15:28:00Z"/>
                <w:sz w:val="20"/>
                <w:szCs w:val="20"/>
              </w:rPr>
            </w:pPr>
            <w:ins w:id="1393" w:author="Powell, Deana" w:date="2023-10-19T15:28:00Z">
              <w:r>
                <w:t>No</w:t>
              </w:r>
              <w:r w:rsidR="00A20C55">
                <w:t xml:space="preserve"> </w:t>
              </w:r>
            </w:ins>
          </w:p>
        </w:tc>
      </w:tr>
    </w:tbl>
    <w:p w14:paraId="0089F2E8" w14:textId="77777777" w:rsidR="00D823CC" w:rsidRDefault="00D823CC" w:rsidP="00D823CC">
      <w:pPr>
        <w:pStyle w:val="ListEnd"/>
        <w:rPr>
          <w:ins w:id="1394" w:author="Powell, Deana" w:date="2023-10-19T15:28:00Z"/>
        </w:rPr>
      </w:pPr>
    </w:p>
    <w:p w14:paraId="69159C6A" w14:textId="539E720B" w:rsidR="006E3E98" w:rsidRDefault="006B7357" w:rsidP="006C197E">
      <w:pPr>
        <w:pStyle w:val="Paragraph"/>
        <w:rPr>
          <w:ins w:id="1395" w:author="Powell, Deana" w:date="2023-10-19T15:28:00Z"/>
        </w:rPr>
      </w:pPr>
      <w:ins w:id="1396" w:author="Powell, Deana" w:date="2023-10-19T15:28:00Z">
        <w:r w:rsidRPr="00627C97">
          <w:t>Study governance considerations are outlined in</w:t>
        </w:r>
        <w:r w:rsidR="00674A0C" w:rsidRPr="00627C97">
          <w:t xml:space="preserve"> Appendix 1</w:t>
        </w:r>
        <w:r w:rsidRPr="00627C97">
          <w:t>.</w:t>
        </w:r>
      </w:ins>
    </w:p>
    <w:p w14:paraId="7D1E8D48" w14:textId="77777777" w:rsidR="008C168A" w:rsidRPr="00627C97" w:rsidRDefault="006B7357" w:rsidP="006C197E">
      <w:pPr>
        <w:pStyle w:val="Paragraph"/>
        <w:rPr>
          <w:ins w:id="1397" w:author="Powell, Deana" w:date="2023-10-19T15:28:00Z"/>
        </w:rPr>
      </w:pPr>
      <w:ins w:id="1398" w:author="Powell, Deana" w:date="2023-10-19T15:28:00Z">
        <w:r>
          <w:t>As of Amendment 05, the Executive Oversight Committee and Data Monitoring Committee are no longer applicable.</w:t>
        </w:r>
      </w:ins>
    </w:p>
    <w:p w14:paraId="3CEB1622" w14:textId="77777777" w:rsidR="00334202" w:rsidRDefault="00334202">
      <w:pPr>
        <w:rPr>
          <w:rFonts w:eastAsia="MS Gothic"/>
          <w:b/>
          <w:bCs/>
        </w:rPr>
      </w:pPr>
      <w:r>
        <w:rPr>
          <w:b/>
          <w:bCs/>
        </w:rPr>
        <w:br w:type="page"/>
      </w:r>
    </w:p>
    <w:p w14:paraId="181F1040" w14:textId="1F09255D" w:rsidR="00EE1723" w:rsidRDefault="000F6980" w:rsidP="006308CF">
      <w:pPr>
        <w:pStyle w:val="Paragraph"/>
      </w:pPr>
      <w:r w:rsidRPr="006308CF">
        <w:rPr>
          <w:b/>
          <w:bCs/>
        </w:rPr>
        <w:lastRenderedPageBreak/>
        <w:t xml:space="preserve">Study Accepts Healthy </w:t>
      </w:r>
      <w:del w:id="1399" w:author="Powell, Deana" w:date="2023-10-19T15:28:00Z">
        <w:r w:rsidR="002B4FB5" w:rsidRPr="007D3DEA">
          <w:rPr>
            <w:b/>
          </w:rPr>
          <w:delText>Volunteers</w:delText>
        </w:r>
      </w:del>
      <w:ins w:id="1400" w:author="Powell, Deana" w:date="2023-10-19T15:28:00Z">
        <w:r w:rsidRPr="006308CF">
          <w:rPr>
            <w:b/>
            <w:bCs/>
          </w:rPr>
          <w:t>Participants</w:t>
        </w:r>
      </w:ins>
      <w:r w:rsidRPr="006308CF">
        <w:rPr>
          <w:b/>
          <w:bCs/>
        </w:rPr>
        <w:t>:</w:t>
      </w:r>
      <w:r w:rsidR="003053CE" w:rsidRPr="003053CE">
        <w:t xml:space="preserve"> </w:t>
      </w:r>
      <w:r w:rsidRPr="006269EA">
        <w:t>No</w:t>
      </w:r>
    </w:p>
    <w:p w14:paraId="7ABF1BEC" w14:textId="2EF3DAF1" w:rsidR="000F4150" w:rsidRPr="00627C97" w:rsidRDefault="006B7357" w:rsidP="006C197E">
      <w:pPr>
        <w:pStyle w:val="Paragraph"/>
      </w:pPr>
      <w:r w:rsidRPr="00627C97">
        <w:t xml:space="preserve">A list of abbreviations </w:t>
      </w:r>
      <w:del w:id="1401" w:author="Powell, Deana" w:date="2023-10-19T15:28:00Z">
        <w:r w:rsidR="00C70294" w:rsidRPr="00C70294">
          <w:delText>used in this document can be found</w:delText>
        </w:r>
      </w:del>
      <w:ins w:id="1402" w:author="Powell, Deana" w:date="2023-10-19T15:28:00Z">
        <w:r w:rsidRPr="00627C97">
          <w:t>is</w:t>
        </w:r>
      </w:ins>
      <w:r w:rsidRPr="00627C97">
        <w:t xml:space="preserve"> in</w:t>
      </w:r>
      <w:r w:rsidR="00674A0C" w:rsidRPr="00627C97">
        <w:t xml:space="preserve"> Appendix </w:t>
      </w:r>
      <w:r w:rsidR="00627C97">
        <w:t>10</w:t>
      </w:r>
      <w:r w:rsidRPr="00627C97">
        <w:t>.</w:t>
      </w:r>
    </w:p>
    <w:p w14:paraId="109F212D" w14:textId="77777777" w:rsidR="00E4762A" w:rsidRDefault="006B7357" w:rsidP="00334202">
      <w:pPr>
        <w:pStyle w:val="Heading2"/>
        <w:keepNext w:val="0"/>
        <w:keepLines w:val="0"/>
      </w:pPr>
      <w:bookmarkStart w:id="1403" w:name="_Toc148621532"/>
      <w:bookmarkStart w:id="1404" w:name="_Toc107570586"/>
      <w:r>
        <w:t>Schema</w:t>
      </w:r>
      <w:bookmarkEnd w:id="1403"/>
      <w:bookmarkEnd w:id="1404"/>
    </w:p>
    <w:p w14:paraId="43C87950" w14:textId="5C231036" w:rsidR="00DF453A" w:rsidRDefault="006B7357" w:rsidP="00DE3165">
      <w:pPr>
        <w:pStyle w:val="Paragraph"/>
        <w:rPr>
          <w:ins w:id="1405" w:author="Powell, Deana" w:date="2023-10-19T15:28:00Z"/>
        </w:rPr>
      </w:pPr>
      <w:r w:rsidRPr="00DF453A">
        <w:t>The</w:t>
      </w:r>
      <w:ins w:id="1406" w:author="Powell, Deana" w:date="2023-10-19T15:28:00Z">
        <w:r w:rsidRPr="00DF453A">
          <w:t xml:space="preserve"> </w:t>
        </w:r>
        <w:r w:rsidR="00A12603">
          <w:t>original</w:t>
        </w:r>
      </w:ins>
      <w:r w:rsidR="00A12603">
        <w:t xml:space="preserve"> </w:t>
      </w:r>
      <w:r w:rsidRPr="00DF453A">
        <w:t xml:space="preserve">study design is depicted in </w:t>
      </w:r>
      <w:r w:rsidR="00815B7C">
        <w:t xml:space="preserve">Figure </w:t>
      </w:r>
      <w:r w:rsidR="00815B7C">
        <w:rPr>
          <w:noProof/>
        </w:rPr>
        <w:t>1</w:t>
      </w:r>
      <w:r w:rsidRPr="00DF453A">
        <w:t xml:space="preserve"> and </w:t>
      </w:r>
      <w:r w:rsidR="00815B7C">
        <w:t xml:space="preserve">Figure </w:t>
      </w:r>
      <w:r w:rsidR="00815B7C">
        <w:rPr>
          <w:noProof/>
        </w:rPr>
        <w:t>2</w:t>
      </w:r>
      <w:r w:rsidRPr="00DF453A">
        <w:t>.</w:t>
      </w:r>
      <w:ins w:id="1407" w:author="Powell, Deana" w:date="2023-10-19T15:28:00Z">
        <w:r w:rsidR="00953AAF">
          <w:t xml:space="preserve"> The new study design per Amendment 05 is depicted in </w:t>
        </w:r>
      </w:ins>
      <w:bookmarkStart w:id="1408" w:name="_Ref11065003"/>
      <w:bookmarkStart w:id="1409" w:name="_Toc107570829"/>
      <w:r w:rsidR="00815B7C">
        <w:t xml:space="preserve">Figure </w:t>
      </w:r>
      <w:del w:id="1410" w:author="Powell, Deana" w:date="2023-10-19T15:28:00Z">
        <w:r w:rsidR="004173BC">
          <w:rPr>
            <w:noProof/>
          </w:rPr>
          <w:delText>1</w:delText>
        </w:r>
        <w:bookmarkEnd w:id="1408"/>
        <w:r w:rsidR="008C4E34" w:rsidRPr="00337395">
          <w:tab/>
        </w:r>
      </w:del>
      <w:ins w:id="1411" w:author="Powell, Deana" w:date="2023-10-19T15:28:00Z">
        <w:r w:rsidR="00815B7C">
          <w:rPr>
            <w:noProof/>
          </w:rPr>
          <w:t>3</w:t>
        </w:r>
        <w:r w:rsidR="008F7361">
          <w:t xml:space="preserve"> and </w:t>
        </w:r>
        <w:r w:rsidR="00815B7C">
          <w:t xml:space="preserve">Figure </w:t>
        </w:r>
        <w:r w:rsidR="00815B7C">
          <w:rPr>
            <w:noProof/>
          </w:rPr>
          <w:t>4</w:t>
        </w:r>
        <w:r w:rsidR="00953AAF">
          <w:t>.</w:t>
        </w:r>
      </w:ins>
    </w:p>
    <w:p w14:paraId="7CE2D437" w14:textId="5AD919D9" w:rsidR="00DF453A" w:rsidRDefault="006B7357" w:rsidP="00D823CC">
      <w:pPr>
        <w:pStyle w:val="Caption"/>
      </w:pPr>
      <w:bookmarkStart w:id="1412" w:name="_Ref148596424"/>
      <w:bookmarkStart w:id="1413" w:name="_Toc148621774"/>
      <w:ins w:id="1414" w:author="Powell, Deana" w:date="2023-10-19T15:28:00Z">
        <w:r>
          <w:t xml:space="preserve">Figure </w:t>
        </w:r>
        <w:r w:rsidR="00815B7C">
          <w:rPr>
            <w:noProof/>
          </w:rPr>
          <w:t>1</w:t>
        </w:r>
        <w:bookmarkEnd w:id="1412"/>
        <w:r>
          <w:tab/>
        </w:r>
        <w:r w:rsidR="0054134B">
          <w:t xml:space="preserve">Original Study Design </w:t>
        </w:r>
      </w:ins>
      <w:r>
        <w:t>Initial Treatment Phase</w:t>
      </w:r>
      <w:bookmarkEnd w:id="1413"/>
      <w:bookmarkEnd w:id="1409"/>
    </w:p>
    <w:p w14:paraId="4831DE74" w14:textId="77777777" w:rsidR="009D5DAB" w:rsidRPr="009D5DAB" w:rsidRDefault="007170B1" w:rsidP="009D5DAB">
      <w:pPr>
        <w:pStyle w:val="Paragraph"/>
        <w:rPr>
          <w:del w:id="1415" w:author="Powell, Deana" w:date="2023-10-19T15:28:00Z"/>
        </w:rPr>
      </w:pPr>
      <w:del w:id="1416" w:author="Powell, Deana" w:date="2023-10-19T15:28:00Z">
        <w:r>
          <w:rPr>
            <w:noProof/>
          </w:rPr>
          <w:drawing>
            <wp:inline distT="0" distB="0" distL="0" distR="0" wp14:anchorId="3C2FE521" wp14:editId="1475E66D">
              <wp:extent cx="5667375" cy="183832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67375" cy="1838325"/>
                      </a:xfrm>
                      <a:prstGeom prst="rect">
                        <a:avLst/>
                      </a:prstGeom>
                      <a:noFill/>
                    </pic:spPr>
                  </pic:pic>
                </a:graphicData>
              </a:graphic>
            </wp:inline>
          </w:drawing>
        </w:r>
      </w:del>
    </w:p>
    <w:p w14:paraId="24F4403D" w14:textId="77777777" w:rsidR="00DF453A" w:rsidRDefault="006B7357" w:rsidP="00DE3165">
      <w:pPr>
        <w:pStyle w:val="Paragraph"/>
        <w:rPr>
          <w:ins w:id="1417" w:author="Powell, Deana" w:date="2023-10-19T15:28:00Z"/>
        </w:rPr>
      </w:pPr>
      <w:ins w:id="1418" w:author="Powell, Deana" w:date="2023-10-19T15:28:00Z">
        <w:r>
          <w:rPr>
            <w:noProof/>
          </w:rPr>
          <w:drawing>
            <wp:inline distT="0" distB="0" distL="0" distR="0" wp14:anchorId="1019FAFB" wp14:editId="4FBE2D86">
              <wp:extent cx="5669915" cy="1840865"/>
              <wp:effectExtent l="0" t="0" r="6985"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669915" cy="1840865"/>
                      </a:xfrm>
                      <a:prstGeom prst="rect">
                        <a:avLst/>
                      </a:prstGeom>
                      <a:noFill/>
                    </pic:spPr>
                  </pic:pic>
                </a:graphicData>
              </a:graphic>
            </wp:inline>
          </w:drawing>
        </w:r>
        <w:r w:rsidR="003558A5" w:rsidRPr="003558A5">
          <w:rPr>
            <w:noProof/>
          </w:rPr>
          <w:t xml:space="preserve"> </w:t>
        </w:r>
      </w:ins>
    </w:p>
    <w:p w14:paraId="49511A2F" w14:textId="78A56442" w:rsidR="00DF453A" w:rsidRDefault="006B7357" w:rsidP="00DF453A">
      <w:pPr>
        <w:pStyle w:val="TableNote9pt"/>
        <w:rPr>
          <w:ins w:id="1419" w:author="Powell, Deana" w:date="2023-10-19T15:28:00Z"/>
        </w:rPr>
      </w:pPr>
      <w:ins w:id="1420" w:author="Powell, Deana" w:date="2023-10-19T15:28:00Z">
        <w:r>
          <w:tab/>
        </w:r>
      </w:ins>
      <w:r w:rsidRPr="00DF453A">
        <w:t>Abbreviations:</w:t>
      </w:r>
      <w:del w:id="1421" w:author="Powell, Deana" w:date="2023-10-19T15:28:00Z">
        <w:r w:rsidR="00623F04">
          <w:rPr>
            <w:sz w:val="16"/>
            <w:szCs w:val="16"/>
          </w:rPr>
          <w:delText xml:space="preserve"> </w:delText>
        </w:r>
        <w:r w:rsidR="008C4E34" w:rsidRPr="00075D94">
          <w:rPr>
            <w:sz w:val="16"/>
            <w:szCs w:val="16"/>
          </w:rPr>
          <w:delText>1L = first-line;</w:delText>
        </w:r>
      </w:del>
      <w:r w:rsidRPr="00DF453A">
        <w:t xml:space="preserve"> CCRT = concomitant chemoradiotherapy; CPS = combined positive score; ECOG = Eastern Cooperative Oncology Group; HNSCC = head and neck squamous cell carcinoma; HPV = human papilloma virus; IV = intravenously; PD = progressive disease; PD-L1 = programmed cell-death-ligand 1; PO = orally; PS</w:t>
      </w:r>
      <w:ins w:id="1422" w:author="Powell, Deana" w:date="2023-10-19T15:28:00Z">
        <w:r w:rsidRPr="00DF453A">
          <w:t xml:space="preserve"> = performance status; Q3W = every 3 weeks; QD = daily; R/M = recurrent/metastatic; RECIST 1.1 = Response Evaluation Criteria in Solid Tumors.</w:t>
        </w:r>
      </w:ins>
    </w:p>
    <w:p w14:paraId="4766557D" w14:textId="6EB13B18" w:rsidR="00334202" w:rsidRDefault="00334202">
      <w:pPr>
        <w:rPr>
          <w:szCs w:val="20"/>
        </w:rPr>
      </w:pPr>
      <w:r>
        <w:br w:type="page"/>
      </w:r>
    </w:p>
    <w:p w14:paraId="3BEA8323" w14:textId="73BAA37A" w:rsidR="004636D0" w:rsidRPr="004636D0" w:rsidRDefault="006B7357" w:rsidP="00D823CC">
      <w:pPr>
        <w:pStyle w:val="Caption"/>
        <w:rPr>
          <w:ins w:id="1423" w:author="Powell, Deana" w:date="2023-10-19T15:28:00Z"/>
        </w:rPr>
      </w:pPr>
      <w:bookmarkStart w:id="1424" w:name="_Ref148596425"/>
      <w:bookmarkStart w:id="1425" w:name="_Toc148621775"/>
      <w:ins w:id="1426" w:author="Powell, Deana" w:date="2023-10-19T15:28:00Z">
        <w:r>
          <w:lastRenderedPageBreak/>
          <w:t xml:space="preserve">Figure </w:t>
        </w:r>
        <w:r w:rsidR="00815B7C">
          <w:rPr>
            <w:noProof/>
          </w:rPr>
          <w:t>2</w:t>
        </w:r>
        <w:bookmarkEnd w:id="1424"/>
        <w:r>
          <w:tab/>
        </w:r>
        <w:r w:rsidR="0054134B">
          <w:t xml:space="preserve">Original Study Design </w:t>
        </w:r>
        <w:r>
          <w:t>Second Course</w:t>
        </w:r>
        <w:r w:rsidR="0054134B">
          <w:t xml:space="preserve"> Phase</w:t>
        </w:r>
        <w:bookmarkEnd w:id="1425"/>
      </w:ins>
    </w:p>
    <w:p w14:paraId="2EB5B0AE" w14:textId="77777777" w:rsidR="00DF453A" w:rsidRDefault="006B7357" w:rsidP="00DE3165">
      <w:pPr>
        <w:pStyle w:val="Paragraph"/>
        <w:rPr>
          <w:ins w:id="1427" w:author="Powell, Deana" w:date="2023-10-19T15:28:00Z"/>
        </w:rPr>
      </w:pPr>
      <w:ins w:id="1428" w:author="Powell, Deana" w:date="2023-10-19T15:28:00Z">
        <w:r>
          <w:rPr>
            <w:noProof/>
          </w:rPr>
          <w:drawing>
            <wp:inline distT="0" distB="0" distL="0" distR="0" wp14:anchorId="4DE54C50" wp14:editId="70AD82B5">
              <wp:extent cx="5621020" cy="18103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621020" cy="1810385"/>
                      </a:xfrm>
                      <a:prstGeom prst="rect">
                        <a:avLst/>
                      </a:prstGeom>
                      <a:noFill/>
                    </pic:spPr>
                  </pic:pic>
                </a:graphicData>
              </a:graphic>
            </wp:inline>
          </w:drawing>
        </w:r>
      </w:ins>
    </w:p>
    <w:p w14:paraId="0B47CA52" w14:textId="77777777" w:rsidR="00DF453A" w:rsidRDefault="006B7357" w:rsidP="00DF453A">
      <w:pPr>
        <w:pStyle w:val="TableNote9pt"/>
        <w:rPr>
          <w:ins w:id="1429" w:author="Powell, Deana" w:date="2023-10-19T15:28:00Z"/>
        </w:rPr>
      </w:pPr>
      <w:ins w:id="1430" w:author="Powell, Deana" w:date="2023-10-19T15:28:00Z">
        <w:r>
          <w:tab/>
        </w:r>
        <w:r w:rsidRPr="00DF453A">
          <w:t>Abbreviations: IV = intravenously; PD = disease progression; PO = orally; Q3W = every 3 weeks; QD = daily.</w:t>
        </w:r>
      </w:ins>
    </w:p>
    <w:p w14:paraId="5C296DB9" w14:textId="5F7298D7" w:rsidR="009C3398" w:rsidRDefault="009C3398">
      <w:pPr>
        <w:rPr>
          <w:ins w:id="1431" w:author="Powell, Deana" w:date="2023-10-19T15:28:00Z"/>
          <w:szCs w:val="20"/>
        </w:rPr>
      </w:pPr>
      <w:ins w:id="1432" w:author="Powell, Deana" w:date="2023-10-19T15:28:00Z">
        <w:r>
          <w:br w:type="page"/>
        </w:r>
      </w:ins>
    </w:p>
    <w:p w14:paraId="3C634C6A" w14:textId="6E9E10B7" w:rsidR="00391C59" w:rsidRPr="004636D0" w:rsidRDefault="006B7357" w:rsidP="00D823CC">
      <w:pPr>
        <w:pStyle w:val="Caption"/>
        <w:rPr>
          <w:ins w:id="1433" w:author="Powell, Deana" w:date="2023-10-19T15:28:00Z"/>
        </w:rPr>
      </w:pPr>
      <w:bookmarkStart w:id="1434" w:name="_Ref148596426"/>
      <w:bookmarkStart w:id="1435" w:name="_Toc148621776"/>
      <w:ins w:id="1436" w:author="Powell, Deana" w:date="2023-10-19T15:28:00Z">
        <w:r>
          <w:lastRenderedPageBreak/>
          <w:t xml:space="preserve">Figure </w:t>
        </w:r>
        <w:r w:rsidR="00815B7C">
          <w:rPr>
            <w:noProof/>
          </w:rPr>
          <w:t>3</w:t>
        </w:r>
        <w:bookmarkEnd w:id="1434"/>
        <w:r>
          <w:tab/>
        </w:r>
        <w:r w:rsidR="00F412BF">
          <w:t>New Study Design Initial Treatment Phase</w:t>
        </w:r>
        <w:bookmarkEnd w:id="1435"/>
      </w:ins>
    </w:p>
    <w:p w14:paraId="4877622A" w14:textId="77777777" w:rsidR="009D51A9" w:rsidRDefault="006B7357" w:rsidP="00D823CC">
      <w:pPr>
        <w:pStyle w:val="Paragraph"/>
        <w:rPr>
          <w:ins w:id="1437" w:author="Powell, Deana" w:date="2023-10-19T15:28:00Z"/>
        </w:rPr>
      </w:pPr>
      <w:ins w:id="1438" w:author="Powell, Deana" w:date="2023-10-19T15:28:00Z">
        <w:r>
          <w:rPr>
            <w:noProof/>
          </w:rPr>
          <w:drawing>
            <wp:inline distT="0" distB="0" distL="0" distR="0" wp14:anchorId="4B7C5E4D" wp14:editId="3D40EA50">
              <wp:extent cx="5699527" cy="2105025"/>
              <wp:effectExtent l="0" t="0" r="0" b="0"/>
              <wp:docPr id="986218983" name="Picture 1" descr="A flowchart of a pati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18983" name="Picture 1" descr="A flowchart of a patient&#10;&#10;Description automatically generated"/>
                      <pic:cNvPicPr/>
                    </pic:nvPicPr>
                    <pic:blipFill>
                      <a:blip r:embed="rId23"/>
                      <a:stretch>
                        <a:fillRect/>
                      </a:stretch>
                    </pic:blipFill>
                    <pic:spPr>
                      <a:xfrm>
                        <a:off x="0" y="0"/>
                        <a:ext cx="5708662" cy="2108399"/>
                      </a:xfrm>
                      <a:prstGeom prst="rect">
                        <a:avLst/>
                      </a:prstGeom>
                    </pic:spPr>
                  </pic:pic>
                </a:graphicData>
              </a:graphic>
            </wp:inline>
          </w:drawing>
        </w:r>
      </w:ins>
    </w:p>
    <w:p w14:paraId="26FDAF10" w14:textId="77777777" w:rsidR="005D0A1E" w:rsidRDefault="006B7357" w:rsidP="009C3398">
      <w:pPr>
        <w:pStyle w:val="TableNote9pt"/>
        <w:spacing w:after="240"/>
      </w:pPr>
      <w:ins w:id="1439" w:author="Powell, Deana" w:date="2023-10-19T15:28:00Z">
        <w:r>
          <w:tab/>
        </w:r>
        <w:r w:rsidRPr="00DF453A">
          <w:t xml:space="preserve">Abbreviations: CCRT = concomitant chemoradiotherapy; CPS = combined positive score; ECOG = Eastern Cooperative Oncology Group; HNSCC = head and neck squamous cell carcinoma; HPV = human papilloma virus; IV = intravenously; PD = progressive disease; PD-L1 = programmed cell-death-ligand 1; </w:t>
        </w:r>
        <w:r w:rsidR="00A53BF1">
          <w:t xml:space="preserve">PI = primary investigator; </w:t>
        </w:r>
        <w:r w:rsidRPr="00DF453A">
          <w:t xml:space="preserve">PO = orally; PS </w:t>
        </w:r>
      </w:ins>
      <w:r w:rsidRPr="00DF453A">
        <w:t>= performance status; Q3W = every 3 weeks; QD = daily; R/M = recurrent/metastatic; RECIST 1.1 = Response Evaluation Criteria in Solid Tumors.</w:t>
      </w:r>
    </w:p>
    <w:p w14:paraId="6D31CF6D" w14:textId="6A61AF5B" w:rsidR="00334202" w:rsidRDefault="006B7357" w:rsidP="009C3398">
      <w:pPr>
        <w:pStyle w:val="Paragraph"/>
      </w:pPr>
      <w:ins w:id="1440" w:author="Powell, Deana" w:date="2023-10-19T15:28:00Z">
        <w:r w:rsidRPr="00CE055A">
          <w:t>Upon study termination, participants are discontinued and may be enrolled in a pembrolizumab extension study, if available.</w:t>
        </w:r>
      </w:ins>
    </w:p>
    <w:p w14:paraId="409130CB" w14:textId="77777777" w:rsidR="00334202" w:rsidRDefault="00334202">
      <w:pPr>
        <w:rPr>
          <w:rFonts w:eastAsia="MS Gothic"/>
        </w:rPr>
      </w:pPr>
      <w:r>
        <w:br w:type="page"/>
      </w:r>
    </w:p>
    <w:p w14:paraId="423D73C6" w14:textId="7C043567" w:rsidR="003F05FB" w:rsidRPr="004636D0" w:rsidRDefault="006B7357" w:rsidP="00D823CC">
      <w:pPr>
        <w:pStyle w:val="Caption"/>
      </w:pPr>
      <w:bookmarkStart w:id="1441" w:name="_Ref148596427"/>
      <w:bookmarkStart w:id="1442" w:name="_Toc148621777"/>
      <w:bookmarkStart w:id="1443" w:name="_Ref3375136"/>
      <w:bookmarkStart w:id="1444" w:name="_Toc107570830"/>
      <w:r>
        <w:lastRenderedPageBreak/>
        <w:t xml:space="preserve">Figure </w:t>
      </w:r>
      <w:del w:id="1445" w:author="Powell, Deana" w:date="2023-10-19T15:28:00Z">
        <w:r w:rsidR="004173BC">
          <w:rPr>
            <w:noProof/>
          </w:rPr>
          <w:delText>2</w:delText>
        </w:r>
        <w:bookmarkEnd w:id="1443"/>
        <w:r w:rsidR="00A55824" w:rsidRPr="00337395">
          <w:tab/>
        </w:r>
      </w:del>
      <w:ins w:id="1446" w:author="Powell, Deana" w:date="2023-10-19T15:28:00Z">
        <w:r w:rsidR="00815B7C">
          <w:rPr>
            <w:noProof/>
          </w:rPr>
          <w:t>4</w:t>
        </w:r>
        <w:bookmarkEnd w:id="1441"/>
        <w:r>
          <w:tab/>
        </w:r>
        <w:r w:rsidR="002E305A">
          <w:t xml:space="preserve">New Study Design </w:t>
        </w:r>
      </w:ins>
      <w:r w:rsidR="002E305A">
        <w:t>Second Course</w:t>
      </w:r>
      <w:bookmarkEnd w:id="1444"/>
      <w:ins w:id="1447" w:author="Powell, Deana" w:date="2023-10-19T15:28:00Z">
        <w:r w:rsidR="002E305A">
          <w:t xml:space="preserve"> Treatment Phase</w:t>
        </w:r>
      </w:ins>
      <w:bookmarkEnd w:id="1442"/>
    </w:p>
    <w:p w14:paraId="4881B351" w14:textId="77777777" w:rsidR="002E7BD9" w:rsidRPr="002E7BD9" w:rsidRDefault="007D633D" w:rsidP="00941D71">
      <w:pPr>
        <w:pStyle w:val="Paragraph"/>
        <w:keepNext/>
        <w:keepLines/>
        <w:rPr>
          <w:del w:id="1448" w:author="Powell, Deana" w:date="2023-10-19T15:28:00Z"/>
        </w:rPr>
      </w:pPr>
      <w:del w:id="1449" w:author="Powell, Deana" w:date="2023-10-19T15:28:00Z">
        <w:r>
          <w:rPr>
            <w:noProof/>
          </w:rPr>
          <w:drawing>
            <wp:inline distT="0" distB="0" distL="0" distR="0" wp14:anchorId="32C910DB" wp14:editId="669860A5">
              <wp:extent cx="5619750" cy="1809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19750" cy="1809750"/>
                      </a:xfrm>
                      <a:prstGeom prst="rect">
                        <a:avLst/>
                      </a:prstGeom>
                      <a:noFill/>
                    </pic:spPr>
                  </pic:pic>
                </a:graphicData>
              </a:graphic>
            </wp:inline>
          </w:drawing>
        </w:r>
      </w:del>
    </w:p>
    <w:p w14:paraId="4A8F3803" w14:textId="77777777" w:rsidR="00A5547C" w:rsidRDefault="006B7357" w:rsidP="00D823CC">
      <w:pPr>
        <w:pStyle w:val="Paragraph"/>
        <w:rPr>
          <w:ins w:id="1450" w:author="Powell, Deana" w:date="2023-10-19T15:28:00Z"/>
        </w:rPr>
      </w:pPr>
      <w:ins w:id="1451" w:author="Powell, Deana" w:date="2023-10-19T15:28:00Z">
        <w:r>
          <w:rPr>
            <w:noProof/>
          </w:rPr>
          <w:drawing>
            <wp:inline distT="0" distB="0" distL="0" distR="0" wp14:anchorId="4BA2ECC4" wp14:editId="4461FB09">
              <wp:extent cx="5715000" cy="2069465"/>
              <wp:effectExtent l="0" t="0" r="0" b="6985"/>
              <wp:docPr id="599161384" name="Picture 599161384" descr="A diagram of a treat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61384" name="Picture 1" descr="A diagram of a treatment&#10;&#10;Description automatically generated"/>
                      <pic:cNvPicPr/>
                    </pic:nvPicPr>
                    <pic:blipFill>
                      <a:blip r:embed="rId25"/>
                      <a:stretch>
                        <a:fillRect/>
                      </a:stretch>
                    </pic:blipFill>
                    <pic:spPr>
                      <a:xfrm>
                        <a:off x="0" y="0"/>
                        <a:ext cx="5715000" cy="2069465"/>
                      </a:xfrm>
                      <a:prstGeom prst="rect">
                        <a:avLst/>
                      </a:prstGeom>
                    </pic:spPr>
                  </pic:pic>
                </a:graphicData>
              </a:graphic>
            </wp:inline>
          </w:drawing>
        </w:r>
      </w:ins>
    </w:p>
    <w:p w14:paraId="7364B70F" w14:textId="77777777" w:rsidR="00F8352E" w:rsidRDefault="006B7357" w:rsidP="009C3398">
      <w:pPr>
        <w:pStyle w:val="TableNote9pt"/>
        <w:spacing w:after="240"/>
      </w:pPr>
      <w:ins w:id="1452" w:author="Powell, Deana" w:date="2023-10-19T15:28:00Z">
        <w:r>
          <w:tab/>
        </w:r>
      </w:ins>
      <w:r w:rsidRPr="00DF453A">
        <w:t xml:space="preserve">Abbreviations: IV = intravenously; PD = disease progression; </w:t>
      </w:r>
      <w:ins w:id="1453" w:author="Powell, Deana" w:date="2023-10-19T15:28:00Z">
        <w:r w:rsidR="00A53BF1" w:rsidRPr="00A53BF1">
          <w:t xml:space="preserve">PI = primary investigator; </w:t>
        </w:r>
      </w:ins>
      <w:r w:rsidRPr="00DF453A">
        <w:t>PO = orally; Q3W = every 3 weeks; QD = daily.</w:t>
      </w:r>
    </w:p>
    <w:p w14:paraId="79CFB0D5" w14:textId="22D569FB" w:rsidR="00F8352E" w:rsidRDefault="006B7357" w:rsidP="009C3398">
      <w:pPr>
        <w:pStyle w:val="Paragraph"/>
        <w:rPr>
          <w:ins w:id="1454" w:author="Powell, Deana" w:date="2023-10-19T15:28:00Z"/>
        </w:rPr>
      </w:pPr>
      <w:ins w:id="1455" w:author="Powell, Deana" w:date="2023-10-19T15:28:00Z">
        <w:r w:rsidRPr="00A0200D">
          <w:t>Upon study termination, participants are discontinued and may be enrolled in a pembrolizumab extension study, if available</w:t>
        </w:r>
        <w:r>
          <w:t>.</w:t>
        </w:r>
      </w:ins>
    </w:p>
    <w:p w14:paraId="704F7D73" w14:textId="77777777" w:rsidR="00D823CC" w:rsidRPr="009D51A9" w:rsidRDefault="00D823CC" w:rsidP="00D823CC">
      <w:pPr>
        <w:pStyle w:val="ListEnd"/>
        <w:rPr>
          <w:ins w:id="1456" w:author="Powell, Deana" w:date="2023-10-19T15:28:00Z"/>
        </w:rPr>
      </w:pPr>
    </w:p>
    <w:p w14:paraId="2FBFDB48" w14:textId="77777777" w:rsidR="00E4762A" w:rsidRPr="00757414" w:rsidRDefault="00E4762A" w:rsidP="00757414">
      <w:pPr>
        <w:pStyle w:val="Paragraph"/>
        <w:spacing w:before="0" w:after="0" w:line="20" w:lineRule="exact"/>
        <w:rPr>
          <w:bCs/>
          <w:sz w:val="2"/>
        </w:rPr>
      </w:pPr>
    </w:p>
    <w:p w14:paraId="6E4C3564" w14:textId="77777777" w:rsidR="00E4762A" w:rsidRPr="00757414" w:rsidRDefault="00E4762A" w:rsidP="00757414">
      <w:pPr>
        <w:pStyle w:val="Paragraph"/>
        <w:spacing w:before="0" w:after="0" w:line="20" w:lineRule="exact"/>
        <w:rPr>
          <w:bCs/>
          <w:sz w:val="2"/>
        </w:rPr>
        <w:sectPr w:rsidR="00E4762A" w:rsidRPr="00757414" w:rsidSect="0097492E">
          <w:headerReference w:type="even" r:id="rId26"/>
          <w:headerReference w:type="default" r:id="rId27"/>
          <w:footerReference w:type="even" r:id="rId28"/>
          <w:footerReference w:type="default" r:id="rId29"/>
          <w:headerReference w:type="first" r:id="rId30"/>
          <w:footerReference w:type="first" r:id="rId31"/>
          <w:pgSz w:w="12240" w:h="15840"/>
          <w:pgMar w:top="1440" w:right="1440" w:bottom="1440" w:left="1800" w:header="720" w:footer="720" w:gutter="0"/>
          <w:cols w:space="708"/>
          <w:docGrid w:linePitch="360"/>
        </w:sectPr>
      </w:pPr>
    </w:p>
    <w:p w14:paraId="7CA92E2B" w14:textId="77777777" w:rsidR="00E4762A" w:rsidRDefault="006B7357" w:rsidP="00E4762A">
      <w:pPr>
        <w:pStyle w:val="Heading2"/>
      </w:pPr>
      <w:bookmarkStart w:id="1480" w:name="_Toc148621533"/>
      <w:bookmarkStart w:id="1481" w:name="_Toc107570587"/>
      <w:r w:rsidRPr="00E4762A">
        <w:lastRenderedPageBreak/>
        <w:t>Schedule of Activities</w:t>
      </w:r>
      <w:bookmarkEnd w:id="1480"/>
      <w:bookmarkEnd w:id="1481"/>
    </w:p>
    <w:p w14:paraId="015D16BE" w14:textId="77777777" w:rsidR="000B08D0" w:rsidRPr="00876716" w:rsidRDefault="000B08D0" w:rsidP="00876716">
      <w:pPr>
        <w:pStyle w:val="Paragraph"/>
        <w:keepNext/>
        <w:spacing w:before="0" w:after="0" w:line="20" w:lineRule="exact"/>
        <w:rPr>
          <w:ins w:id="1482" w:author="Powell, Deana" w:date="2023-10-19T15:28:00Z"/>
          <w:sz w:val="2"/>
          <w:szCs w:val="2"/>
        </w:rPr>
      </w:pPr>
    </w:p>
    <w:p w14:paraId="6B3E38E2" w14:textId="77777777" w:rsidR="00076C64" w:rsidRDefault="006B7357" w:rsidP="00904B8A">
      <w:pPr>
        <w:pStyle w:val="Paragraph"/>
        <w:rPr>
          <w:ins w:id="1483" w:author="Powell, Deana" w:date="2023-10-19T15:28:00Z"/>
        </w:rPr>
      </w:pPr>
      <w:ins w:id="1484" w:author="Powell, Deana" w:date="2023-10-19T15:28:00Z">
        <w:r>
          <w:t>As of Amendment 0</w:t>
        </w:r>
        <w:r w:rsidR="001E6039">
          <w:t>5</w:t>
        </w:r>
        <w:r>
          <w:t>, participants who are still on study treatment will no longer require ePRO assessments</w:t>
        </w:r>
        <w:r w:rsidR="00D711F3">
          <w:t xml:space="preserve"> to be performed.</w:t>
        </w:r>
        <w:r>
          <w:t xml:space="preserve"> Biomarker samples (blood for genetic analysis, RNA analysis, plasma/serum biomarker analysis, ctDNA analysis</w:t>
        </w:r>
        <w:r w:rsidR="002B2D20">
          <w:t xml:space="preserve"> and</w:t>
        </w:r>
        <w:r>
          <w:t xml:space="preserve"> stool samples) are discontinued.</w:t>
        </w:r>
      </w:ins>
    </w:p>
    <w:p w14:paraId="4D192958" w14:textId="77777777" w:rsidR="004F0720" w:rsidRDefault="006B7357" w:rsidP="00904B8A">
      <w:pPr>
        <w:pStyle w:val="Paragraph"/>
        <w:rPr>
          <w:ins w:id="1485" w:author="Powell, Deana" w:date="2023-10-19T15:28:00Z"/>
        </w:rPr>
      </w:pPr>
      <w:ins w:id="1486" w:author="Powell, Deana" w:date="2023-10-19T15:28:00Z">
        <w:r>
          <w:t xml:space="preserve">All participants who are still on study medication should continue tumor imaging </w:t>
        </w:r>
        <w:r w:rsidR="006B2BA5">
          <w:t xml:space="preserve">and investigator assessments of imaging </w:t>
        </w:r>
        <w:r>
          <w:t>per protocol. Tumor re</w:t>
        </w:r>
        <w:r w:rsidR="00891708">
          <w:t xml:space="preserve">sponse assessments by BICR </w:t>
        </w:r>
        <w:r>
          <w:t xml:space="preserve">will no longer be </w:t>
        </w:r>
        <w:r w:rsidR="00891708">
          <w:t>performed</w:t>
        </w:r>
        <w:r>
          <w:t xml:space="preserve"> and s</w:t>
        </w:r>
        <w:r w:rsidR="00891708">
          <w:t xml:space="preserve">cans will no longer be sent to the iCRO. </w:t>
        </w:r>
        <w:r w:rsidR="00D57AB3">
          <w:t>Note</w:t>
        </w:r>
        <w:r>
          <w:t xml:space="preserve">: </w:t>
        </w:r>
        <w:r w:rsidR="00A651B9">
          <w:t>BICR assessments</w:t>
        </w:r>
        <w:r>
          <w:t xml:space="preserve"> and submission of scans to the iCRO</w:t>
        </w:r>
        <w:r w:rsidR="00A651B9">
          <w:t xml:space="preserve"> will continue for all participants in China. </w:t>
        </w:r>
      </w:ins>
    </w:p>
    <w:p w14:paraId="5953E1EB" w14:textId="77777777" w:rsidR="004F0720" w:rsidRDefault="006B7357" w:rsidP="00904B8A">
      <w:pPr>
        <w:pStyle w:val="Paragraph"/>
        <w:rPr>
          <w:ins w:id="1487" w:author="Powell, Deana" w:date="2023-10-19T15:28:00Z"/>
        </w:rPr>
      </w:pPr>
      <w:ins w:id="1488" w:author="Powell, Deana" w:date="2023-10-19T15:28:00Z">
        <w:r>
          <w:t>Efficacy Follow-up</w:t>
        </w:r>
        <w:r w:rsidR="001E6039">
          <w:t xml:space="preserve"> </w:t>
        </w:r>
        <w:r w:rsidR="00711571">
          <w:t xml:space="preserve">visits </w:t>
        </w:r>
        <w:r w:rsidR="008F7361">
          <w:t xml:space="preserve">will </w:t>
        </w:r>
        <w:r w:rsidR="00615507">
          <w:t>only be conducted for</w:t>
        </w:r>
        <w:r w:rsidR="00230B88">
          <w:t xml:space="preserve"> </w:t>
        </w:r>
        <w:r w:rsidR="00FD29EA">
          <w:rPr>
            <w:lang w:val="en-GB"/>
          </w:rPr>
          <w:t>participants who are potential candidates for Second Course treatment</w:t>
        </w:r>
        <w:r>
          <w:rPr>
            <w:lang w:val="en-GB"/>
          </w:rPr>
          <w:t xml:space="preserve"> and for all participants in China</w:t>
        </w:r>
        <w:r w:rsidR="008F7361">
          <w:t>.</w:t>
        </w:r>
        <w:r w:rsidR="00711571">
          <w:t xml:space="preserve"> </w:t>
        </w:r>
        <w:r w:rsidR="008F7361">
          <w:t>S</w:t>
        </w:r>
        <w:r>
          <w:t xml:space="preserve">urvival Follow-up Visits will </w:t>
        </w:r>
        <w:r w:rsidR="008F7361">
          <w:t>only</w:t>
        </w:r>
        <w:r>
          <w:t xml:space="preserve"> be conducted</w:t>
        </w:r>
        <w:r w:rsidR="008F7361">
          <w:t xml:space="preserve"> for participants in China</w:t>
        </w:r>
        <w:r>
          <w:t xml:space="preserve">. </w:t>
        </w:r>
      </w:ins>
    </w:p>
    <w:p w14:paraId="020EE31F" w14:textId="77777777" w:rsidR="00904B8A" w:rsidRDefault="006B7357" w:rsidP="00D823CC">
      <w:pPr>
        <w:pStyle w:val="Paragraph"/>
        <w:rPr>
          <w:ins w:id="1489" w:author="Powell, Deana" w:date="2023-10-19T15:28:00Z"/>
        </w:rPr>
      </w:pPr>
      <w:ins w:id="1490" w:author="Powell, Deana" w:date="2023-10-19T15:28:00Z">
        <w:r>
          <w:t>Summary of changes in SoA:</w:t>
        </w:r>
      </w:ins>
    </w:p>
    <w:p w14:paraId="102BBB36" w14:textId="77777777" w:rsidR="00904B8A" w:rsidRDefault="006B7357" w:rsidP="00DE48CC">
      <w:pPr>
        <w:pStyle w:val="Paragraph"/>
        <w:numPr>
          <w:ilvl w:val="0"/>
          <w:numId w:val="44"/>
        </w:numPr>
        <w:contextualSpacing/>
        <w:rPr>
          <w:ins w:id="1491" w:author="Powell, Deana" w:date="2023-10-19T15:28:00Z"/>
        </w:rPr>
      </w:pPr>
      <w:ins w:id="1492" w:author="Powell, Deana" w:date="2023-10-19T15:28:00Z">
        <w:r>
          <w:t xml:space="preserve">Imaging: while still on treatment </w:t>
        </w:r>
        <w:r w:rsidR="00FD29EA">
          <w:t xml:space="preserve">and </w:t>
        </w:r>
        <w:r w:rsidR="00711571">
          <w:t>during efficacy follow-up as de</w:t>
        </w:r>
        <w:r w:rsidR="005535A2">
          <w:t>scribed</w:t>
        </w:r>
        <w:r w:rsidR="00711571">
          <w:t xml:space="preserve"> above</w:t>
        </w:r>
      </w:ins>
    </w:p>
    <w:p w14:paraId="78B9BAC4" w14:textId="77777777" w:rsidR="00904B8A" w:rsidRDefault="006B7357" w:rsidP="00DE48CC">
      <w:pPr>
        <w:pStyle w:val="Paragraph"/>
        <w:numPr>
          <w:ilvl w:val="0"/>
          <w:numId w:val="44"/>
        </w:numPr>
        <w:contextualSpacing/>
        <w:rPr>
          <w:ins w:id="1493" w:author="Powell, Deana" w:date="2023-10-19T15:28:00Z"/>
        </w:rPr>
      </w:pPr>
      <w:ins w:id="1494" w:author="Powell, Deana" w:date="2023-10-19T15:28:00Z">
        <w:r>
          <w:t>Physical Examination</w:t>
        </w:r>
        <w:r w:rsidR="00B02321">
          <w:t xml:space="preserve">, Vital </w:t>
        </w:r>
        <w:r w:rsidR="0015750B">
          <w:t>S</w:t>
        </w:r>
        <w:r w:rsidR="00B02321">
          <w:t>igns: while still on treatment, then 30-day Safety FU</w:t>
        </w:r>
      </w:ins>
    </w:p>
    <w:p w14:paraId="083EF23C" w14:textId="77777777" w:rsidR="00904B8A" w:rsidRDefault="006B7357" w:rsidP="00DE48CC">
      <w:pPr>
        <w:pStyle w:val="Paragraph"/>
        <w:numPr>
          <w:ilvl w:val="0"/>
          <w:numId w:val="44"/>
        </w:numPr>
        <w:contextualSpacing/>
        <w:rPr>
          <w:ins w:id="1495" w:author="Powell, Deana" w:date="2023-10-19T15:28:00Z"/>
        </w:rPr>
      </w:pPr>
      <w:ins w:id="1496" w:author="Powell, Deana" w:date="2023-10-19T15:28:00Z">
        <w:r>
          <w:t>ECG, MUGA</w:t>
        </w:r>
        <w:r w:rsidR="0015750B">
          <w:t xml:space="preserve"> or ECHO</w:t>
        </w:r>
        <w:r>
          <w:t>: while still on lenvatinib treatment then 30-day Safety FU</w:t>
        </w:r>
      </w:ins>
    </w:p>
    <w:p w14:paraId="71DF932D" w14:textId="77777777" w:rsidR="00904B8A" w:rsidRDefault="006B7357" w:rsidP="00DE48CC">
      <w:pPr>
        <w:pStyle w:val="Paragraph"/>
        <w:numPr>
          <w:ilvl w:val="0"/>
          <w:numId w:val="44"/>
        </w:numPr>
        <w:contextualSpacing/>
        <w:rPr>
          <w:ins w:id="1497" w:author="Powell, Deana" w:date="2023-10-19T15:28:00Z"/>
        </w:rPr>
      </w:pPr>
      <w:ins w:id="1498" w:author="Powell, Deana" w:date="2023-10-19T15:28:00Z">
        <w:r>
          <w:t>Urinary laboratory tests, including 24-hour urine collection as specified per protocol: while still on lenvatinib treatment, then 30-day Safety FU</w:t>
        </w:r>
      </w:ins>
    </w:p>
    <w:p w14:paraId="291E2C12" w14:textId="77777777" w:rsidR="00904B8A" w:rsidRDefault="006B7357" w:rsidP="00DE48CC">
      <w:pPr>
        <w:pStyle w:val="Paragraph"/>
        <w:numPr>
          <w:ilvl w:val="0"/>
          <w:numId w:val="44"/>
        </w:numPr>
        <w:contextualSpacing/>
        <w:rPr>
          <w:ins w:id="1499" w:author="Powell, Deana" w:date="2023-10-19T15:28:00Z"/>
        </w:rPr>
      </w:pPr>
      <w:ins w:id="1500" w:author="Powell, Deana" w:date="2023-10-19T15:28:00Z">
        <w:r>
          <w:t>Hematology/Chemistry: while still on treatment, then 30-day Safety FU</w:t>
        </w:r>
      </w:ins>
    </w:p>
    <w:p w14:paraId="058D78CC" w14:textId="77777777" w:rsidR="00904B8A" w:rsidRDefault="006B7357" w:rsidP="00DE48CC">
      <w:pPr>
        <w:pStyle w:val="Paragraph"/>
        <w:numPr>
          <w:ilvl w:val="0"/>
          <w:numId w:val="44"/>
        </w:numPr>
        <w:contextualSpacing/>
        <w:rPr>
          <w:ins w:id="1501" w:author="Powell, Deana" w:date="2023-10-19T15:28:00Z"/>
        </w:rPr>
      </w:pPr>
      <w:ins w:id="1502" w:author="Powell, Deana" w:date="2023-10-19T15:28:00Z">
        <w:r>
          <w:t>T3, F</w:t>
        </w:r>
        <w:r w:rsidR="00965EA2">
          <w:t xml:space="preserve">ree </w:t>
        </w:r>
        <w:r>
          <w:t>T4, TSH: while still on treatment, then 30-day Safety FU</w:t>
        </w:r>
      </w:ins>
    </w:p>
    <w:p w14:paraId="1F5FDDD0" w14:textId="77777777" w:rsidR="00904B8A" w:rsidRDefault="006B7357" w:rsidP="00DE48CC">
      <w:pPr>
        <w:pStyle w:val="Paragraph"/>
        <w:numPr>
          <w:ilvl w:val="0"/>
          <w:numId w:val="44"/>
        </w:numPr>
        <w:contextualSpacing/>
        <w:rPr>
          <w:ins w:id="1503" w:author="Powell, Deana" w:date="2023-10-19T15:28:00Z"/>
        </w:rPr>
      </w:pPr>
      <w:ins w:id="1504" w:author="Powell, Deana" w:date="2023-10-19T15:28:00Z">
        <w:r>
          <w:t>HIV, HBV, HCV: while still on treatment, then 30-day Safety FU</w:t>
        </w:r>
      </w:ins>
    </w:p>
    <w:p w14:paraId="3BCD34C7" w14:textId="54FB1EDE" w:rsidR="00904B8A" w:rsidRDefault="006B7357" w:rsidP="009C3398">
      <w:pPr>
        <w:pStyle w:val="Paragraph"/>
        <w:numPr>
          <w:ilvl w:val="0"/>
          <w:numId w:val="44"/>
        </w:numPr>
        <w:rPr>
          <w:ins w:id="1505" w:author="Powell, Deana" w:date="2023-10-19T15:28:00Z"/>
        </w:rPr>
      </w:pPr>
      <w:ins w:id="1506" w:author="Powell, Deana" w:date="2023-10-19T15:28:00Z">
        <w:r>
          <w:t>ECOG: while still on treatment, then 30-day Safety FU</w:t>
        </w:r>
      </w:ins>
    </w:p>
    <w:p w14:paraId="0CB0B024" w14:textId="77777777" w:rsidR="00071587" w:rsidRDefault="006B7357" w:rsidP="00904B8A">
      <w:pPr>
        <w:pStyle w:val="Paragraph"/>
        <w:rPr>
          <w:ins w:id="1507" w:author="Powell, Deana" w:date="2023-10-19T15:28:00Z"/>
        </w:rPr>
      </w:pPr>
      <w:ins w:id="1508" w:author="Powell, Deana" w:date="2023-10-19T15:28:00Z">
        <w:r>
          <w:t>The full SoA table</w:t>
        </w:r>
        <w:r w:rsidR="00BB1C04">
          <w:t>s</w:t>
        </w:r>
        <w:r>
          <w:t xml:space="preserve"> below </w:t>
        </w:r>
        <w:r w:rsidR="00BB1C04">
          <w:t>are</w:t>
        </w:r>
        <w:r>
          <w:t xml:space="preserve"> retained for reference.</w:t>
        </w:r>
      </w:ins>
    </w:p>
    <w:p w14:paraId="71621643" w14:textId="73B1507D" w:rsidR="00DF453A" w:rsidRDefault="006B7357" w:rsidP="00DF453A">
      <w:pPr>
        <w:pStyle w:val="Paragraph"/>
      </w:pPr>
      <w:r w:rsidRPr="00DF453A">
        <w:t xml:space="preserve">The SoAs for the Initial Treatment Phase and the Second Course Phase are provided in </w:t>
      </w:r>
      <w:r w:rsidR="00815B7C" w:rsidRPr="00DF453A">
        <w:t>Table </w:t>
      </w:r>
      <w:r w:rsidR="00815B7C">
        <w:rPr>
          <w:noProof/>
        </w:rPr>
        <w:t>1</w:t>
      </w:r>
      <w:r w:rsidRPr="00DF453A">
        <w:t xml:space="preserve"> and </w:t>
      </w:r>
      <w:r w:rsidR="00815B7C" w:rsidRPr="00981DFF">
        <w:t>Table </w:t>
      </w:r>
      <w:r w:rsidR="00815B7C">
        <w:rPr>
          <w:noProof/>
        </w:rPr>
        <w:t>2</w:t>
      </w:r>
      <w:r w:rsidRPr="00DF453A">
        <w:t>, respectively.</w:t>
      </w:r>
    </w:p>
    <w:p w14:paraId="5AFD0997" w14:textId="77777777" w:rsidR="00DF453A" w:rsidRPr="00DF453A" w:rsidRDefault="006B7357" w:rsidP="00DF453A">
      <w:pPr>
        <w:pStyle w:val="Heading3"/>
      </w:pPr>
      <w:bookmarkStart w:id="1509" w:name="_Toc148621534"/>
      <w:bookmarkStart w:id="1510" w:name="_Toc107570588"/>
      <w:r>
        <w:lastRenderedPageBreak/>
        <w:t>Initial Treatment Phase</w:t>
      </w:r>
      <w:bookmarkStart w:id="1511" w:name="_Ref20062532"/>
      <w:bookmarkEnd w:id="1509"/>
      <w:bookmarkEnd w:id="1510"/>
    </w:p>
    <w:p w14:paraId="3865CC6F" w14:textId="23648BEF" w:rsidR="002E39A5" w:rsidRPr="00DF453A" w:rsidRDefault="006B7357" w:rsidP="0064765D">
      <w:pPr>
        <w:pStyle w:val="Caption"/>
        <w:keepNext/>
        <w:keepLines/>
      </w:pPr>
      <w:bookmarkStart w:id="1512" w:name="_Ref148596428"/>
      <w:bookmarkStart w:id="1513" w:name="_Toc148621757"/>
      <w:bookmarkStart w:id="1514" w:name="_Ref107562165"/>
      <w:bookmarkStart w:id="1515" w:name="_Toc107570808"/>
      <w:r w:rsidRPr="00DF453A">
        <w:t>Table </w:t>
      </w:r>
      <w:r w:rsidR="00815B7C">
        <w:rPr>
          <w:noProof/>
        </w:rPr>
        <w:t>1</w:t>
      </w:r>
      <w:bookmarkEnd w:id="1512"/>
      <w:bookmarkEnd w:id="1511"/>
      <w:bookmarkEnd w:id="1514"/>
      <w:r w:rsidRPr="00DF453A">
        <w:tab/>
      </w:r>
      <w:r w:rsidR="00DF453A" w:rsidRPr="00DF453A">
        <w:t>Initial Treatment Phase</w:t>
      </w:r>
      <w:bookmarkEnd w:id="1513"/>
      <w:bookmarkEnd w:id="15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3"/>
        <w:gridCol w:w="599"/>
        <w:gridCol w:w="574"/>
        <w:gridCol w:w="429"/>
        <w:gridCol w:w="426"/>
        <w:gridCol w:w="426"/>
        <w:gridCol w:w="426"/>
        <w:gridCol w:w="426"/>
        <w:gridCol w:w="450"/>
        <w:gridCol w:w="450"/>
        <w:gridCol w:w="450"/>
        <w:gridCol w:w="551"/>
        <w:gridCol w:w="550"/>
        <w:gridCol w:w="974"/>
        <w:gridCol w:w="879"/>
        <w:gridCol w:w="894"/>
        <w:gridCol w:w="894"/>
        <w:gridCol w:w="1729"/>
      </w:tblGrid>
      <w:tr w:rsidR="000121B5" w14:paraId="153D0DDE" w14:textId="77777777" w:rsidTr="00981DFF">
        <w:trPr>
          <w:trHeight w:val="576"/>
          <w:tblHeader/>
        </w:trPr>
        <w:tc>
          <w:tcPr>
            <w:tcW w:w="0" w:type="auto"/>
            <w:vAlign w:val="bottom"/>
            <w:hideMark/>
          </w:tcPr>
          <w:p w14:paraId="34608B5A" w14:textId="77777777" w:rsidR="00DF453A" w:rsidRPr="00F777C0" w:rsidRDefault="006B7357" w:rsidP="009C3398">
            <w:pPr>
              <w:pStyle w:val="TableColHeadingCenter10pt"/>
            </w:pPr>
            <w:bookmarkStart w:id="1516" w:name="_Hlk18657598"/>
            <w:r w:rsidRPr="00F777C0">
              <w:t>Study Period:</w:t>
            </w:r>
          </w:p>
        </w:tc>
        <w:tc>
          <w:tcPr>
            <w:tcW w:w="0" w:type="auto"/>
            <w:gridSpan w:val="2"/>
            <w:vAlign w:val="bottom"/>
          </w:tcPr>
          <w:p w14:paraId="76CECB0B" w14:textId="77777777" w:rsidR="00DF453A" w:rsidRPr="00F777C0" w:rsidRDefault="006B7357" w:rsidP="009C3398">
            <w:pPr>
              <w:pStyle w:val="TableColHeadingCenter10pt"/>
            </w:pPr>
            <w:r w:rsidRPr="00F777C0">
              <w:t>Screening</w:t>
            </w:r>
          </w:p>
        </w:tc>
        <w:tc>
          <w:tcPr>
            <w:tcW w:w="0" w:type="auto"/>
            <w:gridSpan w:val="10"/>
            <w:vAlign w:val="bottom"/>
          </w:tcPr>
          <w:p w14:paraId="76504C8B" w14:textId="77777777" w:rsidR="00DF453A" w:rsidRPr="00F777C0" w:rsidRDefault="006B7357" w:rsidP="009C3398">
            <w:pPr>
              <w:pStyle w:val="TableColHeadingCenter10pt"/>
            </w:pPr>
            <w:r w:rsidRPr="00F777C0">
              <w:t>Intervention (21-Day Cycles)</w:t>
            </w:r>
          </w:p>
        </w:tc>
        <w:tc>
          <w:tcPr>
            <w:tcW w:w="0" w:type="auto"/>
            <w:vMerge w:val="restart"/>
            <w:vAlign w:val="bottom"/>
          </w:tcPr>
          <w:p w14:paraId="019571E7" w14:textId="77777777" w:rsidR="00DF453A" w:rsidRPr="00F777C0" w:rsidRDefault="00DF453A" w:rsidP="009C3398">
            <w:pPr>
              <w:pStyle w:val="TableColHeadingCenter10pt"/>
            </w:pPr>
          </w:p>
          <w:p w14:paraId="5D3F52B4" w14:textId="77777777" w:rsidR="00DF453A" w:rsidRPr="00F777C0" w:rsidRDefault="00DF453A" w:rsidP="009C3398">
            <w:pPr>
              <w:pStyle w:val="TableColHeadingCenter10pt"/>
            </w:pPr>
          </w:p>
          <w:p w14:paraId="6154AE8A" w14:textId="77777777" w:rsidR="00DF453A" w:rsidRPr="00F777C0" w:rsidRDefault="006B7357" w:rsidP="009C3398">
            <w:pPr>
              <w:pStyle w:val="TableColHeadingCenter10pt"/>
            </w:pPr>
            <w:r w:rsidRPr="00F777C0">
              <w:t>End of Treat-ment</w:t>
            </w:r>
          </w:p>
        </w:tc>
        <w:tc>
          <w:tcPr>
            <w:tcW w:w="0" w:type="auto"/>
            <w:gridSpan w:val="3"/>
            <w:vAlign w:val="bottom"/>
            <w:hideMark/>
          </w:tcPr>
          <w:p w14:paraId="08B8BFB3" w14:textId="77777777" w:rsidR="00DF453A" w:rsidRPr="00F777C0" w:rsidRDefault="006B7357" w:rsidP="009C3398">
            <w:pPr>
              <w:pStyle w:val="TableColHeadingCenter10pt"/>
            </w:pPr>
            <w:r w:rsidRPr="00F777C0">
              <w:t>Posttreatment Visits</w:t>
            </w:r>
          </w:p>
        </w:tc>
        <w:tc>
          <w:tcPr>
            <w:tcW w:w="0" w:type="auto"/>
            <w:vAlign w:val="bottom"/>
            <w:hideMark/>
          </w:tcPr>
          <w:p w14:paraId="329EE828" w14:textId="77777777" w:rsidR="00DF453A" w:rsidRPr="00F777C0" w:rsidRDefault="006B7357" w:rsidP="009C3398">
            <w:pPr>
              <w:pStyle w:val="TableColHeadingCenter10pt"/>
            </w:pPr>
            <w:r w:rsidRPr="00F777C0">
              <w:t>Notes</w:t>
            </w:r>
          </w:p>
        </w:tc>
      </w:tr>
      <w:tr w:rsidR="000121B5" w14:paraId="3FCA1E0A" w14:textId="77777777" w:rsidTr="00981DFF">
        <w:trPr>
          <w:tblHeader/>
        </w:trPr>
        <w:tc>
          <w:tcPr>
            <w:tcW w:w="0" w:type="auto"/>
            <w:vAlign w:val="bottom"/>
          </w:tcPr>
          <w:p w14:paraId="6249AE20" w14:textId="77777777" w:rsidR="00DF453A" w:rsidRPr="00F777C0" w:rsidRDefault="006B7357" w:rsidP="009C3398">
            <w:pPr>
              <w:pStyle w:val="TableColHeadingCenter10pt"/>
            </w:pPr>
            <w:r w:rsidRPr="00F777C0">
              <w:t>Visit Number/Title:</w:t>
            </w:r>
          </w:p>
        </w:tc>
        <w:tc>
          <w:tcPr>
            <w:tcW w:w="0" w:type="auto"/>
            <w:gridSpan w:val="2"/>
            <w:vAlign w:val="bottom"/>
          </w:tcPr>
          <w:p w14:paraId="3FA9EF78" w14:textId="77777777" w:rsidR="00DF453A" w:rsidRPr="00F777C0" w:rsidRDefault="006B7357" w:rsidP="009C3398">
            <w:pPr>
              <w:pStyle w:val="TableColHeadingCenter10pt"/>
            </w:pPr>
            <w:r w:rsidRPr="00F777C0">
              <w:t>1/Screening</w:t>
            </w:r>
          </w:p>
        </w:tc>
        <w:tc>
          <w:tcPr>
            <w:tcW w:w="0" w:type="auto"/>
            <w:gridSpan w:val="3"/>
            <w:vAlign w:val="bottom"/>
          </w:tcPr>
          <w:p w14:paraId="7554B35F" w14:textId="77777777" w:rsidR="00DF453A" w:rsidRPr="00F777C0" w:rsidRDefault="006B7357" w:rsidP="009C3398">
            <w:pPr>
              <w:pStyle w:val="TableColHeadingCenter10pt"/>
            </w:pPr>
            <w:r w:rsidRPr="00F777C0">
              <w:t>C1</w:t>
            </w:r>
          </w:p>
        </w:tc>
        <w:tc>
          <w:tcPr>
            <w:tcW w:w="0" w:type="auto"/>
            <w:gridSpan w:val="2"/>
            <w:vAlign w:val="bottom"/>
          </w:tcPr>
          <w:p w14:paraId="4D72291D" w14:textId="77777777" w:rsidR="00DF453A" w:rsidRPr="00F777C0" w:rsidRDefault="006B7357" w:rsidP="009C3398">
            <w:pPr>
              <w:pStyle w:val="TableColHeadingCenter10pt"/>
            </w:pPr>
            <w:r w:rsidRPr="00F777C0">
              <w:t>C2</w:t>
            </w:r>
          </w:p>
        </w:tc>
        <w:tc>
          <w:tcPr>
            <w:tcW w:w="0" w:type="auto"/>
            <w:vAlign w:val="bottom"/>
          </w:tcPr>
          <w:p w14:paraId="2FA02310" w14:textId="77777777" w:rsidR="00DF453A" w:rsidRPr="00F777C0" w:rsidRDefault="006B7357" w:rsidP="009C3398">
            <w:pPr>
              <w:pStyle w:val="TableColHeadingCenter10pt"/>
            </w:pPr>
            <w:r w:rsidRPr="00F777C0">
              <w:t>C3</w:t>
            </w:r>
          </w:p>
        </w:tc>
        <w:tc>
          <w:tcPr>
            <w:tcW w:w="0" w:type="auto"/>
            <w:vAlign w:val="bottom"/>
          </w:tcPr>
          <w:p w14:paraId="2D6DFB60" w14:textId="77777777" w:rsidR="00DF453A" w:rsidRPr="00F777C0" w:rsidRDefault="006B7357" w:rsidP="009C3398">
            <w:pPr>
              <w:pStyle w:val="TableColHeadingCenter10pt"/>
            </w:pPr>
            <w:r w:rsidRPr="00F777C0">
              <w:t>C4</w:t>
            </w:r>
          </w:p>
        </w:tc>
        <w:tc>
          <w:tcPr>
            <w:tcW w:w="0" w:type="auto"/>
            <w:vAlign w:val="bottom"/>
          </w:tcPr>
          <w:p w14:paraId="6F514E31" w14:textId="77777777" w:rsidR="00DF453A" w:rsidRPr="00F777C0" w:rsidRDefault="006B7357" w:rsidP="009C3398">
            <w:pPr>
              <w:pStyle w:val="TableColHeadingCenter10pt"/>
            </w:pPr>
            <w:r w:rsidRPr="00F777C0">
              <w:t>C5</w:t>
            </w:r>
          </w:p>
        </w:tc>
        <w:tc>
          <w:tcPr>
            <w:tcW w:w="0" w:type="auto"/>
            <w:vAlign w:val="bottom"/>
          </w:tcPr>
          <w:p w14:paraId="1D31901C" w14:textId="77777777" w:rsidR="00DF453A" w:rsidRPr="00F777C0" w:rsidRDefault="006B7357" w:rsidP="009C3398">
            <w:pPr>
              <w:pStyle w:val="TableColHeadingCenter10pt"/>
            </w:pPr>
            <w:r w:rsidRPr="00F777C0">
              <w:t>C6 to C35</w:t>
            </w:r>
          </w:p>
        </w:tc>
        <w:tc>
          <w:tcPr>
            <w:tcW w:w="0" w:type="auto"/>
            <w:vAlign w:val="bottom"/>
          </w:tcPr>
          <w:p w14:paraId="117241A4" w14:textId="77777777" w:rsidR="00DF453A" w:rsidRPr="00F777C0" w:rsidRDefault="006B7357" w:rsidP="009C3398">
            <w:pPr>
              <w:pStyle w:val="TableColHeadingCenter10pt"/>
            </w:pPr>
            <w:r w:rsidRPr="00F777C0">
              <w:t>≥ C36</w:t>
            </w:r>
          </w:p>
        </w:tc>
        <w:tc>
          <w:tcPr>
            <w:tcW w:w="0" w:type="auto"/>
            <w:vMerge/>
            <w:vAlign w:val="bottom"/>
          </w:tcPr>
          <w:p w14:paraId="674CDE48" w14:textId="77777777" w:rsidR="00DF453A" w:rsidRPr="00F777C0" w:rsidRDefault="00DF453A" w:rsidP="009C3398">
            <w:pPr>
              <w:pStyle w:val="TableColHeadingCenter10pt"/>
            </w:pPr>
          </w:p>
        </w:tc>
        <w:tc>
          <w:tcPr>
            <w:tcW w:w="0" w:type="auto"/>
            <w:vMerge w:val="restart"/>
            <w:vAlign w:val="bottom"/>
          </w:tcPr>
          <w:p w14:paraId="0AF868B8" w14:textId="77777777" w:rsidR="00DF453A" w:rsidRPr="00F777C0" w:rsidRDefault="006B7357" w:rsidP="009C3398">
            <w:pPr>
              <w:pStyle w:val="TableColHeadingCenter10pt"/>
            </w:pPr>
            <w:r w:rsidRPr="00F777C0">
              <w:t>Safety Follow-up</w:t>
            </w:r>
          </w:p>
        </w:tc>
        <w:tc>
          <w:tcPr>
            <w:tcW w:w="0" w:type="auto"/>
            <w:vMerge w:val="restart"/>
            <w:vAlign w:val="bottom"/>
          </w:tcPr>
          <w:p w14:paraId="76D61848" w14:textId="77777777" w:rsidR="00DF453A" w:rsidRPr="00F777C0" w:rsidRDefault="006B7357" w:rsidP="009C3398">
            <w:pPr>
              <w:pStyle w:val="TableColHeadingCenter10pt"/>
            </w:pPr>
            <w:r w:rsidRPr="00F777C0">
              <w:t>Efficacy</w:t>
            </w:r>
            <w:r w:rsidRPr="00F777C0">
              <w:br/>
              <w:t>Follow-up</w:t>
            </w:r>
          </w:p>
        </w:tc>
        <w:tc>
          <w:tcPr>
            <w:tcW w:w="0" w:type="auto"/>
            <w:vMerge w:val="restart"/>
            <w:vAlign w:val="bottom"/>
          </w:tcPr>
          <w:p w14:paraId="0E6E8044" w14:textId="77777777" w:rsidR="00DF453A" w:rsidRPr="00F777C0" w:rsidRDefault="006B7357" w:rsidP="009C3398">
            <w:pPr>
              <w:pStyle w:val="TableColHeadingCenter10pt"/>
            </w:pPr>
            <w:r w:rsidRPr="00F777C0">
              <w:t>Survival FU</w:t>
            </w:r>
          </w:p>
        </w:tc>
        <w:tc>
          <w:tcPr>
            <w:tcW w:w="0" w:type="auto"/>
            <w:vMerge w:val="restart"/>
            <w:vAlign w:val="bottom"/>
          </w:tcPr>
          <w:p w14:paraId="403B58CA" w14:textId="77777777" w:rsidR="00DF453A" w:rsidRPr="00F777C0" w:rsidRDefault="00DF453A" w:rsidP="009C3398">
            <w:pPr>
              <w:jc w:val="center"/>
            </w:pPr>
          </w:p>
        </w:tc>
      </w:tr>
      <w:tr w:rsidR="000121B5" w14:paraId="4322A99D" w14:textId="77777777" w:rsidTr="00981DFF">
        <w:trPr>
          <w:tblHeader/>
        </w:trPr>
        <w:tc>
          <w:tcPr>
            <w:tcW w:w="0" w:type="auto"/>
            <w:vAlign w:val="center"/>
            <w:hideMark/>
          </w:tcPr>
          <w:p w14:paraId="47EF4B9C" w14:textId="77777777" w:rsidR="00DF453A" w:rsidRPr="00F777C0" w:rsidRDefault="006B7357" w:rsidP="009C3398">
            <w:pPr>
              <w:pStyle w:val="TableColHeadingCenter10pt"/>
            </w:pPr>
            <w:r w:rsidRPr="00F777C0">
              <w:t>Cycle Day</w:t>
            </w:r>
          </w:p>
        </w:tc>
        <w:tc>
          <w:tcPr>
            <w:tcW w:w="0" w:type="auto"/>
            <w:gridSpan w:val="2"/>
            <w:vAlign w:val="center"/>
          </w:tcPr>
          <w:p w14:paraId="423481AE" w14:textId="77777777" w:rsidR="00DF453A" w:rsidRPr="00F777C0" w:rsidRDefault="00DF453A" w:rsidP="009C3398">
            <w:pPr>
              <w:pStyle w:val="TableColHeadingCenter10pt"/>
            </w:pPr>
          </w:p>
        </w:tc>
        <w:tc>
          <w:tcPr>
            <w:tcW w:w="0" w:type="auto"/>
            <w:vAlign w:val="center"/>
          </w:tcPr>
          <w:p w14:paraId="735FBA2A" w14:textId="77777777" w:rsidR="00DF453A" w:rsidRPr="00F777C0" w:rsidRDefault="006B7357" w:rsidP="009C3398">
            <w:pPr>
              <w:pStyle w:val="TableColHeadingCenter10pt"/>
            </w:pPr>
            <w:r w:rsidRPr="00F777C0">
              <w:t>1</w:t>
            </w:r>
          </w:p>
        </w:tc>
        <w:tc>
          <w:tcPr>
            <w:tcW w:w="0" w:type="auto"/>
            <w:vAlign w:val="center"/>
            <w:hideMark/>
          </w:tcPr>
          <w:p w14:paraId="3A75C1D0" w14:textId="77777777" w:rsidR="00DF453A" w:rsidRPr="00F777C0" w:rsidRDefault="006B7357" w:rsidP="009C3398">
            <w:pPr>
              <w:pStyle w:val="TableColHeadingCenter10pt"/>
            </w:pPr>
            <w:r w:rsidRPr="00F777C0">
              <w:t>8</w:t>
            </w:r>
          </w:p>
        </w:tc>
        <w:tc>
          <w:tcPr>
            <w:tcW w:w="0" w:type="auto"/>
            <w:vAlign w:val="center"/>
            <w:hideMark/>
          </w:tcPr>
          <w:p w14:paraId="52991969" w14:textId="77777777" w:rsidR="00DF453A" w:rsidRPr="00F777C0" w:rsidRDefault="006B7357" w:rsidP="009C3398">
            <w:pPr>
              <w:pStyle w:val="TableColHeadingCenter10pt"/>
            </w:pPr>
            <w:r w:rsidRPr="00F777C0">
              <w:t>15</w:t>
            </w:r>
          </w:p>
        </w:tc>
        <w:tc>
          <w:tcPr>
            <w:tcW w:w="0" w:type="auto"/>
            <w:vAlign w:val="center"/>
            <w:hideMark/>
          </w:tcPr>
          <w:p w14:paraId="5670AA9C" w14:textId="77777777" w:rsidR="00DF453A" w:rsidRPr="00F777C0" w:rsidRDefault="006B7357" w:rsidP="009C3398">
            <w:pPr>
              <w:pStyle w:val="TableColHeadingCenter10pt"/>
            </w:pPr>
            <w:r w:rsidRPr="00F777C0">
              <w:t>1</w:t>
            </w:r>
          </w:p>
        </w:tc>
        <w:tc>
          <w:tcPr>
            <w:tcW w:w="0" w:type="auto"/>
            <w:vAlign w:val="center"/>
            <w:hideMark/>
          </w:tcPr>
          <w:p w14:paraId="3B4DF7DE" w14:textId="77777777" w:rsidR="00DF453A" w:rsidRPr="00F777C0" w:rsidRDefault="006B7357" w:rsidP="009C3398">
            <w:pPr>
              <w:pStyle w:val="TableColHeadingCenter10pt"/>
            </w:pPr>
            <w:r w:rsidRPr="00F777C0">
              <w:t>15</w:t>
            </w:r>
          </w:p>
        </w:tc>
        <w:tc>
          <w:tcPr>
            <w:tcW w:w="0" w:type="auto"/>
            <w:vAlign w:val="center"/>
          </w:tcPr>
          <w:p w14:paraId="392AC748" w14:textId="77777777" w:rsidR="00DF453A" w:rsidRPr="00F777C0" w:rsidRDefault="006B7357" w:rsidP="009C3398">
            <w:pPr>
              <w:pStyle w:val="TableColHeadingCenter10pt"/>
            </w:pPr>
            <w:r w:rsidRPr="00F777C0">
              <w:t>1</w:t>
            </w:r>
          </w:p>
        </w:tc>
        <w:tc>
          <w:tcPr>
            <w:tcW w:w="0" w:type="auto"/>
            <w:vAlign w:val="center"/>
          </w:tcPr>
          <w:p w14:paraId="392BE182" w14:textId="77777777" w:rsidR="00DF453A" w:rsidRPr="00F777C0" w:rsidRDefault="006B7357" w:rsidP="009C3398">
            <w:pPr>
              <w:pStyle w:val="TableColHeadingCenter10pt"/>
            </w:pPr>
            <w:r w:rsidRPr="00F777C0">
              <w:t>1</w:t>
            </w:r>
          </w:p>
        </w:tc>
        <w:tc>
          <w:tcPr>
            <w:tcW w:w="0" w:type="auto"/>
            <w:vAlign w:val="center"/>
          </w:tcPr>
          <w:p w14:paraId="63771596" w14:textId="77777777" w:rsidR="00DF453A" w:rsidRPr="00F777C0" w:rsidRDefault="006B7357" w:rsidP="009C3398">
            <w:pPr>
              <w:pStyle w:val="TableColHeadingCenter10pt"/>
            </w:pPr>
            <w:r w:rsidRPr="00F777C0">
              <w:t>1</w:t>
            </w:r>
          </w:p>
        </w:tc>
        <w:tc>
          <w:tcPr>
            <w:tcW w:w="0" w:type="auto"/>
            <w:vAlign w:val="center"/>
            <w:hideMark/>
          </w:tcPr>
          <w:p w14:paraId="6A8401C4" w14:textId="77777777" w:rsidR="00DF453A" w:rsidRPr="00F777C0" w:rsidRDefault="006B7357" w:rsidP="009C3398">
            <w:pPr>
              <w:pStyle w:val="TableColHeadingCenter10pt"/>
            </w:pPr>
            <w:r w:rsidRPr="00F777C0">
              <w:t>1</w:t>
            </w:r>
          </w:p>
        </w:tc>
        <w:tc>
          <w:tcPr>
            <w:tcW w:w="0" w:type="auto"/>
            <w:vAlign w:val="center"/>
          </w:tcPr>
          <w:p w14:paraId="6544BA15" w14:textId="77777777" w:rsidR="00DF453A" w:rsidRPr="00F777C0" w:rsidRDefault="006B7357" w:rsidP="009C3398">
            <w:pPr>
              <w:pStyle w:val="TableColHeadingCenter10pt"/>
            </w:pPr>
            <w:r w:rsidRPr="00F777C0">
              <w:t>1</w:t>
            </w:r>
          </w:p>
        </w:tc>
        <w:tc>
          <w:tcPr>
            <w:tcW w:w="0" w:type="auto"/>
            <w:vMerge/>
          </w:tcPr>
          <w:p w14:paraId="18A39777" w14:textId="77777777" w:rsidR="00DF453A" w:rsidRPr="00F777C0" w:rsidRDefault="00DF453A" w:rsidP="009C3398">
            <w:pPr>
              <w:pStyle w:val="TableColHeadingCenter10pt"/>
            </w:pPr>
          </w:p>
        </w:tc>
        <w:tc>
          <w:tcPr>
            <w:tcW w:w="0" w:type="auto"/>
            <w:vMerge/>
          </w:tcPr>
          <w:p w14:paraId="56F66FEB" w14:textId="77777777" w:rsidR="00DF453A" w:rsidRPr="00F777C0" w:rsidRDefault="00DF453A" w:rsidP="009C3398">
            <w:pPr>
              <w:pStyle w:val="TableColHeadingCenter10pt"/>
            </w:pPr>
          </w:p>
        </w:tc>
        <w:tc>
          <w:tcPr>
            <w:tcW w:w="0" w:type="auto"/>
            <w:vMerge/>
            <w:hideMark/>
          </w:tcPr>
          <w:p w14:paraId="47307358" w14:textId="77777777" w:rsidR="00DF453A" w:rsidRPr="00F777C0" w:rsidRDefault="00DF453A" w:rsidP="009C3398">
            <w:pPr>
              <w:pStyle w:val="TableColHeadingCenter10pt"/>
            </w:pPr>
          </w:p>
        </w:tc>
        <w:tc>
          <w:tcPr>
            <w:tcW w:w="0" w:type="auto"/>
            <w:vMerge/>
            <w:hideMark/>
          </w:tcPr>
          <w:p w14:paraId="28C5E32B" w14:textId="77777777" w:rsidR="00DF453A" w:rsidRPr="00F777C0" w:rsidRDefault="00DF453A" w:rsidP="009C3398">
            <w:pPr>
              <w:pStyle w:val="TableColHeadingCenter10pt"/>
            </w:pPr>
          </w:p>
        </w:tc>
        <w:tc>
          <w:tcPr>
            <w:tcW w:w="0" w:type="auto"/>
            <w:vMerge/>
          </w:tcPr>
          <w:p w14:paraId="4AA8A730" w14:textId="77777777" w:rsidR="00DF453A" w:rsidRPr="00F777C0" w:rsidRDefault="00DF453A" w:rsidP="009C3398"/>
        </w:tc>
      </w:tr>
      <w:tr w:rsidR="000121B5" w14:paraId="15A70FA2" w14:textId="77777777" w:rsidTr="00981DFF">
        <w:trPr>
          <w:trHeight w:val="273"/>
          <w:tblHeader/>
        </w:trPr>
        <w:tc>
          <w:tcPr>
            <w:tcW w:w="0" w:type="auto"/>
            <w:tcBorders>
              <w:bottom w:val="single" w:sz="12" w:space="0" w:color="auto"/>
            </w:tcBorders>
            <w:vAlign w:val="center"/>
            <w:hideMark/>
          </w:tcPr>
          <w:p w14:paraId="23D1C953" w14:textId="77777777" w:rsidR="00DF453A" w:rsidRPr="00F777C0" w:rsidRDefault="006B7357" w:rsidP="009C3398">
            <w:pPr>
              <w:pStyle w:val="TableColHeadingCenter10pt"/>
            </w:pPr>
            <w:r w:rsidRPr="00F777C0">
              <w:t>Scheduling Window (days)</w:t>
            </w:r>
          </w:p>
        </w:tc>
        <w:tc>
          <w:tcPr>
            <w:tcW w:w="0" w:type="auto"/>
            <w:tcBorders>
              <w:bottom w:val="single" w:sz="12" w:space="0" w:color="auto"/>
            </w:tcBorders>
            <w:vAlign w:val="center"/>
          </w:tcPr>
          <w:p w14:paraId="42252E19" w14:textId="77777777" w:rsidR="00DF453A" w:rsidRPr="00F777C0" w:rsidRDefault="006B7357" w:rsidP="009C3398">
            <w:pPr>
              <w:pStyle w:val="TableColHeadingCenter10pt"/>
            </w:pPr>
            <w:r w:rsidRPr="00F777C0">
              <w:t>-42 to -1</w:t>
            </w:r>
          </w:p>
        </w:tc>
        <w:tc>
          <w:tcPr>
            <w:tcW w:w="0" w:type="auto"/>
            <w:tcBorders>
              <w:bottom w:val="single" w:sz="12" w:space="0" w:color="auto"/>
            </w:tcBorders>
            <w:vAlign w:val="center"/>
          </w:tcPr>
          <w:p w14:paraId="276650B9" w14:textId="77777777" w:rsidR="00DF453A" w:rsidRPr="00F777C0" w:rsidRDefault="006B7357" w:rsidP="009C3398">
            <w:pPr>
              <w:pStyle w:val="TableColHeadingCenter10pt"/>
            </w:pPr>
            <w:r w:rsidRPr="00F777C0">
              <w:t>-28 to -1</w:t>
            </w:r>
          </w:p>
        </w:tc>
        <w:tc>
          <w:tcPr>
            <w:tcW w:w="0" w:type="auto"/>
            <w:tcBorders>
              <w:bottom w:val="single" w:sz="12" w:space="0" w:color="auto"/>
            </w:tcBorders>
            <w:vAlign w:val="center"/>
          </w:tcPr>
          <w:p w14:paraId="1B33824E" w14:textId="77777777" w:rsidR="00DF453A" w:rsidRPr="00F777C0" w:rsidRDefault="006B7357" w:rsidP="009C3398">
            <w:pPr>
              <w:pStyle w:val="TableColHeadingCenter10pt"/>
            </w:pPr>
            <w:r w:rsidRPr="00F777C0">
              <w:t>+3</w:t>
            </w:r>
          </w:p>
        </w:tc>
        <w:tc>
          <w:tcPr>
            <w:tcW w:w="0" w:type="auto"/>
            <w:tcBorders>
              <w:bottom w:val="single" w:sz="12" w:space="0" w:color="auto"/>
            </w:tcBorders>
            <w:vAlign w:val="center"/>
          </w:tcPr>
          <w:p w14:paraId="221AAD8C" w14:textId="77777777" w:rsidR="00DF453A" w:rsidRPr="00F777C0" w:rsidRDefault="006B7357" w:rsidP="009C3398">
            <w:pPr>
              <w:pStyle w:val="TableColHeadingCenter10pt"/>
            </w:pPr>
            <w:r w:rsidRPr="00F777C0">
              <w:t>±3</w:t>
            </w:r>
          </w:p>
        </w:tc>
        <w:tc>
          <w:tcPr>
            <w:tcW w:w="0" w:type="auto"/>
            <w:tcBorders>
              <w:bottom w:val="single" w:sz="12" w:space="0" w:color="auto"/>
            </w:tcBorders>
            <w:vAlign w:val="center"/>
          </w:tcPr>
          <w:p w14:paraId="7480AB13" w14:textId="77777777" w:rsidR="00DF453A" w:rsidRPr="00F777C0" w:rsidRDefault="006B7357" w:rsidP="009C3398">
            <w:pPr>
              <w:pStyle w:val="TableColHeadingCenter10pt"/>
            </w:pPr>
            <w:r w:rsidRPr="00F777C0">
              <w:t>±3</w:t>
            </w:r>
          </w:p>
        </w:tc>
        <w:tc>
          <w:tcPr>
            <w:tcW w:w="0" w:type="auto"/>
            <w:tcBorders>
              <w:bottom w:val="single" w:sz="12" w:space="0" w:color="auto"/>
            </w:tcBorders>
            <w:vAlign w:val="center"/>
          </w:tcPr>
          <w:p w14:paraId="072FE23B" w14:textId="77777777" w:rsidR="00DF453A" w:rsidRPr="00F777C0" w:rsidRDefault="006B7357" w:rsidP="009C3398">
            <w:pPr>
              <w:pStyle w:val="TableColHeadingCenter10pt"/>
            </w:pPr>
            <w:r w:rsidRPr="00F777C0">
              <w:t>±3</w:t>
            </w:r>
          </w:p>
        </w:tc>
        <w:tc>
          <w:tcPr>
            <w:tcW w:w="0" w:type="auto"/>
            <w:tcBorders>
              <w:bottom w:val="single" w:sz="12" w:space="0" w:color="auto"/>
            </w:tcBorders>
            <w:vAlign w:val="center"/>
          </w:tcPr>
          <w:p w14:paraId="53069B51" w14:textId="77777777" w:rsidR="00DF453A" w:rsidRPr="00F777C0" w:rsidRDefault="006B7357" w:rsidP="009C3398">
            <w:pPr>
              <w:pStyle w:val="TableColHeadingCenter10pt"/>
            </w:pPr>
            <w:r w:rsidRPr="00F777C0">
              <w:t>±3</w:t>
            </w:r>
          </w:p>
        </w:tc>
        <w:tc>
          <w:tcPr>
            <w:tcW w:w="0" w:type="auto"/>
            <w:tcBorders>
              <w:bottom w:val="single" w:sz="12" w:space="0" w:color="auto"/>
            </w:tcBorders>
            <w:vAlign w:val="center"/>
          </w:tcPr>
          <w:p w14:paraId="3F8160DF" w14:textId="77777777" w:rsidR="00DF453A" w:rsidRPr="00F777C0" w:rsidRDefault="006B7357" w:rsidP="009C3398">
            <w:pPr>
              <w:pStyle w:val="TableColHeadingCenter10pt"/>
            </w:pPr>
            <w:r w:rsidRPr="00F777C0">
              <w:t>±3</w:t>
            </w:r>
          </w:p>
        </w:tc>
        <w:tc>
          <w:tcPr>
            <w:tcW w:w="0" w:type="auto"/>
            <w:tcBorders>
              <w:bottom w:val="single" w:sz="12" w:space="0" w:color="auto"/>
            </w:tcBorders>
            <w:vAlign w:val="center"/>
          </w:tcPr>
          <w:p w14:paraId="616E1ACF" w14:textId="77777777" w:rsidR="00DF453A" w:rsidRPr="00F777C0" w:rsidRDefault="006B7357" w:rsidP="009C3398">
            <w:pPr>
              <w:pStyle w:val="TableColHeadingCenter10pt"/>
            </w:pPr>
            <w:r w:rsidRPr="00F777C0">
              <w:t>±3</w:t>
            </w:r>
          </w:p>
        </w:tc>
        <w:tc>
          <w:tcPr>
            <w:tcW w:w="0" w:type="auto"/>
            <w:tcBorders>
              <w:bottom w:val="single" w:sz="12" w:space="0" w:color="auto"/>
            </w:tcBorders>
            <w:vAlign w:val="center"/>
          </w:tcPr>
          <w:p w14:paraId="58076232" w14:textId="77777777" w:rsidR="00DF453A" w:rsidRPr="00F777C0" w:rsidRDefault="006B7357" w:rsidP="009C3398">
            <w:pPr>
              <w:pStyle w:val="TableColHeadingCenter10pt"/>
            </w:pPr>
            <w:r w:rsidRPr="00F777C0">
              <w:t>±3</w:t>
            </w:r>
          </w:p>
        </w:tc>
        <w:tc>
          <w:tcPr>
            <w:tcW w:w="0" w:type="auto"/>
            <w:tcBorders>
              <w:bottom w:val="single" w:sz="12" w:space="0" w:color="auto"/>
            </w:tcBorders>
            <w:vAlign w:val="center"/>
          </w:tcPr>
          <w:p w14:paraId="2E4F00B1" w14:textId="77777777" w:rsidR="00DF453A" w:rsidRPr="00F777C0" w:rsidRDefault="006B7357" w:rsidP="009C3398">
            <w:pPr>
              <w:pStyle w:val="TableColHeadingCenter10pt"/>
            </w:pPr>
            <w:r w:rsidRPr="00F777C0">
              <w:t>±3</w:t>
            </w:r>
          </w:p>
        </w:tc>
        <w:tc>
          <w:tcPr>
            <w:tcW w:w="0" w:type="auto"/>
            <w:tcBorders>
              <w:bottom w:val="single" w:sz="12" w:space="0" w:color="auto"/>
            </w:tcBorders>
            <w:vAlign w:val="center"/>
          </w:tcPr>
          <w:p w14:paraId="27DA48B0" w14:textId="77777777" w:rsidR="00DF453A" w:rsidRPr="00F777C0" w:rsidRDefault="006B7357" w:rsidP="009C3398">
            <w:pPr>
              <w:pStyle w:val="TableColHeadingCenter10pt"/>
            </w:pPr>
            <w:r w:rsidRPr="00F777C0">
              <w:t>±3</w:t>
            </w:r>
          </w:p>
        </w:tc>
        <w:tc>
          <w:tcPr>
            <w:tcW w:w="0" w:type="auto"/>
            <w:tcBorders>
              <w:bottom w:val="single" w:sz="12" w:space="0" w:color="auto"/>
            </w:tcBorders>
          </w:tcPr>
          <w:p w14:paraId="7C235F3A" w14:textId="77777777" w:rsidR="00DF453A" w:rsidRPr="00F777C0" w:rsidRDefault="006B7357" w:rsidP="009C3398">
            <w:pPr>
              <w:pStyle w:val="TableColHeadingCenter10pt"/>
            </w:pPr>
            <w:r w:rsidRPr="00F777C0">
              <w:t>At time of treatment discon</w:t>
            </w:r>
          </w:p>
        </w:tc>
        <w:tc>
          <w:tcPr>
            <w:tcW w:w="0" w:type="auto"/>
            <w:tcBorders>
              <w:bottom w:val="single" w:sz="12" w:space="0" w:color="auto"/>
            </w:tcBorders>
          </w:tcPr>
          <w:p w14:paraId="7409255C" w14:textId="77777777" w:rsidR="00DF453A" w:rsidRPr="00F777C0" w:rsidRDefault="006B7357" w:rsidP="009C3398">
            <w:pPr>
              <w:pStyle w:val="TableColHeadingCenter10pt"/>
            </w:pPr>
            <w:r w:rsidRPr="00F777C0">
              <w:t>Approx.</w:t>
            </w:r>
          </w:p>
          <w:p w14:paraId="1DEB2CD7" w14:textId="77777777" w:rsidR="00DF453A" w:rsidRPr="00F777C0" w:rsidRDefault="006B7357" w:rsidP="009C3398">
            <w:pPr>
              <w:pStyle w:val="TableColHeadingCenter10pt"/>
            </w:pPr>
            <w:r w:rsidRPr="00F777C0">
              <w:t xml:space="preserve">30d after last dose </w:t>
            </w:r>
          </w:p>
        </w:tc>
        <w:tc>
          <w:tcPr>
            <w:tcW w:w="0" w:type="auto"/>
            <w:tcBorders>
              <w:bottom w:val="single" w:sz="12" w:space="0" w:color="auto"/>
            </w:tcBorders>
          </w:tcPr>
          <w:p w14:paraId="6223F5AA" w14:textId="77777777" w:rsidR="00DF453A" w:rsidRPr="00F777C0" w:rsidRDefault="006B7357" w:rsidP="009C3398">
            <w:pPr>
              <w:pStyle w:val="TableColHeadingCenter10pt"/>
            </w:pPr>
            <w:bookmarkStart w:id="1517" w:name="_Hlk19270146"/>
            <w:r w:rsidRPr="00F777C0">
              <w:t>Q6W (Y1) or</w:t>
            </w:r>
            <w:r w:rsidRPr="00F777C0">
              <w:br/>
              <w:t>Q9W (Y2+)</w:t>
            </w:r>
            <w:r w:rsidRPr="00F777C0">
              <w:br/>
              <w:t>(± 7d)</w:t>
            </w:r>
            <w:bookmarkEnd w:id="1517"/>
          </w:p>
        </w:tc>
        <w:tc>
          <w:tcPr>
            <w:tcW w:w="0" w:type="auto"/>
            <w:tcBorders>
              <w:bottom w:val="single" w:sz="12" w:space="0" w:color="auto"/>
            </w:tcBorders>
          </w:tcPr>
          <w:p w14:paraId="1894787D" w14:textId="77777777" w:rsidR="00DF453A" w:rsidRPr="00F777C0" w:rsidRDefault="006B7357" w:rsidP="009C3398">
            <w:pPr>
              <w:pStyle w:val="TableColHeadingCenter10pt"/>
            </w:pPr>
            <w:r w:rsidRPr="00F777C0">
              <w:t>Q12W</w:t>
            </w:r>
            <w:r w:rsidRPr="00F777C0">
              <w:br/>
              <w:t>(± 14d)</w:t>
            </w:r>
          </w:p>
        </w:tc>
        <w:tc>
          <w:tcPr>
            <w:tcW w:w="0" w:type="auto"/>
            <w:vMerge/>
            <w:tcBorders>
              <w:bottom w:val="single" w:sz="12" w:space="0" w:color="auto"/>
            </w:tcBorders>
          </w:tcPr>
          <w:p w14:paraId="12DF254F" w14:textId="77777777" w:rsidR="00DF453A" w:rsidRPr="00F777C0" w:rsidRDefault="00DF453A" w:rsidP="009C3398"/>
        </w:tc>
      </w:tr>
      <w:tr w:rsidR="000121B5" w14:paraId="7E09E85A" w14:textId="77777777" w:rsidTr="00981DFF">
        <w:tc>
          <w:tcPr>
            <w:tcW w:w="0" w:type="auto"/>
            <w:gridSpan w:val="18"/>
            <w:tcBorders>
              <w:top w:val="single" w:sz="12" w:space="0" w:color="auto"/>
            </w:tcBorders>
          </w:tcPr>
          <w:p w14:paraId="450F7BB7" w14:textId="77777777" w:rsidR="00DF453A" w:rsidRPr="00F777C0" w:rsidRDefault="006B7357" w:rsidP="009C3398">
            <w:pPr>
              <w:pStyle w:val="TableHeadingTextLeft10pt"/>
            </w:pPr>
            <w:r w:rsidRPr="00F777C0">
              <w:t>Administrative Procedures</w:t>
            </w:r>
          </w:p>
        </w:tc>
      </w:tr>
      <w:tr w:rsidR="000121B5" w14:paraId="0E220135" w14:textId="77777777" w:rsidTr="00981DFF">
        <w:tc>
          <w:tcPr>
            <w:tcW w:w="0" w:type="auto"/>
            <w:vAlign w:val="center"/>
            <w:hideMark/>
          </w:tcPr>
          <w:p w14:paraId="5D23D2D5" w14:textId="77777777" w:rsidR="00DF453A" w:rsidRPr="00F777C0" w:rsidRDefault="006B7357" w:rsidP="009C3398">
            <w:pPr>
              <w:pStyle w:val="TableCellLeft10pt"/>
              <w:keepNext w:val="0"/>
              <w:keepLines w:val="0"/>
            </w:pPr>
            <w:r w:rsidRPr="00F777C0">
              <w:t>Informed Consent</w:t>
            </w:r>
          </w:p>
        </w:tc>
        <w:tc>
          <w:tcPr>
            <w:tcW w:w="0" w:type="auto"/>
            <w:vAlign w:val="center"/>
          </w:tcPr>
          <w:p w14:paraId="425C253F" w14:textId="77777777" w:rsidR="00DF453A" w:rsidRPr="00F777C0" w:rsidRDefault="006B7357" w:rsidP="009C3398">
            <w:pPr>
              <w:pStyle w:val="TableCellCenter10pt"/>
              <w:keepNext w:val="0"/>
              <w:keepLines w:val="0"/>
            </w:pPr>
            <w:r w:rsidRPr="00F777C0">
              <w:t>X</w:t>
            </w:r>
          </w:p>
        </w:tc>
        <w:tc>
          <w:tcPr>
            <w:tcW w:w="0" w:type="auto"/>
            <w:vAlign w:val="center"/>
            <w:hideMark/>
          </w:tcPr>
          <w:p w14:paraId="640DC2FE" w14:textId="77777777" w:rsidR="00DF453A" w:rsidRPr="00F777C0" w:rsidRDefault="00DF453A" w:rsidP="009C3398">
            <w:pPr>
              <w:pStyle w:val="TableCellCenter10pt"/>
              <w:keepNext w:val="0"/>
              <w:keepLines w:val="0"/>
            </w:pPr>
          </w:p>
        </w:tc>
        <w:tc>
          <w:tcPr>
            <w:tcW w:w="0" w:type="auto"/>
            <w:vAlign w:val="center"/>
          </w:tcPr>
          <w:p w14:paraId="7EFE73B2" w14:textId="77777777" w:rsidR="00DF453A" w:rsidRPr="00F777C0" w:rsidRDefault="00DF453A" w:rsidP="009C3398">
            <w:pPr>
              <w:pStyle w:val="TableCellCenter10pt"/>
              <w:keepNext w:val="0"/>
              <w:keepLines w:val="0"/>
            </w:pPr>
          </w:p>
        </w:tc>
        <w:tc>
          <w:tcPr>
            <w:tcW w:w="0" w:type="auto"/>
            <w:vAlign w:val="center"/>
          </w:tcPr>
          <w:p w14:paraId="02A96350" w14:textId="77777777" w:rsidR="00DF453A" w:rsidRPr="00F777C0" w:rsidRDefault="00DF453A" w:rsidP="009C3398">
            <w:pPr>
              <w:pStyle w:val="TableCellCenter10pt"/>
              <w:keepNext w:val="0"/>
              <w:keepLines w:val="0"/>
            </w:pPr>
          </w:p>
        </w:tc>
        <w:tc>
          <w:tcPr>
            <w:tcW w:w="0" w:type="auto"/>
            <w:vAlign w:val="center"/>
          </w:tcPr>
          <w:p w14:paraId="37539A0D" w14:textId="77777777" w:rsidR="00DF453A" w:rsidRPr="00F777C0" w:rsidRDefault="00DF453A" w:rsidP="009C3398">
            <w:pPr>
              <w:pStyle w:val="TableCellCenter10pt"/>
              <w:keepNext w:val="0"/>
              <w:keepLines w:val="0"/>
            </w:pPr>
          </w:p>
        </w:tc>
        <w:tc>
          <w:tcPr>
            <w:tcW w:w="0" w:type="auto"/>
            <w:vAlign w:val="center"/>
          </w:tcPr>
          <w:p w14:paraId="1D49C217" w14:textId="77777777" w:rsidR="00DF453A" w:rsidRPr="00F777C0" w:rsidRDefault="00DF453A" w:rsidP="009C3398">
            <w:pPr>
              <w:pStyle w:val="TableCellCenter10pt"/>
              <w:keepNext w:val="0"/>
              <w:keepLines w:val="0"/>
            </w:pPr>
          </w:p>
        </w:tc>
        <w:tc>
          <w:tcPr>
            <w:tcW w:w="0" w:type="auto"/>
            <w:vAlign w:val="center"/>
          </w:tcPr>
          <w:p w14:paraId="31A79CE9" w14:textId="77777777" w:rsidR="00DF453A" w:rsidRPr="00F777C0" w:rsidRDefault="00DF453A" w:rsidP="009C3398">
            <w:pPr>
              <w:pStyle w:val="TableCellCenter10pt"/>
              <w:keepNext w:val="0"/>
              <w:keepLines w:val="0"/>
            </w:pPr>
          </w:p>
        </w:tc>
        <w:tc>
          <w:tcPr>
            <w:tcW w:w="0" w:type="auto"/>
            <w:vAlign w:val="center"/>
          </w:tcPr>
          <w:p w14:paraId="063B6519" w14:textId="77777777" w:rsidR="00DF453A" w:rsidRPr="00F777C0" w:rsidRDefault="00DF453A" w:rsidP="009C3398">
            <w:pPr>
              <w:pStyle w:val="TableCellCenter10pt"/>
              <w:keepNext w:val="0"/>
              <w:keepLines w:val="0"/>
            </w:pPr>
          </w:p>
        </w:tc>
        <w:tc>
          <w:tcPr>
            <w:tcW w:w="0" w:type="auto"/>
            <w:vAlign w:val="center"/>
          </w:tcPr>
          <w:p w14:paraId="2FA22A61" w14:textId="77777777" w:rsidR="00DF453A" w:rsidRPr="00F777C0" w:rsidRDefault="00DF453A" w:rsidP="009C3398">
            <w:pPr>
              <w:pStyle w:val="TableCellCenter10pt"/>
              <w:keepNext w:val="0"/>
              <w:keepLines w:val="0"/>
            </w:pPr>
          </w:p>
        </w:tc>
        <w:tc>
          <w:tcPr>
            <w:tcW w:w="0" w:type="auto"/>
            <w:vAlign w:val="center"/>
          </w:tcPr>
          <w:p w14:paraId="7B408AD9" w14:textId="77777777" w:rsidR="00DF453A" w:rsidRPr="00F777C0" w:rsidRDefault="00DF453A" w:rsidP="009C3398">
            <w:pPr>
              <w:pStyle w:val="TableCellCenter10pt"/>
              <w:keepNext w:val="0"/>
              <w:keepLines w:val="0"/>
            </w:pPr>
          </w:p>
        </w:tc>
        <w:tc>
          <w:tcPr>
            <w:tcW w:w="0" w:type="auto"/>
            <w:vAlign w:val="center"/>
          </w:tcPr>
          <w:p w14:paraId="761BAF33" w14:textId="77777777" w:rsidR="00DF453A" w:rsidRPr="00F777C0" w:rsidRDefault="00DF453A" w:rsidP="009C3398">
            <w:pPr>
              <w:pStyle w:val="TableCellCenter10pt"/>
              <w:keepNext w:val="0"/>
              <w:keepLines w:val="0"/>
            </w:pPr>
          </w:p>
        </w:tc>
        <w:tc>
          <w:tcPr>
            <w:tcW w:w="0" w:type="auto"/>
            <w:vAlign w:val="center"/>
          </w:tcPr>
          <w:p w14:paraId="1F1D27D9" w14:textId="77777777" w:rsidR="00DF453A" w:rsidRPr="00F777C0" w:rsidRDefault="00DF453A" w:rsidP="009C3398">
            <w:pPr>
              <w:pStyle w:val="TableCellCenter10pt"/>
              <w:keepNext w:val="0"/>
              <w:keepLines w:val="0"/>
            </w:pPr>
          </w:p>
        </w:tc>
        <w:tc>
          <w:tcPr>
            <w:tcW w:w="0" w:type="auto"/>
            <w:vAlign w:val="center"/>
          </w:tcPr>
          <w:p w14:paraId="3C8E6E19" w14:textId="77777777" w:rsidR="00DF453A" w:rsidRPr="00F777C0" w:rsidRDefault="00DF453A" w:rsidP="009C3398">
            <w:pPr>
              <w:pStyle w:val="TableCellCenter10pt"/>
              <w:keepNext w:val="0"/>
              <w:keepLines w:val="0"/>
            </w:pPr>
          </w:p>
        </w:tc>
        <w:tc>
          <w:tcPr>
            <w:tcW w:w="0" w:type="auto"/>
            <w:vAlign w:val="center"/>
          </w:tcPr>
          <w:p w14:paraId="3F228CC0" w14:textId="77777777" w:rsidR="00DF453A" w:rsidRPr="00F777C0" w:rsidRDefault="00DF453A" w:rsidP="009C3398">
            <w:pPr>
              <w:pStyle w:val="TableCellCenter10pt"/>
              <w:keepNext w:val="0"/>
              <w:keepLines w:val="0"/>
            </w:pPr>
          </w:p>
        </w:tc>
        <w:tc>
          <w:tcPr>
            <w:tcW w:w="0" w:type="auto"/>
            <w:vAlign w:val="center"/>
          </w:tcPr>
          <w:p w14:paraId="2B7E6929" w14:textId="77777777" w:rsidR="00DF453A" w:rsidRPr="00F777C0" w:rsidRDefault="00DF453A" w:rsidP="009C3398">
            <w:pPr>
              <w:pStyle w:val="TableCellCenter10pt"/>
              <w:keepNext w:val="0"/>
              <w:keepLines w:val="0"/>
            </w:pPr>
          </w:p>
        </w:tc>
        <w:tc>
          <w:tcPr>
            <w:tcW w:w="0" w:type="auto"/>
            <w:vAlign w:val="center"/>
          </w:tcPr>
          <w:p w14:paraId="2B950158" w14:textId="77777777" w:rsidR="00DF453A" w:rsidRPr="00F777C0" w:rsidRDefault="00DF453A" w:rsidP="009C3398">
            <w:pPr>
              <w:pStyle w:val="TableCellCenter10pt"/>
              <w:keepNext w:val="0"/>
              <w:keepLines w:val="0"/>
            </w:pPr>
          </w:p>
        </w:tc>
        <w:tc>
          <w:tcPr>
            <w:tcW w:w="0" w:type="auto"/>
          </w:tcPr>
          <w:p w14:paraId="0E615055" w14:textId="77777777" w:rsidR="00DF453A" w:rsidRPr="00F777C0" w:rsidRDefault="006B7357" w:rsidP="009C3398">
            <w:pPr>
              <w:pStyle w:val="TableCellLeft10pt"/>
              <w:keepNext w:val="0"/>
              <w:keepLines w:val="0"/>
            </w:pPr>
            <w:r w:rsidRPr="00F777C0">
              <w:t>Additional consent is required if pembrolizumab is discontinued due to toxicity and participant will be receiving lenvatinib/placebo alone.</w:t>
            </w:r>
          </w:p>
          <w:p w14:paraId="46538BAB" w14:textId="77777777" w:rsidR="00DF453A" w:rsidRPr="00F777C0" w:rsidRDefault="006B7357" w:rsidP="009C3398">
            <w:pPr>
              <w:pStyle w:val="TableCellLeft10pt"/>
              <w:keepNext w:val="0"/>
              <w:keepLines w:val="0"/>
            </w:pPr>
            <w:r w:rsidRPr="00F777C0">
              <w:t>Additional consent is required at disease progression if study treatment will continue and/or restart.</w:t>
            </w:r>
          </w:p>
        </w:tc>
      </w:tr>
      <w:tr w:rsidR="000121B5" w14:paraId="3FBBE993" w14:textId="77777777" w:rsidTr="00981DFF">
        <w:tc>
          <w:tcPr>
            <w:tcW w:w="0" w:type="auto"/>
            <w:vAlign w:val="center"/>
            <w:hideMark/>
          </w:tcPr>
          <w:p w14:paraId="4994F8D0" w14:textId="77777777" w:rsidR="00DF453A" w:rsidRPr="00F777C0" w:rsidRDefault="006B7357" w:rsidP="009C3398">
            <w:pPr>
              <w:pStyle w:val="TableCellLeft10pt"/>
              <w:keepNext w:val="0"/>
              <w:keepLines w:val="0"/>
            </w:pPr>
            <w:r w:rsidRPr="00F777C0">
              <w:t>Inclusion/Exclusion Criteria</w:t>
            </w:r>
          </w:p>
        </w:tc>
        <w:tc>
          <w:tcPr>
            <w:tcW w:w="0" w:type="auto"/>
            <w:vAlign w:val="center"/>
          </w:tcPr>
          <w:p w14:paraId="731A23FE" w14:textId="77777777" w:rsidR="00DF453A" w:rsidRPr="00F777C0" w:rsidRDefault="00DF453A" w:rsidP="009C3398">
            <w:pPr>
              <w:pStyle w:val="TableCellCenter10pt"/>
              <w:keepNext w:val="0"/>
              <w:keepLines w:val="0"/>
            </w:pPr>
          </w:p>
        </w:tc>
        <w:tc>
          <w:tcPr>
            <w:tcW w:w="0" w:type="auto"/>
            <w:vAlign w:val="center"/>
          </w:tcPr>
          <w:p w14:paraId="4CE3BEB5" w14:textId="77777777" w:rsidR="00DF453A" w:rsidRPr="00F777C0" w:rsidRDefault="006B7357" w:rsidP="009C3398">
            <w:pPr>
              <w:pStyle w:val="TableCellCenter10pt"/>
              <w:keepNext w:val="0"/>
              <w:keepLines w:val="0"/>
            </w:pPr>
            <w:r w:rsidRPr="00F777C0">
              <w:t>X</w:t>
            </w:r>
          </w:p>
        </w:tc>
        <w:tc>
          <w:tcPr>
            <w:tcW w:w="0" w:type="auto"/>
            <w:vAlign w:val="center"/>
          </w:tcPr>
          <w:p w14:paraId="58181446" w14:textId="77777777" w:rsidR="00DF453A" w:rsidRPr="00F777C0" w:rsidRDefault="00DF453A" w:rsidP="009C3398">
            <w:pPr>
              <w:pStyle w:val="TableCellCenter10pt"/>
              <w:keepNext w:val="0"/>
              <w:keepLines w:val="0"/>
            </w:pPr>
          </w:p>
        </w:tc>
        <w:tc>
          <w:tcPr>
            <w:tcW w:w="0" w:type="auto"/>
            <w:vAlign w:val="center"/>
          </w:tcPr>
          <w:p w14:paraId="2ECE9833" w14:textId="77777777" w:rsidR="00DF453A" w:rsidRPr="00F777C0" w:rsidRDefault="00DF453A" w:rsidP="009C3398">
            <w:pPr>
              <w:pStyle w:val="TableCellCenter10pt"/>
              <w:keepNext w:val="0"/>
              <w:keepLines w:val="0"/>
            </w:pPr>
          </w:p>
        </w:tc>
        <w:tc>
          <w:tcPr>
            <w:tcW w:w="0" w:type="auto"/>
            <w:vAlign w:val="center"/>
          </w:tcPr>
          <w:p w14:paraId="46B19D0A" w14:textId="77777777" w:rsidR="00DF453A" w:rsidRPr="00F777C0" w:rsidRDefault="00DF453A" w:rsidP="009C3398">
            <w:pPr>
              <w:pStyle w:val="TableCellCenter10pt"/>
              <w:keepNext w:val="0"/>
              <w:keepLines w:val="0"/>
            </w:pPr>
          </w:p>
        </w:tc>
        <w:tc>
          <w:tcPr>
            <w:tcW w:w="0" w:type="auto"/>
            <w:vAlign w:val="center"/>
          </w:tcPr>
          <w:p w14:paraId="26E27189" w14:textId="77777777" w:rsidR="00DF453A" w:rsidRPr="00F777C0" w:rsidRDefault="00DF453A" w:rsidP="009C3398">
            <w:pPr>
              <w:pStyle w:val="TableCellCenter10pt"/>
              <w:keepNext w:val="0"/>
              <w:keepLines w:val="0"/>
            </w:pPr>
          </w:p>
        </w:tc>
        <w:tc>
          <w:tcPr>
            <w:tcW w:w="0" w:type="auto"/>
            <w:vAlign w:val="center"/>
          </w:tcPr>
          <w:p w14:paraId="582A53A2" w14:textId="77777777" w:rsidR="00DF453A" w:rsidRPr="00F777C0" w:rsidRDefault="00DF453A" w:rsidP="009C3398">
            <w:pPr>
              <w:pStyle w:val="TableCellCenter10pt"/>
              <w:keepNext w:val="0"/>
              <w:keepLines w:val="0"/>
            </w:pPr>
          </w:p>
        </w:tc>
        <w:tc>
          <w:tcPr>
            <w:tcW w:w="0" w:type="auto"/>
            <w:vAlign w:val="center"/>
          </w:tcPr>
          <w:p w14:paraId="6AD756E6" w14:textId="77777777" w:rsidR="00DF453A" w:rsidRPr="00F777C0" w:rsidRDefault="00DF453A" w:rsidP="009C3398">
            <w:pPr>
              <w:pStyle w:val="TableCellCenter10pt"/>
              <w:keepNext w:val="0"/>
              <w:keepLines w:val="0"/>
            </w:pPr>
          </w:p>
        </w:tc>
        <w:tc>
          <w:tcPr>
            <w:tcW w:w="0" w:type="auto"/>
            <w:vAlign w:val="center"/>
          </w:tcPr>
          <w:p w14:paraId="622DA8B8" w14:textId="77777777" w:rsidR="00DF453A" w:rsidRPr="00F777C0" w:rsidRDefault="00DF453A" w:rsidP="009C3398">
            <w:pPr>
              <w:pStyle w:val="TableCellCenter10pt"/>
              <w:keepNext w:val="0"/>
              <w:keepLines w:val="0"/>
            </w:pPr>
          </w:p>
        </w:tc>
        <w:tc>
          <w:tcPr>
            <w:tcW w:w="0" w:type="auto"/>
            <w:vAlign w:val="center"/>
          </w:tcPr>
          <w:p w14:paraId="0CAE7BBB" w14:textId="77777777" w:rsidR="00DF453A" w:rsidRPr="00F777C0" w:rsidRDefault="00DF453A" w:rsidP="009C3398">
            <w:pPr>
              <w:pStyle w:val="TableCellCenter10pt"/>
              <w:keepNext w:val="0"/>
              <w:keepLines w:val="0"/>
            </w:pPr>
          </w:p>
        </w:tc>
        <w:tc>
          <w:tcPr>
            <w:tcW w:w="0" w:type="auto"/>
            <w:vAlign w:val="center"/>
          </w:tcPr>
          <w:p w14:paraId="1CCD6318" w14:textId="77777777" w:rsidR="00DF453A" w:rsidRPr="00F777C0" w:rsidRDefault="00DF453A" w:rsidP="009C3398">
            <w:pPr>
              <w:pStyle w:val="TableCellCenter10pt"/>
              <w:keepNext w:val="0"/>
              <w:keepLines w:val="0"/>
            </w:pPr>
          </w:p>
        </w:tc>
        <w:tc>
          <w:tcPr>
            <w:tcW w:w="0" w:type="auto"/>
            <w:vAlign w:val="center"/>
          </w:tcPr>
          <w:p w14:paraId="0E5F3F00" w14:textId="77777777" w:rsidR="00DF453A" w:rsidRPr="00F777C0" w:rsidRDefault="00DF453A" w:rsidP="009C3398">
            <w:pPr>
              <w:pStyle w:val="TableCellCenter10pt"/>
              <w:keepNext w:val="0"/>
              <w:keepLines w:val="0"/>
            </w:pPr>
          </w:p>
        </w:tc>
        <w:tc>
          <w:tcPr>
            <w:tcW w:w="0" w:type="auto"/>
            <w:vAlign w:val="center"/>
          </w:tcPr>
          <w:p w14:paraId="7700AE13" w14:textId="77777777" w:rsidR="00DF453A" w:rsidRPr="00F777C0" w:rsidRDefault="00DF453A" w:rsidP="009C3398">
            <w:pPr>
              <w:pStyle w:val="TableCellCenter10pt"/>
              <w:keepNext w:val="0"/>
              <w:keepLines w:val="0"/>
            </w:pPr>
          </w:p>
        </w:tc>
        <w:tc>
          <w:tcPr>
            <w:tcW w:w="0" w:type="auto"/>
            <w:vAlign w:val="center"/>
          </w:tcPr>
          <w:p w14:paraId="70230F40" w14:textId="77777777" w:rsidR="00DF453A" w:rsidRPr="00F777C0" w:rsidRDefault="00DF453A" w:rsidP="009C3398">
            <w:pPr>
              <w:pStyle w:val="TableCellCenter10pt"/>
              <w:keepNext w:val="0"/>
              <w:keepLines w:val="0"/>
            </w:pPr>
          </w:p>
        </w:tc>
        <w:tc>
          <w:tcPr>
            <w:tcW w:w="0" w:type="auto"/>
            <w:vAlign w:val="center"/>
          </w:tcPr>
          <w:p w14:paraId="0C0D104D" w14:textId="77777777" w:rsidR="00DF453A" w:rsidRPr="00F777C0" w:rsidRDefault="00DF453A" w:rsidP="009C3398">
            <w:pPr>
              <w:pStyle w:val="TableCellCenter10pt"/>
              <w:keepNext w:val="0"/>
              <w:keepLines w:val="0"/>
            </w:pPr>
          </w:p>
        </w:tc>
        <w:tc>
          <w:tcPr>
            <w:tcW w:w="0" w:type="auto"/>
            <w:vAlign w:val="center"/>
          </w:tcPr>
          <w:p w14:paraId="6C370BCC" w14:textId="77777777" w:rsidR="00DF453A" w:rsidRPr="00F777C0" w:rsidRDefault="00DF453A" w:rsidP="009C3398">
            <w:pPr>
              <w:pStyle w:val="TableCellCenter10pt"/>
              <w:keepNext w:val="0"/>
              <w:keepLines w:val="0"/>
            </w:pPr>
          </w:p>
        </w:tc>
        <w:tc>
          <w:tcPr>
            <w:tcW w:w="0" w:type="auto"/>
          </w:tcPr>
          <w:p w14:paraId="16CC894C" w14:textId="77777777" w:rsidR="00DF453A" w:rsidRPr="00F777C0" w:rsidRDefault="00DF453A" w:rsidP="009C3398">
            <w:pPr>
              <w:pStyle w:val="TableCellLeft10pt"/>
              <w:keepNext w:val="0"/>
              <w:keepLines w:val="0"/>
            </w:pPr>
          </w:p>
        </w:tc>
      </w:tr>
      <w:tr w:rsidR="000121B5" w14:paraId="614AEDD6" w14:textId="77777777" w:rsidTr="00981DFF">
        <w:tc>
          <w:tcPr>
            <w:tcW w:w="0" w:type="auto"/>
            <w:vAlign w:val="center"/>
            <w:hideMark/>
          </w:tcPr>
          <w:p w14:paraId="26FC7263" w14:textId="77777777" w:rsidR="00DF453A" w:rsidRPr="00F777C0" w:rsidRDefault="006B7357" w:rsidP="009C3398">
            <w:pPr>
              <w:pStyle w:val="TableCellLeft10pt"/>
              <w:keepLines w:val="0"/>
            </w:pPr>
            <w:r w:rsidRPr="00F777C0">
              <w:lastRenderedPageBreak/>
              <w:t>Participant Identification Card</w:t>
            </w:r>
          </w:p>
        </w:tc>
        <w:tc>
          <w:tcPr>
            <w:tcW w:w="0" w:type="auto"/>
            <w:vAlign w:val="center"/>
          </w:tcPr>
          <w:p w14:paraId="3DBD0C78" w14:textId="77777777" w:rsidR="00DF453A" w:rsidRPr="00F777C0" w:rsidRDefault="00DF453A" w:rsidP="009C3398">
            <w:pPr>
              <w:pStyle w:val="TableCellCenter10pt"/>
              <w:keepNext w:val="0"/>
              <w:keepLines w:val="0"/>
            </w:pPr>
          </w:p>
        </w:tc>
        <w:tc>
          <w:tcPr>
            <w:tcW w:w="0" w:type="auto"/>
            <w:vAlign w:val="center"/>
            <w:hideMark/>
          </w:tcPr>
          <w:p w14:paraId="18941C88" w14:textId="77777777" w:rsidR="00DF453A" w:rsidRPr="00F777C0" w:rsidRDefault="006B7357" w:rsidP="009C3398">
            <w:pPr>
              <w:pStyle w:val="TableCellCenter10pt"/>
              <w:keepNext w:val="0"/>
              <w:keepLines w:val="0"/>
            </w:pPr>
            <w:r w:rsidRPr="00F777C0">
              <w:t>X</w:t>
            </w:r>
          </w:p>
        </w:tc>
        <w:tc>
          <w:tcPr>
            <w:tcW w:w="0" w:type="auto"/>
            <w:vAlign w:val="center"/>
          </w:tcPr>
          <w:p w14:paraId="05174515" w14:textId="77777777" w:rsidR="00DF453A" w:rsidRPr="00F777C0" w:rsidRDefault="006B7357" w:rsidP="009C3398">
            <w:pPr>
              <w:pStyle w:val="TableCellCenter10pt"/>
              <w:keepNext w:val="0"/>
              <w:keepLines w:val="0"/>
            </w:pPr>
            <w:r w:rsidRPr="00F777C0">
              <w:t>X</w:t>
            </w:r>
          </w:p>
        </w:tc>
        <w:tc>
          <w:tcPr>
            <w:tcW w:w="0" w:type="auto"/>
            <w:vAlign w:val="center"/>
          </w:tcPr>
          <w:p w14:paraId="68C1E887" w14:textId="77777777" w:rsidR="00DF453A" w:rsidRPr="00F777C0" w:rsidRDefault="00DF453A" w:rsidP="009C3398">
            <w:pPr>
              <w:pStyle w:val="TableCellCenter10pt"/>
              <w:keepNext w:val="0"/>
              <w:keepLines w:val="0"/>
            </w:pPr>
          </w:p>
        </w:tc>
        <w:tc>
          <w:tcPr>
            <w:tcW w:w="0" w:type="auto"/>
            <w:vAlign w:val="center"/>
          </w:tcPr>
          <w:p w14:paraId="72028232" w14:textId="77777777" w:rsidR="00DF453A" w:rsidRPr="00F777C0" w:rsidRDefault="00DF453A" w:rsidP="009C3398">
            <w:pPr>
              <w:pStyle w:val="TableCellCenter10pt"/>
              <w:keepNext w:val="0"/>
              <w:keepLines w:val="0"/>
            </w:pPr>
          </w:p>
        </w:tc>
        <w:tc>
          <w:tcPr>
            <w:tcW w:w="0" w:type="auto"/>
            <w:vAlign w:val="center"/>
          </w:tcPr>
          <w:p w14:paraId="65499B5E" w14:textId="77777777" w:rsidR="00DF453A" w:rsidRPr="00F777C0" w:rsidRDefault="00DF453A" w:rsidP="009C3398">
            <w:pPr>
              <w:pStyle w:val="TableCellCenter10pt"/>
              <w:keepNext w:val="0"/>
              <w:keepLines w:val="0"/>
            </w:pPr>
          </w:p>
        </w:tc>
        <w:tc>
          <w:tcPr>
            <w:tcW w:w="0" w:type="auto"/>
            <w:vAlign w:val="center"/>
          </w:tcPr>
          <w:p w14:paraId="53DA51DE" w14:textId="77777777" w:rsidR="00DF453A" w:rsidRPr="00F777C0" w:rsidRDefault="00DF453A" w:rsidP="009C3398">
            <w:pPr>
              <w:pStyle w:val="TableCellCenter10pt"/>
              <w:keepNext w:val="0"/>
              <w:keepLines w:val="0"/>
            </w:pPr>
          </w:p>
        </w:tc>
        <w:tc>
          <w:tcPr>
            <w:tcW w:w="0" w:type="auto"/>
            <w:vAlign w:val="center"/>
          </w:tcPr>
          <w:p w14:paraId="7983A0FD" w14:textId="77777777" w:rsidR="00DF453A" w:rsidRPr="00F777C0" w:rsidRDefault="00DF453A" w:rsidP="009C3398">
            <w:pPr>
              <w:pStyle w:val="TableCellCenter10pt"/>
              <w:keepNext w:val="0"/>
              <w:keepLines w:val="0"/>
            </w:pPr>
          </w:p>
        </w:tc>
        <w:tc>
          <w:tcPr>
            <w:tcW w:w="0" w:type="auto"/>
            <w:vAlign w:val="center"/>
          </w:tcPr>
          <w:p w14:paraId="49C406F7" w14:textId="77777777" w:rsidR="00DF453A" w:rsidRPr="00F777C0" w:rsidRDefault="00DF453A" w:rsidP="009C3398">
            <w:pPr>
              <w:pStyle w:val="TableCellCenter10pt"/>
              <w:keepNext w:val="0"/>
              <w:keepLines w:val="0"/>
            </w:pPr>
          </w:p>
        </w:tc>
        <w:tc>
          <w:tcPr>
            <w:tcW w:w="0" w:type="auto"/>
            <w:vAlign w:val="center"/>
          </w:tcPr>
          <w:p w14:paraId="004C11B8" w14:textId="77777777" w:rsidR="00DF453A" w:rsidRPr="00F777C0" w:rsidRDefault="00DF453A" w:rsidP="009C3398">
            <w:pPr>
              <w:pStyle w:val="TableCellCenter10pt"/>
              <w:keepNext w:val="0"/>
              <w:keepLines w:val="0"/>
            </w:pPr>
          </w:p>
        </w:tc>
        <w:tc>
          <w:tcPr>
            <w:tcW w:w="0" w:type="auto"/>
            <w:vAlign w:val="center"/>
          </w:tcPr>
          <w:p w14:paraId="0150671C" w14:textId="77777777" w:rsidR="00DF453A" w:rsidRPr="00F777C0" w:rsidRDefault="00DF453A" w:rsidP="009C3398">
            <w:pPr>
              <w:pStyle w:val="TableCellCenter10pt"/>
              <w:keepNext w:val="0"/>
              <w:keepLines w:val="0"/>
            </w:pPr>
          </w:p>
        </w:tc>
        <w:tc>
          <w:tcPr>
            <w:tcW w:w="0" w:type="auto"/>
            <w:vAlign w:val="center"/>
          </w:tcPr>
          <w:p w14:paraId="0490578C" w14:textId="77777777" w:rsidR="00DF453A" w:rsidRPr="00F777C0" w:rsidRDefault="00DF453A" w:rsidP="009C3398">
            <w:pPr>
              <w:pStyle w:val="TableCellCenter10pt"/>
              <w:keepNext w:val="0"/>
              <w:keepLines w:val="0"/>
            </w:pPr>
          </w:p>
        </w:tc>
        <w:tc>
          <w:tcPr>
            <w:tcW w:w="0" w:type="auto"/>
            <w:vAlign w:val="center"/>
          </w:tcPr>
          <w:p w14:paraId="307B4474" w14:textId="77777777" w:rsidR="00DF453A" w:rsidRPr="00F777C0" w:rsidRDefault="00DF453A" w:rsidP="009C3398">
            <w:pPr>
              <w:pStyle w:val="TableCellCenter10pt"/>
              <w:keepNext w:val="0"/>
              <w:keepLines w:val="0"/>
            </w:pPr>
          </w:p>
        </w:tc>
        <w:tc>
          <w:tcPr>
            <w:tcW w:w="0" w:type="auto"/>
            <w:vAlign w:val="center"/>
          </w:tcPr>
          <w:p w14:paraId="03FDE3D8" w14:textId="77777777" w:rsidR="00DF453A" w:rsidRPr="00F777C0" w:rsidRDefault="00DF453A" w:rsidP="009C3398">
            <w:pPr>
              <w:pStyle w:val="TableCellCenter10pt"/>
              <w:keepNext w:val="0"/>
              <w:keepLines w:val="0"/>
            </w:pPr>
          </w:p>
        </w:tc>
        <w:tc>
          <w:tcPr>
            <w:tcW w:w="0" w:type="auto"/>
            <w:vAlign w:val="center"/>
          </w:tcPr>
          <w:p w14:paraId="3E1A96CF" w14:textId="77777777" w:rsidR="00DF453A" w:rsidRPr="00F777C0" w:rsidRDefault="00DF453A" w:rsidP="009C3398">
            <w:pPr>
              <w:pStyle w:val="TableCellCenter10pt"/>
              <w:keepNext w:val="0"/>
              <w:keepLines w:val="0"/>
            </w:pPr>
          </w:p>
        </w:tc>
        <w:tc>
          <w:tcPr>
            <w:tcW w:w="0" w:type="auto"/>
            <w:vAlign w:val="center"/>
          </w:tcPr>
          <w:p w14:paraId="1D1845AA" w14:textId="77777777" w:rsidR="00DF453A" w:rsidRPr="00F777C0" w:rsidRDefault="00DF453A" w:rsidP="009C3398">
            <w:pPr>
              <w:pStyle w:val="TableCellCenter10pt"/>
              <w:keepNext w:val="0"/>
              <w:keepLines w:val="0"/>
            </w:pPr>
          </w:p>
        </w:tc>
        <w:tc>
          <w:tcPr>
            <w:tcW w:w="0" w:type="auto"/>
          </w:tcPr>
          <w:p w14:paraId="473542A7" w14:textId="77777777" w:rsidR="00DF453A" w:rsidRPr="00F777C0" w:rsidRDefault="006B7357" w:rsidP="009C3398">
            <w:pPr>
              <w:pStyle w:val="TableCellLeft10pt"/>
              <w:keepNext w:val="0"/>
              <w:keepLines w:val="0"/>
            </w:pPr>
            <w:r w:rsidRPr="00F777C0">
              <w:t>Identification card will be updated with randomization number.</w:t>
            </w:r>
          </w:p>
        </w:tc>
      </w:tr>
      <w:tr w:rsidR="000121B5" w14:paraId="1D73F9E2" w14:textId="77777777" w:rsidTr="00981DFF">
        <w:tc>
          <w:tcPr>
            <w:tcW w:w="0" w:type="auto"/>
            <w:vAlign w:val="center"/>
            <w:hideMark/>
          </w:tcPr>
          <w:p w14:paraId="12931D89" w14:textId="77777777" w:rsidR="00DF453A" w:rsidRPr="00F777C0" w:rsidRDefault="006B7357" w:rsidP="009C3398">
            <w:pPr>
              <w:pStyle w:val="TableCellLeft10pt"/>
              <w:keepNext w:val="0"/>
              <w:keepLines w:val="0"/>
            </w:pPr>
            <w:r w:rsidRPr="00F777C0">
              <w:t xml:space="preserve">Demographics and Medical History </w:t>
            </w:r>
          </w:p>
        </w:tc>
        <w:tc>
          <w:tcPr>
            <w:tcW w:w="0" w:type="auto"/>
            <w:vAlign w:val="center"/>
          </w:tcPr>
          <w:p w14:paraId="30E0CEBD" w14:textId="77777777" w:rsidR="00DF453A" w:rsidRPr="00F777C0" w:rsidRDefault="00DF453A" w:rsidP="009C3398">
            <w:pPr>
              <w:pStyle w:val="TableCellCenter10pt"/>
              <w:keepNext w:val="0"/>
              <w:keepLines w:val="0"/>
            </w:pPr>
          </w:p>
        </w:tc>
        <w:tc>
          <w:tcPr>
            <w:tcW w:w="0" w:type="auto"/>
            <w:vAlign w:val="center"/>
            <w:hideMark/>
          </w:tcPr>
          <w:p w14:paraId="3B67E474" w14:textId="77777777" w:rsidR="00DF453A" w:rsidRPr="00F777C0" w:rsidRDefault="006B7357" w:rsidP="009C3398">
            <w:pPr>
              <w:pStyle w:val="TableCellCenter10pt"/>
              <w:keepNext w:val="0"/>
              <w:keepLines w:val="0"/>
            </w:pPr>
            <w:r w:rsidRPr="00F777C0">
              <w:t>X</w:t>
            </w:r>
          </w:p>
        </w:tc>
        <w:tc>
          <w:tcPr>
            <w:tcW w:w="0" w:type="auto"/>
            <w:vAlign w:val="center"/>
          </w:tcPr>
          <w:p w14:paraId="1BB40E09" w14:textId="77777777" w:rsidR="00DF453A" w:rsidRPr="00F777C0" w:rsidRDefault="00DF453A" w:rsidP="009C3398">
            <w:pPr>
              <w:pStyle w:val="TableCellCenter10pt"/>
              <w:keepNext w:val="0"/>
              <w:keepLines w:val="0"/>
            </w:pPr>
          </w:p>
        </w:tc>
        <w:tc>
          <w:tcPr>
            <w:tcW w:w="0" w:type="auto"/>
            <w:vAlign w:val="center"/>
          </w:tcPr>
          <w:p w14:paraId="658B2537" w14:textId="77777777" w:rsidR="00DF453A" w:rsidRPr="00F777C0" w:rsidRDefault="00DF453A" w:rsidP="009C3398">
            <w:pPr>
              <w:pStyle w:val="TableCellCenter10pt"/>
              <w:keepNext w:val="0"/>
              <w:keepLines w:val="0"/>
            </w:pPr>
          </w:p>
        </w:tc>
        <w:tc>
          <w:tcPr>
            <w:tcW w:w="0" w:type="auto"/>
            <w:vAlign w:val="center"/>
          </w:tcPr>
          <w:p w14:paraId="261FA6CB" w14:textId="77777777" w:rsidR="00DF453A" w:rsidRPr="00F777C0" w:rsidRDefault="00DF453A" w:rsidP="009C3398">
            <w:pPr>
              <w:pStyle w:val="TableCellCenter10pt"/>
              <w:keepNext w:val="0"/>
              <w:keepLines w:val="0"/>
            </w:pPr>
          </w:p>
        </w:tc>
        <w:tc>
          <w:tcPr>
            <w:tcW w:w="0" w:type="auto"/>
            <w:vAlign w:val="center"/>
          </w:tcPr>
          <w:p w14:paraId="274E7E3B" w14:textId="77777777" w:rsidR="00DF453A" w:rsidRPr="00F777C0" w:rsidRDefault="00DF453A" w:rsidP="009C3398">
            <w:pPr>
              <w:pStyle w:val="TableCellCenter10pt"/>
              <w:keepNext w:val="0"/>
              <w:keepLines w:val="0"/>
            </w:pPr>
          </w:p>
        </w:tc>
        <w:tc>
          <w:tcPr>
            <w:tcW w:w="0" w:type="auto"/>
            <w:vAlign w:val="center"/>
          </w:tcPr>
          <w:p w14:paraId="094D7807" w14:textId="77777777" w:rsidR="00DF453A" w:rsidRPr="00F777C0" w:rsidRDefault="00DF453A" w:rsidP="009C3398">
            <w:pPr>
              <w:pStyle w:val="TableCellCenter10pt"/>
              <w:keepNext w:val="0"/>
              <w:keepLines w:val="0"/>
            </w:pPr>
          </w:p>
        </w:tc>
        <w:tc>
          <w:tcPr>
            <w:tcW w:w="0" w:type="auto"/>
            <w:vAlign w:val="center"/>
          </w:tcPr>
          <w:p w14:paraId="7C0248CE" w14:textId="77777777" w:rsidR="00DF453A" w:rsidRPr="00F777C0" w:rsidRDefault="00DF453A" w:rsidP="009C3398">
            <w:pPr>
              <w:pStyle w:val="TableCellCenter10pt"/>
              <w:keepNext w:val="0"/>
              <w:keepLines w:val="0"/>
            </w:pPr>
          </w:p>
        </w:tc>
        <w:tc>
          <w:tcPr>
            <w:tcW w:w="0" w:type="auto"/>
            <w:vAlign w:val="center"/>
          </w:tcPr>
          <w:p w14:paraId="7EB003BD" w14:textId="77777777" w:rsidR="00DF453A" w:rsidRPr="00F777C0" w:rsidRDefault="00DF453A" w:rsidP="009C3398">
            <w:pPr>
              <w:pStyle w:val="TableCellCenter10pt"/>
              <w:keepNext w:val="0"/>
              <w:keepLines w:val="0"/>
            </w:pPr>
          </w:p>
        </w:tc>
        <w:tc>
          <w:tcPr>
            <w:tcW w:w="0" w:type="auto"/>
            <w:vAlign w:val="center"/>
          </w:tcPr>
          <w:p w14:paraId="418C6212" w14:textId="77777777" w:rsidR="00DF453A" w:rsidRPr="00F777C0" w:rsidRDefault="00DF453A" w:rsidP="009C3398">
            <w:pPr>
              <w:pStyle w:val="TableCellCenter10pt"/>
              <w:keepNext w:val="0"/>
              <w:keepLines w:val="0"/>
            </w:pPr>
          </w:p>
        </w:tc>
        <w:tc>
          <w:tcPr>
            <w:tcW w:w="0" w:type="auto"/>
            <w:vAlign w:val="center"/>
          </w:tcPr>
          <w:p w14:paraId="419B227B" w14:textId="77777777" w:rsidR="00DF453A" w:rsidRPr="00F777C0" w:rsidRDefault="00DF453A" w:rsidP="009C3398">
            <w:pPr>
              <w:pStyle w:val="TableCellCenter10pt"/>
              <w:keepNext w:val="0"/>
              <w:keepLines w:val="0"/>
            </w:pPr>
          </w:p>
        </w:tc>
        <w:tc>
          <w:tcPr>
            <w:tcW w:w="0" w:type="auto"/>
            <w:vAlign w:val="center"/>
          </w:tcPr>
          <w:p w14:paraId="7786AFA2" w14:textId="77777777" w:rsidR="00DF453A" w:rsidRPr="00F777C0" w:rsidRDefault="00DF453A" w:rsidP="009C3398">
            <w:pPr>
              <w:pStyle w:val="TableCellCenter10pt"/>
              <w:keepNext w:val="0"/>
              <w:keepLines w:val="0"/>
            </w:pPr>
          </w:p>
        </w:tc>
        <w:tc>
          <w:tcPr>
            <w:tcW w:w="0" w:type="auto"/>
            <w:vAlign w:val="center"/>
          </w:tcPr>
          <w:p w14:paraId="050CC9B9" w14:textId="77777777" w:rsidR="00DF453A" w:rsidRPr="00F777C0" w:rsidRDefault="00DF453A" w:rsidP="009C3398">
            <w:pPr>
              <w:pStyle w:val="TableCellCenter10pt"/>
              <w:keepNext w:val="0"/>
              <w:keepLines w:val="0"/>
            </w:pPr>
          </w:p>
        </w:tc>
        <w:tc>
          <w:tcPr>
            <w:tcW w:w="0" w:type="auto"/>
            <w:vAlign w:val="center"/>
          </w:tcPr>
          <w:p w14:paraId="56A37906" w14:textId="77777777" w:rsidR="00DF453A" w:rsidRPr="00F777C0" w:rsidRDefault="00DF453A" w:rsidP="009C3398">
            <w:pPr>
              <w:pStyle w:val="TableCellCenter10pt"/>
              <w:keepNext w:val="0"/>
              <w:keepLines w:val="0"/>
            </w:pPr>
          </w:p>
        </w:tc>
        <w:tc>
          <w:tcPr>
            <w:tcW w:w="0" w:type="auto"/>
            <w:vAlign w:val="center"/>
          </w:tcPr>
          <w:p w14:paraId="5866CB92" w14:textId="77777777" w:rsidR="00DF453A" w:rsidRPr="00F777C0" w:rsidRDefault="00DF453A" w:rsidP="009C3398">
            <w:pPr>
              <w:pStyle w:val="TableCellCenter10pt"/>
              <w:keepNext w:val="0"/>
              <w:keepLines w:val="0"/>
            </w:pPr>
          </w:p>
        </w:tc>
        <w:tc>
          <w:tcPr>
            <w:tcW w:w="0" w:type="auto"/>
            <w:vAlign w:val="center"/>
          </w:tcPr>
          <w:p w14:paraId="7A9C8B8F" w14:textId="77777777" w:rsidR="00DF453A" w:rsidRPr="00F777C0" w:rsidRDefault="00DF453A" w:rsidP="009C3398">
            <w:pPr>
              <w:pStyle w:val="TableCellCenter10pt"/>
              <w:keepNext w:val="0"/>
              <w:keepLines w:val="0"/>
            </w:pPr>
          </w:p>
        </w:tc>
        <w:tc>
          <w:tcPr>
            <w:tcW w:w="0" w:type="auto"/>
            <w:hideMark/>
          </w:tcPr>
          <w:p w14:paraId="62A2DFE3" w14:textId="77777777" w:rsidR="00DF453A" w:rsidRPr="00F777C0" w:rsidRDefault="006B7357" w:rsidP="009C3398">
            <w:pPr>
              <w:pStyle w:val="TableCellLeft10pt"/>
              <w:keepNext w:val="0"/>
              <w:keepLines w:val="0"/>
            </w:pPr>
            <w:r w:rsidRPr="00F777C0">
              <w:t>Includes smoking and tobacco use.</w:t>
            </w:r>
          </w:p>
        </w:tc>
      </w:tr>
      <w:tr w:rsidR="000121B5" w14:paraId="23F3872A" w14:textId="77777777" w:rsidTr="00981DFF">
        <w:tc>
          <w:tcPr>
            <w:tcW w:w="0" w:type="auto"/>
            <w:vAlign w:val="center"/>
          </w:tcPr>
          <w:p w14:paraId="05461498" w14:textId="77777777" w:rsidR="00DF453A" w:rsidRPr="00F777C0" w:rsidRDefault="006B7357" w:rsidP="009C3398">
            <w:pPr>
              <w:pStyle w:val="TableCellLeft10pt"/>
              <w:keepNext w:val="0"/>
              <w:keepLines w:val="0"/>
            </w:pPr>
            <w:r w:rsidRPr="00F777C0">
              <w:t>Prior Treatment for HNSCC</w:t>
            </w:r>
          </w:p>
        </w:tc>
        <w:tc>
          <w:tcPr>
            <w:tcW w:w="0" w:type="auto"/>
            <w:vAlign w:val="center"/>
          </w:tcPr>
          <w:p w14:paraId="6C90B540" w14:textId="77777777" w:rsidR="00DF453A" w:rsidRPr="00F777C0" w:rsidRDefault="00DF453A" w:rsidP="009C3398">
            <w:pPr>
              <w:pStyle w:val="TableCellCenter10pt"/>
              <w:keepNext w:val="0"/>
              <w:keepLines w:val="0"/>
            </w:pPr>
          </w:p>
        </w:tc>
        <w:tc>
          <w:tcPr>
            <w:tcW w:w="0" w:type="auto"/>
            <w:vAlign w:val="center"/>
          </w:tcPr>
          <w:p w14:paraId="068654A3" w14:textId="77777777" w:rsidR="00DF453A" w:rsidRPr="00F777C0" w:rsidRDefault="006B7357" w:rsidP="009C3398">
            <w:pPr>
              <w:pStyle w:val="TableCellCenter10pt"/>
              <w:keepNext w:val="0"/>
              <w:keepLines w:val="0"/>
            </w:pPr>
            <w:r w:rsidRPr="00F777C0">
              <w:t>X</w:t>
            </w:r>
          </w:p>
        </w:tc>
        <w:tc>
          <w:tcPr>
            <w:tcW w:w="0" w:type="auto"/>
            <w:vAlign w:val="center"/>
          </w:tcPr>
          <w:p w14:paraId="6A699268" w14:textId="77777777" w:rsidR="00DF453A" w:rsidRPr="00F777C0" w:rsidRDefault="00DF453A" w:rsidP="009C3398">
            <w:pPr>
              <w:pStyle w:val="TableCellCenter10pt"/>
              <w:keepNext w:val="0"/>
              <w:keepLines w:val="0"/>
            </w:pPr>
          </w:p>
        </w:tc>
        <w:tc>
          <w:tcPr>
            <w:tcW w:w="0" w:type="auto"/>
            <w:vAlign w:val="center"/>
          </w:tcPr>
          <w:p w14:paraId="6F228B87" w14:textId="77777777" w:rsidR="00DF453A" w:rsidRPr="00F777C0" w:rsidRDefault="00DF453A" w:rsidP="009C3398">
            <w:pPr>
              <w:pStyle w:val="TableCellCenter10pt"/>
              <w:keepNext w:val="0"/>
              <w:keepLines w:val="0"/>
            </w:pPr>
          </w:p>
        </w:tc>
        <w:tc>
          <w:tcPr>
            <w:tcW w:w="0" w:type="auto"/>
            <w:vAlign w:val="center"/>
          </w:tcPr>
          <w:p w14:paraId="1B4F9B87" w14:textId="77777777" w:rsidR="00DF453A" w:rsidRPr="00F777C0" w:rsidRDefault="00DF453A" w:rsidP="009C3398">
            <w:pPr>
              <w:pStyle w:val="TableCellCenter10pt"/>
              <w:keepNext w:val="0"/>
              <w:keepLines w:val="0"/>
            </w:pPr>
          </w:p>
        </w:tc>
        <w:tc>
          <w:tcPr>
            <w:tcW w:w="0" w:type="auto"/>
            <w:vAlign w:val="center"/>
          </w:tcPr>
          <w:p w14:paraId="580E49A8" w14:textId="77777777" w:rsidR="00DF453A" w:rsidRPr="00F777C0" w:rsidRDefault="00DF453A" w:rsidP="009C3398">
            <w:pPr>
              <w:pStyle w:val="TableCellCenter10pt"/>
              <w:keepNext w:val="0"/>
              <w:keepLines w:val="0"/>
            </w:pPr>
          </w:p>
        </w:tc>
        <w:tc>
          <w:tcPr>
            <w:tcW w:w="0" w:type="auto"/>
            <w:vAlign w:val="center"/>
          </w:tcPr>
          <w:p w14:paraId="372C940A" w14:textId="77777777" w:rsidR="00DF453A" w:rsidRPr="00F777C0" w:rsidRDefault="00DF453A" w:rsidP="009C3398">
            <w:pPr>
              <w:pStyle w:val="TableCellCenter10pt"/>
              <w:keepNext w:val="0"/>
              <w:keepLines w:val="0"/>
            </w:pPr>
          </w:p>
        </w:tc>
        <w:tc>
          <w:tcPr>
            <w:tcW w:w="0" w:type="auto"/>
            <w:vAlign w:val="center"/>
          </w:tcPr>
          <w:p w14:paraId="44380D96" w14:textId="77777777" w:rsidR="00DF453A" w:rsidRPr="00F777C0" w:rsidRDefault="00DF453A" w:rsidP="009C3398">
            <w:pPr>
              <w:pStyle w:val="TableCellCenter10pt"/>
              <w:keepNext w:val="0"/>
              <w:keepLines w:val="0"/>
            </w:pPr>
          </w:p>
        </w:tc>
        <w:tc>
          <w:tcPr>
            <w:tcW w:w="0" w:type="auto"/>
            <w:vAlign w:val="center"/>
          </w:tcPr>
          <w:p w14:paraId="356E180C" w14:textId="77777777" w:rsidR="00DF453A" w:rsidRPr="00F777C0" w:rsidRDefault="00DF453A" w:rsidP="009C3398">
            <w:pPr>
              <w:pStyle w:val="TableCellCenter10pt"/>
              <w:keepNext w:val="0"/>
              <w:keepLines w:val="0"/>
            </w:pPr>
          </w:p>
        </w:tc>
        <w:tc>
          <w:tcPr>
            <w:tcW w:w="0" w:type="auto"/>
            <w:vAlign w:val="center"/>
          </w:tcPr>
          <w:p w14:paraId="5B9D550E" w14:textId="77777777" w:rsidR="00DF453A" w:rsidRPr="00F777C0" w:rsidRDefault="00DF453A" w:rsidP="009C3398">
            <w:pPr>
              <w:pStyle w:val="TableCellCenter10pt"/>
              <w:keepNext w:val="0"/>
              <w:keepLines w:val="0"/>
            </w:pPr>
          </w:p>
        </w:tc>
        <w:tc>
          <w:tcPr>
            <w:tcW w:w="0" w:type="auto"/>
            <w:vAlign w:val="center"/>
          </w:tcPr>
          <w:p w14:paraId="3DD4EBFA" w14:textId="77777777" w:rsidR="00DF453A" w:rsidRPr="00F777C0" w:rsidRDefault="00DF453A" w:rsidP="009C3398">
            <w:pPr>
              <w:pStyle w:val="TableCellCenter10pt"/>
              <w:keepNext w:val="0"/>
              <w:keepLines w:val="0"/>
            </w:pPr>
          </w:p>
        </w:tc>
        <w:tc>
          <w:tcPr>
            <w:tcW w:w="0" w:type="auto"/>
            <w:vAlign w:val="center"/>
          </w:tcPr>
          <w:p w14:paraId="2C6DB342" w14:textId="77777777" w:rsidR="00DF453A" w:rsidRPr="00F777C0" w:rsidRDefault="00DF453A" w:rsidP="009C3398">
            <w:pPr>
              <w:pStyle w:val="TableCellCenter10pt"/>
              <w:keepNext w:val="0"/>
              <w:keepLines w:val="0"/>
            </w:pPr>
          </w:p>
        </w:tc>
        <w:tc>
          <w:tcPr>
            <w:tcW w:w="0" w:type="auto"/>
            <w:vAlign w:val="center"/>
          </w:tcPr>
          <w:p w14:paraId="0782B1DD" w14:textId="77777777" w:rsidR="00DF453A" w:rsidRPr="00F777C0" w:rsidRDefault="00DF453A" w:rsidP="009C3398">
            <w:pPr>
              <w:pStyle w:val="TableCellCenter10pt"/>
              <w:keepNext w:val="0"/>
              <w:keepLines w:val="0"/>
            </w:pPr>
          </w:p>
        </w:tc>
        <w:tc>
          <w:tcPr>
            <w:tcW w:w="0" w:type="auto"/>
            <w:vAlign w:val="center"/>
          </w:tcPr>
          <w:p w14:paraId="3BEE1851" w14:textId="77777777" w:rsidR="00DF453A" w:rsidRPr="00F777C0" w:rsidRDefault="00DF453A" w:rsidP="009C3398">
            <w:pPr>
              <w:pStyle w:val="TableCellCenter10pt"/>
              <w:keepNext w:val="0"/>
              <w:keepLines w:val="0"/>
            </w:pPr>
          </w:p>
        </w:tc>
        <w:tc>
          <w:tcPr>
            <w:tcW w:w="0" w:type="auto"/>
            <w:vAlign w:val="center"/>
          </w:tcPr>
          <w:p w14:paraId="3827BBA2" w14:textId="77777777" w:rsidR="00DF453A" w:rsidRPr="00F777C0" w:rsidRDefault="00DF453A" w:rsidP="009C3398">
            <w:pPr>
              <w:pStyle w:val="TableCellCenter10pt"/>
              <w:keepNext w:val="0"/>
              <w:keepLines w:val="0"/>
            </w:pPr>
          </w:p>
        </w:tc>
        <w:tc>
          <w:tcPr>
            <w:tcW w:w="0" w:type="auto"/>
            <w:vAlign w:val="center"/>
          </w:tcPr>
          <w:p w14:paraId="67561861" w14:textId="77777777" w:rsidR="00DF453A" w:rsidRPr="00F777C0" w:rsidRDefault="00DF453A" w:rsidP="009C3398">
            <w:pPr>
              <w:pStyle w:val="TableCellCenter10pt"/>
              <w:keepNext w:val="0"/>
              <w:keepLines w:val="0"/>
            </w:pPr>
          </w:p>
        </w:tc>
        <w:tc>
          <w:tcPr>
            <w:tcW w:w="0" w:type="auto"/>
          </w:tcPr>
          <w:p w14:paraId="6CF23BF8" w14:textId="77777777" w:rsidR="00DF453A" w:rsidRPr="00F777C0" w:rsidRDefault="00DF453A" w:rsidP="009C3398">
            <w:pPr>
              <w:pStyle w:val="TableCellLeft10pt"/>
              <w:keepNext w:val="0"/>
              <w:keepLines w:val="0"/>
            </w:pPr>
          </w:p>
        </w:tc>
      </w:tr>
      <w:tr w:rsidR="000121B5" w14:paraId="01EE5EB6" w14:textId="77777777" w:rsidTr="00981DFF">
        <w:tc>
          <w:tcPr>
            <w:tcW w:w="0" w:type="auto"/>
            <w:vAlign w:val="center"/>
            <w:hideMark/>
          </w:tcPr>
          <w:p w14:paraId="509529A7" w14:textId="77777777" w:rsidR="00DF453A" w:rsidRPr="00F777C0" w:rsidRDefault="006B7357" w:rsidP="009C3398">
            <w:pPr>
              <w:pStyle w:val="TableCellLeft10pt"/>
              <w:keepNext w:val="0"/>
              <w:keepLines w:val="0"/>
            </w:pPr>
            <w:r w:rsidRPr="00F777C0">
              <w:t>Prior/Concomitant Medication Review</w:t>
            </w:r>
          </w:p>
        </w:tc>
        <w:tc>
          <w:tcPr>
            <w:tcW w:w="0" w:type="auto"/>
            <w:vAlign w:val="center"/>
          </w:tcPr>
          <w:p w14:paraId="056BCBE1" w14:textId="77777777" w:rsidR="00DF453A" w:rsidRPr="00F777C0" w:rsidRDefault="00DF453A" w:rsidP="009C3398">
            <w:pPr>
              <w:pStyle w:val="TableCellCenter10pt"/>
              <w:keepNext w:val="0"/>
              <w:keepLines w:val="0"/>
            </w:pPr>
          </w:p>
        </w:tc>
        <w:tc>
          <w:tcPr>
            <w:tcW w:w="0" w:type="auto"/>
            <w:vAlign w:val="center"/>
          </w:tcPr>
          <w:p w14:paraId="137932E9" w14:textId="77777777" w:rsidR="00DF453A" w:rsidRPr="00F777C0" w:rsidRDefault="006B7357" w:rsidP="009C3398">
            <w:pPr>
              <w:pStyle w:val="TableCellCenter10pt"/>
              <w:keepNext w:val="0"/>
              <w:keepLines w:val="0"/>
            </w:pPr>
            <w:r w:rsidRPr="00F777C0">
              <w:t>X</w:t>
            </w:r>
          </w:p>
        </w:tc>
        <w:tc>
          <w:tcPr>
            <w:tcW w:w="0" w:type="auto"/>
            <w:vAlign w:val="center"/>
          </w:tcPr>
          <w:p w14:paraId="2BA2C2A7" w14:textId="77777777" w:rsidR="00DF453A" w:rsidRPr="00F777C0" w:rsidRDefault="006B7357" w:rsidP="009C3398">
            <w:pPr>
              <w:pStyle w:val="TableCellCenter10pt"/>
              <w:keepNext w:val="0"/>
              <w:keepLines w:val="0"/>
            </w:pPr>
            <w:r w:rsidRPr="00F777C0">
              <w:t>X</w:t>
            </w:r>
          </w:p>
        </w:tc>
        <w:tc>
          <w:tcPr>
            <w:tcW w:w="0" w:type="auto"/>
            <w:vAlign w:val="center"/>
          </w:tcPr>
          <w:p w14:paraId="1E124860" w14:textId="77777777" w:rsidR="00DF453A" w:rsidRPr="00F777C0" w:rsidRDefault="006B7357" w:rsidP="009C3398">
            <w:pPr>
              <w:pStyle w:val="TableCellCenter10pt"/>
              <w:keepNext w:val="0"/>
              <w:keepLines w:val="0"/>
            </w:pPr>
            <w:r w:rsidRPr="00F777C0">
              <w:t>X</w:t>
            </w:r>
          </w:p>
        </w:tc>
        <w:tc>
          <w:tcPr>
            <w:tcW w:w="0" w:type="auto"/>
            <w:vAlign w:val="center"/>
          </w:tcPr>
          <w:p w14:paraId="3E6F5E32" w14:textId="77777777" w:rsidR="00DF453A" w:rsidRPr="00F777C0" w:rsidRDefault="006B7357" w:rsidP="009C3398">
            <w:pPr>
              <w:pStyle w:val="TableCellCenter10pt"/>
              <w:keepNext w:val="0"/>
              <w:keepLines w:val="0"/>
            </w:pPr>
            <w:r w:rsidRPr="00F777C0">
              <w:t>X</w:t>
            </w:r>
          </w:p>
        </w:tc>
        <w:tc>
          <w:tcPr>
            <w:tcW w:w="0" w:type="auto"/>
            <w:vAlign w:val="center"/>
          </w:tcPr>
          <w:p w14:paraId="517D7D67" w14:textId="77777777" w:rsidR="00DF453A" w:rsidRPr="00F777C0" w:rsidRDefault="006B7357" w:rsidP="009C3398">
            <w:pPr>
              <w:pStyle w:val="TableCellCenter10pt"/>
              <w:keepNext w:val="0"/>
              <w:keepLines w:val="0"/>
            </w:pPr>
            <w:r w:rsidRPr="00F777C0">
              <w:t>X</w:t>
            </w:r>
          </w:p>
        </w:tc>
        <w:tc>
          <w:tcPr>
            <w:tcW w:w="0" w:type="auto"/>
            <w:vAlign w:val="center"/>
          </w:tcPr>
          <w:p w14:paraId="5640BF12" w14:textId="77777777" w:rsidR="00DF453A" w:rsidRPr="00F777C0" w:rsidRDefault="006B7357" w:rsidP="009C3398">
            <w:pPr>
              <w:pStyle w:val="TableCellCenter10pt"/>
              <w:keepNext w:val="0"/>
              <w:keepLines w:val="0"/>
            </w:pPr>
            <w:r w:rsidRPr="00F777C0">
              <w:t>X</w:t>
            </w:r>
          </w:p>
        </w:tc>
        <w:tc>
          <w:tcPr>
            <w:tcW w:w="0" w:type="auto"/>
            <w:vAlign w:val="center"/>
          </w:tcPr>
          <w:p w14:paraId="0CEEE98A" w14:textId="77777777" w:rsidR="00DF453A" w:rsidRPr="00F777C0" w:rsidRDefault="006B7357" w:rsidP="009C3398">
            <w:pPr>
              <w:pStyle w:val="TableCellCenter10pt"/>
              <w:keepNext w:val="0"/>
              <w:keepLines w:val="0"/>
            </w:pPr>
            <w:r w:rsidRPr="00F777C0">
              <w:t>X</w:t>
            </w:r>
          </w:p>
        </w:tc>
        <w:tc>
          <w:tcPr>
            <w:tcW w:w="0" w:type="auto"/>
            <w:vAlign w:val="center"/>
          </w:tcPr>
          <w:p w14:paraId="4481F7FF" w14:textId="77777777" w:rsidR="00DF453A" w:rsidRPr="00F777C0" w:rsidRDefault="006B7357" w:rsidP="009C3398">
            <w:pPr>
              <w:pStyle w:val="TableCellCenter10pt"/>
              <w:keepNext w:val="0"/>
              <w:keepLines w:val="0"/>
            </w:pPr>
            <w:r w:rsidRPr="00F777C0">
              <w:t>X</w:t>
            </w:r>
          </w:p>
        </w:tc>
        <w:tc>
          <w:tcPr>
            <w:tcW w:w="0" w:type="auto"/>
            <w:vAlign w:val="center"/>
          </w:tcPr>
          <w:p w14:paraId="4913D990" w14:textId="77777777" w:rsidR="00DF453A" w:rsidRPr="00F777C0" w:rsidRDefault="006B7357" w:rsidP="009C3398">
            <w:pPr>
              <w:pStyle w:val="TableCellCenter10pt"/>
              <w:keepNext w:val="0"/>
              <w:keepLines w:val="0"/>
            </w:pPr>
            <w:r w:rsidRPr="00F777C0">
              <w:t>X</w:t>
            </w:r>
          </w:p>
        </w:tc>
        <w:tc>
          <w:tcPr>
            <w:tcW w:w="0" w:type="auto"/>
            <w:vAlign w:val="center"/>
          </w:tcPr>
          <w:p w14:paraId="198E40AE" w14:textId="77777777" w:rsidR="00DF453A" w:rsidRPr="00F777C0" w:rsidRDefault="006B7357" w:rsidP="009C3398">
            <w:pPr>
              <w:pStyle w:val="TableCellCenter10pt"/>
              <w:keepNext w:val="0"/>
              <w:keepLines w:val="0"/>
            </w:pPr>
            <w:r w:rsidRPr="00F777C0">
              <w:t>X</w:t>
            </w:r>
          </w:p>
        </w:tc>
        <w:tc>
          <w:tcPr>
            <w:tcW w:w="0" w:type="auto"/>
            <w:vAlign w:val="center"/>
          </w:tcPr>
          <w:p w14:paraId="0154251D" w14:textId="77777777" w:rsidR="00DF453A" w:rsidRPr="00F777C0" w:rsidRDefault="006B7357" w:rsidP="009C3398">
            <w:pPr>
              <w:pStyle w:val="TableCellCenter10pt"/>
              <w:keepNext w:val="0"/>
              <w:keepLines w:val="0"/>
            </w:pPr>
            <w:r w:rsidRPr="00F777C0">
              <w:t>X</w:t>
            </w:r>
          </w:p>
        </w:tc>
        <w:tc>
          <w:tcPr>
            <w:tcW w:w="0" w:type="auto"/>
            <w:vAlign w:val="center"/>
          </w:tcPr>
          <w:p w14:paraId="14206B1B" w14:textId="77777777" w:rsidR="00DF453A" w:rsidRPr="00F777C0" w:rsidRDefault="006B7357" w:rsidP="009C3398">
            <w:pPr>
              <w:pStyle w:val="TableCellCenter10pt"/>
              <w:keepNext w:val="0"/>
              <w:keepLines w:val="0"/>
            </w:pPr>
            <w:r w:rsidRPr="00F777C0">
              <w:t>X</w:t>
            </w:r>
          </w:p>
        </w:tc>
        <w:tc>
          <w:tcPr>
            <w:tcW w:w="0" w:type="auto"/>
            <w:vAlign w:val="center"/>
          </w:tcPr>
          <w:p w14:paraId="3AB9ACAC" w14:textId="77777777" w:rsidR="00DF453A" w:rsidRPr="00F777C0" w:rsidRDefault="006B7357" w:rsidP="009C3398">
            <w:pPr>
              <w:pStyle w:val="TableCellCenter10pt"/>
              <w:keepNext w:val="0"/>
              <w:keepLines w:val="0"/>
            </w:pPr>
            <w:r w:rsidRPr="00F777C0">
              <w:t>X</w:t>
            </w:r>
          </w:p>
        </w:tc>
        <w:tc>
          <w:tcPr>
            <w:tcW w:w="0" w:type="auto"/>
            <w:vAlign w:val="center"/>
          </w:tcPr>
          <w:p w14:paraId="00221ADE" w14:textId="77777777" w:rsidR="00DF453A" w:rsidRPr="00F777C0" w:rsidRDefault="00DF453A" w:rsidP="009C3398">
            <w:pPr>
              <w:pStyle w:val="TableCellCenter10pt"/>
              <w:keepNext w:val="0"/>
              <w:keepLines w:val="0"/>
            </w:pPr>
          </w:p>
        </w:tc>
        <w:tc>
          <w:tcPr>
            <w:tcW w:w="0" w:type="auto"/>
            <w:vAlign w:val="center"/>
          </w:tcPr>
          <w:p w14:paraId="376D604F" w14:textId="77777777" w:rsidR="00DF453A" w:rsidRPr="00F777C0" w:rsidRDefault="00DF453A" w:rsidP="009C3398">
            <w:pPr>
              <w:pStyle w:val="TableCellCenter10pt"/>
              <w:keepNext w:val="0"/>
              <w:keepLines w:val="0"/>
            </w:pPr>
          </w:p>
        </w:tc>
        <w:tc>
          <w:tcPr>
            <w:tcW w:w="0" w:type="auto"/>
          </w:tcPr>
          <w:p w14:paraId="7A14903D" w14:textId="77777777" w:rsidR="00DF453A" w:rsidRPr="00F777C0" w:rsidRDefault="00DF453A" w:rsidP="009C3398">
            <w:pPr>
              <w:pStyle w:val="TableCellLeft10pt"/>
              <w:keepNext w:val="0"/>
              <w:keepLines w:val="0"/>
            </w:pPr>
          </w:p>
        </w:tc>
      </w:tr>
      <w:tr w:rsidR="000121B5" w14:paraId="535A8C9B" w14:textId="77777777" w:rsidTr="00981DFF">
        <w:trPr>
          <w:trHeight w:val="309"/>
        </w:trPr>
        <w:tc>
          <w:tcPr>
            <w:tcW w:w="0" w:type="auto"/>
            <w:vAlign w:val="center"/>
            <w:hideMark/>
          </w:tcPr>
          <w:p w14:paraId="30B42AFC" w14:textId="77777777" w:rsidR="00DF453A" w:rsidRPr="00F777C0" w:rsidRDefault="006B7357" w:rsidP="009C3398">
            <w:pPr>
              <w:pStyle w:val="TableCellLeft10pt"/>
              <w:keepNext w:val="0"/>
              <w:keepLines w:val="0"/>
            </w:pPr>
            <w:r w:rsidRPr="00F777C0">
              <w:t xml:space="preserve">Randomization </w:t>
            </w:r>
          </w:p>
        </w:tc>
        <w:tc>
          <w:tcPr>
            <w:tcW w:w="0" w:type="auto"/>
            <w:vAlign w:val="center"/>
          </w:tcPr>
          <w:p w14:paraId="0AE1C83D" w14:textId="77777777" w:rsidR="00DF453A" w:rsidRPr="00F777C0" w:rsidRDefault="00DF453A" w:rsidP="009C3398">
            <w:pPr>
              <w:pStyle w:val="TableCellCenter10pt"/>
              <w:keepNext w:val="0"/>
              <w:keepLines w:val="0"/>
            </w:pPr>
          </w:p>
        </w:tc>
        <w:tc>
          <w:tcPr>
            <w:tcW w:w="0" w:type="auto"/>
            <w:vAlign w:val="center"/>
          </w:tcPr>
          <w:p w14:paraId="12CB899B" w14:textId="77777777" w:rsidR="00DF453A" w:rsidRPr="00F777C0" w:rsidRDefault="00DF453A" w:rsidP="009C3398">
            <w:pPr>
              <w:pStyle w:val="TableCellCenter10pt"/>
              <w:keepNext w:val="0"/>
              <w:keepLines w:val="0"/>
            </w:pPr>
          </w:p>
        </w:tc>
        <w:tc>
          <w:tcPr>
            <w:tcW w:w="0" w:type="auto"/>
            <w:vAlign w:val="center"/>
          </w:tcPr>
          <w:p w14:paraId="256AB0B0" w14:textId="77777777" w:rsidR="00DF453A" w:rsidRPr="00F777C0" w:rsidRDefault="006B7357" w:rsidP="009C3398">
            <w:pPr>
              <w:pStyle w:val="TableCellCenter10pt"/>
              <w:keepNext w:val="0"/>
              <w:keepLines w:val="0"/>
            </w:pPr>
            <w:r w:rsidRPr="00F777C0">
              <w:t>X</w:t>
            </w:r>
          </w:p>
        </w:tc>
        <w:tc>
          <w:tcPr>
            <w:tcW w:w="0" w:type="auto"/>
            <w:vAlign w:val="center"/>
          </w:tcPr>
          <w:p w14:paraId="09091E51" w14:textId="77777777" w:rsidR="00DF453A" w:rsidRPr="00F777C0" w:rsidRDefault="00DF453A" w:rsidP="009C3398">
            <w:pPr>
              <w:pStyle w:val="TableCellCenter10pt"/>
              <w:keepNext w:val="0"/>
              <w:keepLines w:val="0"/>
            </w:pPr>
          </w:p>
        </w:tc>
        <w:tc>
          <w:tcPr>
            <w:tcW w:w="0" w:type="auto"/>
            <w:vAlign w:val="center"/>
          </w:tcPr>
          <w:p w14:paraId="3DDCBCC1" w14:textId="77777777" w:rsidR="00DF453A" w:rsidRPr="00F777C0" w:rsidRDefault="00DF453A" w:rsidP="009C3398">
            <w:pPr>
              <w:pStyle w:val="TableCellCenter10pt"/>
              <w:keepNext w:val="0"/>
              <w:keepLines w:val="0"/>
            </w:pPr>
          </w:p>
        </w:tc>
        <w:tc>
          <w:tcPr>
            <w:tcW w:w="0" w:type="auto"/>
            <w:vAlign w:val="center"/>
          </w:tcPr>
          <w:p w14:paraId="5841FBD9" w14:textId="77777777" w:rsidR="00DF453A" w:rsidRPr="00F777C0" w:rsidRDefault="00DF453A" w:rsidP="009C3398">
            <w:pPr>
              <w:pStyle w:val="TableCellCenter10pt"/>
              <w:keepNext w:val="0"/>
              <w:keepLines w:val="0"/>
            </w:pPr>
          </w:p>
        </w:tc>
        <w:tc>
          <w:tcPr>
            <w:tcW w:w="0" w:type="auto"/>
            <w:vAlign w:val="center"/>
          </w:tcPr>
          <w:p w14:paraId="76679576" w14:textId="77777777" w:rsidR="00DF453A" w:rsidRPr="00F777C0" w:rsidRDefault="00DF453A" w:rsidP="009C3398">
            <w:pPr>
              <w:pStyle w:val="TableCellCenter10pt"/>
              <w:keepNext w:val="0"/>
              <w:keepLines w:val="0"/>
            </w:pPr>
          </w:p>
        </w:tc>
        <w:tc>
          <w:tcPr>
            <w:tcW w:w="0" w:type="auto"/>
            <w:vAlign w:val="center"/>
          </w:tcPr>
          <w:p w14:paraId="7EDDC3B4" w14:textId="77777777" w:rsidR="00DF453A" w:rsidRPr="00F777C0" w:rsidRDefault="00DF453A" w:rsidP="009C3398">
            <w:pPr>
              <w:pStyle w:val="TableCellCenter10pt"/>
              <w:keepNext w:val="0"/>
              <w:keepLines w:val="0"/>
            </w:pPr>
          </w:p>
        </w:tc>
        <w:tc>
          <w:tcPr>
            <w:tcW w:w="0" w:type="auto"/>
            <w:vAlign w:val="center"/>
          </w:tcPr>
          <w:p w14:paraId="1CA9C9B4" w14:textId="77777777" w:rsidR="00DF453A" w:rsidRPr="00F777C0" w:rsidRDefault="00DF453A" w:rsidP="009C3398">
            <w:pPr>
              <w:pStyle w:val="TableCellCenter10pt"/>
              <w:keepNext w:val="0"/>
              <w:keepLines w:val="0"/>
            </w:pPr>
          </w:p>
        </w:tc>
        <w:tc>
          <w:tcPr>
            <w:tcW w:w="0" w:type="auto"/>
            <w:vAlign w:val="center"/>
          </w:tcPr>
          <w:p w14:paraId="38ABB4DD" w14:textId="77777777" w:rsidR="00DF453A" w:rsidRPr="00F777C0" w:rsidRDefault="00DF453A" w:rsidP="009C3398">
            <w:pPr>
              <w:pStyle w:val="TableCellCenter10pt"/>
              <w:keepNext w:val="0"/>
              <w:keepLines w:val="0"/>
            </w:pPr>
          </w:p>
        </w:tc>
        <w:tc>
          <w:tcPr>
            <w:tcW w:w="0" w:type="auto"/>
            <w:vAlign w:val="center"/>
          </w:tcPr>
          <w:p w14:paraId="2E465E26" w14:textId="77777777" w:rsidR="00DF453A" w:rsidRPr="00F777C0" w:rsidRDefault="00DF453A" w:rsidP="009C3398">
            <w:pPr>
              <w:pStyle w:val="TableCellCenter10pt"/>
              <w:keepNext w:val="0"/>
              <w:keepLines w:val="0"/>
            </w:pPr>
          </w:p>
        </w:tc>
        <w:tc>
          <w:tcPr>
            <w:tcW w:w="0" w:type="auto"/>
            <w:vAlign w:val="center"/>
          </w:tcPr>
          <w:p w14:paraId="5C96A5CE" w14:textId="77777777" w:rsidR="00DF453A" w:rsidRPr="00F777C0" w:rsidRDefault="00DF453A" w:rsidP="009C3398">
            <w:pPr>
              <w:pStyle w:val="TableCellCenter10pt"/>
              <w:keepNext w:val="0"/>
              <w:keepLines w:val="0"/>
            </w:pPr>
          </w:p>
        </w:tc>
        <w:tc>
          <w:tcPr>
            <w:tcW w:w="0" w:type="auto"/>
            <w:vAlign w:val="center"/>
          </w:tcPr>
          <w:p w14:paraId="1A63AD0D" w14:textId="77777777" w:rsidR="00DF453A" w:rsidRPr="00F777C0" w:rsidRDefault="00DF453A" w:rsidP="009C3398">
            <w:pPr>
              <w:pStyle w:val="TableCellCenter10pt"/>
              <w:keepNext w:val="0"/>
              <w:keepLines w:val="0"/>
            </w:pPr>
          </w:p>
        </w:tc>
        <w:tc>
          <w:tcPr>
            <w:tcW w:w="0" w:type="auto"/>
            <w:vAlign w:val="center"/>
          </w:tcPr>
          <w:p w14:paraId="7CF27DB2" w14:textId="77777777" w:rsidR="00DF453A" w:rsidRPr="00F777C0" w:rsidRDefault="00DF453A" w:rsidP="009C3398">
            <w:pPr>
              <w:pStyle w:val="TableCellCenter10pt"/>
              <w:keepNext w:val="0"/>
              <w:keepLines w:val="0"/>
            </w:pPr>
          </w:p>
        </w:tc>
        <w:tc>
          <w:tcPr>
            <w:tcW w:w="0" w:type="auto"/>
            <w:vAlign w:val="center"/>
          </w:tcPr>
          <w:p w14:paraId="7DCD1BC8" w14:textId="77777777" w:rsidR="00DF453A" w:rsidRPr="00F777C0" w:rsidRDefault="00DF453A" w:rsidP="009C3398">
            <w:pPr>
              <w:pStyle w:val="TableCellCenter10pt"/>
              <w:keepNext w:val="0"/>
              <w:keepLines w:val="0"/>
            </w:pPr>
          </w:p>
        </w:tc>
        <w:tc>
          <w:tcPr>
            <w:tcW w:w="0" w:type="auto"/>
            <w:vAlign w:val="center"/>
          </w:tcPr>
          <w:p w14:paraId="40AFCD41" w14:textId="77777777" w:rsidR="00DF453A" w:rsidRPr="00F777C0" w:rsidRDefault="00DF453A" w:rsidP="009C3398">
            <w:pPr>
              <w:pStyle w:val="TableCellCenter10pt"/>
              <w:keepNext w:val="0"/>
              <w:keepLines w:val="0"/>
            </w:pPr>
          </w:p>
        </w:tc>
        <w:tc>
          <w:tcPr>
            <w:tcW w:w="0" w:type="auto"/>
          </w:tcPr>
          <w:p w14:paraId="33620B5C" w14:textId="77777777" w:rsidR="00DF453A" w:rsidRPr="00F777C0" w:rsidRDefault="006B7357" w:rsidP="009C3398">
            <w:pPr>
              <w:pStyle w:val="TableCellLeft10pt"/>
              <w:keepNext w:val="0"/>
              <w:keepLines w:val="0"/>
            </w:pPr>
            <w:r w:rsidRPr="00F777C0">
              <w:t xml:space="preserve">It is strongly preferred that participants receive first dose of study intervention on day of randomization. Study intervention should begin </w:t>
            </w:r>
            <w:r w:rsidRPr="00F777C0">
              <w:lastRenderedPageBreak/>
              <w:t>within 3 days of randomization.</w:t>
            </w:r>
          </w:p>
        </w:tc>
      </w:tr>
      <w:tr w:rsidR="000121B5" w14:paraId="2AF35984" w14:textId="77777777" w:rsidTr="00981DFF">
        <w:tc>
          <w:tcPr>
            <w:tcW w:w="0" w:type="auto"/>
            <w:vAlign w:val="center"/>
          </w:tcPr>
          <w:p w14:paraId="53D0FB63" w14:textId="77777777" w:rsidR="00DF453A" w:rsidRPr="00F777C0" w:rsidRDefault="006B7357" w:rsidP="009C3398">
            <w:pPr>
              <w:pStyle w:val="TableCellLeft10pt"/>
              <w:keepNext w:val="0"/>
              <w:keepLines w:val="0"/>
            </w:pPr>
            <w:r w:rsidRPr="00F777C0">
              <w:lastRenderedPageBreak/>
              <w:t xml:space="preserve">Subsequent </w:t>
            </w:r>
          </w:p>
          <w:p w14:paraId="1348E015" w14:textId="77777777" w:rsidR="00DF453A" w:rsidRPr="00F777C0" w:rsidRDefault="006B7357" w:rsidP="009C3398">
            <w:pPr>
              <w:pStyle w:val="TableCellLeft10pt"/>
              <w:keepNext w:val="0"/>
              <w:keepLines w:val="0"/>
            </w:pPr>
            <w:r w:rsidRPr="00F777C0">
              <w:t>Antineoplastic Therapy Status</w:t>
            </w:r>
          </w:p>
        </w:tc>
        <w:tc>
          <w:tcPr>
            <w:tcW w:w="0" w:type="auto"/>
            <w:vAlign w:val="center"/>
          </w:tcPr>
          <w:p w14:paraId="6DC9344F" w14:textId="77777777" w:rsidR="00DF453A" w:rsidRPr="00F777C0" w:rsidRDefault="00DF453A" w:rsidP="009C3398">
            <w:pPr>
              <w:pStyle w:val="TableCellCenter10pt"/>
              <w:keepNext w:val="0"/>
              <w:keepLines w:val="0"/>
            </w:pPr>
          </w:p>
        </w:tc>
        <w:tc>
          <w:tcPr>
            <w:tcW w:w="0" w:type="auto"/>
            <w:vAlign w:val="center"/>
          </w:tcPr>
          <w:p w14:paraId="5AE89AC2" w14:textId="77777777" w:rsidR="00DF453A" w:rsidRPr="00F777C0" w:rsidRDefault="00DF453A" w:rsidP="009C3398">
            <w:pPr>
              <w:pStyle w:val="TableCellCenter10pt"/>
              <w:keepNext w:val="0"/>
              <w:keepLines w:val="0"/>
            </w:pPr>
          </w:p>
        </w:tc>
        <w:tc>
          <w:tcPr>
            <w:tcW w:w="0" w:type="auto"/>
            <w:vAlign w:val="center"/>
          </w:tcPr>
          <w:p w14:paraId="2885D939" w14:textId="77777777" w:rsidR="00DF453A" w:rsidRPr="00F777C0" w:rsidRDefault="00DF453A" w:rsidP="009C3398">
            <w:pPr>
              <w:pStyle w:val="TableCellCenter10pt"/>
              <w:keepNext w:val="0"/>
              <w:keepLines w:val="0"/>
            </w:pPr>
          </w:p>
        </w:tc>
        <w:tc>
          <w:tcPr>
            <w:tcW w:w="0" w:type="auto"/>
            <w:vAlign w:val="center"/>
          </w:tcPr>
          <w:p w14:paraId="31EB23E5" w14:textId="77777777" w:rsidR="00DF453A" w:rsidRPr="00F777C0" w:rsidRDefault="00DF453A" w:rsidP="009C3398">
            <w:pPr>
              <w:pStyle w:val="TableCellCenter10pt"/>
              <w:keepNext w:val="0"/>
              <w:keepLines w:val="0"/>
            </w:pPr>
          </w:p>
        </w:tc>
        <w:tc>
          <w:tcPr>
            <w:tcW w:w="0" w:type="auto"/>
            <w:vAlign w:val="center"/>
          </w:tcPr>
          <w:p w14:paraId="24CCC6E9" w14:textId="77777777" w:rsidR="00DF453A" w:rsidRPr="00F777C0" w:rsidRDefault="00DF453A" w:rsidP="009C3398">
            <w:pPr>
              <w:pStyle w:val="TableCellCenter10pt"/>
              <w:keepNext w:val="0"/>
              <w:keepLines w:val="0"/>
            </w:pPr>
          </w:p>
        </w:tc>
        <w:tc>
          <w:tcPr>
            <w:tcW w:w="0" w:type="auto"/>
            <w:vAlign w:val="center"/>
          </w:tcPr>
          <w:p w14:paraId="5EF78D64" w14:textId="77777777" w:rsidR="00DF453A" w:rsidRPr="00F777C0" w:rsidRDefault="00DF453A" w:rsidP="009C3398">
            <w:pPr>
              <w:pStyle w:val="TableCellCenter10pt"/>
              <w:keepNext w:val="0"/>
              <w:keepLines w:val="0"/>
            </w:pPr>
          </w:p>
        </w:tc>
        <w:tc>
          <w:tcPr>
            <w:tcW w:w="0" w:type="auto"/>
            <w:vAlign w:val="center"/>
          </w:tcPr>
          <w:p w14:paraId="59F830BC" w14:textId="77777777" w:rsidR="00DF453A" w:rsidRPr="00F777C0" w:rsidRDefault="00DF453A" w:rsidP="009C3398">
            <w:pPr>
              <w:pStyle w:val="TableCellCenter10pt"/>
              <w:keepNext w:val="0"/>
              <w:keepLines w:val="0"/>
            </w:pPr>
          </w:p>
        </w:tc>
        <w:tc>
          <w:tcPr>
            <w:tcW w:w="0" w:type="auto"/>
            <w:vAlign w:val="center"/>
          </w:tcPr>
          <w:p w14:paraId="21727C5B" w14:textId="77777777" w:rsidR="00DF453A" w:rsidRPr="00F777C0" w:rsidRDefault="00DF453A" w:rsidP="009C3398">
            <w:pPr>
              <w:pStyle w:val="TableCellCenter10pt"/>
              <w:keepNext w:val="0"/>
              <w:keepLines w:val="0"/>
            </w:pPr>
          </w:p>
        </w:tc>
        <w:tc>
          <w:tcPr>
            <w:tcW w:w="0" w:type="auto"/>
            <w:vAlign w:val="center"/>
          </w:tcPr>
          <w:p w14:paraId="401983A7" w14:textId="77777777" w:rsidR="00DF453A" w:rsidRPr="00F777C0" w:rsidRDefault="00DF453A" w:rsidP="009C3398">
            <w:pPr>
              <w:pStyle w:val="TableCellCenter10pt"/>
              <w:keepNext w:val="0"/>
              <w:keepLines w:val="0"/>
            </w:pPr>
          </w:p>
        </w:tc>
        <w:tc>
          <w:tcPr>
            <w:tcW w:w="0" w:type="auto"/>
            <w:vAlign w:val="center"/>
          </w:tcPr>
          <w:p w14:paraId="2DDC7A48" w14:textId="77777777" w:rsidR="00DF453A" w:rsidRPr="00F777C0" w:rsidRDefault="00DF453A" w:rsidP="009C3398">
            <w:pPr>
              <w:pStyle w:val="TableCellCenter10pt"/>
              <w:keepNext w:val="0"/>
              <w:keepLines w:val="0"/>
            </w:pPr>
          </w:p>
        </w:tc>
        <w:tc>
          <w:tcPr>
            <w:tcW w:w="0" w:type="auto"/>
            <w:vAlign w:val="center"/>
          </w:tcPr>
          <w:p w14:paraId="7E4BE31C" w14:textId="77777777" w:rsidR="00DF453A" w:rsidRPr="00F777C0" w:rsidRDefault="00DF453A" w:rsidP="009C3398">
            <w:pPr>
              <w:pStyle w:val="TableCellCenter10pt"/>
              <w:keepNext w:val="0"/>
              <w:keepLines w:val="0"/>
            </w:pPr>
          </w:p>
        </w:tc>
        <w:tc>
          <w:tcPr>
            <w:tcW w:w="0" w:type="auto"/>
            <w:vAlign w:val="center"/>
          </w:tcPr>
          <w:p w14:paraId="4054A9E6" w14:textId="77777777" w:rsidR="00DF453A" w:rsidRPr="00F777C0" w:rsidRDefault="00DF453A" w:rsidP="009C3398">
            <w:pPr>
              <w:pStyle w:val="TableCellCenter10pt"/>
              <w:keepNext w:val="0"/>
              <w:keepLines w:val="0"/>
            </w:pPr>
          </w:p>
        </w:tc>
        <w:tc>
          <w:tcPr>
            <w:tcW w:w="0" w:type="auto"/>
            <w:vAlign w:val="center"/>
          </w:tcPr>
          <w:p w14:paraId="0B06B8CC" w14:textId="77777777" w:rsidR="00DF453A" w:rsidRPr="00F777C0" w:rsidRDefault="006B7357" w:rsidP="009C3398">
            <w:pPr>
              <w:pStyle w:val="TableCellCenter10pt"/>
              <w:keepNext w:val="0"/>
              <w:keepLines w:val="0"/>
            </w:pPr>
            <w:r w:rsidRPr="00F777C0">
              <w:t>X</w:t>
            </w:r>
          </w:p>
        </w:tc>
        <w:tc>
          <w:tcPr>
            <w:tcW w:w="0" w:type="auto"/>
            <w:vAlign w:val="center"/>
          </w:tcPr>
          <w:p w14:paraId="1BEC0E3A" w14:textId="77777777" w:rsidR="00DF453A" w:rsidRPr="00F777C0" w:rsidRDefault="006B7357" w:rsidP="009C3398">
            <w:pPr>
              <w:pStyle w:val="TableCellCenter10pt"/>
              <w:keepNext w:val="0"/>
              <w:keepLines w:val="0"/>
            </w:pPr>
            <w:r w:rsidRPr="00F777C0">
              <w:t>X</w:t>
            </w:r>
          </w:p>
        </w:tc>
        <w:tc>
          <w:tcPr>
            <w:tcW w:w="0" w:type="auto"/>
            <w:vAlign w:val="center"/>
          </w:tcPr>
          <w:p w14:paraId="49EA8FAD" w14:textId="77777777" w:rsidR="00DF453A" w:rsidRPr="00F777C0" w:rsidRDefault="006B7357" w:rsidP="009C3398">
            <w:pPr>
              <w:pStyle w:val="TableCellCenter10pt"/>
              <w:keepNext w:val="0"/>
              <w:keepLines w:val="0"/>
            </w:pPr>
            <w:r w:rsidRPr="00F777C0">
              <w:t>X</w:t>
            </w:r>
          </w:p>
        </w:tc>
        <w:tc>
          <w:tcPr>
            <w:tcW w:w="0" w:type="auto"/>
            <w:vAlign w:val="center"/>
          </w:tcPr>
          <w:p w14:paraId="4696BA10" w14:textId="77777777" w:rsidR="00DF453A" w:rsidRPr="00F777C0" w:rsidRDefault="006B7357" w:rsidP="009C3398">
            <w:pPr>
              <w:pStyle w:val="TableCellCenter10pt"/>
              <w:keepNext w:val="0"/>
              <w:keepLines w:val="0"/>
            </w:pPr>
            <w:r w:rsidRPr="00F777C0">
              <w:t>X</w:t>
            </w:r>
          </w:p>
        </w:tc>
        <w:tc>
          <w:tcPr>
            <w:tcW w:w="0" w:type="auto"/>
          </w:tcPr>
          <w:p w14:paraId="1F6CC5F7" w14:textId="77777777" w:rsidR="00DF453A" w:rsidRPr="00F777C0" w:rsidRDefault="00DF453A" w:rsidP="009C3398">
            <w:pPr>
              <w:pStyle w:val="TableCellLeft10pt"/>
              <w:keepNext w:val="0"/>
              <w:keepLines w:val="0"/>
            </w:pPr>
          </w:p>
        </w:tc>
      </w:tr>
      <w:tr w:rsidR="000121B5" w14:paraId="45D27DFE" w14:textId="77777777" w:rsidTr="00981DFF">
        <w:tc>
          <w:tcPr>
            <w:tcW w:w="0" w:type="auto"/>
            <w:vAlign w:val="center"/>
          </w:tcPr>
          <w:p w14:paraId="54BDED0D" w14:textId="77777777" w:rsidR="00DF453A" w:rsidRPr="00F777C0" w:rsidRDefault="006B7357" w:rsidP="009C3398">
            <w:pPr>
              <w:pStyle w:val="TableCellLeft10pt"/>
              <w:keepNext w:val="0"/>
              <w:keepLines w:val="0"/>
            </w:pPr>
            <w:r w:rsidRPr="00F777C0">
              <w:t>Survival Status</w:t>
            </w:r>
          </w:p>
        </w:tc>
        <w:tc>
          <w:tcPr>
            <w:tcW w:w="0" w:type="auto"/>
            <w:vAlign w:val="center"/>
          </w:tcPr>
          <w:p w14:paraId="153BEC3C" w14:textId="77777777" w:rsidR="00DF453A" w:rsidRPr="00F777C0" w:rsidRDefault="00DF453A" w:rsidP="009C3398">
            <w:pPr>
              <w:pStyle w:val="TableCellCenter10pt"/>
              <w:keepNext w:val="0"/>
              <w:keepLines w:val="0"/>
            </w:pPr>
          </w:p>
        </w:tc>
        <w:tc>
          <w:tcPr>
            <w:tcW w:w="0" w:type="auto"/>
            <w:vAlign w:val="center"/>
          </w:tcPr>
          <w:p w14:paraId="36E26B7A" w14:textId="77777777" w:rsidR="00DF453A" w:rsidRPr="00F777C0" w:rsidRDefault="00DF453A" w:rsidP="009C3398">
            <w:pPr>
              <w:pStyle w:val="TableCellCenter10pt"/>
              <w:keepNext w:val="0"/>
              <w:keepLines w:val="0"/>
            </w:pPr>
          </w:p>
        </w:tc>
        <w:tc>
          <w:tcPr>
            <w:tcW w:w="0" w:type="auto"/>
            <w:gridSpan w:val="13"/>
            <w:vAlign w:val="center"/>
          </w:tcPr>
          <w:p w14:paraId="2741EB35" w14:textId="4AD0E0EE" w:rsidR="00DF453A" w:rsidRPr="00F777C0" w:rsidRDefault="00B17810" w:rsidP="009C3398">
            <w:pPr>
              <w:pStyle w:val="TableCellCenter10pt"/>
              <w:keepNext w:val="0"/>
              <w:keepLines w:val="0"/>
            </w:pPr>
            <w:del w:id="1518" w:author="Powell, Deana" w:date="2023-10-19T15:28:00Z">
              <w:r>
                <w:rPr>
                  <w:noProof/>
                  <w:sz w:val="18"/>
                  <w:szCs w:val="18"/>
                </w:rPr>
                <mc:AlternateContent>
                  <mc:Choice Requires="wps">
                    <w:drawing>
                      <wp:anchor distT="0" distB="0" distL="114300" distR="114300" simplePos="0" relativeHeight="251669504" behindDoc="0" locked="0" layoutInCell="1" allowOverlap="1" wp14:anchorId="4A51EA25" wp14:editId="4390658F">
                        <wp:simplePos x="0" y="0"/>
                        <wp:positionH relativeFrom="column">
                          <wp:posOffset>27940</wp:posOffset>
                        </wp:positionH>
                        <wp:positionV relativeFrom="paragraph">
                          <wp:posOffset>-1905</wp:posOffset>
                        </wp:positionV>
                        <wp:extent cx="4216400" cy="6350"/>
                        <wp:effectExtent l="38100" t="76200" r="88900" b="88900"/>
                        <wp:wrapNone/>
                        <wp:docPr id="8" name="Straight Arrow Connector 8"/>
                        <wp:cNvGraphicFramePr/>
                        <a:graphic xmlns:a="http://schemas.openxmlformats.org/drawingml/2006/main">
                          <a:graphicData uri="http://schemas.microsoft.com/office/word/2010/wordprocessingShape">
                            <wps:wsp>
                              <wps:cNvCnPr/>
                              <wps:spPr>
                                <a:xfrm>
                                  <a:off x="0" y="0"/>
                                  <a:ext cx="4216400" cy="635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F3A9BF2">
                      <v:shapetype id="_x0000_t32" coordsize="21600,21600" o:oned="t" filled="f" o:spt="32" path="m,l21600,21600e" w14:anchorId="4AB4AEDE">
                        <v:path fillok="f" arrowok="t" o:connecttype="none"/>
                        <o:lock v:ext="edit" shapetype="t"/>
                      </v:shapetype>
                      <v:shape id="Straight Arrow Connector 4" style="position:absolute;margin-left:2.2pt;margin-top:-.15pt;width:332pt;height:.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">
                        <v:stroke startarrow="block" endarrow="block"/>
                      </v:shape>
                    </w:pict>
                  </mc:Fallback>
                </mc:AlternateContent>
              </w:r>
            </w:del>
            <w:ins w:id="1519" w:author="Powell, Deana" w:date="2023-10-19T15:28:00Z">
              <w:r w:rsidR="006B7357" w:rsidRPr="00F777C0">
                <w:rPr>
                  <w:noProof/>
                </w:rPr>
                <mc:AlternateContent>
                  <mc:Choice Requires="wps">
                    <w:drawing>
                      <wp:anchor distT="0" distB="0" distL="114300" distR="114300" simplePos="0" relativeHeight="251652096" behindDoc="0" locked="0" layoutInCell="1" allowOverlap="1" wp14:anchorId="7DE86E52" wp14:editId="58DD28C3">
                        <wp:simplePos x="0" y="0"/>
                        <wp:positionH relativeFrom="column">
                          <wp:posOffset>27940</wp:posOffset>
                        </wp:positionH>
                        <wp:positionV relativeFrom="paragraph">
                          <wp:posOffset>-1905</wp:posOffset>
                        </wp:positionV>
                        <wp:extent cx="4216400" cy="6350"/>
                        <wp:effectExtent l="38100" t="76200" r="88900" b="88900"/>
                        <wp:wrapNone/>
                        <wp:docPr id="5" name="Straight Arrow Connector 5"/>
                        <wp:cNvGraphicFramePr/>
                        <a:graphic xmlns:a="http://schemas.openxmlformats.org/drawingml/2006/main">
                          <a:graphicData uri="http://schemas.microsoft.com/office/word/2010/wordprocessingShape">
                            <wps:wsp>
                              <wps:cNvCnPr/>
                              <wps:spPr>
                                <a:xfrm>
                                  <a:off x="0" y="0"/>
                                  <a:ext cx="4216400" cy="635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B0724B0" id="_x0000_t32" coordsize="21600,21600" o:spt="32" o:oned="t" path="m,l21600,21600e" filled="f">
                        <v:path arrowok="t" fillok="f" o:connecttype="none"/>
                        <o:lock v:ext="edit" shapetype="t"/>
                      </v:shapetype>
                      <v:shape id="Straight Arrow Connector 5" o:spid="_x0000_s1026" type="#_x0000_t32" style="position:absolute;margin-left:2.2pt;margin-top:-.15pt;width:332pt;height:.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" strokecolor="black [3213]">
                        <v:stroke startarrow="block" endarrow="block"/>
                      </v:shape>
                    </w:pict>
                  </mc:Fallback>
                </mc:AlternateContent>
              </w:r>
            </w:ins>
          </w:p>
        </w:tc>
        <w:tc>
          <w:tcPr>
            <w:tcW w:w="0" w:type="auto"/>
            <w:vAlign w:val="center"/>
          </w:tcPr>
          <w:p w14:paraId="26E91976" w14:textId="77777777" w:rsidR="00DF453A" w:rsidRPr="00F777C0" w:rsidRDefault="006B7357" w:rsidP="009C3398">
            <w:pPr>
              <w:pStyle w:val="TableCellCenter10pt"/>
              <w:keepNext w:val="0"/>
              <w:keepLines w:val="0"/>
            </w:pPr>
            <w:r w:rsidRPr="00F777C0">
              <w:t>X</w:t>
            </w:r>
          </w:p>
        </w:tc>
        <w:tc>
          <w:tcPr>
            <w:tcW w:w="0" w:type="auto"/>
          </w:tcPr>
          <w:p w14:paraId="5782891A" w14:textId="77777777" w:rsidR="00DF453A" w:rsidRPr="00F777C0" w:rsidRDefault="006B7357" w:rsidP="009C3398">
            <w:pPr>
              <w:pStyle w:val="TableCellLeft10pt"/>
              <w:keepNext w:val="0"/>
              <w:keepLines w:val="0"/>
            </w:pPr>
            <w:r w:rsidRPr="00F777C0">
              <w:t>On Sponsor request, participants may be contacted for survival status at any time during the course of the study.</w:t>
            </w:r>
          </w:p>
        </w:tc>
      </w:tr>
      <w:tr w:rsidR="000121B5" w14:paraId="04249061" w14:textId="77777777" w:rsidTr="00981DFF">
        <w:tc>
          <w:tcPr>
            <w:tcW w:w="0" w:type="auto"/>
            <w:gridSpan w:val="18"/>
          </w:tcPr>
          <w:p w14:paraId="3738410E" w14:textId="77777777" w:rsidR="00DF453A" w:rsidRPr="00F777C0" w:rsidRDefault="006B7357" w:rsidP="009C3398">
            <w:pPr>
              <w:pStyle w:val="TableHeadingTextLeft10pt"/>
            </w:pPr>
            <w:r w:rsidRPr="00F777C0">
              <w:t>Study Intervention Administration</w:t>
            </w:r>
          </w:p>
        </w:tc>
      </w:tr>
      <w:tr w:rsidR="000121B5" w14:paraId="5608A5B7" w14:textId="77777777" w:rsidTr="00981DFF">
        <w:tc>
          <w:tcPr>
            <w:tcW w:w="0" w:type="auto"/>
            <w:vAlign w:val="center"/>
          </w:tcPr>
          <w:p w14:paraId="09C387FF" w14:textId="77777777" w:rsidR="00DF453A" w:rsidRPr="00F777C0" w:rsidRDefault="006B7357" w:rsidP="009C3398">
            <w:pPr>
              <w:pStyle w:val="TableCellLeft10pt"/>
              <w:keepNext w:val="0"/>
              <w:keepLines w:val="0"/>
            </w:pPr>
            <w:r w:rsidRPr="00F777C0">
              <w:t>Lenvatinib/placebo Dispensing</w:t>
            </w:r>
          </w:p>
        </w:tc>
        <w:tc>
          <w:tcPr>
            <w:tcW w:w="0" w:type="auto"/>
            <w:vAlign w:val="center"/>
          </w:tcPr>
          <w:p w14:paraId="2D45024D" w14:textId="77777777" w:rsidR="00DF453A" w:rsidRPr="00F777C0" w:rsidRDefault="00DF453A" w:rsidP="009C3398">
            <w:pPr>
              <w:pStyle w:val="TableCellCenter10pt"/>
              <w:keepNext w:val="0"/>
              <w:keepLines w:val="0"/>
            </w:pPr>
          </w:p>
        </w:tc>
        <w:tc>
          <w:tcPr>
            <w:tcW w:w="0" w:type="auto"/>
            <w:vAlign w:val="center"/>
          </w:tcPr>
          <w:p w14:paraId="4B761472" w14:textId="77777777" w:rsidR="00DF453A" w:rsidRPr="00F777C0" w:rsidRDefault="00DF453A" w:rsidP="009C3398">
            <w:pPr>
              <w:pStyle w:val="TableCellCenter10pt"/>
              <w:keepNext w:val="0"/>
              <w:keepLines w:val="0"/>
            </w:pPr>
          </w:p>
        </w:tc>
        <w:tc>
          <w:tcPr>
            <w:tcW w:w="0" w:type="auto"/>
            <w:vAlign w:val="center"/>
          </w:tcPr>
          <w:p w14:paraId="0BFB3667" w14:textId="77777777" w:rsidR="00DF453A" w:rsidRPr="00F777C0" w:rsidRDefault="006B7357" w:rsidP="009C3398">
            <w:pPr>
              <w:pStyle w:val="TableCellCenter10pt"/>
              <w:keepNext w:val="0"/>
              <w:keepLines w:val="0"/>
            </w:pPr>
            <w:r w:rsidRPr="00F777C0">
              <w:t>X</w:t>
            </w:r>
          </w:p>
        </w:tc>
        <w:tc>
          <w:tcPr>
            <w:tcW w:w="0" w:type="auto"/>
            <w:vAlign w:val="center"/>
          </w:tcPr>
          <w:p w14:paraId="3F62D0DB" w14:textId="77777777" w:rsidR="00DF453A" w:rsidRPr="00F777C0" w:rsidRDefault="00DF453A" w:rsidP="009C3398">
            <w:pPr>
              <w:pStyle w:val="TableCellCenter10pt"/>
              <w:keepNext w:val="0"/>
              <w:keepLines w:val="0"/>
            </w:pPr>
          </w:p>
        </w:tc>
        <w:tc>
          <w:tcPr>
            <w:tcW w:w="0" w:type="auto"/>
            <w:vAlign w:val="center"/>
          </w:tcPr>
          <w:p w14:paraId="4CF32751" w14:textId="77777777" w:rsidR="00DF453A" w:rsidRPr="00F777C0" w:rsidRDefault="00DF453A" w:rsidP="009C3398">
            <w:pPr>
              <w:pStyle w:val="TableCellCenter10pt"/>
              <w:keepNext w:val="0"/>
              <w:keepLines w:val="0"/>
            </w:pPr>
          </w:p>
        </w:tc>
        <w:tc>
          <w:tcPr>
            <w:tcW w:w="0" w:type="auto"/>
            <w:vAlign w:val="center"/>
          </w:tcPr>
          <w:p w14:paraId="27382C63" w14:textId="77777777" w:rsidR="00DF453A" w:rsidRPr="00F777C0" w:rsidRDefault="006B7357" w:rsidP="009C3398">
            <w:pPr>
              <w:pStyle w:val="TableCellCenter10pt"/>
              <w:keepNext w:val="0"/>
              <w:keepLines w:val="0"/>
            </w:pPr>
            <w:r w:rsidRPr="00F777C0">
              <w:t>X</w:t>
            </w:r>
          </w:p>
        </w:tc>
        <w:tc>
          <w:tcPr>
            <w:tcW w:w="0" w:type="auto"/>
            <w:vAlign w:val="center"/>
          </w:tcPr>
          <w:p w14:paraId="310BA343" w14:textId="77777777" w:rsidR="00DF453A" w:rsidRPr="00F777C0" w:rsidRDefault="00DF453A" w:rsidP="009C3398">
            <w:pPr>
              <w:pStyle w:val="TableCellCenter10pt"/>
              <w:keepNext w:val="0"/>
              <w:keepLines w:val="0"/>
            </w:pPr>
          </w:p>
        </w:tc>
        <w:tc>
          <w:tcPr>
            <w:tcW w:w="0" w:type="auto"/>
            <w:vAlign w:val="center"/>
          </w:tcPr>
          <w:p w14:paraId="26831E41" w14:textId="77777777" w:rsidR="00DF453A" w:rsidRPr="00F777C0" w:rsidRDefault="006B7357" w:rsidP="009C3398">
            <w:pPr>
              <w:pStyle w:val="TableCellCenter10pt"/>
              <w:keepNext w:val="0"/>
              <w:keepLines w:val="0"/>
            </w:pPr>
            <w:r w:rsidRPr="00F777C0">
              <w:t>X</w:t>
            </w:r>
          </w:p>
        </w:tc>
        <w:tc>
          <w:tcPr>
            <w:tcW w:w="0" w:type="auto"/>
            <w:vAlign w:val="center"/>
          </w:tcPr>
          <w:p w14:paraId="0F2C6015" w14:textId="77777777" w:rsidR="00DF453A" w:rsidRPr="00F777C0" w:rsidRDefault="006B7357" w:rsidP="009C3398">
            <w:pPr>
              <w:pStyle w:val="TableCellCenter10pt"/>
              <w:keepNext w:val="0"/>
              <w:keepLines w:val="0"/>
            </w:pPr>
            <w:r w:rsidRPr="00F777C0">
              <w:t>X</w:t>
            </w:r>
          </w:p>
        </w:tc>
        <w:tc>
          <w:tcPr>
            <w:tcW w:w="0" w:type="auto"/>
            <w:vAlign w:val="center"/>
          </w:tcPr>
          <w:p w14:paraId="346ECF82" w14:textId="77777777" w:rsidR="00DF453A" w:rsidRPr="00F777C0" w:rsidRDefault="006B7357" w:rsidP="009C3398">
            <w:pPr>
              <w:pStyle w:val="TableCellCenter10pt"/>
              <w:keepNext w:val="0"/>
              <w:keepLines w:val="0"/>
            </w:pPr>
            <w:r w:rsidRPr="00F777C0">
              <w:t>X</w:t>
            </w:r>
          </w:p>
        </w:tc>
        <w:tc>
          <w:tcPr>
            <w:tcW w:w="0" w:type="auto"/>
            <w:vAlign w:val="center"/>
          </w:tcPr>
          <w:p w14:paraId="1A1B8BD1" w14:textId="77777777" w:rsidR="00DF453A" w:rsidRPr="00F777C0" w:rsidRDefault="006B7357" w:rsidP="009C3398">
            <w:pPr>
              <w:pStyle w:val="TableCellCenter10pt"/>
              <w:keepNext w:val="0"/>
              <w:keepLines w:val="0"/>
            </w:pPr>
            <w:r w:rsidRPr="00F777C0">
              <w:t>X</w:t>
            </w:r>
          </w:p>
        </w:tc>
        <w:tc>
          <w:tcPr>
            <w:tcW w:w="0" w:type="auto"/>
            <w:vAlign w:val="center"/>
          </w:tcPr>
          <w:p w14:paraId="2DCF7F62" w14:textId="77777777" w:rsidR="00DF453A" w:rsidRPr="00F777C0" w:rsidRDefault="006B7357" w:rsidP="009C3398">
            <w:pPr>
              <w:pStyle w:val="TableCellCenter10pt"/>
              <w:keepNext w:val="0"/>
              <w:keepLines w:val="0"/>
            </w:pPr>
            <w:r w:rsidRPr="00F777C0">
              <w:t>X</w:t>
            </w:r>
          </w:p>
        </w:tc>
        <w:tc>
          <w:tcPr>
            <w:tcW w:w="0" w:type="auto"/>
            <w:vAlign w:val="center"/>
          </w:tcPr>
          <w:p w14:paraId="0C569DC2" w14:textId="77777777" w:rsidR="00DF453A" w:rsidRPr="00F777C0" w:rsidRDefault="00DF453A" w:rsidP="009C3398">
            <w:pPr>
              <w:pStyle w:val="TableCellCenter10pt"/>
              <w:keepNext w:val="0"/>
              <w:keepLines w:val="0"/>
            </w:pPr>
          </w:p>
        </w:tc>
        <w:tc>
          <w:tcPr>
            <w:tcW w:w="0" w:type="auto"/>
            <w:vAlign w:val="center"/>
          </w:tcPr>
          <w:p w14:paraId="71EED611" w14:textId="77777777" w:rsidR="00DF453A" w:rsidRPr="00F777C0" w:rsidRDefault="00DF453A" w:rsidP="009C3398">
            <w:pPr>
              <w:pStyle w:val="TableCellCenter10pt"/>
              <w:keepNext w:val="0"/>
              <w:keepLines w:val="0"/>
            </w:pPr>
          </w:p>
        </w:tc>
        <w:tc>
          <w:tcPr>
            <w:tcW w:w="0" w:type="auto"/>
            <w:vAlign w:val="center"/>
          </w:tcPr>
          <w:p w14:paraId="72974C06" w14:textId="77777777" w:rsidR="00DF453A" w:rsidRPr="00F777C0" w:rsidRDefault="00DF453A" w:rsidP="009C3398">
            <w:pPr>
              <w:pStyle w:val="TableCellCenter10pt"/>
              <w:keepNext w:val="0"/>
              <w:keepLines w:val="0"/>
            </w:pPr>
          </w:p>
        </w:tc>
        <w:tc>
          <w:tcPr>
            <w:tcW w:w="0" w:type="auto"/>
            <w:vAlign w:val="center"/>
          </w:tcPr>
          <w:p w14:paraId="314C7A24" w14:textId="77777777" w:rsidR="00DF453A" w:rsidRPr="00F777C0" w:rsidRDefault="00DF453A" w:rsidP="009C3398">
            <w:pPr>
              <w:pStyle w:val="TableCellCenter10pt"/>
              <w:keepNext w:val="0"/>
              <w:keepLines w:val="0"/>
            </w:pPr>
          </w:p>
        </w:tc>
        <w:tc>
          <w:tcPr>
            <w:tcW w:w="0" w:type="auto"/>
          </w:tcPr>
          <w:p w14:paraId="5DF68993" w14:textId="77777777" w:rsidR="00DF453A" w:rsidRPr="00F777C0" w:rsidRDefault="00DF453A" w:rsidP="009C3398">
            <w:pPr>
              <w:pStyle w:val="TableCellLeft10pt"/>
              <w:keepNext w:val="0"/>
              <w:keepLines w:val="0"/>
            </w:pPr>
          </w:p>
        </w:tc>
      </w:tr>
      <w:tr w:rsidR="000121B5" w14:paraId="1B68A82A" w14:textId="77777777" w:rsidTr="00981DFF">
        <w:tc>
          <w:tcPr>
            <w:tcW w:w="0" w:type="auto"/>
            <w:vAlign w:val="center"/>
          </w:tcPr>
          <w:p w14:paraId="24CA4B1A" w14:textId="77777777" w:rsidR="00DF453A" w:rsidRPr="00F777C0" w:rsidRDefault="006B7357" w:rsidP="009C3398">
            <w:pPr>
              <w:pStyle w:val="TableCellLeft10pt"/>
              <w:keepNext w:val="0"/>
              <w:keepLines w:val="0"/>
            </w:pPr>
            <w:r w:rsidRPr="00F777C0">
              <w:t>Lenvatinib/placebo Administration</w:t>
            </w:r>
          </w:p>
          <w:p w14:paraId="7FAFF451" w14:textId="77777777" w:rsidR="00DF453A" w:rsidRPr="00F777C0" w:rsidRDefault="006B7357" w:rsidP="009C3398">
            <w:pPr>
              <w:pStyle w:val="TableCellLeft10pt"/>
              <w:keepNext w:val="0"/>
              <w:keepLines w:val="0"/>
            </w:pPr>
            <w:r w:rsidRPr="00F777C0">
              <w:t>PO QD</w:t>
            </w:r>
          </w:p>
        </w:tc>
        <w:tc>
          <w:tcPr>
            <w:tcW w:w="0" w:type="auto"/>
            <w:vAlign w:val="center"/>
          </w:tcPr>
          <w:p w14:paraId="1C3CB965" w14:textId="77777777" w:rsidR="00DF453A" w:rsidRPr="00F777C0" w:rsidRDefault="00DF453A" w:rsidP="009C3398">
            <w:pPr>
              <w:pStyle w:val="TableCellCenter10pt"/>
              <w:keepNext w:val="0"/>
              <w:keepLines w:val="0"/>
            </w:pPr>
          </w:p>
        </w:tc>
        <w:tc>
          <w:tcPr>
            <w:tcW w:w="0" w:type="auto"/>
            <w:vAlign w:val="center"/>
          </w:tcPr>
          <w:p w14:paraId="60A115CE" w14:textId="1594E9CE" w:rsidR="00DF453A" w:rsidRPr="00F777C0" w:rsidRDefault="00403195" w:rsidP="009C3398">
            <w:pPr>
              <w:pStyle w:val="TableCellCenter10pt"/>
              <w:keepNext w:val="0"/>
              <w:keepLines w:val="0"/>
            </w:pPr>
            <w:del w:id="1520" w:author="Powell, Deana" w:date="2023-10-19T15:28:00Z">
              <w:r>
                <w:rPr>
                  <w:noProof/>
                  <w:sz w:val="18"/>
                  <w:szCs w:val="18"/>
                </w:rPr>
                <mc:AlternateContent>
                  <mc:Choice Requires="wps">
                    <w:drawing>
                      <wp:anchor distT="0" distB="0" distL="114300" distR="114300" simplePos="0" relativeHeight="251671552" behindDoc="0" locked="0" layoutInCell="1" allowOverlap="1" wp14:anchorId="0CDA48EC" wp14:editId="2D2C4B58">
                        <wp:simplePos x="0" y="0"/>
                        <wp:positionH relativeFrom="column">
                          <wp:posOffset>260350</wp:posOffset>
                        </wp:positionH>
                        <wp:positionV relativeFrom="paragraph">
                          <wp:posOffset>65405</wp:posOffset>
                        </wp:positionV>
                        <wp:extent cx="2790825" cy="9525"/>
                        <wp:effectExtent l="38100" t="76200" r="28575" b="85725"/>
                        <wp:wrapNone/>
                        <wp:docPr id="9" name="Straight Arrow Connector 9"/>
                        <wp:cNvGraphicFramePr/>
                        <a:graphic xmlns:a="http://schemas.openxmlformats.org/drawingml/2006/main">
                          <a:graphicData uri="http://schemas.microsoft.com/office/word/2010/wordprocessingShape">
                            <wps:wsp>
                              <wps:cNvCnPr/>
                              <wps:spPr>
                                <a:xfrm flipV="1">
                                  <a:off x="0" y="0"/>
                                  <a:ext cx="2790825" cy="9525"/>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shapetype id="_x0000_t32" coordsize="21600,21600" o:oned="t" filled="f" o:spt="32" path="m,l21600,21600e" w14:anchorId="06EE45F4">
                        <v:path fillok="f" arrowok="t" o:connecttype="none"/>
                        <o:lock v:ext="edit" shapetype="t"/>
                      </v:shapetype>
                      <v:shape id="Straight Arrow Connector 15" style="position:absolute;margin-left:20.5pt;margin-top:5.15pt;width:219.75pt;height:.75pt;flip:y;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">
                        <v:stroke startarrow="block" endarrow="block"/>
                      </v:shape>
                    </w:pict>
                  </mc:Fallback>
                </mc:AlternateContent>
              </w:r>
            </w:del>
          </w:p>
        </w:tc>
        <w:tc>
          <w:tcPr>
            <w:tcW w:w="0" w:type="auto"/>
            <w:gridSpan w:val="10"/>
            <w:vAlign w:val="center"/>
          </w:tcPr>
          <w:p w14:paraId="1ECE6FEE" w14:textId="77777777" w:rsidR="00DF453A" w:rsidRPr="00F777C0" w:rsidRDefault="006B7357" w:rsidP="009C3398">
            <w:pPr>
              <w:pStyle w:val="TableCellCenter10pt"/>
              <w:keepNext w:val="0"/>
              <w:keepLines w:val="0"/>
            </w:pPr>
            <w:ins w:id="1521" w:author="Powell, Deana" w:date="2023-10-19T15:28:00Z">
              <w:r w:rsidRPr="00F777C0">
                <w:rPr>
                  <w:noProof/>
                </w:rPr>
                <mc:AlternateContent>
                  <mc:Choice Requires="wps">
                    <w:drawing>
                      <wp:anchor distT="0" distB="0" distL="114300" distR="114300" simplePos="0" relativeHeight="251657216" behindDoc="0" locked="0" layoutInCell="1" allowOverlap="1" wp14:anchorId="3771AD1D" wp14:editId="1F0AF712">
                        <wp:simplePos x="0" y="0"/>
                        <wp:positionH relativeFrom="column">
                          <wp:posOffset>-57150</wp:posOffset>
                        </wp:positionH>
                        <wp:positionV relativeFrom="paragraph">
                          <wp:posOffset>26670</wp:posOffset>
                        </wp:positionV>
                        <wp:extent cx="2790825" cy="9525"/>
                        <wp:effectExtent l="38100" t="76200" r="28575" b="85725"/>
                        <wp:wrapNone/>
                        <wp:docPr id="15" name="Straight Arrow Connector 15"/>
                        <wp:cNvGraphicFramePr/>
                        <a:graphic xmlns:a="http://schemas.openxmlformats.org/drawingml/2006/main">
                          <a:graphicData uri="http://schemas.microsoft.com/office/word/2010/wordprocessingShape">
                            <wps:wsp>
                              <wps:cNvCnPr/>
                              <wps:spPr>
                                <a:xfrm flipV="1">
                                  <a:off x="0" y="0"/>
                                  <a:ext cx="2790825" cy="9525"/>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720D52" id="Straight Arrow Connector 15" o:spid="_x0000_s1026" type="#_x0000_t32" style="position:absolute;margin-left:-4.5pt;margin-top:2.1pt;width:219.75pt;height:.75pt;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" strokecolor="black [3040]">
                        <v:stroke startarrow="block" endarrow="block"/>
                      </v:shape>
                    </w:pict>
                  </mc:Fallback>
                </mc:AlternateContent>
              </w:r>
            </w:ins>
          </w:p>
        </w:tc>
        <w:tc>
          <w:tcPr>
            <w:tcW w:w="0" w:type="auto"/>
            <w:vAlign w:val="center"/>
          </w:tcPr>
          <w:p w14:paraId="70A8CD1B" w14:textId="77777777" w:rsidR="00DF453A" w:rsidRPr="00F777C0" w:rsidRDefault="00DF453A" w:rsidP="009C3398">
            <w:pPr>
              <w:pStyle w:val="TableCellCenter10pt"/>
              <w:keepNext w:val="0"/>
              <w:keepLines w:val="0"/>
            </w:pPr>
          </w:p>
        </w:tc>
        <w:tc>
          <w:tcPr>
            <w:tcW w:w="0" w:type="auto"/>
            <w:vAlign w:val="center"/>
          </w:tcPr>
          <w:p w14:paraId="16D1883C" w14:textId="77777777" w:rsidR="00DF453A" w:rsidRPr="00F777C0" w:rsidRDefault="00DF453A" w:rsidP="009C3398">
            <w:pPr>
              <w:pStyle w:val="TableCellCenter10pt"/>
              <w:keepNext w:val="0"/>
              <w:keepLines w:val="0"/>
            </w:pPr>
          </w:p>
        </w:tc>
        <w:tc>
          <w:tcPr>
            <w:tcW w:w="0" w:type="auto"/>
            <w:vAlign w:val="center"/>
          </w:tcPr>
          <w:p w14:paraId="7F643059" w14:textId="77777777" w:rsidR="00DF453A" w:rsidRPr="00F777C0" w:rsidRDefault="00DF453A" w:rsidP="009C3398">
            <w:pPr>
              <w:pStyle w:val="TableCellCenter10pt"/>
              <w:keepNext w:val="0"/>
              <w:keepLines w:val="0"/>
            </w:pPr>
          </w:p>
        </w:tc>
        <w:tc>
          <w:tcPr>
            <w:tcW w:w="0" w:type="auto"/>
            <w:vAlign w:val="center"/>
          </w:tcPr>
          <w:p w14:paraId="419FBC45" w14:textId="77777777" w:rsidR="00DF453A" w:rsidRPr="00F777C0" w:rsidRDefault="00DF453A" w:rsidP="009C3398">
            <w:pPr>
              <w:pStyle w:val="TableCellCenter10pt"/>
              <w:keepNext w:val="0"/>
              <w:keepLines w:val="0"/>
            </w:pPr>
          </w:p>
        </w:tc>
        <w:tc>
          <w:tcPr>
            <w:tcW w:w="0" w:type="auto"/>
          </w:tcPr>
          <w:p w14:paraId="28067950" w14:textId="77777777" w:rsidR="00DF453A" w:rsidRPr="00F777C0" w:rsidRDefault="006B7357" w:rsidP="009C3398">
            <w:pPr>
              <w:pStyle w:val="TableCellLeft10pt"/>
              <w:keepNext w:val="0"/>
              <w:keepLines w:val="0"/>
            </w:pPr>
            <w:r w:rsidRPr="00F777C0">
              <w:t xml:space="preserve">Day 1 of each cycle dosed in clinic, 0-4 hours after pembrolizumab. </w:t>
            </w:r>
            <w:r w:rsidRPr="00F777C0">
              <w:lastRenderedPageBreak/>
              <w:t>Taken at home on all other days.</w:t>
            </w:r>
          </w:p>
        </w:tc>
      </w:tr>
      <w:tr w:rsidR="000121B5" w14:paraId="599817C6" w14:textId="77777777" w:rsidTr="00981DFF">
        <w:tc>
          <w:tcPr>
            <w:tcW w:w="0" w:type="auto"/>
            <w:vAlign w:val="center"/>
          </w:tcPr>
          <w:p w14:paraId="19080C48" w14:textId="77777777" w:rsidR="00DF453A" w:rsidRPr="00F777C0" w:rsidRDefault="006B7357" w:rsidP="009C3398">
            <w:pPr>
              <w:pStyle w:val="TableCellLeft10pt"/>
              <w:keepNext w:val="0"/>
              <w:keepLines w:val="0"/>
            </w:pPr>
            <w:r w:rsidRPr="00F777C0">
              <w:lastRenderedPageBreak/>
              <w:t>Lenvatinib/placebo container returned</w:t>
            </w:r>
          </w:p>
        </w:tc>
        <w:tc>
          <w:tcPr>
            <w:tcW w:w="0" w:type="auto"/>
            <w:vAlign w:val="center"/>
          </w:tcPr>
          <w:p w14:paraId="64CBE266" w14:textId="77777777" w:rsidR="00DF453A" w:rsidRPr="00F777C0" w:rsidRDefault="00DF453A" w:rsidP="009C3398">
            <w:pPr>
              <w:pStyle w:val="TableCellCenter10pt"/>
              <w:keepNext w:val="0"/>
              <w:keepLines w:val="0"/>
            </w:pPr>
          </w:p>
        </w:tc>
        <w:tc>
          <w:tcPr>
            <w:tcW w:w="0" w:type="auto"/>
            <w:vAlign w:val="center"/>
          </w:tcPr>
          <w:p w14:paraId="7CB93E64" w14:textId="77777777" w:rsidR="00DF453A" w:rsidRPr="00F777C0" w:rsidRDefault="00DF453A" w:rsidP="009C3398">
            <w:pPr>
              <w:pStyle w:val="TableCellCenter10pt"/>
              <w:keepNext w:val="0"/>
              <w:keepLines w:val="0"/>
            </w:pPr>
          </w:p>
        </w:tc>
        <w:tc>
          <w:tcPr>
            <w:tcW w:w="0" w:type="auto"/>
            <w:vAlign w:val="center"/>
          </w:tcPr>
          <w:p w14:paraId="699B6C46" w14:textId="77777777" w:rsidR="00DF453A" w:rsidRPr="00F777C0" w:rsidRDefault="00DF453A" w:rsidP="009C3398">
            <w:pPr>
              <w:pStyle w:val="TableCellCenter10pt"/>
              <w:keepNext w:val="0"/>
              <w:keepLines w:val="0"/>
            </w:pPr>
          </w:p>
        </w:tc>
        <w:tc>
          <w:tcPr>
            <w:tcW w:w="0" w:type="auto"/>
            <w:vAlign w:val="center"/>
          </w:tcPr>
          <w:p w14:paraId="0A95B3A4" w14:textId="77777777" w:rsidR="00DF453A" w:rsidRPr="00F777C0" w:rsidRDefault="00DF453A" w:rsidP="009C3398">
            <w:pPr>
              <w:pStyle w:val="TableCellCenter10pt"/>
              <w:keepNext w:val="0"/>
              <w:keepLines w:val="0"/>
            </w:pPr>
          </w:p>
        </w:tc>
        <w:tc>
          <w:tcPr>
            <w:tcW w:w="0" w:type="auto"/>
            <w:vAlign w:val="center"/>
          </w:tcPr>
          <w:p w14:paraId="2C1957DF" w14:textId="77777777" w:rsidR="00DF453A" w:rsidRPr="00F777C0" w:rsidRDefault="00DF453A" w:rsidP="009C3398">
            <w:pPr>
              <w:pStyle w:val="TableCellCenter10pt"/>
              <w:keepNext w:val="0"/>
              <w:keepLines w:val="0"/>
            </w:pPr>
          </w:p>
        </w:tc>
        <w:tc>
          <w:tcPr>
            <w:tcW w:w="0" w:type="auto"/>
            <w:vAlign w:val="center"/>
          </w:tcPr>
          <w:p w14:paraId="634CCFD0" w14:textId="77777777" w:rsidR="00DF453A" w:rsidRPr="00F777C0" w:rsidRDefault="006B7357" w:rsidP="009C3398">
            <w:pPr>
              <w:pStyle w:val="TableCellCenter10pt"/>
              <w:keepNext w:val="0"/>
              <w:keepLines w:val="0"/>
            </w:pPr>
            <w:r w:rsidRPr="00F777C0">
              <w:t>X</w:t>
            </w:r>
          </w:p>
        </w:tc>
        <w:tc>
          <w:tcPr>
            <w:tcW w:w="0" w:type="auto"/>
            <w:vAlign w:val="center"/>
          </w:tcPr>
          <w:p w14:paraId="14CD5B8C" w14:textId="77777777" w:rsidR="00DF453A" w:rsidRPr="00F777C0" w:rsidRDefault="00DF453A" w:rsidP="009C3398">
            <w:pPr>
              <w:pStyle w:val="TableCellCenter10pt"/>
              <w:keepNext w:val="0"/>
              <w:keepLines w:val="0"/>
            </w:pPr>
          </w:p>
        </w:tc>
        <w:tc>
          <w:tcPr>
            <w:tcW w:w="0" w:type="auto"/>
            <w:vAlign w:val="center"/>
          </w:tcPr>
          <w:p w14:paraId="253DBC70" w14:textId="77777777" w:rsidR="00DF453A" w:rsidRPr="00F777C0" w:rsidRDefault="006B7357" w:rsidP="009C3398">
            <w:pPr>
              <w:pStyle w:val="TableCellCenter10pt"/>
              <w:keepNext w:val="0"/>
              <w:keepLines w:val="0"/>
            </w:pPr>
            <w:r w:rsidRPr="00F777C0">
              <w:t>X</w:t>
            </w:r>
          </w:p>
        </w:tc>
        <w:tc>
          <w:tcPr>
            <w:tcW w:w="0" w:type="auto"/>
            <w:vAlign w:val="center"/>
          </w:tcPr>
          <w:p w14:paraId="4C72DF77" w14:textId="77777777" w:rsidR="00DF453A" w:rsidRPr="00F777C0" w:rsidRDefault="006B7357" w:rsidP="009C3398">
            <w:pPr>
              <w:pStyle w:val="TableCellCenter10pt"/>
              <w:keepNext w:val="0"/>
              <w:keepLines w:val="0"/>
            </w:pPr>
            <w:r w:rsidRPr="00F777C0">
              <w:t>X</w:t>
            </w:r>
          </w:p>
        </w:tc>
        <w:tc>
          <w:tcPr>
            <w:tcW w:w="0" w:type="auto"/>
            <w:vAlign w:val="center"/>
          </w:tcPr>
          <w:p w14:paraId="6DF3BCB5" w14:textId="77777777" w:rsidR="00DF453A" w:rsidRPr="00F777C0" w:rsidRDefault="006B7357" w:rsidP="009C3398">
            <w:pPr>
              <w:pStyle w:val="TableCellCenter10pt"/>
              <w:keepNext w:val="0"/>
              <w:keepLines w:val="0"/>
            </w:pPr>
            <w:r w:rsidRPr="00F777C0">
              <w:t>X</w:t>
            </w:r>
          </w:p>
        </w:tc>
        <w:tc>
          <w:tcPr>
            <w:tcW w:w="0" w:type="auto"/>
            <w:vAlign w:val="center"/>
          </w:tcPr>
          <w:p w14:paraId="3A9B5BD9" w14:textId="77777777" w:rsidR="00DF453A" w:rsidRPr="00F777C0" w:rsidRDefault="006B7357" w:rsidP="009C3398">
            <w:pPr>
              <w:pStyle w:val="TableCellCenter10pt"/>
              <w:keepNext w:val="0"/>
              <w:keepLines w:val="0"/>
            </w:pPr>
            <w:r w:rsidRPr="00F777C0">
              <w:t>X</w:t>
            </w:r>
          </w:p>
        </w:tc>
        <w:tc>
          <w:tcPr>
            <w:tcW w:w="0" w:type="auto"/>
            <w:vAlign w:val="center"/>
          </w:tcPr>
          <w:p w14:paraId="751F637A" w14:textId="77777777" w:rsidR="00DF453A" w:rsidRPr="00F777C0" w:rsidRDefault="006B7357" w:rsidP="009C3398">
            <w:pPr>
              <w:pStyle w:val="TableCellCenter10pt"/>
              <w:keepNext w:val="0"/>
              <w:keepLines w:val="0"/>
            </w:pPr>
            <w:r w:rsidRPr="00F777C0">
              <w:t>X</w:t>
            </w:r>
          </w:p>
        </w:tc>
        <w:tc>
          <w:tcPr>
            <w:tcW w:w="0" w:type="auto"/>
            <w:vAlign w:val="center"/>
          </w:tcPr>
          <w:p w14:paraId="503842BE" w14:textId="77777777" w:rsidR="00DF453A" w:rsidRPr="00F777C0" w:rsidRDefault="00DF453A" w:rsidP="009C3398">
            <w:pPr>
              <w:pStyle w:val="TableCellCenter10pt"/>
              <w:keepNext w:val="0"/>
              <w:keepLines w:val="0"/>
            </w:pPr>
          </w:p>
        </w:tc>
        <w:tc>
          <w:tcPr>
            <w:tcW w:w="0" w:type="auto"/>
            <w:vAlign w:val="center"/>
          </w:tcPr>
          <w:p w14:paraId="196563F1" w14:textId="77777777" w:rsidR="00DF453A" w:rsidRPr="00F777C0" w:rsidRDefault="00DF453A" w:rsidP="009C3398">
            <w:pPr>
              <w:pStyle w:val="TableCellCenter10pt"/>
              <w:keepNext w:val="0"/>
              <w:keepLines w:val="0"/>
            </w:pPr>
          </w:p>
        </w:tc>
        <w:tc>
          <w:tcPr>
            <w:tcW w:w="0" w:type="auto"/>
            <w:vAlign w:val="center"/>
          </w:tcPr>
          <w:p w14:paraId="61B7E41F" w14:textId="77777777" w:rsidR="00DF453A" w:rsidRPr="00F777C0" w:rsidRDefault="00DF453A" w:rsidP="009C3398">
            <w:pPr>
              <w:pStyle w:val="TableCellCenter10pt"/>
              <w:keepNext w:val="0"/>
              <w:keepLines w:val="0"/>
            </w:pPr>
          </w:p>
        </w:tc>
        <w:tc>
          <w:tcPr>
            <w:tcW w:w="0" w:type="auto"/>
            <w:vAlign w:val="center"/>
          </w:tcPr>
          <w:p w14:paraId="66B775B7" w14:textId="77777777" w:rsidR="00DF453A" w:rsidRPr="00F777C0" w:rsidRDefault="00DF453A" w:rsidP="009C3398">
            <w:pPr>
              <w:pStyle w:val="TableCellCenter10pt"/>
              <w:keepNext w:val="0"/>
              <w:keepLines w:val="0"/>
            </w:pPr>
          </w:p>
        </w:tc>
        <w:tc>
          <w:tcPr>
            <w:tcW w:w="0" w:type="auto"/>
          </w:tcPr>
          <w:p w14:paraId="272BE25F" w14:textId="77777777" w:rsidR="00DF453A" w:rsidRPr="00F777C0" w:rsidRDefault="00DF453A" w:rsidP="009C3398">
            <w:pPr>
              <w:pStyle w:val="TableCellLeft10pt"/>
              <w:keepNext w:val="0"/>
              <w:keepLines w:val="0"/>
            </w:pPr>
          </w:p>
        </w:tc>
      </w:tr>
      <w:tr w:rsidR="000121B5" w14:paraId="24E9D9E9" w14:textId="77777777" w:rsidTr="00981DFF">
        <w:tc>
          <w:tcPr>
            <w:tcW w:w="0" w:type="auto"/>
            <w:vAlign w:val="center"/>
          </w:tcPr>
          <w:p w14:paraId="3AD4E8C9" w14:textId="77777777" w:rsidR="00DF453A" w:rsidRPr="00F777C0" w:rsidRDefault="006B7357" w:rsidP="009C3398">
            <w:pPr>
              <w:pStyle w:val="TableCellLeft10pt"/>
              <w:keepNext w:val="0"/>
              <w:keepLines w:val="0"/>
            </w:pPr>
            <w:r w:rsidRPr="00F777C0">
              <w:t>Pembrolizumab Administration</w:t>
            </w:r>
          </w:p>
          <w:p w14:paraId="14F34967" w14:textId="77777777" w:rsidR="00DF453A" w:rsidRPr="00F777C0" w:rsidRDefault="006B7357" w:rsidP="009C3398">
            <w:pPr>
              <w:pStyle w:val="TableCellLeft10pt"/>
              <w:keepNext w:val="0"/>
              <w:keepLines w:val="0"/>
            </w:pPr>
            <w:r w:rsidRPr="00F777C0">
              <w:t>IV Q3W</w:t>
            </w:r>
          </w:p>
        </w:tc>
        <w:tc>
          <w:tcPr>
            <w:tcW w:w="0" w:type="auto"/>
            <w:vAlign w:val="center"/>
          </w:tcPr>
          <w:p w14:paraId="5453BADA" w14:textId="77777777" w:rsidR="00DF453A" w:rsidRPr="00F777C0" w:rsidRDefault="00DF453A" w:rsidP="009C3398">
            <w:pPr>
              <w:pStyle w:val="TableCellCenter10pt"/>
              <w:keepNext w:val="0"/>
              <w:keepLines w:val="0"/>
            </w:pPr>
          </w:p>
        </w:tc>
        <w:tc>
          <w:tcPr>
            <w:tcW w:w="0" w:type="auto"/>
            <w:vAlign w:val="center"/>
          </w:tcPr>
          <w:p w14:paraId="2B340D25" w14:textId="77777777" w:rsidR="00DF453A" w:rsidRPr="00F777C0" w:rsidRDefault="00DF453A" w:rsidP="009C3398">
            <w:pPr>
              <w:pStyle w:val="TableCellCenter10pt"/>
              <w:keepNext w:val="0"/>
              <w:keepLines w:val="0"/>
            </w:pPr>
          </w:p>
        </w:tc>
        <w:tc>
          <w:tcPr>
            <w:tcW w:w="0" w:type="auto"/>
            <w:vAlign w:val="center"/>
          </w:tcPr>
          <w:p w14:paraId="06E91704" w14:textId="77777777" w:rsidR="00DF453A" w:rsidRPr="00F777C0" w:rsidRDefault="006B7357" w:rsidP="009C3398">
            <w:pPr>
              <w:pStyle w:val="TableCellCenter10pt"/>
              <w:keepNext w:val="0"/>
              <w:keepLines w:val="0"/>
            </w:pPr>
            <w:r w:rsidRPr="00F777C0">
              <w:t>X</w:t>
            </w:r>
          </w:p>
        </w:tc>
        <w:tc>
          <w:tcPr>
            <w:tcW w:w="0" w:type="auto"/>
            <w:vAlign w:val="center"/>
          </w:tcPr>
          <w:p w14:paraId="3724AE60" w14:textId="77777777" w:rsidR="00DF453A" w:rsidRPr="00F777C0" w:rsidRDefault="00DF453A" w:rsidP="009C3398">
            <w:pPr>
              <w:pStyle w:val="TableCellCenter10pt"/>
              <w:keepNext w:val="0"/>
              <w:keepLines w:val="0"/>
            </w:pPr>
          </w:p>
        </w:tc>
        <w:tc>
          <w:tcPr>
            <w:tcW w:w="0" w:type="auto"/>
            <w:vAlign w:val="center"/>
          </w:tcPr>
          <w:p w14:paraId="15425C04" w14:textId="77777777" w:rsidR="00DF453A" w:rsidRPr="00F777C0" w:rsidRDefault="00DF453A" w:rsidP="009C3398">
            <w:pPr>
              <w:pStyle w:val="TableCellCenter10pt"/>
              <w:keepNext w:val="0"/>
              <w:keepLines w:val="0"/>
            </w:pPr>
          </w:p>
        </w:tc>
        <w:tc>
          <w:tcPr>
            <w:tcW w:w="0" w:type="auto"/>
            <w:vAlign w:val="center"/>
          </w:tcPr>
          <w:p w14:paraId="2DD0AF57" w14:textId="77777777" w:rsidR="00DF453A" w:rsidRPr="00F777C0" w:rsidRDefault="006B7357" w:rsidP="009C3398">
            <w:pPr>
              <w:pStyle w:val="TableCellCenter10pt"/>
              <w:keepNext w:val="0"/>
              <w:keepLines w:val="0"/>
            </w:pPr>
            <w:r w:rsidRPr="00F777C0">
              <w:t>X</w:t>
            </w:r>
          </w:p>
        </w:tc>
        <w:tc>
          <w:tcPr>
            <w:tcW w:w="0" w:type="auto"/>
            <w:vAlign w:val="center"/>
          </w:tcPr>
          <w:p w14:paraId="39E364B0" w14:textId="77777777" w:rsidR="00DF453A" w:rsidRPr="00F777C0" w:rsidRDefault="00DF453A" w:rsidP="009C3398">
            <w:pPr>
              <w:pStyle w:val="TableCellCenter10pt"/>
              <w:keepNext w:val="0"/>
              <w:keepLines w:val="0"/>
            </w:pPr>
          </w:p>
        </w:tc>
        <w:tc>
          <w:tcPr>
            <w:tcW w:w="0" w:type="auto"/>
            <w:vAlign w:val="center"/>
          </w:tcPr>
          <w:p w14:paraId="639A83BC" w14:textId="77777777" w:rsidR="00DF453A" w:rsidRPr="00F777C0" w:rsidRDefault="006B7357" w:rsidP="009C3398">
            <w:pPr>
              <w:pStyle w:val="TableCellCenter10pt"/>
              <w:keepNext w:val="0"/>
              <w:keepLines w:val="0"/>
            </w:pPr>
            <w:r w:rsidRPr="00F777C0">
              <w:t>X</w:t>
            </w:r>
          </w:p>
        </w:tc>
        <w:tc>
          <w:tcPr>
            <w:tcW w:w="0" w:type="auto"/>
            <w:vAlign w:val="center"/>
          </w:tcPr>
          <w:p w14:paraId="39BCAE4C" w14:textId="77777777" w:rsidR="00DF453A" w:rsidRPr="00F777C0" w:rsidRDefault="006B7357" w:rsidP="009C3398">
            <w:pPr>
              <w:pStyle w:val="TableCellCenter10pt"/>
              <w:keepNext w:val="0"/>
              <w:keepLines w:val="0"/>
            </w:pPr>
            <w:r w:rsidRPr="00F777C0">
              <w:t>X</w:t>
            </w:r>
          </w:p>
        </w:tc>
        <w:tc>
          <w:tcPr>
            <w:tcW w:w="0" w:type="auto"/>
            <w:vAlign w:val="center"/>
          </w:tcPr>
          <w:p w14:paraId="16775BC6" w14:textId="77777777" w:rsidR="00DF453A" w:rsidRPr="00F777C0" w:rsidRDefault="006B7357" w:rsidP="009C3398">
            <w:pPr>
              <w:pStyle w:val="TableCellCenter10pt"/>
              <w:keepNext w:val="0"/>
              <w:keepLines w:val="0"/>
            </w:pPr>
            <w:r w:rsidRPr="00F777C0">
              <w:t>X</w:t>
            </w:r>
          </w:p>
        </w:tc>
        <w:tc>
          <w:tcPr>
            <w:tcW w:w="0" w:type="auto"/>
            <w:vAlign w:val="center"/>
          </w:tcPr>
          <w:p w14:paraId="7C087D50" w14:textId="77777777" w:rsidR="00DF453A" w:rsidRPr="00F777C0" w:rsidRDefault="006B7357" w:rsidP="009C3398">
            <w:pPr>
              <w:pStyle w:val="TableCellCenter10pt"/>
              <w:keepNext w:val="0"/>
              <w:keepLines w:val="0"/>
            </w:pPr>
            <w:r w:rsidRPr="00F777C0">
              <w:t>X</w:t>
            </w:r>
          </w:p>
        </w:tc>
        <w:tc>
          <w:tcPr>
            <w:tcW w:w="0" w:type="auto"/>
            <w:vAlign w:val="center"/>
          </w:tcPr>
          <w:p w14:paraId="6CBC63B7" w14:textId="77777777" w:rsidR="00DF453A" w:rsidRPr="00F777C0" w:rsidRDefault="00DF453A" w:rsidP="009C3398">
            <w:pPr>
              <w:pStyle w:val="TableCellCenter10pt"/>
              <w:keepNext w:val="0"/>
              <w:keepLines w:val="0"/>
            </w:pPr>
          </w:p>
        </w:tc>
        <w:tc>
          <w:tcPr>
            <w:tcW w:w="0" w:type="auto"/>
            <w:vAlign w:val="center"/>
          </w:tcPr>
          <w:p w14:paraId="124A54DA" w14:textId="77777777" w:rsidR="00DF453A" w:rsidRPr="00F777C0" w:rsidRDefault="00DF453A" w:rsidP="009C3398">
            <w:pPr>
              <w:pStyle w:val="TableCellCenter10pt"/>
              <w:keepNext w:val="0"/>
              <w:keepLines w:val="0"/>
            </w:pPr>
          </w:p>
        </w:tc>
        <w:tc>
          <w:tcPr>
            <w:tcW w:w="0" w:type="auto"/>
            <w:vAlign w:val="center"/>
          </w:tcPr>
          <w:p w14:paraId="48A5DBED" w14:textId="77777777" w:rsidR="00DF453A" w:rsidRPr="00F777C0" w:rsidRDefault="00DF453A" w:rsidP="009C3398">
            <w:pPr>
              <w:pStyle w:val="TableCellCenter10pt"/>
              <w:keepNext w:val="0"/>
              <w:keepLines w:val="0"/>
            </w:pPr>
          </w:p>
        </w:tc>
        <w:tc>
          <w:tcPr>
            <w:tcW w:w="0" w:type="auto"/>
            <w:vAlign w:val="center"/>
          </w:tcPr>
          <w:p w14:paraId="1DF2FDCC" w14:textId="77777777" w:rsidR="00DF453A" w:rsidRPr="00F777C0" w:rsidRDefault="00DF453A" w:rsidP="009C3398">
            <w:pPr>
              <w:pStyle w:val="TableCellCenter10pt"/>
              <w:keepNext w:val="0"/>
              <w:keepLines w:val="0"/>
            </w:pPr>
          </w:p>
        </w:tc>
        <w:tc>
          <w:tcPr>
            <w:tcW w:w="0" w:type="auto"/>
            <w:vAlign w:val="center"/>
          </w:tcPr>
          <w:p w14:paraId="0DFF47C4" w14:textId="77777777" w:rsidR="00DF453A" w:rsidRPr="00F777C0" w:rsidRDefault="00DF453A" w:rsidP="009C3398">
            <w:pPr>
              <w:pStyle w:val="TableCellCenter10pt"/>
              <w:keepNext w:val="0"/>
              <w:keepLines w:val="0"/>
            </w:pPr>
          </w:p>
        </w:tc>
        <w:tc>
          <w:tcPr>
            <w:tcW w:w="0" w:type="auto"/>
          </w:tcPr>
          <w:p w14:paraId="1570D6B7" w14:textId="77777777" w:rsidR="00DF453A" w:rsidRPr="00F777C0" w:rsidRDefault="00DF453A" w:rsidP="009C3398">
            <w:pPr>
              <w:pStyle w:val="TableCellLeft10pt"/>
              <w:keepNext w:val="0"/>
              <w:keepLines w:val="0"/>
            </w:pPr>
          </w:p>
        </w:tc>
      </w:tr>
      <w:tr w:rsidR="000121B5" w14:paraId="1A425D25" w14:textId="77777777" w:rsidTr="00981DFF">
        <w:tc>
          <w:tcPr>
            <w:tcW w:w="0" w:type="auto"/>
            <w:gridSpan w:val="18"/>
          </w:tcPr>
          <w:p w14:paraId="3A5998A9" w14:textId="77777777" w:rsidR="00DF453A" w:rsidRPr="00F777C0" w:rsidRDefault="006B7357" w:rsidP="00334202">
            <w:pPr>
              <w:pStyle w:val="TableHeadingTextLeft10pt"/>
            </w:pPr>
            <w:r w:rsidRPr="00F777C0">
              <w:t>Efficacy Procedure</w:t>
            </w:r>
          </w:p>
        </w:tc>
      </w:tr>
      <w:tr w:rsidR="000121B5" w14:paraId="7CB79915" w14:textId="77777777" w:rsidTr="00981DFF">
        <w:tc>
          <w:tcPr>
            <w:tcW w:w="0" w:type="auto"/>
            <w:hideMark/>
          </w:tcPr>
          <w:p w14:paraId="7EFC0E6F" w14:textId="77777777" w:rsidR="00DF453A" w:rsidRPr="00F777C0" w:rsidRDefault="006B7357" w:rsidP="009C3398">
            <w:pPr>
              <w:pStyle w:val="TableCellLeft10pt"/>
              <w:keepNext w:val="0"/>
              <w:keepLines w:val="0"/>
            </w:pPr>
            <w:r w:rsidRPr="00F777C0">
              <w:t>Tumor Imaging</w:t>
            </w:r>
            <w:r w:rsidRPr="00F777C0">
              <w:br/>
              <w:t>(head and neck, chest, abdomen)</w:t>
            </w:r>
            <w:r w:rsidRPr="00F777C0">
              <w:br/>
              <w:t>and RECIST Assessment</w:t>
            </w:r>
            <w:r w:rsidRPr="00F777C0">
              <w:br/>
              <w:t>Note:  Imaging of the brain and pelvis are optional (if clinically indicated).</w:t>
            </w:r>
          </w:p>
        </w:tc>
        <w:tc>
          <w:tcPr>
            <w:tcW w:w="0" w:type="auto"/>
            <w:vAlign w:val="center"/>
          </w:tcPr>
          <w:p w14:paraId="26C2A8CB" w14:textId="77777777" w:rsidR="00DF453A" w:rsidRPr="00F777C0" w:rsidRDefault="00DF453A" w:rsidP="009C3398">
            <w:pPr>
              <w:pStyle w:val="TableCellCenter10pt"/>
              <w:keepNext w:val="0"/>
              <w:keepLines w:val="0"/>
            </w:pPr>
          </w:p>
        </w:tc>
        <w:tc>
          <w:tcPr>
            <w:tcW w:w="0" w:type="auto"/>
            <w:vAlign w:val="center"/>
          </w:tcPr>
          <w:p w14:paraId="14D23FF3" w14:textId="77777777" w:rsidR="00DF453A" w:rsidRPr="00F777C0" w:rsidRDefault="006B7357" w:rsidP="009C3398">
            <w:pPr>
              <w:pStyle w:val="TableCellCenter10pt"/>
              <w:keepNext w:val="0"/>
              <w:keepLines w:val="0"/>
            </w:pPr>
            <w:r w:rsidRPr="00F777C0">
              <w:t>X</w:t>
            </w:r>
          </w:p>
        </w:tc>
        <w:tc>
          <w:tcPr>
            <w:tcW w:w="0" w:type="auto"/>
            <w:vAlign w:val="center"/>
          </w:tcPr>
          <w:p w14:paraId="60EC1CB3" w14:textId="77777777" w:rsidR="00DF453A" w:rsidRPr="00F777C0" w:rsidRDefault="00DF453A" w:rsidP="009C3398">
            <w:pPr>
              <w:pStyle w:val="TableCellCenter10pt"/>
              <w:keepNext w:val="0"/>
              <w:keepLines w:val="0"/>
            </w:pPr>
          </w:p>
        </w:tc>
        <w:tc>
          <w:tcPr>
            <w:tcW w:w="0" w:type="auto"/>
            <w:vAlign w:val="center"/>
          </w:tcPr>
          <w:p w14:paraId="5D15ED8C" w14:textId="77777777" w:rsidR="00DF453A" w:rsidRPr="00F777C0" w:rsidRDefault="00DF453A" w:rsidP="009C3398">
            <w:pPr>
              <w:pStyle w:val="TableCellCenter10pt"/>
              <w:keepNext w:val="0"/>
              <w:keepLines w:val="0"/>
            </w:pPr>
          </w:p>
        </w:tc>
        <w:tc>
          <w:tcPr>
            <w:tcW w:w="0" w:type="auto"/>
            <w:vAlign w:val="center"/>
          </w:tcPr>
          <w:p w14:paraId="2D46EAA1" w14:textId="77777777" w:rsidR="00DF453A" w:rsidRPr="00F777C0" w:rsidRDefault="00DF453A" w:rsidP="009C3398">
            <w:pPr>
              <w:pStyle w:val="TableCellCenter10pt"/>
              <w:keepNext w:val="0"/>
              <w:keepLines w:val="0"/>
            </w:pPr>
          </w:p>
        </w:tc>
        <w:tc>
          <w:tcPr>
            <w:tcW w:w="0" w:type="auto"/>
            <w:vAlign w:val="center"/>
          </w:tcPr>
          <w:p w14:paraId="14A3E301" w14:textId="77777777" w:rsidR="00DF453A" w:rsidRPr="00F777C0" w:rsidRDefault="00DF453A" w:rsidP="009C3398">
            <w:pPr>
              <w:pStyle w:val="TableCellCenter10pt"/>
              <w:keepNext w:val="0"/>
              <w:keepLines w:val="0"/>
            </w:pPr>
          </w:p>
        </w:tc>
        <w:tc>
          <w:tcPr>
            <w:tcW w:w="0" w:type="auto"/>
            <w:vAlign w:val="center"/>
          </w:tcPr>
          <w:p w14:paraId="6E485FE6" w14:textId="77777777" w:rsidR="00DF453A" w:rsidRPr="00F777C0" w:rsidRDefault="00DF453A" w:rsidP="009C3398">
            <w:pPr>
              <w:pStyle w:val="TableCellCenter10pt"/>
              <w:keepNext w:val="0"/>
              <w:keepLines w:val="0"/>
            </w:pPr>
          </w:p>
        </w:tc>
        <w:tc>
          <w:tcPr>
            <w:tcW w:w="0" w:type="auto"/>
            <w:vAlign w:val="center"/>
          </w:tcPr>
          <w:p w14:paraId="6993DFC8" w14:textId="77777777" w:rsidR="00DF453A" w:rsidRPr="00F777C0" w:rsidRDefault="006B7357" w:rsidP="009C3398">
            <w:pPr>
              <w:pStyle w:val="TableCellCenter10pt"/>
              <w:keepNext w:val="0"/>
              <w:keepLines w:val="0"/>
            </w:pPr>
            <w:r w:rsidRPr="00F777C0">
              <w:t>X</w:t>
            </w:r>
          </w:p>
        </w:tc>
        <w:tc>
          <w:tcPr>
            <w:tcW w:w="0" w:type="auto"/>
            <w:vAlign w:val="center"/>
          </w:tcPr>
          <w:p w14:paraId="68FCE4C7" w14:textId="77777777" w:rsidR="00DF453A" w:rsidRPr="00F777C0" w:rsidRDefault="00DF453A" w:rsidP="009C3398">
            <w:pPr>
              <w:pStyle w:val="TableCellCenter10pt"/>
              <w:keepNext w:val="0"/>
              <w:keepLines w:val="0"/>
            </w:pPr>
          </w:p>
        </w:tc>
        <w:tc>
          <w:tcPr>
            <w:tcW w:w="0" w:type="auto"/>
            <w:vAlign w:val="center"/>
          </w:tcPr>
          <w:p w14:paraId="48E1A06D" w14:textId="77777777" w:rsidR="00DF453A" w:rsidRPr="00F777C0" w:rsidRDefault="006B7357" w:rsidP="009C3398">
            <w:pPr>
              <w:pStyle w:val="TableCellCenter10pt"/>
              <w:keepNext w:val="0"/>
              <w:keepLines w:val="0"/>
            </w:pPr>
            <w:r w:rsidRPr="00F777C0">
              <w:t>X</w:t>
            </w:r>
          </w:p>
        </w:tc>
        <w:tc>
          <w:tcPr>
            <w:tcW w:w="0" w:type="auto"/>
            <w:vAlign w:val="center"/>
          </w:tcPr>
          <w:p w14:paraId="12D45249" w14:textId="77777777" w:rsidR="00DF453A" w:rsidRPr="00F777C0" w:rsidRDefault="006B7357" w:rsidP="009C3398">
            <w:pPr>
              <w:pStyle w:val="TableCellCenter10pt"/>
              <w:keepNext w:val="0"/>
              <w:keepLines w:val="0"/>
            </w:pPr>
            <w:r w:rsidRPr="00F777C0">
              <w:t>X</w:t>
            </w:r>
          </w:p>
        </w:tc>
        <w:tc>
          <w:tcPr>
            <w:tcW w:w="0" w:type="auto"/>
            <w:vAlign w:val="center"/>
          </w:tcPr>
          <w:p w14:paraId="76658871" w14:textId="77777777" w:rsidR="00DF453A" w:rsidRPr="00F777C0" w:rsidRDefault="006B7357" w:rsidP="009C3398">
            <w:pPr>
              <w:pStyle w:val="TableCellCenter10pt"/>
              <w:keepNext w:val="0"/>
              <w:keepLines w:val="0"/>
            </w:pPr>
            <w:r w:rsidRPr="00F777C0">
              <w:t>X</w:t>
            </w:r>
          </w:p>
        </w:tc>
        <w:tc>
          <w:tcPr>
            <w:tcW w:w="0" w:type="auto"/>
            <w:vAlign w:val="center"/>
          </w:tcPr>
          <w:p w14:paraId="303053A8" w14:textId="77777777" w:rsidR="00DF453A" w:rsidRPr="00F777C0" w:rsidRDefault="006B7357" w:rsidP="009C3398">
            <w:pPr>
              <w:pStyle w:val="TableCellCenter10pt"/>
              <w:keepNext w:val="0"/>
              <w:keepLines w:val="0"/>
            </w:pPr>
            <w:r w:rsidRPr="00F777C0">
              <w:t>X</w:t>
            </w:r>
          </w:p>
        </w:tc>
        <w:tc>
          <w:tcPr>
            <w:tcW w:w="0" w:type="auto"/>
            <w:vAlign w:val="center"/>
          </w:tcPr>
          <w:p w14:paraId="49063091" w14:textId="77777777" w:rsidR="00DF453A" w:rsidRPr="00F777C0" w:rsidRDefault="00DF453A" w:rsidP="009C3398">
            <w:pPr>
              <w:pStyle w:val="TableCellCenter10pt"/>
              <w:keepNext w:val="0"/>
              <w:keepLines w:val="0"/>
            </w:pPr>
          </w:p>
        </w:tc>
        <w:tc>
          <w:tcPr>
            <w:tcW w:w="0" w:type="auto"/>
            <w:vAlign w:val="center"/>
          </w:tcPr>
          <w:p w14:paraId="0D821108" w14:textId="77777777" w:rsidR="00DF453A" w:rsidRPr="00F777C0" w:rsidRDefault="006B7357" w:rsidP="009C3398">
            <w:pPr>
              <w:pStyle w:val="TableCellCenter10pt"/>
              <w:keepNext w:val="0"/>
              <w:keepLines w:val="0"/>
            </w:pPr>
            <w:r w:rsidRPr="00F777C0">
              <w:t>X</w:t>
            </w:r>
          </w:p>
        </w:tc>
        <w:tc>
          <w:tcPr>
            <w:tcW w:w="0" w:type="auto"/>
            <w:vAlign w:val="center"/>
          </w:tcPr>
          <w:p w14:paraId="51D41807" w14:textId="77777777" w:rsidR="00DF453A" w:rsidRPr="00F777C0" w:rsidRDefault="00DF453A" w:rsidP="009C3398">
            <w:pPr>
              <w:pStyle w:val="TableCellCenter10pt"/>
              <w:keepNext w:val="0"/>
              <w:keepLines w:val="0"/>
            </w:pPr>
          </w:p>
        </w:tc>
        <w:tc>
          <w:tcPr>
            <w:tcW w:w="0" w:type="auto"/>
          </w:tcPr>
          <w:p w14:paraId="50AAA041" w14:textId="77777777" w:rsidR="00DF453A" w:rsidRPr="00F777C0" w:rsidRDefault="006B7357" w:rsidP="009C3398">
            <w:pPr>
              <w:pStyle w:val="TableCellLeft10pt"/>
              <w:keepNext w:val="0"/>
              <w:keepLines w:val="0"/>
            </w:pPr>
            <w:r w:rsidRPr="00F777C0">
              <w:t>BICR confirmation of measurable disease is required at Screening.</w:t>
            </w:r>
          </w:p>
          <w:p w14:paraId="3CD2C40A" w14:textId="77777777" w:rsidR="00DF453A" w:rsidRPr="00F777C0" w:rsidRDefault="006B7357" w:rsidP="009C3398">
            <w:pPr>
              <w:pStyle w:val="TableCellLeft10pt"/>
              <w:keepNext w:val="0"/>
              <w:keepLines w:val="0"/>
            </w:pPr>
            <w:r w:rsidRPr="00F777C0">
              <w:t xml:space="preserve">All imaging assessments will be calculated from the date of randomization. Imaging is performed at Screening, Week 6 (42 to 49 days) </w:t>
            </w:r>
            <w:r w:rsidRPr="00F777C0">
              <w:lastRenderedPageBreak/>
              <w:t>and every 6 weeks (± 7 days) during Year 1. After Year 1, imaging is performed every 9 weeks (± 7 days). This schedule will be maintained regardless of treatment delays.</w:t>
            </w:r>
          </w:p>
        </w:tc>
      </w:tr>
      <w:tr w:rsidR="000121B5" w14:paraId="744E1301" w14:textId="77777777" w:rsidTr="00981DFF">
        <w:tc>
          <w:tcPr>
            <w:tcW w:w="0" w:type="auto"/>
            <w:gridSpan w:val="18"/>
          </w:tcPr>
          <w:p w14:paraId="2A78B896" w14:textId="77777777" w:rsidR="00DF453A" w:rsidRPr="00F777C0" w:rsidRDefault="006B7357" w:rsidP="00334202">
            <w:pPr>
              <w:pStyle w:val="TableHeadingTextLeft10pt"/>
            </w:pPr>
            <w:r w:rsidRPr="00F777C0">
              <w:lastRenderedPageBreak/>
              <w:t>Patient-reported Outcomes (PRO)</w:t>
            </w:r>
          </w:p>
        </w:tc>
      </w:tr>
      <w:tr w:rsidR="000121B5" w14:paraId="6707DBB7" w14:textId="77777777" w:rsidTr="00981DFF">
        <w:trPr>
          <w:trHeight w:val="1020"/>
        </w:trPr>
        <w:tc>
          <w:tcPr>
            <w:tcW w:w="0" w:type="auto"/>
            <w:vAlign w:val="center"/>
          </w:tcPr>
          <w:p w14:paraId="723BF643" w14:textId="77777777" w:rsidR="00DF453A" w:rsidRPr="00F777C0" w:rsidRDefault="006B7357" w:rsidP="009C3398">
            <w:pPr>
              <w:pStyle w:val="TableCellLeft10pt"/>
              <w:keepNext w:val="0"/>
              <w:keepLines w:val="0"/>
            </w:pPr>
            <w:bookmarkStart w:id="1522" w:name="_Hlk11162207"/>
            <w:r w:rsidRPr="00F777C0">
              <w:t>EuroQoL EQ-5D-5L</w:t>
            </w:r>
          </w:p>
        </w:tc>
        <w:tc>
          <w:tcPr>
            <w:tcW w:w="0" w:type="auto"/>
          </w:tcPr>
          <w:p w14:paraId="01634D92" w14:textId="77777777" w:rsidR="00DF453A" w:rsidRPr="00F777C0" w:rsidRDefault="00DF453A" w:rsidP="009C3398"/>
        </w:tc>
        <w:tc>
          <w:tcPr>
            <w:tcW w:w="0" w:type="auto"/>
          </w:tcPr>
          <w:p w14:paraId="59A39CCD" w14:textId="77777777" w:rsidR="00DF453A" w:rsidRPr="00F777C0" w:rsidRDefault="00DF453A" w:rsidP="009C3398"/>
        </w:tc>
        <w:tc>
          <w:tcPr>
            <w:tcW w:w="0" w:type="auto"/>
          </w:tcPr>
          <w:p w14:paraId="74C3383E" w14:textId="77777777" w:rsidR="00DF453A" w:rsidRPr="00F777C0" w:rsidRDefault="006B7357" w:rsidP="009C3398">
            <w:r w:rsidRPr="00F777C0">
              <w:t>X</w:t>
            </w:r>
          </w:p>
        </w:tc>
        <w:tc>
          <w:tcPr>
            <w:tcW w:w="0" w:type="auto"/>
          </w:tcPr>
          <w:p w14:paraId="00518AAE" w14:textId="77777777" w:rsidR="00DF453A" w:rsidRPr="00F777C0" w:rsidRDefault="00DF453A" w:rsidP="009C3398"/>
        </w:tc>
        <w:tc>
          <w:tcPr>
            <w:tcW w:w="0" w:type="auto"/>
          </w:tcPr>
          <w:p w14:paraId="5341D4E8" w14:textId="77777777" w:rsidR="00DF453A" w:rsidRPr="00F777C0" w:rsidRDefault="00DF453A" w:rsidP="009C3398"/>
        </w:tc>
        <w:tc>
          <w:tcPr>
            <w:tcW w:w="0" w:type="auto"/>
          </w:tcPr>
          <w:p w14:paraId="1F919BC1" w14:textId="77777777" w:rsidR="00DF453A" w:rsidRPr="00F777C0" w:rsidRDefault="006B7357" w:rsidP="009C3398">
            <w:r w:rsidRPr="00F777C0">
              <w:t>X</w:t>
            </w:r>
          </w:p>
        </w:tc>
        <w:tc>
          <w:tcPr>
            <w:tcW w:w="0" w:type="auto"/>
          </w:tcPr>
          <w:p w14:paraId="30110A50" w14:textId="77777777" w:rsidR="00DF453A" w:rsidRPr="00F777C0" w:rsidRDefault="00DF453A" w:rsidP="009C3398"/>
        </w:tc>
        <w:tc>
          <w:tcPr>
            <w:tcW w:w="0" w:type="auto"/>
          </w:tcPr>
          <w:p w14:paraId="18C578AE" w14:textId="77777777" w:rsidR="00DF453A" w:rsidRPr="00F777C0" w:rsidRDefault="006B7357" w:rsidP="009C3398">
            <w:r w:rsidRPr="00F777C0">
              <w:t>X</w:t>
            </w:r>
          </w:p>
        </w:tc>
        <w:tc>
          <w:tcPr>
            <w:tcW w:w="0" w:type="auto"/>
          </w:tcPr>
          <w:p w14:paraId="6AB367FA" w14:textId="77777777" w:rsidR="00DF453A" w:rsidRPr="00F777C0" w:rsidRDefault="006B7357" w:rsidP="009C3398">
            <w:r w:rsidRPr="00F777C0">
              <w:t>X</w:t>
            </w:r>
          </w:p>
        </w:tc>
        <w:tc>
          <w:tcPr>
            <w:tcW w:w="0" w:type="auto"/>
          </w:tcPr>
          <w:p w14:paraId="7FA8C792" w14:textId="77777777" w:rsidR="00DF453A" w:rsidRPr="00F777C0" w:rsidRDefault="006B7357" w:rsidP="009C3398">
            <w:r w:rsidRPr="00F777C0">
              <w:t>X</w:t>
            </w:r>
          </w:p>
        </w:tc>
        <w:tc>
          <w:tcPr>
            <w:tcW w:w="0" w:type="auto"/>
          </w:tcPr>
          <w:p w14:paraId="08FD1F82" w14:textId="77777777" w:rsidR="00DF453A" w:rsidRPr="00F777C0" w:rsidRDefault="006B7357" w:rsidP="009C3398">
            <w:r w:rsidRPr="00F777C0">
              <w:t>X*</w:t>
            </w:r>
          </w:p>
        </w:tc>
        <w:tc>
          <w:tcPr>
            <w:tcW w:w="0" w:type="auto"/>
          </w:tcPr>
          <w:p w14:paraId="71AE6E41" w14:textId="77777777" w:rsidR="00DF453A" w:rsidRPr="00F777C0" w:rsidRDefault="00DF453A" w:rsidP="009C3398"/>
        </w:tc>
        <w:tc>
          <w:tcPr>
            <w:tcW w:w="0" w:type="auto"/>
          </w:tcPr>
          <w:p w14:paraId="4BC89E03" w14:textId="77777777" w:rsidR="00DF453A" w:rsidRPr="00F777C0" w:rsidRDefault="006B7357" w:rsidP="009C3398">
            <w:r w:rsidRPr="00F777C0">
              <w:t>X</w:t>
            </w:r>
          </w:p>
        </w:tc>
        <w:tc>
          <w:tcPr>
            <w:tcW w:w="0" w:type="auto"/>
          </w:tcPr>
          <w:p w14:paraId="6A62B03B" w14:textId="77777777" w:rsidR="00DF453A" w:rsidRPr="00F777C0" w:rsidRDefault="006B7357" w:rsidP="009C3398">
            <w:r w:rsidRPr="00F777C0">
              <w:t>X</w:t>
            </w:r>
          </w:p>
        </w:tc>
        <w:tc>
          <w:tcPr>
            <w:tcW w:w="0" w:type="auto"/>
          </w:tcPr>
          <w:p w14:paraId="670FAAC9" w14:textId="77777777" w:rsidR="00DF453A" w:rsidRPr="00F777C0" w:rsidRDefault="00DF453A" w:rsidP="009C3398"/>
        </w:tc>
        <w:tc>
          <w:tcPr>
            <w:tcW w:w="0" w:type="auto"/>
          </w:tcPr>
          <w:p w14:paraId="5F17DBAD" w14:textId="77777777" w:rsidR="00DF453A" w:rsidRPr="00F777C0" w:rsidRDefault="00DF453A" w:rsidP="009C3398"/>
        </w:tc>
        <w:tc>
          <w:tcPr>
            <w:tcW w:w="0" w:type="auto"/>
            <w:vMerge w:val="restart"/>
          </w:tcPr>
          <w:p w14:paraId="315362F3" w14:textId="77777777" w:rsidR="00DF453A" w:rsidRPr="00F777C0" w:rsidRDefault="006B7357" w:rsidP="009C3398">
            <w:pPr>
              <w:pStyle w:val="TableCellLeft10pt"/>
              <w:keepNext w:val="0"/>
              <w:keepLines w:val="0"/>
            </w:pPr>
            <w:r w:rsidRPr="00F777C0">
              <w:t xml:space="preserve">It is a best practice and strongly recommended that ePROs are administered before any other visit procedures and in the order listed in the SoA, starting with EuroQoL EQ-5D-5L. </w:t>
            </w:r>
            <w:r w:rsidRPr="00F777C0">
              <w:br/>
            </w:r>
            <w:r w:rsidRPr="00F777C0">
              <w:lastRenderedPageBreak/>
              <w:t>Collection begins at C1 and continues until C35 or treatment discontinuation, whichever occurs first. Specific Visit schedule is discussed in Section 8.2.2.</w:t>
            </w:r>
          </w:p>
        </w:tc>
      </w:tr>
      <w:bookmarkEnd w:id="1522"/>
      <w:tr w:rsidR="000121B5" w14:paraId="3027C3AA" w14:textId="77777777" w:rsidTr="00981DFF">
        <w:trPr>
          <w:trHeight w:val="1074"/>
        </w:trPr>
        <w:tc>
          <w:tcPr>
            <w:tcW w:w="0" w:type="auto"/>
            <w:vAlign w:val="center"/>
          </w:tcPr>
          <w:p w14:paraId="3384FAB6" w14:textId="77777777" w:rsidR="00DF453A" w:rsidRPr="00F777C0" w:rsidRDefault="006B7357" w:rsidP="009C3398">
            <w:pPr>
              <w:pStyle w:val="TableCellLeft10pt"/>
              <w:keepNext w:val="0"/>
              <w:keepLines w:val="0"/>
            </w:pPr>
            <w:r w:rsidRPr="00F777C0">
              <w:t>EORTC QLQ-C30</w:t>
            </w:r>
          </w:p>
        </w:tc>
        <w:tc>
          <w:tcPr>
            <w:tcW w:w="0" w:type="auto"/>
          </w:tcPr>
          <w:p w14:paraId="0F92DBEE" w14:textId="77777777" w:rsidR="00DF453A" w:rsidRPr="00F777C0" w:rsidRDefault="00DF453A" w:rsidP="009C3398"/>
        </w:tc>
        <w:tc>
          <w:tcPr>
            <w:tcW w:w="0" w:type="auto"/>
          </w:tcPr>
          <w:p w14:paraId="100BFBB3" w14:textId="77777777" w:rsidR="00DF453A" w:rsidRPr="00F777C0" w:rsidRDefault="00DF453A" w:rsidP="009C3398"/>
        </w:tc>
        <w:tc>
          <w:tcPr>
            <w:tcW w:w="0" w:type="auto"/>
          </w:tcPr>
          <w:p w14:paraId="36C3CB62" w14:textId="77777777" w:rsidR="00DF453A" w:rsidRPr="00F777C0" w:rsidRDefault="006B7357" w:rsidP="009C3398">
            <w:r w:rsidRPr="00F777C0">
              <w:t>X</w:t>
            </w:r>
          </w:p>
        </w:tc>
        <w:tc>
          <w:tcPr>
            <w:tcW w:w="0" w:type="auto"/>
          </w:tcPr>
          <w:p w14:paraId="105E41C6" w14:textId="77777777" w:rsidR="00DF453A" w:rsidRPr="00F777C0" w:rsidRDefault="00DF453A" w:rsidP="009C3398"/>
        </w:tc>
        <w:tc>
          <w:tcPr>
            <w:tcW w:w="0" w:type="auto"/>
          </w:tcPr>
          <w:p w14:paraId="0B0E143C" w14:textId="77777777" w:rsidR="00DF453A" w:rsidRPr="00F777C0" w:rsidRDefault="00DF453A" w:rsidP="009C3398"/>
        </w:tc>
        <w:tc>
          <w:tcPr>
            <w:tcW w:w="0" w:type="auto"/>
          </w:tcPr>
          <w:p w14:paraId="362B0A54" w14:textId="77777777" w:rsidR="00DF453A" w:rsidRPr="00F777C0" w:rsidRDefault="006B7357" w:rsidP="009C3398">
            <w:r w:rsidRPr="00F777C0">
              <w:t>X</w:t>
            </w:r>
          </w:p>
        </w:tc>
        <w:tc>
          <w:tcPr>
            <w:tcW w:w="0" w:type="auto"/>
          </w:tcPr>
          <w:p w14:paraId="2C380BC3" w14:textId="77777777" w:rsidR="00DF453A" w:rsidRPr="00F777C0" w:rsidRDefault="00DF453A" w:rsidP="009C3398"/>
        </w:tc>
        <w:tc>
          <w:tcPr>
            <w:tcW w:w="0" w:type="auto"/>
          </w:tcPr>
          <w:p w14:paraId="7D280A1C" w14:textId="77777777" w:rsidR="00DF453A" w:rsidRPr="00F777C0" w:rsidRDefault="006B7357" w:rsidP="009C3398">
            <w:r w:rsidRPr="00F777C0">
              <w:t>X</w:t>
            </w:r>
          </w:p>
        </w:tc>
        <w:tc>
          <w:tcPr>
            <w:tcW w:w="0" w:type="auto"/>
          </w:tcPr>
          <w:p w14:paraId="0418BEF3" w14:textId="77777777" w:rsidR="00DF453A" w:rsidRPr="00F777C0" w:rsidRDefault="006B7357" w:rsidP="009C3398">
            <w:r w:rsidRPr="00F777C0">
              <w:t>X</w:t>
            </w:r>
          </w:p>
        </w:tc>
        <w:tc>
          <w:tcPr>
            <w:tcW w:w="0" w:type="auto"/>
          </w:tcPr>
          <w:p w14:paraId="44621D9C" w14:textId="77777777" w:rsidR="00DF453A" w:rsidRPr="00F777C0" w:rsidRDefault="006B7357" w:rsidP="009C3398">
            <w:r w:rsidRPr="00F777C0">
              <w:t>X</w:t>
            </w:r>
          </w:p>
        </w:tc>
        <w:tc>
          <w:tcPr>
            <w:tcW w:w="0" w:type="auto"/>
          </w:tcPr>
          <w:p w14:paraId="0316BF65" w14:textId="77777777" w:rsidR="00DF453A" w:rsidRPr="00F777C0" w:rsidRDefault="006B7357" w:rsidP="009C3398">
            <w:r w:rsidRPr="00F777C0">
              <w:t>X*</w:t>
            </w:r>
          </w:p>
        </w:tc>
        <w:tc>
          <w:tcPr>
            <w:tcW w:w="0" w:type="auto"/>
          </w:tcPr>
          <w:p w14:paraId="1AB93161" w14:textId="77777777" w:rsidR="00DF453A" w:rsidRPr="00F777C0" w:rsidRDefault="00DF453A" w:rsidP="009C3398"/>
        </w:tc>
        <w:tc>
          <w:tcPr>
            <w:tcW w:w="0" w:type="auto"/>
          </w:tcPr>
          <w:p w14:paraId="4DA805BF" w14:textId="77777777" w:rsidR="00DF453A" w:rsidRPr="00F777C0" w:rsidRDefault="006B7357" w:rsidP="009C3398">
            <w:r w:rsidRPr="00F777C0">
              <w:t>X</w:t>
            </w:r>
          </w:p>
        </w:tc>
        <w:tc>
          <w:tcPr>
            <w:tcW w:w="0" w:type="auto"/>
          </w:tcPr>
          <w:p w14:paraId="41F14103" w14:textId="77777777" w:rsidR="00DF453A" w:rsidRPr="00F777C0" w:rsidRDefault="006B7357" w:rsidP="009C3398">
            <w:r w:rsidRPr="00F777C0">
              <w:t>X</w:t>
            </w:r>
          </w:p>
        </w:tc>
        <w:tc>
          <w:tcPr>
            <w:tcW w:w="0" w:type="auto"/>
          </w:tcPr>
          <w:p w14:paraId="5F57D4A6" w14:textId="77777777" w:rsidR="00DF453A" w:rsidRPr="00F777C0" w:rsidRDefault="00DF453A" w:rsidP="009C3398"/>
        </w:tc>
        <w:tc>
          <w:tcPr>
            <w:tcW w:w="0" w:type="auto"/>
          </w:tcPr>
          <w:p w14:paraId="4785C5DC" w14:textId="77777777" w:rsidR="00DF453A" w:rsidRPr="00F777C0" w:rsidRDefault="00DF453A" w:rsidP="009C3398"/>
        </w:tc>
        <w:tc>
          <w:tcPr>
            <w:tcW w:w="0" w:type="auto"/>
            <w:vMerge/>
          </w:tcPr>
          <w:p w14:paraId="720475CA" w14:textId="77777777" w:rsidR="00DF453A" w:rsidRPr="00F777C0" w:rsidRDefault="00DF453A" w:rsidP="009C3398"/>
        </w:tc>
      </w:tr>
      <w:tr w:rsidR="000121B5" w14:paraId="6017D685" w14:textId="77777777" w:rsidTr="00981DFF">
        <w:tc>
          <w:tcPr>
            <w:tcW w:w="0" w:type="auto"/>
            <w:vAlign w:val="center"/>
          </w:tcPr>
          <w:p w14:paraId="008A1F36" w14:textId="77777777" w:rsidR="00DF453A" w:rsidRPr="00F777C0" w:rsidRDefault="006B7357" w:rsidP="009C3398">
            <w:pPr>
              <w:pStyle w:val="TableCellLeft10pt"/>
              <w:keepNext w:val="0"/>
              <w:keepLines w:val="0"/>
            </w:pPr>
            <w:r w:rsidRPr="00F777C0">
              <w:t>EORTC QLQ-H&amp;N35</w:t>
            </w:r>
          </w:p>
        </w:tc>
        <w:tc>
          <w:tcPr>
            <w:tcW w:w="0" w:type="auto"/>
            <w:vAlign w:val="center"/>
          </w:tcPr>
          <w:p w14:paraId="4DDC14E9" w14:textId="77777777" w:rsidR="00DF453A" w:rsidRPr="00F777C0" w:rsidRDefault="00DF453A" w:rsidP="009C3398">
            <w:pPr>
              <w:pStyle w:val="TableCellCenter10pt"/>
              <w:keepNext w:val="0"/>
              <w:keepLines w:val="0"/>
            </w:pPr>
          </w:p>
        </w:tc>
        <w:tc>
          <w:tcPr>
            <w:tcW w:w="0" w:type="auto"/>
            <w:vAlign w:val="center"/>
          </w:tcPr>
          <w:p w14:paraId="0F1B14A0" w14:textId="77777777" w:rsidR="00DF453A" w:rsidRPr="00F777C0" w:rsidRDefault="00DF453A" w:rsidP="009C3398">
            <w:pPr>
              <w:pStyle w:val="TableCellCenter10pt"/>
              <w:keepNext w:val="0"/>
              <w:keepLines w:val="0"/>
            </w:pPr>
          </w:p>
        </w:tc>
        <w:tc>
          <w:tcPr>
            <w:tcW w:w="0" w:type="auto"/>
            <w:vAlign w:val="center"/>
          </w:tcPr>
          <w:p w14:paraId="1CF3053C" w14:textId="77777777" w:rsidR="00DF453A" w:rsidRPr="00F777C0" w:rsidRDefault="006B7357" w:rsidP="009C3398">
            <w:pPr>
              <w:pStyle w:val="TableCellCenter10pt"/>
              <w:keepNext w:val="0"/>
              <w:keepLines w:val="0"/>
            </w:pPr>
            <w:r w:rsidRPr="00F777C0">
              <w:t>X</w:t>
            </w:r>
          </w:p>
        </w:tc>
        <w:tc>
          <w:tcPr>
            <w:tcW w:w="0" w:type="auto"/>
            <w:vAlign w:val="center"/>
          </w:tcPr>
          <w:p w14:paraId="321C90BC" w14:textId="77777777" w:rsidR="00DF453A" w:rsidRPr="00F777C0" w:rsidRDefault="00DF453A" w:rsidP="009C3398">
            <w:pPr>
              <w:pStyle w:val="TableCellCenter10pt"/>
              <w:keepNext w:val="0"/>
              <w:keepLines w:val="0"/>
            </w:pPr>
          </w:p>
        </w:tc>
        <w:tc>
          <w:tcPr>
            <w:tcW w:w="0" w:type="auto"/>
            <w:vAlign w:val="center"/>
          </w:tcPr>
          <w:p w14:paraId="0CE95025" w14:textId="77777777" w:rsidR="00DF453A" w:rsidRPr="00F777C0" w:rsidRDefault="00DF453A" w:rsidP="009C3398">
            <w:pPr>
              <w:pStyle w:val="TableCellCenter10pt"/>
              <w:keepNext w:val="0"/>
              <w:keepLines w:val="0"/>
            </w:pPr>
          </w:p>
        </w:tc>
        <w:tc>
          <w:tcPr>
            <w:tcW w:w="0" w:type="auto"/>
            <w:vAlign w:val="center"/>
          </w:tcPr>
          <w:p w14:paraId="6DB458BB" w14:textId="77777777" w:rsidR="00DF453A" w:rsidRPr="00F777C0" w:rsidRDefault="006B7357" w:rsidP="009C3398">
            <w:pPr>
              <w:pStyle w:val="TableCellCenter10pt"/>
              <w:keepNext w:val="0"/>
              <w:keepLines w:val="0"/>
            </w:pPr>
            <w:r w:rsidRPr="00F777C0">
              <w:t>X</w:t>
            </w:r>
          </w:p>
        </w:tc>
        <w:tc>
          <w:tcPr>
            <w:tcW w:w="0" w:type="auto"/>
            <w:vAlign w:val="center"/>
          </w:tcPr>
          <w:p w14:paraId="3ABCEE1A" w14:textId="77777777" w:rsidR="00DF453A" w:rsidRPr="00F777C0" w:rsidRDefault="00DF453A" w:rsidP="009C3398">
            <w:pPr>
              <w:pStyle w:val="TableCellCenter10pt"/>
              <w:keepNext w:val="0"/>
              <w:keepLines w:val="0"/>
            </w:pPr>
          </w:p>
        </w:tc>
        <w:tc>
          <w:tcPr>
            <w:tcW w:w="0" w:type="auto"/>
            <w:vAlign w:val="center"/>
          </w:tcPr>
          <w:p w14:paraId="7D073222" w14:textId="77777777" w:rsidR="00DF453A" w:rsidRPr="00F777C0" w:rsidRDefault="006B7357" w:rsidP="009C3398">
            <w:pPr>
              <w:pStyle w:val="TableCellCenter10pt"/>
              <w:keepNext w:val="0"/>
              <w:keepLines w:val="0"/>
            </w:pPr>
            <w:r w:rsidRPr="00F777C0">
              <w:t>X</w:t>
            </w:r>
          </w:p>
        </w:tc>
        <w:tc>
          <w:tcPr>
            <w:tcW w:w="0" w:type="auto"/>
            <w:vAlign w:val="center"/>
          </w:tcPr>
          <w:p w14:paraId="181B48A0" w14:textId="77777777" w:rsidR="00DF453A" w:rsidRPr="00F777C0" w:rsidRDefault="006B7357" w:rsidP="009C3398">
            <w:pPr>
              <w:pStyle w:val="TableCellCenter10pt"/>
              <w:keepNext w:val="0"/>
              <w:keepLines w:val="0"/>
            </w:pPr>
            <w:r w:rsidRPr="00F777C0">
              <w:t>X</w:t>
            </w:r>
          </w:p>
        </w:tc>
        <w:tc>
          <w:tcPr>
            <w:tcW w:w="0" w:type="auto"/>
            <w:vAlign w:val="center"/>
          </w:tcPr>
          <w:p w14:paraId="69BDE8C8" w14:textId="77777777" w:rsidR="00DF453A" w:rsidRPr="00F777C0" w:rsidRDefault="006B7357" w:rsidP="009C3398">
            <w:pPr>
              <w:pStyle w:val="TableCellCenter10pt"/>
              <w:keepNext w:val="0"/>
              <w:keepLines w:val="0"/>
            </w:pPr>
            <w:r w:rsidRPr="00F777C0">
              <w:t>X</w:t>
            </w:r>
          </w:p>
        </w:tc>
        <w:tc>
          <w:tcPr>
            <w:tcW w:w="0" w:type="auto"/>
            <w:vAlign w:val="center"/>
          </w:tcPr>
          <w:p w14:paraId="35982583" w14:textId="77777777" w:rsidR="00DF453A" w:rsidRPr="00F777C0" w:rsidRDefault="006B7357" w:rsidP="009C3398">
            <w:pPr>
              <w:pStyle w:val="TableCellCenter10pt"/>
              <w:keepNext w:val="0"/>
              <w:keepLines w:val="0"/>
            </w:pPr>
            <w:r w:rsidRPr="00F777C0">
              <w:t>X*</w:t>
            </w:r>
          </w:p>
        </w:tc>
        <w:tc>
          <w:tcPr>
            <w:tcW w:w="0" w:type="auto"/>
            <w:vAlign w:val="center"/>
          </w:tcPr>
          <w:p w14:paraId="28E3D8CD" w14:textId="77777777" w:rsidR="00DF453A" w:rsidRPr="00F777C0" w:rsidRDefault="00DF453A" w:rsidP="009C3398">
            <w:pPr>
              <w:pStyle w:val="TableCellCenter10pt"/>
              <w:keepNext w:val="0"/>
              <w:keepLines w:val="0"/>
            </w:pPr>
          </w:p>
        </w:tc>
        <w:tc>
          <w:tcPr>
            <w:tcW w:w="0" w:type="auto"/>
            <w:vAlign w:val="center"/>
          </w:tcPr>
          <w:p w14:paraId="4800EB84" w14:textId="77777777" w:rsidR="00DF453A" w:rsidRPr="00F777C0" w:rsidRDefault="006B7357" w:rsidP="009C3398">
            <w:pPr>
              <w:pStyle w:val="TableCellCenter10pt"/>
              <w:keepNext w:val="0"/>
              <w:keepLines w:val="0"/>
            </w:pPr>
            <w:r w:rsidRPr="00F777C0">
              <w:t>X</w:t>
            </w:r>
          </w:p>
        </w:tc>
        <w:tc>
          <w:tcPr>
            <w:tcW w:w="0" w:type="auto"/>
            <w:vAlign w:val="center"/>
          </w:tcPr>
          <w:p w14:paraId="665805E3" w14:textId="77777777" w:rsidR="00DF453A" w:rsidRPr="00F777C0" w:rsidRDefault="006B7357" w:rsidP="009C3398">
            <w:pPr>
              <w:pStyle w:val="TableCellCenter10pt"/>
              <w:keepNext w:val="0"/>
              <w:keepLines w:val="0"/>
            </w:pPr>
            <w:r w:rsidRPr="00F777C0">
              <w:t>X</w:t>
            </w:r>
          </w:p>
        </w:tc>
        <w:tc>
          <w:tcPr>
            <w:tcW w:w="0" w:type="auto"/>
            <w:vAlign w:val="center"/>
          </w:tcPr>
          <w:p w14:paraId="59E6B49F" w14:textId="77777777" w:rsidR="00DF453A" w:rsidRPr="00F777C0" w:rsidRDefault="00DF453A" w:rsidP="009C3398">
            <w:pPr>
              <w:pStyle w:val="TableCellCenter10pt"/>
              <w:keepNext w:val="0"/>
              <w:keepLines w:val="0"/>
            </w:pPr>
          </w:p>
        </w:tc>
        <w:tc>
          <w:tcPr>
            <w:tcW w:w="0" w:type="auto"/>
            <w:vAlign w:val="center"/>
          </w:tcPr>
          <w:p w14:paraId="02AC2BD4" w14:textId="77777777" w:rsidR="00DF453A" w:rsidRPr="00F777C0" w:rsidRDefault="00DF453A" w:rsidP="009C3398">
            <w:pPr>
              <w:pStyle w:val="TableCellCenter10pt"/>
              <w:keepNext w:val="0"/>
              <w:keepLines w:val="0"/>
            </w:pPr>
          </w:p>
        </w:tc>
        <w:tc>
          <w:tcPr>
            <w:tcW w:w="0" w:type="auto"/>
            <w:vMerge/>
          </w:tcPr>
          <w:p w14:paraId="221A255B" w14:textId="77777777" w:rsidR="00DF453A" w:rsidRPr="00F777C0" w:rsidRDefault="00DF453A" w:rsidP="009C3398"/>
        </w:tc>
      </w:tr>
      <w:tr w:rsidR="000121B5" w14:paraId="0D7C8EE0" w14:textId="77777777" w:rsidTr="00981DFF">
        <w:tc>
          <w:tcPr>
            <w:tcW w:w="0" w:type="auto"/>
            <w:gridSpan w:val="18"/>
          </w:tcPr>
          <w:p w14:paraId="0D8DA195" w14:textId="77777777" w:rsidR="00DF453A" w:rsidRPr="00F777C0" w:rsidRDefault="006B7357" w:rsidP="00B85A90">
            <w:pPr>
              <w:pStyle w:val="TableHeadingTextLeft10pt"/>
              <w:pageBreakBefore/>
            </w:pPr>
            <w:r w:rsidRPr="00F777C0">
              <w:lastRenderedPageBreak/>
              <w:t>Safety Procedures</w:t>
            </w:r>
          </w:p>
        </w:tc>
      </w:tr>
      <w:tr w:rsidR="000121B5" w14:paraId="3F09184B" w14:textId="77777777" w:rsidTr="00981DFF">
        <w:tc>
          <w:tcPr>
            <w:tcW w:w="0" w:type="auto"/>
            <w:vAlign w:val="center"/>
          </w:tcPr>
          <w:p w14:paraId="7E81CE42" w14:textId="77777777" w:rsidR="00DF453A" w:rsidRPr="00F777C0" w:rsidRDefault="006B7357" w:rsidP="009C3398">
            <w:pPr>
              <w:pStyle w:val="TableCellLeft10pt"/>
              <w:keepNext w:val="0"/>
              <w:keepLines w:val="0"/>
            </w:pPr>
            <w:r w:rsidRPr="00F777C0">
              <w:t>AE/SAE Review</w:t>
            </w:r>
          </w:p>
        </w:tc>
        <w:tc>
          <w:tcPr>
            <w:tcW w:w="0" w:type="auto"/>
            <w:vAlign w:val="center"/>
          </w:tcPr>
          <w:p w14:paraId="54D2C498" w14:textId="77777777" w:rsidR="00DF453A" w:rsidRPr="00F777C0" w:rsidRDefault="006B7357" w:rsidP="009C3398">
            <w:pPr>
              <w:pStyle w:val="TableCellCenter10pt"/>
              <w:keepNext w:val="0"/>
              <w:keepLines w:val="0"/>
            </w:pPr>
            <w:r w:rsidRPr="00F777C0">
              <w:t>X</w:t>
            </w:r>
          </w:p>
        </w:tc>
        <w:tc>
          <w:tcPr>
            <w:tcW w:w="0" w:type="auto"/>
            <w:vAlign w:val="center"/>
          </w:tcPr>
          <w:p w14:paraId="34CCD68F" w14:textId="77777777" w:rsidR="00DF453A" w:rsidRPr="00F777C0" w:rsidRDefault="006B7357" w:rsidP="009C3398">
            <w:pPr>
              <w:pStyle w:val="TableCellCenter10pt"/>
              <w:keepNext w:val="0"/>
              <w:keepLines w:val="0"/>
            </w:pPr>
            <w:r w:rsidRPr="00F777C0">
              <w:t>X</w:t>
            </w:r>
          </w:p>
        </w:tc>
        <w:tc>
          <w:tcPr>
            <w:tcW w:w="0" w:type="auto"/>
            <w:vAlign w:val="center"/>
          </w:tcPr>
          <w:p w14:paraId="314FEF89" w14:textId="77777777" w:rsidR="00DF453A" w:rsidRPr="00F777C0" w:rsidRDefault="006B7357" w:rsidP="009C3398">
            <w:pPr>
              <w:pStyle w:val="TableCellCenter10pt"/>
              <w:keepNext w:val="0"/>
              <w:keepLines w:val="0"/>
            </w:pPr>
            <w:r w:rsidRPr="00F777C0">
              <w:t>X</w:t>
            </w:r>
          </w:p>
        </w:tc>
        <w:tc>
          <w:tcPr>
            <w:tcW w:w="0" w:type="auto"/>
            <w:vAlign w:val="center"/>
          </w:tcPr>
          <w:p w14:paraId="62A52E76" w14:textId="77777777" w:rsidR="00DF453A" w:rsidRPr="00F777C0" w:rsidRDefault="006B7357" w:rsidP="009C3398">
            <w:pPr>
              <w:pStyle w:val="TableCellCenter10pt"/>
              <w:keepNext w:val="0"/>
              <w:keepLines w:val="0"/>
            </w:pPr>
            <w:r w:rsidRPr="00F777C0">
              <w:t>X</w:t>
            </w:r>
          </w:p>
        </w:tc>
        <w:tc>
          <w:tcPr>
            <w:tcW w:w="0" w:type="auto"/>
            <w:vAlign w:val="center"/>
          </w:tcPr>
          <w:p w14:paraId="75F460F2" w14:textId="77777777" w:rsidR="00DF453A" w:rsidRPr="00F777C0" w:rsidRDefault="006B7357" w:rsidP="009C3398">
            <w:pPr>
              <w:pStyle w:val="TableCellCenter10pt"/>
              <w:keepNext w:val="0"/>
              <w:keepLines w:val="0"/>
            </w:pPr>
            <w:r w:rsidRPr="00F777C0">
              <w:t>X</w:t>
            </w:r>
          </w:p>
        </w:tc>
        <w:tc>
          <w:tcPr>
            <w:tcW w:w="0" w:type="auto"/>
            <w:vAlign w:val="center"/>
          </w:tcPr>
          <w:p w14:paraId="3B381C53" w14:textId="77777777" w:rsidR="00DF453A" w:rsidRPr="00F777C0" w:rsidRDefault="006B7357" w:rsidP="009C3398">
            <w:pPr>
              <w:pStyle w:val="TableCellCenter10pt"/>
              <w:keepNext w:val="0"/>
              <w:keepLines w:val="0"/>
            </w:pPr>
            <w:r w:rsidRPr="00F777C0">
              <w:t>X</w:t>
            </w:r>
          </w:p>
        </w:tc>
        <w:tc>
          <w:tcPr>
            <w:tcW w:w="0" w:type="auto"/>
            <w:vAlign w:val="center"/>
          </w:tcPr>
          <w:p w14:paraId="72A37218" w14:textId="77777777" w:rsidR="00DF453A" w:rsidRPr="00F777C0" w:rsidRDefault="006B7357" w:rsidP="009C3398">
            <w:pPr>
              <w:pStyle w:val="TableCellCenter10pt"/>
              <w:keepNext w:val="0"/>
              <w:keepLines w:val="0"/>
            </w:pPr>
            <w:r w:rsidRPr="00F777C0">
              <w:t>X</w:t>
            </w:r>
          </w:p>
        </w:tc>
        <w:tc>
          <w:tcPr>
            <w:tcW w:w="0" w:type="auto"/>
            <w:vAlign w:val="center"/>
          </w:tcPr>
          <w:p w14:paraId="035CE9AD" w14:textId="77777777" w:rsidR="00DF453A" w:rsidRPr="00F777C0" w:rsidRDefault="006B7357" w:rsidP="009C3398">
            <w:pPr>
              <w:pStyle w:val="TableCellCenter10pt"/>
              <w:keepNext w:val="0"/>
              <w:keepLines w:val="0"/>
            </w:pPr>
            <w:r w:rsidRPr="00F777C0">
              <w:t>X</w:t>
            </w:r>
          </w:p>
        </w:tc>
        <w:tc>
          <w:tcPr>
            <w:tcW w:w="0" w:type="auto"/>
            <w:vAlign w:val="center"/>
          </w:tcPr>
          <w:p w14:paraId="1E7D3524" w14:textId="77777777" w:rsidR="00DF453A" w:rsidRPr="00F777C0" w:rsidRDefault="006B7357" w:rsidP="009C3398">
            <w:pPr>
              <w:pStyle w:val="TableCellCenter10pt"/>
              <w:keepNext w:val="0"/>
              <w:keepLines w:val="0"/>
            </w:pPr>
            <w:r w:rsidRPr="00F777C0">
              <w:t>X</w:t>
            </w:r>
          </w:p>
        </w:tc>
        <w:tc>
          <w:tcPr>
            <w:tcW w:w="0" w:type="auto"/>
            <w:vAlign w:val="center"/>
          </w:tcPr>
          <w:p w14:paraId="446C6EC2" w14:textId="77777777" w:rsidR="00DF453A" w:rsidRPr="00F777C0" w:rsidRDefault="006B7357" w:rsidP="009C3398">
            <w:pPr>
              <w:pStyle w:val="TableCellCenter10pt"/>
              <w:keepNext w:val="0"/>
              <w:keepLines w:val="0"/>
            </w:pPr>
            <w:r w:rsidRPr="00F777C0">
              <w:t>X</w:t>
            </w:r>
          </w:p>
        </w:tc>
        <w:tc>
          <w:tcPr>
            <w:tcW w:w="0" w:type="auto"/>
            <w:vAlign w:val="center"/>
          </w:tcPr>
          <w:p w14:paraId="0EE1E9A9" w14:textId="77777777" w:rsidR="00DF453A" w:rsidRPr="00F777C0" w:rsidRDefault="006B7357" w:rsidP="009C3398">
            <w:pPr>
              <w:pStyle w:val="TableCellCenter10pt"/>
              <w:keepNext w:val="0"/>
              <w:keepLines w:val="0"/>
            </w:pPr>
            <w:r w:rsidRPr="00F777C0">
              <w:t>X</w:t>
            </w:r>
          </w:p>
        </w:tc>
        <w:tc>
          <w:tcPr>
            <w:tcW w:w="0" w:type="auto"/>
            <w:vAlign w:val="center"/>
          </w:tcPr>
          <w:p w14:paraId="0BCDC26D" w14:textId="77777777" w:rsidR="00DF453A" w:rsidRPr="00F777C0" w:rsidRDefault="006B7357" w:rsidP="009C3398">
            <w:pPr>
              <w:pStyle w:val="TableCellCenter10pt"/>
              <w:keepNext w:val="0"/>
              <w:keepLines w:val="0"/>
            </w:pPr>
            <w:r w:rsidRPr="00F777C0">
              <w:t>X</w:t>
            </w:r>
          </w:p>
        </w:tc>
        <w:tc>
          <w:tcPr>
            <w:tcW w:w="0" w:type="auto"/>
            <w:vAlign w:val="center"/>
          </w:tcPr>
          <w:p w14:paraId="6FA894C1" w14:textId="77777777" w:rsidR="00DF453A" w:rsidRPr="00F777C0" w:rsidRDefault="006B7357" w:rsidP="009C3398">
            <w:pPr>
              <w:pStyle w:val="TableCellCenter10pt"/>
              <w:keepNext w:val="0"/>
              <w:keepLines w:val="0"/>
            </w:pPr>
            <w:r w:rsidRPr="00F777C0">
              <w:t>X</w:t>
            </w:r>
          </w:p>
        </w:tc>
        <w:tc>
          <w:tcPr>
            <w:tcW w:w="0" w:type="auto"/>
            <w:vAlign w:val="center"/>
          </w:tcPr>
          <w:p w14:paraId="315FA30E" w14:textId="77777777" w:rsidR="00DF453A" w:rsidRPr="00F777C0" w:rsidRDefault="006B7357" w:rsidP="009C3398">
            <w:pPr>
              <w:pStyle w:val="TableCellCenter10pt"/>
              <w:keepNext w:val="0"/>
              <w:keepLines w:val="0"/>
            </w:pPr>
            <w:r w:rsidRPr="00F777C0">
              <w:t>X</w:t>
            </w:r>
          </w:p>
        </w:tc>
        <w:tc>
          <w:tcPr>
            <w:tcW w:w="0" w:type="auto"/>
            <w:vAlign w:val="center"/>
          </w:tcPr>
          <w:p w14:paraId="3CFF1C23" w14:textId="77777777" w:rsidR="00DF453A" w:rsidRPr="00F777C0" w:rsidRDefault="006B7357" w:rsidP="009C3398">
            <w:pPr>
              <w:pStyle w:val="TableCellCenter10pt"/>
              <w:keepNext w:val="0"/>
              <w:keepLines w:val="0"/>
            </w:pPr>
            <w:r w:rsidRPr="00F777C0">
              <w:t>X</w:t>
            </w:r>
          </w:p>
        </w:tc>
        <w:tc>
          <w:tcPr>
            <w:tcW w:w="0" w:type="auto"/>
            <w:vAlign w:val="center"/>
          </w:tcPr>
          <w:p w14:paraId="21E75291" w14:textId="77777777" w:rsidR="00DF453A" w:rsidRPr="00F777C0" w:rsidRDefault="00DF453A" w:rsidP="009C3398">
            <w:pPr>
              <w:pStyle w:val="TableCellCenter10pt"/>
              <w:keepNext w:val="0"/>
              <w:keepLines w:val="0"/>
            </w:pPr>
          </w:p>
        </w:tc>
        <w:tc>
          <w:tcPr>
            <w:tcW w:w="0" w:type="auto"/>
          </w:tcPr>
          <w:p w14:paraId="42575513" w14:textId="77777777" w:rsidR="00DF453A" w:rsidRPr="00F777C0" w:rsidRDefault="006B7357" w:rsidP="009C3398">
            <w:pPr>
              <w:pStyle w:val="TableCellLeft10pt"/>
              <w:keepNext w:val="0"/>
              <w:keepLines w:val="0"/>
            </w:pPr>
            <w:r w:rsidRPr="00F777C0">
              <w:t xml:space="preserve">Report AEs occurring within 30 days after the last dose of study intervention. </w:t>
            </w:r>
          </w:p>
          <w:p w14:paraId="2B678FEC" w14:textId="77777777" w:rsidR="00DF453A" w:rsidRPr="00F777C0" w:rsidRDefault="006B7357" w:rsidP="009C3398">
            <w:pPr>
              <w:pStyle w:val="TableCellLeft10pt"/>
              <w:keepNext w:val="0"/>
              <w:keepLines w:val="0"/>
            </w:pPr>
            <w:r w:rsidRPr="00F777C0">
              <w:t>Report SAEs occurring within 90 days after the last dose of study intervention, or 30 days after the last dose of study intervention if a new anticancer therapy is initiated, whichever is first.</w:t>
            </w:r>
          </w:p>
        </w:tc>
      </w:tr>
      <w:tr w:rsidR="000121B5" w14:paraId="448D576B" w14:textId="77777777" w:rsidTr="00981DFF">
        <w:tc>
          <w:tcPr>
            <w:tcW w:w="0" w:type="auto"/>
            <w:vAlign w:val="center"/>
            <w:hideMark/>
          </w:tcPr>
          <w:p w14:paraId="5AF5BAA1" w14:textId="77777777" w:rsidR="00DF453A" w:rsidRPr="00F777C0" w:rsidRDefault="006B7357" w:rsidP="009C3398">
            <w:pPr>
              <w:pStyle w:val="TableCellLeft10pt"/>
              <w:keepNext w:val="0"/>
              <w:keepLines w:val="0"/>
            </w:pPr>
            <w:r w:rsidRPr="00F777C0">
              <w:t xml:space="preserve">Full Physical Examination </w:t>
            </w:r>
          </w:p>
        </w:tc>
        <w:tc>
          <w:tcPr>
            <w:tcW w:w="0" w:type="auto"/>
            <w:vAlign w:val="center"/>
          </w:tcPr>
          <w:p w14:paraId="200593F9" w14:textId="77777777" w:rsidR="00DF453A" w:rsidRPr="00F777C0" w:rsidRDefault="00DF453A" w:rsidP="009C3398">
            <w:pPr>
              <w:pStyle w:val="TableCellCenter10pt"/>
              <w:keepNext w:val="0"/>
              <w:keepLines w:val="0"/>
            </w:pPr>
          </w:p>
        </w:tc>
        <w:tc>
          <w:tcPr>
            <w:tcW w:w="0" w:type="auto"/>
            <w:vAlign w:val="center"/>
            <w:hideMark/>
          </w:tcPr>
          <w:p w14:paraId="110A7700" w14:textId="77777777" w:rsidR="00DF453A" w:rsidRPr="00F777C0" w:rsidRDefault="006B7357" w:rsidP="009C3398">
            <w:pPr>
              <w:pStyle w:val="TableCellCenter10pt"/>
              <w:keepNext w:val="0"/>
              <w:keepLines w:val="0"/>
            </w:pPr>
            <w:r w:rsidRPr="00F777C0">
              <w:t>X</w:t>
            </w:r>
          </w:p>
        </w:tc>
        <w:tc>
          <w:tcPr>
            <w:tcW w:w="0" w:type="auto"/>
            <w:vAlign w:val="center"/>
          </w:tcPr>
          <w:p w14:paraId="5983EFAC" w14:textId="77777777" w:rsidR="00DF453A" w:rsidRPr="00F777C0" w:rsidRDefault="00DF453A" w:rsidP="009C3398">
            <w:pPr>
              <w:pStyle w:val="TableCellCenter10pt"/>
              <w:keepNext w:val="0"/>
              <w:keepLines w:val="0"/>
            </w:pPr>
          </w:p>
        </w:tc>
        <w:tc>
          <w:tcPr>
            <w:tcW w:w="0" w:type="auto"/>
            <w:vAlign w:val="center"/>
          </w:tcPr>
          <w:p w14:paraId="358E8DED" w14:textId="77777777" w:rsidR="00DF453A" w:rsidRPr="00F777C0" w:rsidRDefault="00DF453A" w:rsidP="009C3398">
            <w:pPr>
              <w:pStyle w:val="TableCellCenter10pt"/>
              <w:keepNext w:val="0"/>
              <w:keepLines w:val="0"/>
            </w:pPr>
          </w:p>
        </w:tc>
        <w:tc>
          <w:tcPr>
            <w:tcW w:w="0" w:type="auto"/>
            <w:vAlign w:val="center"/>
          </w:tcPr>
          <w:p w14:paraId="38E77AEA" w14:textId="77777777" w:rsidR="00DF453A" w:rsidRPr="00F777C0" w:rsidRDefault="00DF453A" w:rsidP="009C3398">
            <w:pPr>
              <w:pStyle w:val="TableCellCenter10pt"/>
              <w:keepNext w:val="0"/>
              <w:keepLines w:val="0"/>
            </w:pPr>
          </w:p>
        </w:tc>
        <w:tc>
          <w:tcPr>
            <w:tcW w:w="0" w:type="auto"/>
            <w:vAlign w:val="center"/>
          </w:tcPr>
          <w:p w14:paraId="2363373B" w14:textId="77777777" w:rsidR="00DF453A" w:rsidRPr="00F777C0" w:rsidRDefault="00DF453A" w:rsidP="009C3398">
            <w:pPr>
              <w:pStyle w:val="TableCellCenter10pt"/>
              <w:keepNext w:val="0"/>
              <w:keepLines w:val="0"/>
            </w:pPr>
          </w:p>
        </w:tc>
        <w:tc>
          <w:tcPr>
            <w:tcW w:w="0" w:type="auto"/>
            <w:vAlign w:val="center"/>
          </w:tcPr>
          <w:p w14:paraId="304A8C34" w14:textId="77777777" w:rsidR="00DF453A" w:rsidRPr="00F777C0" w:rsidRDefault="00DF453A" w:rsidP="009C3398">
            <w:pPr>
              <w:pStyle w:val="TableCellCenter10pt"/>
              <w:keepNext w:val="0"/>
              <w:keepLines w:val="0"/>
            </w:pPr>
          </w:p>
        </w:tc>
        <w:tc>
          <w:tcPr>
            <w:tcW w:w="0" w:type="auto"/>
            <w:vAlign w:val="center"/>
          </w:tcPr>
          <w:p w14:paraId="36F18274" w14:textId="77777777" w:rsidR="00DF453A" w:rsidRPr="00F777C0" w:rsidRDefault="00DF453A" w:rsidP="009C3398">
            <w:pPr>
              <w:pStyle w:val="TableCellCenter10pt"/>
              <w:keepNext w:val="0"/>
              <w:keepLines w:val="0"/>
            </w:pPr>
          </w:p>
        </w:tc>
        <w:tc>
          <w:tcPr>
            <w:tcW w:w="0" w:type="auto"/>
            <w:vAlign w:val="center"/>
          </w:tcPr>
          <w:p w14:paraId="6A2674A1" w14:textId="77777777" w:rsidR="00DF453A" w:rsidRPr="00F777C0" w:rsidRDefault="00DF453A" w:rsidP="009C3398">
            <w:pPr>
              <w:pStyle w:val="TableCellCenter10pt"/>
              <w:keepNext w:val="0"/>
              <w:keepLines w:val="0"/>
            </w:pPr>
          </w:p>
        </w:tc>
        <w:tc>
          <w:tcPr>
            <w:tcW w:w="0" w:type="auto"/>
            <w:vAlign w:val="center"/>
          </w:tcPr>
          <w:p w14:paraId="6055322F" w14:textId="77777777" w:rsidR="00DF453A" w:rsidRPr="00F777C0" w:rsidRDefault="00DF453A" w:rsidP="009C3398">
            <w:pPr>
              <w:pStyle w:val="TableCellCenter10pt"/>
              <w:keepNext w:val="0"/>
              <w:keepLines w:val="0"/>
            </w:pPr>
          </w:p>
        </w:tc>
        <w:tc>
          <w:tcPr>
            <w:tcW w:w="0" w:type="auto"/>
            <w:vAlign w:val="center"/>
          </w:tcPr>
          <w:p w14:paraId="3F730BEB" w14:textId="77777777" w:rsidR="00DF453A" w:rsidRPr="00F777C0" w:rsidRDefault="00DF453A" w:rsidP="009C3398">
            <w:pPr>
              <w:pStyle w:val="TableCellCenter10pt"/>
              <w:keepNext w:val="0"/>
              <w:keepLines w:val="0"/>
            </w:pPr>
          </w:p>
        </w:tc>
        <w:tc>
          <w:tcPr>
            <w:tcW w:w="0" w:type="auto"/>
            <w:vAlign w:val="center"/>
          </w:tcPr>
          <w:p w14:paraId="3B9CFDDA" w14:textId="77777777" w:rsidR="00DF453A" w:rsidRPr="00F777C0" w:rsidRDefault="00DF453A" w:rsidP="009C3398">
            <w:pPr>
              <w:pStyle w:val="TableCellCenter10pt"/>
              <w:keepNext w:val="0"/>
              <w:keepLines w:val="0"/>
            </w:pPr>
          </w:p>
        </w:tc>
        <w:tc>
          <w:tcPr>
            <w:tcW w:w="0" w:type="auto"/>
            <w:vAlign w:val="center"/>
          </w:tcPr>
          <w:p w14:paraId="10C378FA" w14:textId="77777777" w:rsidR="00DF453A" w:rsidRPr="00F777C0" w:rsidRDefault="006B7357" w:rsidP="009C3398">
            <w:pPr>
              <w:pStyle w:val="TableCellCenter10pt"/>
              <w:keepNext w:val="0"/>
              <w:keepLines w:val="0"/>
            </w:pPr>
            <w:r w:rsidRPr="00F777C0">
              <w:t>X</w:t>
            </w:r>
          </w:p>
        </w:tc>
        <w:tc>
          <w:tcPr>
            <w:tcW w:w="0" w:type="auto"/>
            <w:vAlign w:val="center"/>
          </w:tcPr>
          <w:p w14:paraId="3604CE10" w14:textId="77777777" w:rsidR="00DF453A" w:rsidRPr="00F777C0" w:rsidRDefault="00DF453A" w:rsidP="009C3398">
            <w:pPr>
              <w:pStyle w:val="TableCellCenter10pt"/>
              <w:keepNext w:val="0"/>
              <w:keepLines w:val="0"/>
            </w:pPr>
          </w:p>
        </w:tc>
        <w:tc>
          <w:tcPr>
            <w:tcW w:w="0" w:type="auto"/>
            <w:vAlign w:val="center"/>
          </w:tcPr>
          <w:p w14:paraId="7161FAF9" w14:textId="77777777" w:rsidR="00DF453A" w:rsidRPr="00F777C0" w:rsidRDefault="00DF453A" w:rsidP="009C3398">
            <w:pPr>
              <w:pStyle w:val="TableCellCenter10pt"/>
              <w:keepNext w:val="0"/>
              <w:keepLines w:val="0"/>
            </w:pPr>
          </w:p>
        </w:tc>
        <w:tc>
          <w:tcPr>
            <w:tcW w:w="0" w:type="auto"/>
            <w:vAlign w:val="center"/>
          </w:tcPr>
          <w:p w14:paraId="56E62761" w14:textId="77777777" w:rsidR="00DF453A" w:rsidRPr="00F777C0" w:rsidRDefault="00DF453A" w:rsidP="009C3398">
            <w:pPr>
              <w:pStyle w:val="TableCellCenter10pt"/>
              <w:keepNext w:val="0"/>
              <w:keepLines w:val="0"/>
            </w:pPr>
          </w:p>
        </w:tc>
        <w:tc>
          <w:tcPr>
            <w:tcW w:w="0" w:type="auto"/>
          </w:tcPr>
          <w:p w14:paraId="56819711" w14:textId="77777777" w:rsidR="00DF453A" w:rsidRPr="00F777C0" w:rsidRDefault="00DF453A" w:rsidP="009C3398">
            <w:pPr>
              <w:pStyle w:val="TableCellLeft10pt"/>
              <w:keepNext w:val="0"/>
              <w:keepLines w:val="0"/>
            </w:pPr>
          </w:p>
        </w:tc>
      </w:tr>
      <w:tr w:rsidR="000121B5" w14:paraId="00B52F05" w14:textId="77777777" w:rsidTr="00981DFF">
        <w:trPr>
          <w:trHeight w:val="282"/>
        </w:trPr>
        <w:tc>
          <w:tcPr>
            <w:tcW w:w="0" w:type="auto"/>
            <w:vAlign w:val="center"/>
            <w:hideMark/>
          </w:tcPr>
          <w:p w14:paraId="7D5F8174" w14:textId="77777777" w:rsidR="00DF453A" w:rsidRPr="00F777C0" w:rsidRDefault="006B7357" w:rsidP="009C3398">
            <w:pPr>
              <w:pStyle w:val="TableCellLeft10pt"/>
              <w:keepNext w:val="0"/>
              <w:keepLines w:val="0"/>
            </w:pPr>
            <w:r w:rsidRPr="00F777C0">
              <w:t>Height</w:t>
            </w:r>
          </w:p>
        </w:tc>
        <w:tc>
          <w:tcPr>
            <w:tcW w:w="0" w:type="auto"/>
            <w:vAlign w:val="center"/>
          </w:tcPr>
          <w:p w14:paraId="53F63A52" w14:textId="77777777" w:rsidR="00DF453A" w:rsidRPr="00F777C0" w:rsidRDefault="00DF453A" w:rsidP="009C3398">
            <w:pPr>
              <w:pStyle w:val="TableCellCenter10pt"/>
              <w:keepNext w:val="0"/>
              <w:keepLines w:val="0"/>
            </w:pPr>
          </w:p>
        </w:tc>
        <w:tc>
          <w:tcPr>
            <w:tcW w:w="0" w:type="auto"/>
            <w:vAlign w:val="center"/>
          </w:tcPr>
          <w:p w14:paraId="28284D4F" w14:textId="77777777" w:rsidR="00DF453A" w:rsidRPr="00F777C0" w:rsidRDefault="006B7357" w:rsidP="009C3398">
            <w:pPr>
              <w:pStyle w:val="TableCellCenter10pt"/>
              <w:keepNext w:val="0"/>
              <w:keepLines w:val="0"/>
            </w:pPr>
            <w:r w:rsidRPr="00F777C0">
              <w:t>X</w:t>
            </w:r>
          </w:p>
        </w:tc>
        <w:tc>
          <w:tcPr>
            <w:tcW w:w="0" w:type="auto"/>
            <w:vAlign w:val="center"/>
          </w:tcPr>
          <w:p w14:paraId="2D2A8A4B" w14:textId="77777777" w:rsidR="00DF453A" w:rsidRPr="00F777C0" w:rsidRDefault="00DF453A" w:rsidP="009C3398">
            <w:pPr>
              <w:pStyle w:val="TableCellCenter10pt"/>
              <w:keepNext w:val="0"/>
              <w:keepLines w:val="0"/>
            </w:pPr>
          </w:p>
        </w:tc>
        <w:tc>
          <w:tcPr>
            <w:tcW w:w="0" w:type="auto"/>
            <w:vAlign w:val="center"/>
          </w:tcPr>
          <w:p w14:paraId="54083ABC" w14:textId="77777777" w:rsidR="00DF453A" w:rsidRPr="00F777C0" w:rsidRDefault="00DF453A" w:rsidP="009C3398">
            <w:pPr>
              <w:pStyle w:val="TableCellCenter10pt"/>
              <w:keepNext w:val="0"/>
              <w:keepLines w:val="0"/>
            </w:pPr>
          </w:p>
        </w:tc>
        <w:tc>
          <w:tcPr>
            <w:tcW w:w="0" w:type="auto"/>
            <w:vAlign w:val="center"/>
          </w:tcPr>
          <w:p w14:paraId="5AC20FD1" w14:textId="77777777" w:rsidR="00DF453A" w:rsidRPr="00F777C0" w:rsidRDefault="00DF453A" w:rsidP="009C3398">
            <w:pPr>
              <w:pStyle w:val="TableCellCenter10pt"/>
              <w:keepNext w:val="0"/>
              <w:keepLines w:val="0"/>
            </w:pPr>
          </w:p>
        </w:tc>
        <w:tc>
          <w:tcPr>
            <w:tcW w:w="0" w:type="auto"/>
            <w:vAlign w:val="center"/>
          </w:tcPr>
          <w:p w14:paraId="61E5B6BD" w14:textId="77777777" w:rsidR="00DF453A" w:rsidRPr="00F777C0" w:rsidRDefault="00DF453A" w:rsidP="009C3398">
            <w:pPr>
              <w:pStyle w:val="TableCellCenter10pt"/>
              <w:keepNext w:val="0"/>
              <w:keepLines w:val="0"/>
            </w:pPr>
          </w:p>
        </w:tc>
        <w:tc>
          <w:tcPr>
            <w:tcW w:w="0" w:type="auto"/>
            <w:vAlign w:val="center"/>
          </w:tcPr>
          <w:p w14:paraId="44A06D7E" w14:textId="77777777" w:rsidR="00DF453A" w:rsidRPr="00F777C0" w:rsidRDefault="00DF453A" w:rsidP="009C3398">
            <w:pPr>
              <w:pStyle w:val="TableCellCenter10pt"/>
              <w:keepNext w:val="0"/>
              <w:keepLines w:val="0"/>
            </w:pPr>
          </w:p>
        </w:tc>
        <w:tc>
          <w:tcPr>
            <w:tcW w:w="0" w:type="auto"/>
            <w:vAlign w:val="center"/>
          </w:tcPr>
          <w:p w14:paraId="599545C7" w14:textId="77777777" w:rsidR="00DF453A" w:rsidRPr="00F777C0" w:rsidRDefault="00DF453A" w:rsidP="009C3398">
            <w:pPr>
              <w:pStyle w:val="TableCellCenter10pt"/>
              <w:keepNext w:val="0"/>
              <w:keepLines w:val="0"/>
            </w:pPr>
          </w:p>
        </w:tc>
        <w:tc>
          <w:tcPr>
            <w:tcW w:w="0" w:type="auto"/>
            <w:vAlign w:val="center"/>
          </w:tcPr>
          <w:p w14:paraId="4EA2B650" w14:textId="77777777" w:rsidR="00DF453A" w:rsidRPr="00F777C0" w:rsidRDefault="00DF453A" w:rsidP="009C3398">
            <w:pPr>
              <w:pStyle w:val="TableCellCenter10pt"/>
              <w:keepNext w:val="0"/>
              <w:keepLines w:val="0"/>
            </w:pPr>
          </w:p>
        </w:tc>
        <w:tc>
          <w:tcPr>
            <w:tcW w:w="0" w:type="auto"/>
            <w:vAlign w:val="center"/>
          </w:tcPr>
          <w:p w14:paraId="5338FECB" w14:textId="77777777" w:rsidR="00DF453A" w:rsidRPr="00F777C0" w:rsidRDefault="00DF453A" w:rsidP="009C3398">
            <w:pPr>
              <w:pStyle w:val="TableCellCenter10pt"/>
              <w:keepNext w:val="0"/>
              <w:keepLines w:val="0"/>
            </w:pPr>
          </w:p>
        </w:tc>
        <w:tc>
          <w:tcPr>
            <w:tcW w:w="0" w:type="auto"/>
            <w:vAlign w:val="center"/>
          </w:tcPr>
          <w:p w14:paraId="4C938285" w14:textId="77777777" w:rsidR="00DF453A" w:rsidRPr="00F777C0" w:rsidRDefault="00DF453A" w:rsidP="009C3398">
            <w:pPr>
              <w:pStyle w:val="TableCellCenter10pt"/>
              <w:keepNext w:val="0"/>
              <w:keepLines w:val="0"/>
            </w:pPr>
          </w:p>
        </w:tc>
        <w:tc>
          <w:tcPr>
            <w:tcW w:w="0" w:type="auto"/>
            <w:vAlign w:val="center"/>
          </w:tcPr>
          <w:p w14:paraId="5202FAD0" w14:textId="77777777" w:rsidR="00DF453A" w:rsidRPr="00F777C0" w:rsidRDefault="00DF453A" w:rsidP="009C3398">
            <w:pPr>
              <w:pStyle w:val="TableCellCenter10pt"/>
              <w:keepNext w:val="0"/>
              <w:keepLines w:val="0"/>
            </w:pPr>
          </w:p>
        </w:tc>
        <w:tc>
          <w:tcPr>
            <w:tcW w:w="0" w:type="auto"/>
            <w:vAlign w:val="center"/>
          </w:tcPr>
          <w:p w14:paraId="575CD6E0" w14:textId="77777777" w:rsidR="00DF453A" w:rsidRPr="00F777C0" w:rsidRDefault="00DF453A" w:rsidP="009C3398">
            <w:pPr>
              <w:pStyle w:val="TableCellCenter10pt"/>
              <w:keepNext w:val="0"/>
              <w:keepLines w:val="0"/>
            </w:pPr>
          </w:p>
        </w:tc>
        <w:tc>
          <w:tcPr>
            <w:tcW w:w="0" w:type="auto"/>
            <w:vAlign w:val="center"/>
          </w:tcPr>
          <w:p w14:paraId="1FAC3CFF" w14:textId="77777777" w:rsidR="00DF453A" w:rsidRPr="00F777C0" w:rsidRDefault="00DF453A" w:rsidP="009C3398">
            <w:pPr>
              <w:pStyle w:val="TableCellCenter10pt"/>
              <w:keepNext w:val="0"/>
              <w:keepLines w:val="0"/>
            </w:pPr>
          </w:p>
        </w:tc>
        <w:tc>
          <w:tcPr>
            <w:tcW w:w="0" w:type="auto"/>
            <w:vAlign w:val="center"/>
          </w:tcPr>
          <w:p w14:paraId="2DACD283" w14:textId="77777777" w:rsidR="00DF453A" w:rsidRPr="00F777C0" w:rsidRDefault="00DF453A" w:rsidP="009C3398">
            <w:pPr>
              <w:pStyle w:val="TableCellCenter10pt"/>
              <w:keepNext w:val="0"/>
              <w:keepLines w:val="0"/>
            </w:pPr>
          </w:p>
        </w:tc>
        <w:tc>
          <w:tcPr>
            <w:tcW w:w="0" w:type="auto"/>
            <w:vAlign w:val="center"/>
          </w:tcPr>
          <w:p w14:paraId="5A14B731" w14:textId="77777777" w:rsidR="00DF453A" w:rsidRPr="00F777C0" w:rsidRDefault="00DF453A" w:rsidP="009C3398">
            <w:pPr>
              <w:pStyle w:val="TableCellCenter10pt"/>
              <w:keepNext w:val="0"/>
              <w:keepLines w:val="0"/>
            </w:pPr>
          </w:p>
        </w:tc>
        <w:tc>
          <w:tcPr>
            <w:tcW w:w="0" w:type="auto"/>
          </w:tcPr>
          <w:p w14:paraId="67C4B734" w14:textId="77777777" w:rsidR="00DF453A" w:rsidRPr="00F777C0" w:rsidRDefault="00DF453A" w:rsidP="009C3398">
            <w:pPr>
              <w:pStyle w:val="TableCellLeft10pt"/>
              <w:keepNext w:val="0"/>
              <w:keepLines w:val="0"/>
            </w:pPr>
          </w:p>
        </w:tc>
      </w:tr>
      <w:tr w:rsidR="000121B5" w14:paraId="134E8BB8" w14:textId="77777777" w:rsidTr="00981DFF">
        <w:tc>
          <w:tcPr>
            <w:tcW w:w="0" w:type="auto"/>
            <w:vAlign w:val="center"/>
            <w:hideMark/>
          </w:tcPr>
          <w:p w14:paraId="41D98039" w14:textId="77777777" w:rsidR="00DF453A" w:rsidRPr="00F777C0" w:rsidRDefault="006B7357" w:rsidP="009C3398">
            <w:pPr>
              <w:pStyle w:val="TableCellLeft10pt"/>
              <w:keepNext w:val="0"/>
              <w:keepLines w:val="0"/>
            </w:pPr>
            <w:r w:rsidRPr="00F777C0">
              <w:lastRenderedPageBreak/>
              <w:t>Directed Physical Examination</w:t>
            </w:r>
          </w:p>
        </w:tc>
        <w:tc>
          <w:tcPr>
            <w:tcW w:w="0" w:type="auto"/>
            <w:vAlign w:val="center"/>
          </w:tcPr>
          <w:p w14:paraId="5018E765" w14:textId="77777777" w:rsidR="00DF453A" w:rsidRPr="00F777C0" w:rsidRDefault="00DF453A" w:rsidP="009C3398">
            <w:pPr>
              <w:pStyle w:val="TableCellCenter10pt"/>
              <w:keepNext w:val="0"/>
              <w:keepLines w:val="0"/>
            </w:pPr>
          </w:p>
        </w:tc>
        <w:tc>
          <w:tcPr>
            <w:tcW w:w="0" w:type="auto"/>
            <w:vAlign w:val="center"/>
          </w:tcPr>
          <w:p w14:paraId="6671E714" w14:textId="77777777" w:rsidR="00DF453A" w:rsidRPr="00F777C0" w:rsidRDefault="00DF453A" w:rsidP="009C3398">
            <w:pPr>
              <w:pStyle w:val="TableCellCenter10pt"/>
              <w:keepNext w:val="0"/>
              <w:keepLines w:val="0"/>
            </w:pPr>
          </w:p>
        </w:tc>
        <w:tc>
          <w:tcPr>
            <w:tcW w:w="0" w:type="auto"/>
            <w:vAlign w:val="center"/>
          </w:tcPr>
          <w:p w14:paraId="3ABADEDB" w14:textId="77777777" w:rsidR="00DF453A" w:rsidRPr="00F777C0" w:rsidRDefault="006B7357" w:rsidP="009C3398">
            <w:pPr>
              <w:pStyle w:val="TableCellCenter10pt"/>
              <w:keepNext w:val="0"/>
              <w:keepLines w:val="0"/>
            </w:pPr>
            <w:r w:rsidRPr="00F777C0">
              <w:t>X</w:t>
            </w:r>
          </w:p>
        </w:tc>
        <w:tc>
          <w:tcPr>
            <w:tcW w:w="0" w:type="auto"/>
            <w:vAlign w:val="center"/>
          </w:tcPr>
          <w:p w14:paraId="2E044350" w14:textId="77777777" w:rsidR="00DF453A" w:rsidRPr="00F777C0" w:rsidRDefault="00DF453A" w:rsidP="009C3398">
            <w:pPr>
              <w:pStyle w:val="TableCellCenter10pt"/>
              <w:keepNext w:val="0"/>
              <w:keepLines w:val="0"/>
            </w:pPr>
          </w:p>
        </w:tc>
        <w:tc>
          <w:tcPr>
            <w:tcW w:w="0" w:type="auto"/>
            <w:vAlign w:val="center"/>
          </w:tcPr>
          <w:p w14:paraId="74972009" w14:textId="77777777" w:rsidR="00DF453A" w:rsidRPr="00F777C0" w:rsidRDefault="006B7357" w:rsidP="009C3398">
            <w:pPr>
              <w:pStyle w:val="TableCellCenter10pt"/>
              <w:keepNext w:val="0"/>
              <w:keepLines w:val="0"/>
            </w:pPr>
            <w:r w:rsidRPr="00F777C0">
              <w:t>X</w:t>
            </w:r>
          </w:p>
        </w:tc>
        <w:tc>
          <w:tcPr>
            <w:tcW w:w="0" w:type="auto"/>
            <w:vAlign w:val="center"/>
          </w:tcPr>
          <w:p w14:paraId="64B50083" w14:textId="77777777" w:rsidR="00DF453A" w:rsidRPr="00F777C0" w:rsidRDefault="006B7357" w:rsidP="009C3398">
            <w:pPr>
              <w:pStyle w:val="TableCellCenter10pt"/>
              <w:keepNext w:val="0"/>
              <w:keepLines w:val="0"/>
            </w:pPr>
            <w:r w:rsidRPr="00F777C0">
              <w:t>X</w:t>
            </w:r>
          </w:p>
        </w:tc>
        <w:tc>
          <w:tcPr>
            <w:tcW w:w="0" w:type="auto"/>
            <w:vAlign w:val="center"/>
          </w:tcPr>
          <w:p w14:paraId="0EE19C8D" w14:textId="77777777" w:rsidR="00DF453A" w:rsidRPr="00F777C0" w:rsidRDefault="006B7357" w:rsidP="009C3398">
            <w:pPr>
              <w:pStyle w:val="TableCellCenter10pt"/>
              <w:keepNext w:val="0"/>
              <w:keepLines w:val="0"/>
            </w:pPr>
            <w:r w:rsidRPr="00F777C0">
              <w:t>X</w:t>
            </w:r>
          </w:p>
        </w:tc>
        <w:tc>
          <w:tcPr>
            <w:tcW w:w="0" w:type="auto"/>
            <w:vAlign w:val="center"/>
          </w:tcPr>
          <w:p w14:paraId="003F837A" w14:textId="77777777" w:rsidR="00DF453A" w:rsidRPr="00F777C0" w:rsidRDefault="006B7357" w:rsidP="009C3398">
            <w:pPr>
              <w:pStyle w:val="TableCellCenter10pt"/>
              <w:keepNext w:val="0"/>
              <w:keepLines w:val="0"/>
            </w:pPr>
            <w:r w:rsidRPr="00F777C0">
              <w:t>X</w:t>
            </w:r>
          </w:p>
        </w:tc>
        <w:tc>
          <w:tcPr>
            <w:tcW w:w="0" w:type="auto"/>
            <w:vAlign w:val="center"/>
          </w:tcPr>
          <w:p w14:paraId="1FA37FEB" w14:textId="77777777" w:rsidR="00DF453A" w:rsidRPr="00F777C0" w:rsidRDefault="006B7357" w:rsidP="009C3398">
            <w:pPr>
              <w:pStyle w:val="TableCellCenter10pt"/>
              <w:keepNext w:val="0"/>
              <w:keepLines w:val="0"/>
            </w:pPr>
            <w:r w:rsidRPr="00F777C0">
              <w:t>X</w:t>
            </w:r>
          </w:p>
        </w:tc>
        <w:tc>
          <w:tcPr>
            <w:tcW w:w="0" w:type="auto"/>
            <w:vAlign w:val="center"/>
          </w:tcPr>
          <w:p w14:paraId="5E6F0E5F" w14:textId="77777777" w:rsidR="00DF453A" w:rsidRPr="00F777C0" w:rsidRDefault="006B7357" w:rsidP="009C3398">
            <w:pPr>
              <w:pStyle w:val="TableCellCenter10pt"/>
              <w:keepNext w:val="0"/>
              <w:keepLines w:val="0"/>
            </w:pPr>
            <w:r w:rsidRPr="00F777C0">
              <w:t>X</w:t>
            </w:r>
          </w:p>
        </w:tc>
        <w:tc>
          <w:tcPr>
            <w:tcW w:w="0" w:type="auto"/>
            <w:vAlign w:val="center"/>
          </w:tcPr>
          <w:p w14:paraId="65873CFC" w14:textId="77777777" w:rsidR="00DF453A" w:rsidRPr="00F777C0" w:rsidRDefault="006B7357" w:rsidP="009C3398">
            <w:pPr>
              <w:pStyle w:val="TableCellCenter10pt"/>
              <w:keepNext w:val="0"/>
              <w:keepLines w:val="0"/>
            </w:pPr>
            <w:r w:rsidRPr="00F777C0">
              <w:t>X</w:t>
            </w:r>
          </w:p>
        </w:tc>
        <w:tc>
          <w:tcPr>
            <w:tcW w:w="0" w:type="auto"/>
            <w:vAlign w:val="center"/>
          </w:tcPr>
          <w:p w14:paraId="103B6DA9" w14:textId="77777777" w:rsidR="00DF453A" w:rsidRPr="00F777C0" w:rsidRDefault="006B7357" w:rsidP="009C3398">
            <w:pPr>
              <w:pStyle w:val="TableCellCenter10pt"/>
              <w:keepNext w:val="0"/>
              <w:keepLines w:val="0"/>
            </w:pPr>
            <w:r w:rsidRPr="00F777C0">
              <w:t>X</w:t>
            </w:r>
          </w:p>
        </w:tc>
        <w:tc>
          <w:tcPr>
            <w:tcW w:w="0" w:type="auto"/>
            <w:vAlign w:val="center"/>
          </w:tcPr>
          <w:p w14:paraId="52EAA544" w14:textId="77777777" w:rsidR="00DF453A" w:rsidRPr="00F777C0" w:rsidRDefault="00DF453A" w:rsidP="009C3398">
            <w:pPr>
              <w:pStyle w:val="TableCellCenter10pt"/>
              <w:keepNext w:val="0"/>
              <w:keepLines w:val="0"/>
            </w:pPr>
          </w:p>
        </w:tc>
        <w:tc>
          <w:tcPr>
            <w:tcW w:w="0" w:type="auto"/>
            <w:vAlign w:val="center"/>
          </w:tcPr>
          <w:p w14:paraId="0ED2F660" w14:textId="77777777" w:rsidR="00DF453A" w:rsidRPr="00F777C0" w:rsidRDefault="006B7357" w:rsidP="009C3398">
            <w:pPr>
              <w:pStyle w:val="TableCellCenter10pt"/>
              <w:keepNext w:val="0"/>
              <w:keepLines w:val="0"/>
            </w:pPr>
            <w:r w:rsidRPr="00F777C0">
              <w:t>X</w:t>
            </w:r>
          </w:p>
        </w:tc>
        <w:tc>
          <w:tcPr>
            <w:tcW w:w="0" w:type="auto"/>
            <w:vAlign w:val="center"/>
          </w:tcPr>
          <w:p w14:paraId="4E427E17" w14:textId="77777777" w:rsidR="00DF453A" w:rsidRPr="00F777C0" w:rsidRDefault="00DF453A" w:rsidP="009C3398">
            <w:pPr>
              <w:pStyle w:val="TableCellCenter10pt"/>
              <w:keepNext w:val="0"/>
              <w:keepLines w:val="0"/>
            </w:pPr>
          </w:p>
        </w:tc>
        <w:tc>
          <w:tcPr>
            <w:tcW w:w="0" w:type="auto"/>
            <w:vAlign w:val="center"/>
          </w:tcPr>
          <w:p w14:paraId="67EC218D" w14:textId="77777777" w:rsidR="00DF453A" w:rsidRPr="00F777C0" w:rsidRDefault="00DF453A" w:rsidP="009C3398">
            <w:pPr>
              <w:pStyle w:val="TableCellCenter10pt"/>
              <w:keepNext w:val="0"/>
              <w:keepLines w:val="0"/>
            </w:pPr>
          </w:p>
        </w:tc>
        <w:tc>
          <w:tcPr>
            <w:tcW w:w="0" w:type="auto"/>
          </w:tcPr>
          <w:p w14:paraId="68D01F52" w14:textId="77777777" w:rsidR="00DF453A" w:rsidRPr="00F777C0" w:rsidRDefault="00DF453A" w:rsidP="009C3398">
            <w:pPr>
              <w:pStyle w:val="TableCellLeft10pt"/>
              <w:keepNext w:val="0"/>
              <w:keepLines w:val="0"/>
            </w:pPr>
          </w:p>
        </w:tc>
      </w:tr>
      <w:tr w:rsidR="000121B5" w14:paraId="478B59EA" w14:textId="77777777" w:rsidTr="00981DFF">
        <w:tc>
          <w:tcPr>
            <w:tcW w:w="0" w:type="auto"/>
            <w:vAlign w:val="center"/>
          </w:tcPr>
          <w:p w14:paraId="4752E025" w14:textId="77777777" w:rsidR="00DF453A" w:rsidRPr="00F777C0" w:rsidRDefault="006B7357" w:rsidP="00B85A90">
            <w:pPr>
              <w:pStyle w:val="TableCellLeft10pt"/>
              <w:keepLines w:val="0"/>
            </w:pPr>
            <w:r w:rsidRPr="00F777C0">
              <w:t>Contact</w:t>
            </w:r>
          </w:p>
        </w:tc>
        <w:tc>
          <w:tcPr>
            <w:tcW w:w="0" w:type="auto"/>
            <w:vAlign w:val="center"/>
          </w:tcPr>
          <w:p w14:paraId="516DBE29" w14:textId="77777777" w:rsidR="00DF453A" w:rsidRPr="00F777C0" w:rsidRDefault="00DF453A" w:rsidP="009C3398">
            <w:pPr>
              <w:pStyle w:val="TableCellCenter10pt"/>
              <w:keepNext w:val="0"/>
              <w:keepLines w:val="0"/>
            </w:pPr>
          </w:p>
        </w:tc>
        <w:tc>
          <w:tcPr>
            <w:tcW w:w="0" w:type="auto"/>
            <w:vAlign w:val="center"/>
          </w:tcPr>
          <w:p w14:paraId="7A25191C" w14:textId="77777777" w:rsidR="00DF453A" w:rsidRPr="00F777C0" w:rsidRDefault="00DF453A" w:rsidP="009C3398">
            <w:pPr>
              <w:pStyle w:val="TableCellCenter10pt"/>
              <w:keepNext w:val="0"/>
              <w:keepLines w:val="0"/>
            </w:pPr>
          </w:p>
        </w:tc>
        <w:tc>
          <w:tcPr>
            <w:tcW w:w="0" w:type="auto"/>
            <w:vAlign w:val="center"/>
          </w:tcPr>
          <w:p w14:paraId="7C414ECA" w14:textId="77777777" w:rsidR="00DF453A" w:rsidRPr="00F777C0" w:rsidRDefault="00DF453A" w:rsidP="009C3398">
            <w:pPr>
              <w:pStyle w:val="TableCellCenter10pt"/>
              <w:keepNext w:val="0"/>
              <w:keepLines w:val="0"/>
            </w:pPr>
          </w:p>
        </w:tc>
        <w:tc>
          <w:tcPr>
            <w:tcW w:w="0" w:type="auto"/>
            <w:vAlign w:val="center"/>
          </w:tcPr>
          <w:p w14:paraId="707892E4" w14:textId="77777777" w:rsidR="00DF453A" w:rsidRPr="00F777C0" w:rsidRDefault="006B7357" w:rsidP="009C3398">
            <w:pPr>
              <w:pStyle w:val="TableCellCenter10pt"/>
              <w:keepNext w:val="0"/>
              <w:keepLines w:val="0"/>
            </w:pPr>
            <w:r w:rsidRPr="00F777C0">
              <w:t>X</w:t>
            </w:r>
          </w:p>
        </w:tc>
        <w:tc>
          <w:tcPr>
            <w:tcW w:w="0" w:type="auto"/>
            <w:vAlign w:val="center"/>
          </w:tcPr>
          <w:p w14:paraId="5CA82A3D" w14:textId="77777777" w:rsidR="00DF453A" w:rsidRPr="00F777C0" w:rsidRDefault="00DF453A" w:rsidP="009C3398">
            <w:pPr>
              <w:pStyle w:val="TableCellCenter10pt"/>
              <w:keepNext w:val="0"/>
              <w:keepLines w:val="0"/>
            </w:pPr>
          </w:p>
        </w:tc>
        <w:tc>
          <w:tcPr>
            <w:tcW w:w="0" w:type="auto"/>
            <w:vAlign w:val="center"/>
          </w:tcPr>
          <w:p w14:paraId="3A695847" w14:textId="77777777" w:rsidR="00DF453A" w:rsidRPr="00F777C0" w:rsidRDefault="00DF453A" w:rsidP="009C3398">
            <w:pPr>
              <w:pStyle w:val="TableCellCenter10pt"/>
              <w:keepNext w:val="0"/>
              <w:keepLines w:val="0"/>
            </w:pPr>
          </w:p>
        </w:tc>
        <w:tc>
          <w:tcPr>
            <w:tcW w:w="0" w:type="auto"/>
            <w:vAlign w:val="center"/>
          </w:tcPr>
          <w:p w14:paraId="766C67C4" w14:textId="77777777" w:rsidR="00DF453A" w:rsidRPr="00F777C0" w:rsidRDefault="00DF453A" w:rsidP="009C3398">
            <w:pPr>
              <w:pStyle w:val="TableCellCenter10pt"/>
              <w:keepNext w:val="0"/>
              <w:keepLines w:val="0"/>
            </w:pPr>
          </w:p>
        </w:tc>
        <w:tc>
          <w:tcPr>
            <w:tcW w:w="0" w:type="auto"/>
            <w:vAlign w:val="center"/>
          </w:tcPr>
          <w:p w14:paraId="37D5D173" w14:textId="77777777" w:rsidR="00DF453A" w:rsidRPr="00F777C0" w:rsidRDefault="00DF453A" w:rsidP="009C3398">
            <w:pPr>
              <w:pStyle w:val="TableCellCenter10pt"/>
              <w:keepNext w:val="0"/>
              <w:keepLines w:val="0"/>
            </w:pPr>
          </w:p>
        </w:tc>
        <w:tc>
          <w:tcPr>
            <w:tcW w:w="0" w:type="auto"/>
            <w:vAlign w:val="center"/>
          </w:tcPr>
          <w:p w14:paraId="20D0FD60" w14:textId="77777777" w:rsidR="00DF453A" w:rsidRPr="00F777C0" w:rsidRDefault="00DF453A" w:rsidP="009C3398">
            <w:pPr>
              <w:pStyle w:val="TableCellCenter10pt"/>
              <w:keepNext w:val="0"/>
              <w:keepLines w:val="0"/>
            </w:pPr>
          </w:p>
        </w:tc>
        <w:tc>
          <w:tcPr>
            <w:tcW w:w="0" w:type="auto"/>
            <w:vAlign w:val="center"/>
          </w:tcPr>
          <w:p w14:paraId="0C950220" w14:textId="77777777" w:rsidR="00DF453A" w:rsidRPr="00F777C0" w:rsidRDefault="00DF453A" w:rsidP="009C3398">
            <w:pPr>
              <w:pStyle w:val="TableCellCenter10pt"/>
              <w:keepNext w:val="0"/>
              <w:keepLines w:val="0"/>
            </w:pPr>
          </w:p>
        </w:tc>
        <w:tc>
          <w:tcPr>
            <w:tcW w:w="0" w:type="auto"/>
            <w:vAlign w:val="center"/>
          </w:tcPr>
          <w:p w14:paraId="4B7F4C95" w14:textId="77777777" w:rsidR="00DF453A" w:rsidRPr="00F777C0" w:rsidRDefault="00DF453A" w:rsidP="009C3398">
            <w:pPr>
              <w:pStyle w:val="TableCellCenter10pt"/>
              <w:keepNext w:val="0"/>
              <w:keepLines w:val="0"/>
            </w:pPr>
          </w:p>
        </w:tc>
        <w:tc>
          <w:tcPr>
            <w:tcW w:w="0" w:type="auto"/>
            <w:vAlign w:val="center"/>
          </w:tcPr>
          <w:p w14:paraId="6DA9CA7D" w14:textId="77777777" w:rsidR="00DF453A" w:rsidRPr="00F777C0" w:rsidRDefault="00DF453A" w:rsidP="009C3398">
            <w:pPr>
              <w:pStyle w:val="TableCellCenter10pt"/>
              <w:keepNext w:val="0"/>
              <w:keepLines w:val="0"/>
            </w:pPr>
          </w:p>
        </w:tc>
        <w:tc>
          <w:tcPr>
            <w:tcW w:w="0" w:type="auto"/>
            <w:vAlign w:val="center"/>
          </w:tcPr>
          <w:p w14:paraId="25CA1FDD" w14:textId="77777777" w:rsidR="00DF453A" w:rsidRPr="00F777C0" w:rsidRDefault="00DF453A" w:rsidP="009C3398">
            <w:pPr>
              <w:pStyle w:val="TableCellCenter10pt"/>
              <w:keepNext w:val="0"/>
              <w:keepLines w:val="0"/>
            </w:pPr>
          </w:p>
        </w:tc>
        <w:tc>
          <w:tcPr>
            <w:tcW w:w="0" w:type="auto"/>
            <w:vAlign w:val="center"/>
          </w:tcPr>
          <w:p w14:paraId="56351DE7" w14:textId="77777777" w:rsidR="00DF453A" w:rsidRPr="00F777C0" w:rsidRDefault="00DF453A" w:rsidP="009C3398">
            <w:pPr>
              <w:pStyle w:val="TableCellCenter10pt"/>
              <w:keepNext w:val="0"/>
              <w:keepLines w:val="0"/>
            </w:pPr>
          </w:p>
        </w:tc>
        <w:tc>
          <w:tcPr>
            <w:tcW w:w="0" w:type="auto"/>
            <w:vAlign w:val="center"/>
          </w:tcPr>
          <w:p w14:paraId="4EC8FEBC" w14:textId="77777777" w:rsidR="00DF453A" w:rsidRPr="00F777C0" w:rsidRDefault="00DF453A" w:rsidP="009C3398">
            <w:pPr>
              <w:pStyle w:val="TableCellCenter10pt"/>
              <w:keepNext w:val="0"/>
              <w:keepLines w:val="0"/>
            </w:pPr>
          </w:p>
        </w:tc>
        <w:tc>
          <w:tcPr>
            <w:tcW w:w="0" w:type="auto"/>
            <w:vAlign w:val="center"/>
          </w:tcPr>
          <w:p w14:paraId="0FE147A5" w14:textId="77777777" w:rsidR="00DF453A" w:rsidRPr="00F777C0" w:rsidRDefault="00DF453A" w:rsidP="009C3398">
            <w:pPr>
              <w:pStyle w:val="TableCellCenter10pt"/>
              <w:keepNext w:val="0"/>
              <w:keepLines w:val="0"/>
            </w:pPr>
          </w:p>
        </w:tc>
        <w:tc>
          <w:tcPr>
            <w:tcW w:w="0" w:type="auto"/>
          </w:tcPr>
          <w:p w14:paraId="50863425" w14:textId="77777777" w:rsidR="00DF453A" w:rsidRPr="00F777C0" w:rsidRDefault="006B7357" w:rsidP="009C3398">
            <w:pPr>
              <w:pStyle w:val="TableCellLeft10pt"/>
              <w:keepNext w:val="0"/>
              <w:keepLines w:val="0"/>
            </w:pPr>
            <w:r w:rsidRPr="00F777C0">
              <w:t xml:space="preserve">The investigator or medically qualified designee (consistent with local requirements) will assess participants for development of early toxicity. An unscheduled visit can occur before C1D15 if necessary for safety. </w:t>
            </w:r>
          </w:p>
        </w:tc>
      </w:tr>
      <w:tr w:rsidR="000121B5" w14:paraId="1F31379E" w14:textId="77777777" w:rsidTr="00981DFF">
        <w:tc>
          <w:tcPr>
            <w:tcW w:w="0" w:type="auto"/>
            <w:vAlign w:val="center"/>
            <w:hideMark/>
          </w:tcPr>
          <w:p w14:paraId="4805441E" w14:textId="77777777" w:rsidR="00DF453A" w:rsidRPr="00F777C0" w:rsidRDefault="006B7357" w:rsidP="009C3398">
            <w:pPr>
              <w:pStyle w:val="TableCellLeft10pt"/>
              <w:keepNext w:val="0"/>
              <w:keepLines w:val="0"/>
            </w:pPr>
            <w:r w:rsidRPr="00F777C0">
              <w:t>Vital Signs (resting BP, heart rate, RR, and temp) and weight</w:t>
            </w:r>
          </w:p>
        </w:tc>
        <w:tc>
          <w:tcPr>
            <w:tcW w:w="0" w:type="auto"/>
            <w:vAlign w:val="center"/>
          </w:tcPr>
          <w:p w14:paraId="0D131223" w14:textId="77777777" w:rsidR="00DF453A" w:rsidRPr="00F777C0" w:rsidRDefault="00DF453A" w:rsidP="009C3398">
            <w:pPr>
              <w:pStyle w:val="TableCellCenter10pt"/>
              <w:keepNext w:val="0"/>
              <w:keepLines w:val="0"/>
            </w:pPr>
          </w:p>
        </w:tc>
        <w:tc>
          <w:tcPr>
            <w:tcW w:w="0" w:type="auto"/>
            <w:vAlign w:val="center"/>
            <w:hideMark/>
          </w:tcPr>
          <w:p w14:paraId="2FAB7706" w14:textId="77777777" w:rsidR="00DF453A" w:rsidRPr="00F777C0" w:rsidRDefault="006B7357" w:rsidP="009C3398">
            <w:pPr>
              <w:pStyle w:val="TableCellCenter10pt"/>
              <w:keepNext w:val="0"/>
              <w:keepLines w:val="0"/>
            </w:pPr>
            <w:r w:rsidRPr="00F777C0">
              <w:t>X</w:t>
            </w:r>
          </w:p>
        </w:tc>
        <w:tc>
          <w:tcPr>
            <w:tcW w:w="0" w:type="auto"/>
            <w:vAlign w:val="center"/>
          </w:tcPr>
          <w:p w14:paraId="6001DE65" w14:textId="77777777" w:rsidR="00DF453A" w:rsidRPr="00F777C0" w:rsidRDefault="006B7357" w:rsidP="009C3398">
            <w:pPr>
              <w:pStyle w:val="TableCellCenter10pt"/>
              <w:keepNext w:val="0"/>
              <w:keepLines w:val="0"/>
            </w:pPr>
            <w:r w:rsidRPr="00F777C0">
              <w:t>X</w:t>
            </w:r>
          </w:p>
        </w:tc>
        <w:tc>
          <w:tcPr>
            <w:tcW w:w="0" w:type="auto"/>
            <w:vAlign w:val="center"/>
            <w:hideMark/>
          </w:tcPr>
          <w:p w14:paraId="42BDB1E4" w14:textId="77777777" w:rsidR="00DF453A" w:rsidRPr="00F777C0" w:rsidRDefault="00DF453A" w:rsidP="009C3398">
            <w:pPr>
              <w:pStyle w:val="TableCellCenter10pt"/>
              <w:keepNext w:val="0"/>
              <w:keepLines w:val="0"/>
            </w:pPr>
          </w:p>
        </w:tc>
        <w:tc>
          <w:tcPr>
            <w:tcW w:w="0" w:type="auto"/>
            <w:vAlign w:val="center"/>
            <w:hideMark/>
          </w:tcPr>
          <w:p w14:paraId="025E5292" w14:textId="77777777" w:rsidR="00DF453A" w:rsidRPr="00F777C0" w:rsidRDefault="006B7357" w:rsidP="009C3398">
            <w:pPr>
              <w:pStyle w:val="TableCellCenter10pt"/>
              <w:keepNext w:val="0"/>
              <w:keepLines w:val="0"/>
            </w:pPr>
            <w:r w:rsidRPr="00F777C0">
              <w:t>X</w:t>
            </w:r>
          </w:p>
        </w:tc>
        <w:tc>
          <w:tcPr>
            <w:tcW w:w="0" w:type="auto"/>
            <w:vAlign w:val="center"/>
            <w:hideMark/>
          </w:tcPr>
          <w:p w14:paraId="77925D3D" w14:textId="77777777" w:rsidR="00DF453A" w:rsidRPr="00F777C0" w:rsidRDefault="006B7357" w:rsidP="009C3398">
            <w:pPr>
              <w:pStyle w:val="TableCellCenter10pt"/>
              <w:keepNext w:val="0"/>
              <w:keepLines w:val="0"/>
            </w:pPr>
            <w:r w:rsidRPr="00F777C0">
              <w:t>X</w:t>
            </w:r>
          </w:p>
        </w:tc>
        <w:tc>
          <w:tcPr>
            <w:tcW w:w="0" w:type="auto"/>
            <w:vAlign w:val="center"/>
            <w:hideMark/>
          </w:tcPr>
          <w:p w14:paraId="450FE1D3" w14:textId="77777777" w:rsidR="00DF453A" w:rsidRPr="00F777C0" w:rsidRDefault="006B7357" w:rsidP="009C3398">
            <w:pPr>
              <w:pStyle w:val="TableCellCenter10pt"/>
              <w:keepNext w:val="0"/>
              <w:keepLines w:val="0"/>
            </w:pPr>
            <w:r w:rsidRPr="00F777C0">
              <w:t>X</w:t>
            </w:r>
          </w:p>
        </w:tc>
        <w:tc>
          <w:tcPr>
            <w:tcW w:w="0" w:type="auto"/>
            <w:vAlign w:val="center"/>
          </w:tcPr>
          <w:p w14:paraId="0D574561" w14:textId="77777777" w:rsidR="00DF453A" w:rsidRPr="00F777C0" w:rsidRDefault="006B7357" w:rsidP="009C3398">
            <w:pPr>
              <w:pStyle w:val="TableCellCenter10pt"/>
              <w:keepNext w:val="0"/>
              <w:keepLines w:val="0"/>
            </w:pPr>
            <w:r w:rsidRPr="00F777C0">
              <w:t>X</w:t>
            </w:r>
          </w:p>
        </w:tc>
        <w:tc>
          <w:tcPr>
            <w:tcW w:w="0" w:type="auto"/>
            <w:vAlign w:val="center"/>
          </w:tcPr>
          <w:p w14:paraId="680D5907" w14:textId="77777777" w:rsidR="00DF453A" w:rsidRPr="00F777C0" w:rsidRDefault="006B7357" w:rsidP="009C3398">
            <w:pPr>
              <w:pStyle w:val="TableCellCenter10pt"/>
              <w:keepNext w:val="0"/>
              <w:keepLines w:val="0"/>
            </w:pPr>
            <w:r w:rsidRPr="00F777C0">
              <w:t>X</w:t>
            </w:r>
          </w:p>
        </w:tc>
        <w:tc>
          <w:tcPr>
            <w:tcW w:w="0" w:type="auto"/>
            <w:vAlign w:val="center"/>
          </w:tcPr>
          <w:p w14:paraId="631D439F" w14:textId="77777777" w:rsidR="00DF453A" w:rsidRPr="00F777C0" w:rsidRDefault="006B7357" w:rsidP="009C3398">
            <w:pPr>
              <w:pStyle w:val="TableCellCenter10pt"/>
              <w:keepNext w:val="0"/>
              <w:keepLines w:val="0"/>
            </w:pPr>
            <w:r w:rsidRPr="00F777C0">
              <w:t>X</w:t>
            </w:r>
          </w:p>
        </w:tc>
        <w:tc>
          <w:tcPr>
            <w:tcW w:w="0" w:type="auto"/>
            <w:vAlign w:val="center"/>
            <w:hideMark/>
          </w:tcPr>
          <w:p w14:paraId="74B8220B" w14:textId="77777777" w:rsidR="00DF453A" w:rsidRPr="00F777C0" w:rsidRDefault="006B7357" w:rsidP="009C3398">
            <w:pPr>
              <w:pStyle w:val="TableCellCenter10pt"/>
              <w:keepNext w:val="0"/>
              <w:keepLines w:val="0"/>
            </w:pPr>
            <w:r w:rsidRPr="00F777C0">
              <w:t>X</w:t>
            </w:r>
          </w:p>
        </w:tc>
        <w:tc>
          <w:tcPr>
            <w:tcW w:w="0" w:type="auto"/>
            <w:vAlign w:val="center"/>
          </w:tcPr>
          <w:p w14:paraId="56FF06CB" w14:textId="77777777" w:rsidR="00DF453A" w:rsidRPr="00F777C0" w:rsidRDefault="006B7357" w:rsidP="009C3398">
            <w:pPr>
              <w:pStyle w:val="TableCellCenter10pt"/>
              <w:keepNext w:val="0"/>
              <w:keepLines w:val="0"/>
            </w:pPr>
            <w:r w:rsidRPr="00F777C0">
              <w:t>X</w:t>
            </w:r>
          </w:p>
        </w:tc>
        <w:tc>
          <w:tcPr>
            <w:tcW w:w="0" w:type="auto"/>
            <w:vAlign w:val="center"/>
          </w:tcPr>
          <w:p w14:paraId="10B46AE6" w14:textId="77777777" w:rsidR="00DF453A" w:rsidRPr="00F777C0" w:rsidRDefault="006B7357" w:rsidP="009C3398">
            <w:pPr>
              <w:pStyle w:val="TableCellCenter10pt"/>
              <w:keepNext w:val="0"/>
              <w:keepLines w:val="0"/>
            </w:pPr>
            <w:r w:rsidRPr="00F777C0">
              <w:t>X</w:t>
            </w:r>
          </w:p>
        </w:tc>
        <w:tc>
          <w:tcPr>
            <w:tcW w:w="0" w:type="auto"/>
            <w:vAlign w:val="center"/>
          </w:tcPr>
          <w:p w14:paraId="7475A22A" w14:textId="77777777" w:rsidR="00DF453A" w:rsidRPr="00F777C0" w:rsidRDefault="006B7357" w:rsidP="009C3398">
            <w:pPr>
              <w:pStyle w:val="TableCellCenter10pt"/>
              <w:keepNext w:val="0"/>
              <w:keepLines w:val="0"/>
            </w:pPr>
            <w:r w:rsidRPr="00F777C0">
              <w:t>X</w:t>
            </w:r>
          </w:p>
        </w:tc>
        <w:tc>
          <w:tcPr>
            <w:tcW w:w="0" w:type="auto"/>
            <w:vAlign w:val="center"/>
          </w:tcPr>
          <w:p w14:paraId="5FDB1054" w14:textId="77777777" w:rsidR="00DF453A" w:rsidRPr="00F777C0" w:rsidRDefault="00DF453A" w:rsidP="009C3398">
            <w:pPr>
              <w:pStyle w:val="TableCellCenter10pt"/>
              <w:keepNext w:val="0"/>
              <w:keepLines w:val="0"/>
            </w:pPr>
          </w:p>
        </w:tc>
        <w:tc>
          <w:tcPr>
            <w:tcW w:w="0" w:type="auto"/>
            <w:vAlign w:val="center"/>
          </w:tcPr>
          <w:p w14:paraId="720E5615" w14:textId="77777777" w:rsidR="00DF453A" w:rsidRPr="00F777C0" w:rsidRDefault="00DF453A" w:rsidP="009C3398">
            <w:pPr>
              <w:pStyle w:val="TableCellCenter10pt"/>
              <w:keepNext w:val="0"/>
              <w:keepLines w:val="0"/>
            </w:pPr>
          </w:p>
        </w:tc>
        <w:tc>
          <w:tcPr>
            <w:tcW w:w="0" w:type="auto"/>
            <w:hideMark/>
          </w:tcPr>
          <w:p w14:paraId="2B094F3A" w14:textId="77777777" w:rsidR="00DF453A" w:rsidRPr="00F777C0" w:rsidRDefault="006B7357" w:rsidP="009C3398">
            <w:pPr>
              <w:pStyle w:val="TableCellLeft10pt"/>
              <w:keepNext w:val="0"/>
              <w:keepLines w:val="0"/>
            </w:pPr>
            <w:r w:rsidRPr="00F777C0">
              <w:t>The Day 15 visit is mandatory for C1 and C2.</w:t>
            </w:r>
            <w:r w:rsidRPr="00F777C0">
              <w:br/>
              <w:t xml:space="preserve">During C3 and subsequent cycles, participants may </w:t>
            </w:r>
            <w:r w:rsidRPr="00F777C0">
              <w:lastRenderedPageBreak/>
              <w:t>return for the D15 visit if BP monitoring is required.</w:t>
            </w:r>
          </w:p>
        </w:tc>
      </w:tr>
      <w:tr w:rsidR="000121B5" w:rsidRPr="00B85A90" w14:paraId="752F2565" w14:textId="77777777" w:rsidTr="00981DFF">
        <w:tc>
          <w:tcPr>
            <w:tcW w:w="0" w:type="auto"/>
            <w:vAlign w:val="center"/>
            <w:hideMark/>
          </w:tcPr>
          <w:p w14:paraId="3E2F702E" w14:textId="77777777" w:rsidR="00DF453A" w:rsidRPr="00F777C0" w:rsidRDefault="006B7357" w:rsidP="009C3398">
            <w:pPr>
              <w:pStyle w:val="TableCellLeft10pt"/>
              <w:keepNext w:val="0"/>
              <w:keepLines w:val="0"/>
            </w:pPr>
            <w:r w:rsidRPr="00F777C0">
              <w:lastRenderedPageBreak/>
              <w:t>12-lead ECG with QTcF Determination</w:t>
            </w:r>
          </w:p>
        </w:tc>
        <w:tc>
          <w:tcPr>
            <w:tcW w:w="0" w:type="auto"/>
            <w:vAlign w:val="center"/>
          </w:tcPr>
          <w:p w14:paraId="3CEF6F00" w14:textId="77777777" w:rsidR="00DF453A" w:rsidRPr="00F777C0" w:rsidRDefault="00DF453A" w:rsidP="009C3398">
            <w:pPr>
              <w:pStyle w:val="TableCellCenter10pt"/>
              <w:keepNext w:val="0"/>
              <w:keepLines w:val="0"/>
            </w:pPr>
          </w:p>
        </w:tc>
        <w:tc>
          <w:tcPr>
            <w:tcW w:w="0" w:type="auto"/>
            <w:vAlign w:val="center"/>
            <w:hideMark/>
          </w:tcPr>
          <w:p w14:paraId="4882281E" w14:textId="77777777" w:rsidR="00DF453A" w:rsidRPr="00F777C0" w:rsidRDefault="006B7357" w:rsidP="009C3398">
            <w:pPr>
              <w:pStyle w:val="TableCellCenter10pt"/>
              <w:keepNext w:val="0"/>
              <w:keepLines w:val="0"/>
            </w:pPr>
            <w:r w:rsidRPr="00F777C0">
              <w:t>X</w:t>
            </w:r>
          </w:p>
        </w:tc>
        <w:tc>
          <w:tcPr>
            <w:tcW w:w="0" w:type="auto"/>
            <w:vAlign w:val="center"/>
          </w:tcPr>
          <w:p w14:paraId="4449EDED" w14:textId="77777777" w:rsidR="00DF453A" w:rsidRPr="00F777C0" w:rsidRDefault="006B7357" w:rsidP="009C3398">
            <w:pPr>
              <w:pStyle w:val="TableCellCenter10pt"/>
              <w:keepNext w:val="0"/>
              <w:keepLines w:val="0"/>
            </w:pPr>
            <w:r w:rsidRPr="00F777C0">
              <w:t>X</w:t>
            </w:r>
          </w:p>
        </w:tc>
        <w:tc>
          <w:tcPr>
            <w:tcW w:w="0" w:type="auto"/>
            <w:vAlign w:val="center"/>
          </w:tcPr>
          <w:p w14:paraId="63396D92" w14:textId="77777777" w:rsidR="00DF453A" w:rsidRPr="00F777C0" w:rsidRDefault="00DF453A" w:rsidP="009C3398">
            <w:pPr>
              <w:pStyle w:val="TableCellCenter10pt"/>
              <w:keepNext w:val="0"/>
              <w:keepLines w:val="0"/>
            </w:pPr>
          </w:p>
        </w:tc>
        <w:tc>
          <w:tcPr>
            <w:tcW w:w="0" w:type="auto"/>
            <w:vAlign w:val="center"/>
            <w:hideMark/>
          </w:tcPr>
          <w:p w14:paraId="2D2D5707" w14:textId="77777777" w:rsidR="00DF453A" w:rsidRPr="00F777C0" w:rsidRDefault="00DF453A" w:rsidP="009C3398">
            <w:pPr>
              <w:pStyle w:val="TableCellCenter10pt"/>
              <w:keepNext w:val="0"/>
              <w:keepLines w:val="0"/>
            </w:pPr>
          </w:p>
        </w:tc>
        <w:tc>
          <w:tcPr>
            <w:tcW w:w="0" w:type="auto"/>
            <w:vAlign w:val="center"/>
          </w:tcPr>
          <w:p w14:paraId="3F706AFB" w14:textId="77777777" w:rsidR="00DF453A" w:rsidRPr="00F777C0" w:rsidRDefault="006B7357" w:rsidP="009C3398">
            <w:pPr>
              <w:pStyle w:val="TableCellCenter10pt"/>
              <w:keepNext w:val="0"/>
              <w:keepLines w:val="0"/>
            </w:pPr>
            <w:r w:rsidRPr="00F777C0">
              <w:t>X</w:t>
            </w:r>
          </w:p>
        </w:tc>
        <w:tc>
          <w:tcPr>
            <w:tcW w:w="0" w:type="auto"/>
            <w:vAlign w:val="center"/>
            <w:hideMark/>
          </w:tcPr>
          <w:p w14:paraId="56C4E4F1" w14:textId="77777777" w:rsidR="00DF453A" w:rsidRPr="00F777C0" w:rsidRDefault="00DF453A" w:rsidP="009C3398">
            <w:pPr>
              <w:pStyle w:val="TableCellCenter10pt"/>
              <w:keepNext w:val="0"/>
              <w:keepLines w:val="0"/>
            </w:pPr>
          </w:p>
        </w:tc>
        <w:tc>
          <w:tcPr>
            <w:tcW w:w="0" w:type="auto"/>
            <w:vAlign w:val="center"/>
          </w:tcPr>
          <w:p w14:paraId="5A8FCF82" w14:textId="77777777" w:rsidR="00DF453A" w:rsidRPr="00F777C0" w:rsidRDefault="00DF453A" w:rsidP="009C3398">
            <w:pPr>
              <w:pStyle w:val="TableCellCenter10pt"/>
              <w:keepNext w:val="0"/>
              <w:keepLines w:val="0"/>
            </w:pPr>
          </w:p>
        </w:tc>
        <w:tc>
          <w:tcPr>
            <w:tcW w:w="0" w:type="auto"/>
            <w:vAlign w:val="center"/>
          </w:tcPr>
          <w:p w14:paraId="5A18A5E3" w14:textId="77777777" w:rsidR="00DF453A" w:rsidRPr="00F777C0" w:rsidRDefault="00DF453A" w:rsidP="009C3398">
            <w:pPr>
              <w:pStyle w:val="TableCellCenter10pt"/>
              <w:keepNext w:val="0"/>
              <w:keepLines w:val="0"/>
            </w:pPr>
          </w:p>
        </w:tc>
        <w:tc>
          <w:tcPr>
            <w:tcW w:w="0" w:type="auto"/>
            <w:vAlign w:val="center"/>
          </w:tcPr>
          <w:p w14:paraId="7EA0D25F" w14:textId="77777777" w:rsidR="00DF453A" w:rsidRPr="00F777C0" w:rsidRDefault="00DF453A" w:rsidP="009C3398">
            <w:pPr>
              <w:pStyle w:val="TableCellCenter10pt"/>
              <w:keepNext w:val="0"/>
              <w:keepLines w:val="0"/>
            </w:pPr>
          </w:p>
        </w:tc>
        <w:tc>
          <w:tcPr>
            <w:tcW w:w="0" w:type="auto"/>
            <w:vAlign w:val="center"/>
          </w:tcPr>
          <w:p w14:paraId="7AB38FB4" w14:textId="77777777" w:rsidR="00DF453A" w:rsidRPr="00F777C0" w:rsidRDefault="006B7357" w:rsidP="009C3398">
            <w:pPr>
              <w:pStyle w:val="TableCellCenter10pt"/>
              <w:keepNext w:val="0"/>
              <w:keepLines w:val="0"/>
            </w:pPr>
            <w:r w:rsidRPr="00F777C0">
              <w:t>X</w:t>
            </w:r>
          </w:p>
        </w:tc>
        <w:tc>
          <w:tcPr>
            <w:tcW w:w="0" w:type="auto"/>
            <w:vAlign w:val="center"/>
          </w:tcPr>
          <w:p w14:paraId="559CDCB5" w14:textId="77777777" w:rsidR="00DF453A" w:rsidRPr="00F777C0" w:rsidRDefault="006B7357" w:rsidP="009C3398">
            <w:pPr>
              <w:pStyle w:val="TableCellCenter10pt"/>
              <w:keepNext w:val="0"/>
              <w:keepLines w:val="0"/>
            </w:pPr>
            <w:r w:rsidRPr="00F777C0">
              <w:t>X</w:t>
            </w:r>
          </w:p>
        </w:tc>
        <w:tc>
          <w:tcPr>
            <w:tcW w:w="0" w:type="auto"/>
            <w:vAlign w:val="center"/>
          </w:tcPr>
          <w:p w14:paraId="7DCBF061" w14:textId="77777777" w:rsidR="00DF453A" w:rsidRPr="00F777C0" w:rsidRDefault="006B7357" w:rsidP="009C3398">
            <w:pPr>
              <w:pStyle w:val="TableCellCenter10pt"/>
              <w:keepNext w:val="0"/>
              <w:keepLines w:val="0"/>
            </w:pPr>
            <w:r w:rsidRPr="00F777C0">
              <w:t>X</w:t>
            </w:r>
          </w:p>
        </w:tc>
        <w:tc>
          <w:tcPr>
            <w:tcW w:w="0" w:type="auto"/>
            <w:vAlign w:val="center"/>
            <w:hideMark/>
          </w:tcPr>
          <w:p w14:paraId="13D1B745" w14:textId="77777777" w:rsidR="00DF453A" w:rsidRPr="00F777C0" w:rsidRDefault="006B7357" w:rsidP="009C3398">
            <w:pPr>
              <w:pStyle w:val="TableCellCenter10pt"/>
              <w:keepNext w:val="0"/>
              <w:keepLines w:val="0"/>
            </w:pPr>
            <w:r w:rsidRPr="00F777C0">
              <w:t>X</w:t>
            </w:r>
          </w:p>
        </w:tc>
        <w:tc>
          <w:tcPr>
            <w:tcW w:w="0" w:type="auto"/>
            <w:vAlign w:val="center"/>
            <w:hideMark/>
          </w:tcPr>
          <w:p w14:paraId="6F70999F" w14:textId="77777777" w:rsidR="00DF453A" w:rsidRPr="00F777C0" w:rsidRDefault="00DF453A" w:rsidP="009C3398">
            <w:pPr>
              <w:pStyle w:val="TableCellCenter10pt"/>
              <w:keepNext w:val="0"/>
              <w:keepLines w:val="0"/>
            </w:pPr>
          </w:p>
        </w:tc>
        <w:tc>
          <w:tcPr>
            <w:tcW w:w="0" w:type="auto"/>
            <w:vAlign w:val="center"/>
          </w:tcPr>
          <w:p w14:paraId="4DC25482" w14:textId="77777777" w:rsidR="00DF453A" w:rsidRPr="00F777C0" w:rsidRDefault="00DF453A" w:rsidP="009C3398">
            <w:pPr>
              <w:pStyle w:val="TableCellCenter10pt"/>
              <w:keepNext w:val="0"/>
              <w:keepLines w:val="0"/>
            </w:pPr>
          </w:p>
        </w:tc>
        <w:tc>
          <w:tcPr>
            <w:tcW w:w="0" w:type="auto"/>
          </w:tcPr>
          <w:p w14:paraId="3330E0DC" w14:textId="77777777" w:rsidR="00DF453A" w:rsidRPr="00B85A90" w:rsidRDefault="006B7357" w:rsidP="00B85A90">
            <w:pPr>
              <w:pStyle w:val="TableCellLeft10pt"/>
              <w:keepNext w:val="0"/>
              <w:keepLines w:val="0"/>
              <w:spacing w:line="240" w:lineRule="auto"/>
              <w:rPr>
                <w:sz w:val="19"/>
                <w:szCs w:val="19"/>
              </w:rPr>
            </w:pPr>
            <w:r w:rsidRPr="00B85A90">
              <w:rPr>
                <w:sz w:val="19"/>
                <w:szCs w:val="19"/>
              </w:rPr>
              <w:t xml:space="preserve">Every 4 cycles. ECG at Screening, C1D1, C2D1, D1 of every fourth cycle (12 weeks) thereafter (eg, C6, C10, C14, etc.), EOT, and safety follow-up. ECG at C1D1 and C2D1 should be performed approximately 2 hours post lenvatinib/placebo dose. For high-risk participants (Section 8.3.3), conduct ECG monitoring every </w:t>
            </w:r>
            <w:r w:rsidRPr="00B85A90">
              <w:rPr>
                <w:sz w:val="19"/>
                <w:szCs w:val="19"/>
              </w:rPr>
              <w:lastRenderedPageBreak/>
              <w:t>cycle.</w:t>
            </w:r>
            <w:r w:rsidRPr="00B85A90">
              <w:rPr>
                <w:sz w:val="19"/>
                <w:szCs w:val="19"/>
              </w:rPr>
              <w:br/>
              <w:t>If lenvatinib/placebo is discontinued, ECGs are only required at the EOT and Safety Follow-up visits.</w:t>
            </w:r>
          </w:p>
        </w:tc>
      </w:tr>
      <w:tr w:rsidR="000121B5" w14:paraId="66D50796" w14:textId="77777777" w:rsidTr="00981DFF">
        <w:tc>
          <w:tcPr>
            <w:tcW w:w="0" w:type="auto"/>
            <w:vAlign w:val="center"/>
          </w:tcPr>
          <w:p w14:paraId="2CBA8CDA" w14:textId="77777777" w:rsidR="00DF453A" w:rsidRPr="00F777C0" w:rsidRDefault="006B7357" w:rsidP="009C3398">
            <w:pPr>
              <w:pStyle w:val="TableCellLeft10pt"/>
              <w:keepNext w:val="0"/>
              <w:keepLines w:val="0"/>
            </w:pPr>
            <w:r w:rsidRPr="00F777C0">
              <w:lastRenderedPageBreak/>
              <w:t>MUGA Scan or ECHO</w:t>
            </w:r>
          </w:p>
        </w:tc>
        <w:tc>
          <w:tcPr>
            <w:tcW w:w="0" w:type="auto"/>
            <w:vAlign w:val="center"/>
          </w:tcPr>
          <w:p w14:paraId="0BBA5619" w14:textId="77777777" w:rsidR="00DF453A" w:rsidRPr="00F777C0" w:rsidRDefault="00DF453A" w:rsidP="009C3398">
            <w:pPr>
              <w:pStyle w:val="TableCellCenter10pt"/>
              <w:keepNext w:val="0"/>
              <w:keepLines w:val="0"/>
            </w:pPr>
          </w:p>
        </w:tc>
        <w:tc>
          <w:tcPr>
            <w:tcW w:w="0" w:type="auto"/>
            <w:vAlign w:val="center"/>
          </w:tcPr>
          <w:p w14:paraId="0685BAD4" w14:textId="77777777" w:rsidR="00DF453A" w:rsidRPr="00F777C0" w:rsidRDefault="006B7357" w:rsidP="009C3398">
            <w:pPr>
              <w:pStyle w:val="TableCellCenter10pt"/>
              <w:keepNext w:val="0"/>
              <w:keepLines w:val="0"/>
            </w:pPr>
            <w:r w:rsidRPr="00F777C0">
              <w:t>X</w:t>
            </w:r>
          </w:p>
        </w:tc>
        <w:tc>
          <w:tcPr>
            <w:tcW w:w="0" w:type="auto"/>
            <w:vAlign w:val="center"/>
          </w:tcPr>
          <w:p w14:paraId="535CFDE7" w14:textId="77777777" w:rsidR="00DF453A" w:rsidRPr="00F777C0" w:rsidRDefault="00DF453A" w:rsidP="009C3398">
            <w:pPr>
              <w:pStyle w:val="TableCellCenter10pt"/>
              <w:keepNext w:val="0"/>
              <w:keepLines w:val="0"/>
            </w:pPr>
          </w:p>
        </w:tc>
        <w:tc>
          <w:tcPr>
            <w:tcW w:w="0" w:type="auto"/>
            <w:vAlign w:val="center"/>
          </w:tcPr>
          <w:p w14:paraId="31856B2C" w14:textId="77777777" w:rsidR="00DF453A" w:rsidRPr="00F777C0" w:rsidRDefault="00DF453A" w:rsidP="009C3398">
            <w:pPr>
              <w:pStyle w:val="TableCellCenter10pt"/>
              <w:keepNext w:val="0"/>
              <w:keepLines w:val="0"/>
            </w:pPr>
          </w:p>
        </w:tc>
        <w:tc>
          <w:tcPr>
            <w:tcW w:w="0" w:type="auto"/>
            <w:vAlign w:val="center"/>
          </w:tcPr>
          <w:p w14:paraId="666D522C" w14:textId="77777777" w:rsidR="00DF453A" w:rsidRPr="00F777C0" w:rsidRDefault="00DF453A" w:rsidP="009C3398">
            <w:pPr>
              <w:pStyle w:val="TableCellCenter10pt"/>
              <w:keepNext w:val="0"/>
              <w:keepLines w:val="0"/>
            </w:pPr>
          </w:p>
        </w:tc>
        <w:tc>
          <w:tcPr>
            <w:tcW w:w="0" w:type="auto"/>
            <w:vAlign w:val="center"/>
          </w:tcPr>
          <w:p w14:paraId="0AF63E00" w14:textId="77777777" w:rsidR="00DF453A" w:rsidRPr="00F777C0" w:rsidRDefault="00DF453A" w:rsidP="009C3398">
            <w:pPr>
              <w:pStyle w:val="TableCellCenter10pt"/>
              <w:keepNext w:val="0"/>
              <w:keepLines w:val="0"/>
            </w:pPr>
          </w:p>
        </w:tc>
        <w:tc>
          <w:tcPr>
            <w:tcW w:w="0" w:type="auto"/>
            <w:vAlign w:val="center"/>
          </w:tcPr>
          <w:p w14:paraId="23B53B93" w14:textId="77777777" w:rsidR="00DF453A" w:rsidRPr="00F777C0" w:rsidRDefault="00DF453A" w:rsidP="009C3398">
            <w:pPr>
              <w:pStyle w:val="TableCellCenter10pt"/>
              <w:keepNext w:val="0"/>
              <w:keepLines w:val="0"/>
            </w:pPr>
          </w:p>
        </w:tc>
        <w:tc>
          <w:tcPr>
            <w:tcW w:w="0" w:type="auto"/>
            <w:vAlign w:val="center"/>
          </w:tcPr>
          <w:p w14:paraId="7ABB4B5E" w14:textId="77777777" w:rsidR="00DF453A" w:rsidRPr="00F777C0" w:rsidRDefault="00DF453A" w:rsidP="009C3398">
            <w:pPr>
              <w:pStyle w:val="TableCellCenter10pt"/>
              <w:keepNext w:val="0"/>
              <w:keepLines w:val="0"/>
            </w:pPr>
          </w:p>
        </w:tc>
        <w:tc>
          <w:tcPr>
            <w:tcW w:w="0" w:type="auto"/>
            <w:vAlign w:val="center"/>
          </w:tcPr>
          <w:p w14:paraId="7E475499" w14:textId="77777777" w:rsidR="00DF453A" w:rsidRPr="00F777C0" w:rsidRDefault="00DF453A" w:rsidP="009C3398">
            <w:pPr>
              <w:pStyle w:val="TableCellCenter10pt"/>
              <w:keepNext w:val="0"/>
              <w:keepLines w:val="0"/>
            </w:pPr>
          </w:p>
        </w:tc>
        <w:tc>
          <w:tcPr>
            <w:tcW w:w="0" w:type="auto"/>
            <w:vAlign w:val="center"/>
          </w:tcPr>
          <w:p w14:paraId="118570BD" w14:textId="77777777" w:rsidR="00DF453A" w:rsidRPr="00F777C0" w:rsidRDefault="00DF453A" w:rsidP="009C3398">
            <w:pPr>
              <w:pStyle w:val="TableCellCenter10pt"/>
              <w:keepNext w:val="0"/>
              <w:keepLines w:val="0"/>
            </w:pPr>
          </w:p>
        </w:tc>
        <w:tc>
          <w:tcPr>
            <w:tcW w:w="0" w:type="auto"/>
            <w:vAlign w:val="center"/>
          </w:tcPr>
          <w:p w14:paraId="4742BF94" w14:textId="77777777" w:rsidR="00DF453A" w:rsidRPr="00F777C0" w:rsidRDefault="00DF453A" w:rsidP="009C3398">
            <w:pPr>
              <w:pStyle w:val="TableCellCenter10pt"/>
              <w:keepNext w:val="0"/>
              <w:keepLines w:val="0"/>
            </w:pPr>
          </w:p>
        </w:tc>
        <w:tc>
          <w:tcPr>
            <w:tcW w:w="0" w:type="auto"/>
            <w:vAlign w:val="center"/>
          </w:tcPr>
          <w:p w14:paraId="66BC5E17" w14:textId="77777777" w:rsidR="00DF453A" w:rsidRPr="00F777C0" w:rsidRDefault="00DF453A" w:rsidP="009C3398">
            <w:pPr>
              <w:pStyle w:val="TableCellCenter10pt"/>
              <w:keepNext w:val="0"/>
              <w:keepLines w:val="0"/>
            </w:pPr>
          </w:p>
        </w:tc>
        <w:tc>
          <w:tcPr>
            <w:tcW w:w="0" w:type="auto"/>
            <w:vAlign w:val="center"/>
          </w:tcPr>
          <w:p w14:paraId="63728393" w14:textId="77777777" w:rsidR="00DF453A" w:rsidRPr="00F777C0" w:rsidRDefault="00DF453A" w:rsidP="009C3398">
            <w:pPr>
              <w:pStyle w:val="TableCellCenter10pt"/>
              <w:keepNext w:val="0"/>
              <w:keepLines w:val="0"/>
            </w:pPr>
          </w:p>
        </w:tc>
        <w:tc>
          <w:tcPr>
            <w:tcW w:w="0" w:type="auto"/>
            <w:vAlign w:val="center"/>
          </w:tcPr>
          <w:p w14:paraId="3B2E9BD5" w14:textId="77777777" w:rsidR="00DF453A" w:rsidRPr="00F777C0" w:rsidRDefault="006B7357" w:rsidP="009C3398">
            <w:pPr>
              <w:pStyle w:val="TableCellCenter10pt"/>
              <w:keepNext w:val="0"/>
              <w:keepLines w:val="0"/>
            </w:pPr>
            <w:r w:rsidRPr="00F777C0">
              <w:t>X</w:t>
            </w:r>
          </w:p>
        </w:tc>
        <w:tc>
          <w:tcPr>
            <w:tcW w:w="0" w:type="auto"/>
            <w:vAlign w:val="center"/>
          </w:tcPr>
          <w:p w14:paraId="061D16C5" w14:textId="77777777" w:rsidR="00DF453A" w:rsidRPr="00F777C0" w:rsidRDefault="00DF453A" w:rsidP="009C3398">
            <w:pPr>
              <w:pStyle w:val="TableCellCenter10pt"/>
              <w:keepNext w:val="0"/>
              <w:keepLines w:val="0"/>
            </w:pPr>
          </w:p>
        </w:tc>
        <w:tc>
          <w:tcPr>
            <w:tcW w:w="0" w:type="auto"/>
            <w:vAlign w:val="center"/>
          </w:tcPr>
          <w:p w14:paraId="24FF359F" w14:textId="77777777" w:rsidR="00DF453A" w:rsidRPr="00F777C0" w:rsidRDefault="00DF453A" w:rsidP="009C3398">
            <w:pPr>
              <w:pStyle w:val="TableCellCenter10pt"/>
              <w:keepNext w:val="0"/>
              <w:keepLines w:val="0"/>
            </w:pPr>
          </w:p>
        </w:tc>
        <w:tc>
          <w:tcPr>
            <w:tcW w:w="0" w:type="auto"/>
          </w:tcPr>
          <w:p w14:paraId="6DB8D51F" w14:textId="77777777" w:rsidR="00DF453A" w:rsidRPr="00F777C0" w:rsidRDefault="006B7357" w:rsidP="009C3398">
            <w:pPr>
              <w:pStyle w:val="TableCellLeft10pt"/>
              <w:keepNext w:val="0"/>
              <w:keepLines w:val="0"/>
            </w:pPr>
            <w:r w:rsidRPr="00F777C0">
              <w:t>Additional LVEF assessments may be performed as clinically indicated.</w:t>
            </w:r>
          </w:p>
        </w:tc>
      </w:tr>
      <w:tr w:rsidR="000121B5" w14:paraId="0E3988B6" w14:textId="77777777" w:rsidTr="00981DFF">
        <w:tc>
          <w:tcPr>
            <w:tcW w:w="0" w:type="auto"/>
            <w:vAlign w:val="center"/>
          </w:tcPr>
          <w:p w14:paraId="1590F31D" w14:textId="77777777" w:rsidR="00DF453A" w:rsidRPr="00F777C0" w:rsidRDefault="006B7357" w:rsidP="009C3398">
            <w:pPr>
              <w:pStyle w:val="TableCellLeft10pt"/>
              <w:keepNext w:val="0"/>
              <w:keepLines w:val="0"/>
            </w:pPr>
            <w:r w:rsidRPr="00F777C0">
              <w:t>ECOG Performance Status</w:t>
            </w:r>
          </w:p>
        </w:tc>
        <w:tc>
          <w:tcPr>
            <w:tcW w:w="0" w:type="auto"/>
            <w:vAlign w:val="center"/>
          </w:tcPr>
          <w:p w14:paraId="74CB6F68" w14:textId="77777777" w:rsidR="00DF453A" w:rsidRPr="00F777C0" w:rsidRDefault="00DF453A" w:rsidP="009C3398">
            <w:pPr>
              <w:pStyle w:val="TableCellCenter10pt"/>
              <w:keepNext w:val="0"/>
              <w:keepLines w:val="0"/>
            </w:pPr>
          </w:p>
        </w:tc>
        <w:tc>
          <w:tcPr>
            <w:tcW w:w="0" w:type="auto"/>
            <w:vAlign w:val="center"/>
          </w:tcPr>
          <w:p w14:paraId="3B7DDABF" w14:textId="77777777" w:rsidR="00DF453A" w:rsidRPr="00F777C0" w:rsidRDefault="006B7357" w:rsidP="009C3398">
            <w:pPr>
              <w:pStyle w:val="TableCellCenter10pt"/>
              <w:keepNext w:val="0"/>
              <w:keepLines w:val="0"/>
            </w:pPr>
            <w:r w:rsidRPr="00F777C0">
              <w:t>X*</w:t>
            </w:r>
          </w:p>
        </w:tc>
        <w:tc>
          <w:tcPr>
            <w:tcW w:w="0" w:type="auto"/>
            <w:vAlign w:val="center"/>
          </w:tcPr>
          <w:p w14:paraId="663DB5DD" w14:textId="77777777" w:rsidR="00DF453A" w:rsidRPr="00F777C0" w:rsidRDefault="006B7357" w:rsidP="009C3398">
            <w:pPr>
              <w:pStyle w:val="TableCellCenter10pt"/>
              <w:keepNext w:val="0"/>
              <w:keepLines w:val="0"/>
            </w:pPr>
            <w:r w:rsidRPr="00F777C0">
              <w:t>X</w:t>
            </w:r>
          </w:p>
        </w:tc>
        <w:tc>
          <w:tcPr>
            <w:tcW w:w="0" w:type="auto"/>
            <w:vAlign w:val="center"/>
          </w:tcPr>
          <w:p w14:paraId="6876CF60" w14:textId="77777777" w:rsidR="00DF453A" w:rsidRPr="00F777C0" w:rsidRDefault="00DF453A" w:rsidP="009C3398">
            <w:pPr>
              <w:pStyle w:val="TableCellCenter10pt"/>
              <w:keepNext w:val="0"/>
              <w:keepLines w:val="0"/>
            </w:pPr>
          </w:p>
        </w:tc>
        <w:tc>
          <w:tcPr>
            <w:tcW w:w="0" w:type="auto"/>
            <w:vAlign w:val="center"/>
          </w:tcPr>
          <w:p w14:paraId="30FE8BE3" w14:textId="77777777" w:rsidR="00DF453A" w:rsidRPr="00F777C0" w:rsidRDefault="00DF453A" w:rsidP="009C3398">
            <w:pPr>
              <w:pStyle w:val="TableCellCenter10pt"/>
              <w:keepNext w:val="0"/>
              <w:keepLines w:val="0"/>
            </w:pPr>
          </w:p>
        </w:tc>
        <w:tc>
          <w:tcPr>
            <w:tcW w:w="0" w:type="auto"/>
            <w:vAlign w:val="center"/>
          </w:tcPr>
          <w:p w14:paraId="30496087" w14:textId="77777777" w:rsidR="00DF453A" w:rsidRPr="00F777C0" w:rsidRDefault="006B7357" w:rsidP="009C3398">
            <w:pPr>
              <w:pStyle w:val="TableCellCenter10pt"/>
              <w:keepNext w:val="0"/>
              <w:keepLines w:val="0"/>
            </w:pPr>
            <w:r w:rsidRPr="00F777C0">
              <w:t>X</w:t>
            </w:r>
          </w:p>
        </w:tc>
        <w:tc>
          <w:tcPr>
            <w:tcW w:w="0" w:type="auto"/>
            <w:vAlign w:val="center"/>
          </w:tcPr>
          <w:p w14:paraId="0A08E573" w14:textId="77777777" w:rsidR="00DF453A" w:rsidRPr="00F777C0" w:rsidRDefault="00DF453A" w:rsidP="009C3398">
            <w:pPr>
              <w:pStyle w:val="TableCellCenter10pt"/>
              <w:keepNext w:val="0"/>
              <w:keepLines w:val="0"/>
            </w:pPr>
          </w:p>
        </w:tc>
        <w:tc>
          <w:tcPr>
            <w:tcW w:w="0" w:type="auto"/>
            <w:vAlign w:val="center"/>
          </w:tcPr>
          <w:p w14:paraId="12572E6B" w14:textId="77777777" w:rsidR="00DF453A" w:rsidRPr="00F777C0" w:rsidRDefault="006B7357" w:rsidP="009C3398">
            <w:pPr>
              <w:pStyle w:val="TableCellCenter10pt"/>
              <w:keepNext w:val="0"/>
              <w:keepLines w:val="0"/>
            </w:pPr>
            <w:r w:rsidRPr="00F777C0">
              <w:t>X</w:t>
            </w:r>
          </w:p>
        </w:tc>
        <w:tc>
          <w:tcPr>
            <w:tcW w:w="0" w:type="auto"/>
            <w:vAlign w:val="center"/>
          </w:tcPr>
          <w:p w14:paraId="359C76D8" w14:textId="77777777" w:rsidR="00DF453A" w:rsidRPr="00F777C0" w:rsidRDefault="006B7357" w:rsidP="009C3398">
            <w:pPr>
              <w:pStyle w:val="TableCellCenter10pt"/>
              <w:keepNext w:val="0"/>
              <w:keepLines w:val="0"/>
            </w:pPr>
            <w:r w:rsidRPr="00F777C0">
              <w:t>X</w:t>
            </w:r>
          </w:p>
        </w:tc>
        <w:tc>
          <w:tcPr>
            <w:tcW w:w="0" w:type="auto"/>
            <w:vAlign w:val="center"/>
          </w:tcPr>
          <w:p w14:paraId="4E880A3E" w14:textId="77777777" w:rsidR="00DF453A" w:rsidRPr="00F777C0" w:rsidRDefault="006B7357" w:rsidP="009C3398">
            <w:pPr>
              <w:pStyle w:val="TableCellCenter10pt"/>
              <w:keepNext w:val="0"/>
              <w:keepLines w:val="0"/>
            </w:pPr>
            <w:r w:rsidRPr="00F777C0">
              <w:t>X</w:t>
            </w:r>
          </w:p>
        </w:tc>
        <w:tc>
          <w:tcPr>
            <w:tcW w:w="0" w:type="auto"/>
            <w:vAlign w:val="center"/>
          </w:tcPr>
          <w:p w14:paraId="53FDDB31" w14:textId="77777777" w:rsidR="00DF453A" w:rsidRPr="00F777C0" w:rsidRDefault="006B7357" w:rsidP="009C3398">
            <w:pPr>
              <w:pStyle w:val="TableCellCenter10pt"/>
              <w:keepNext w:val="0"/>
              <w:keepLines w:val="0"/>
            </w:pPr>
            <w:r w:rsidRPr="00F777C0">
              <w:t>X</w:t>
            </w:r>
          </w:p>
        </w:tc>
        <w:tc>
          <w:tcPr>
            <w:tcW w:w="0" w:type="auto"/>
            <w:vAlign w:val="center"/>
          </w:tcPr>
          <w:p w14:paraId="4CCECB81" w14:textId="77777777" w:rsidR="00DF453A" w:rsidRPr="00F777C0" w:rsidRDefault="006B7357" w:rsidP="009C3398">
            <w:pPr>
              <w:pStyle w:val="TableCellCenter10pt"/>
              <w:keepNext w:val="0"/>
              <w:keepLines w:val="0"/>
            </w:pPr>
            <w:r w:rsidRPr="00F777C0">
              <w:t>X</w:t>
            </w:r>
          </w:p>
        </w:tc>
        <w:tc>
          <w:tcPr>
            <w:tcW w:w="0" w:type="auto"/>
            <w:vAlign w:val="center"/>
          </w:tcPr>
          <w:p w14:paraId="3461F280" w14:textId="77777777" w:rsidR="00DF453A" w:rsidRPr="00F777C0" w:rsidRDefault="006B7357" w:rsidP="009C3398">
            <w:pPr>
              <w:pStyle w:val="TableCellCenter10pt"/>
              <w:keepNext w:val="0"/>
              <w:keepLines w:val="0"/>
            </w:pPr>
            <w:r w:rsidRPr="00F777C0">
              <w:t>X</w:t>
            </w:r>
          </w:p>
        </w:tc>
        <w:tc>
          <w:tcPr>
            <w:tcW w:w="0" w:type="auto"/>
            <w:vAlign w:val="center"/>
          </w:tcPr>
          <w:p w14:paraId="2CA0DBCA" w14:textId="77777777" w:rsidR="00DF453A" w:rsidRPr="00F777C0" w:rsidRDefault="006B7357" w:rsidP="009C3398">
            <w:pPr>
              <w:pStyle w:val="TableCellCenter10pt"/>
              <w:keepNext w:val="0"/>
              <w:keepLines w:val="0"/>
            </w:pPr>
            <w:r w:rsidRPr="00F777C0">
              <w:t>X</w:t>
            </w:r>
          </w:p>
        </w:tc>
        <w:tc>
          <w:tcPr>
            <w:tcW w:w="0" w:type="auto"/>
            <w:vAlign w:val="center"/>
          </w:tcPr>
          <w:p w14:paraId="321C8C35" w14:textId="77777777" w:rsidR="00DF453A" w:rsidRPr="00F777C0" w:rsidRDefault="00DF453A" w:rsidP="009C3398">
            <w:pPr>
              <w:pStyle w:val="TableCellCenter10pt"/>
              <w:keepNext w:val="0"/>
              <w:keepLines w:val="0"/>
            </w:pPr>
          </w:p>
        </w:tc>
        <w:tc>
          <w:tcPr>
            <w:tcW w:w="0" w:type="auto"/>
            <w:vAlign w:val="center"/>
          </w:tcPr>
          <w:p w14:paraId="0C3B8D19" w14:textId="77777777" w:rsidR="00DF453A" w:rsidRPr="00F777C0" w:rsidRDefault="00DF453A" w:rsidP="009C3398">
            <w:pPr>
              <w:pStyle w:val="TableCellCenter10pt"/>
              <w:keepNext w:val="0"/>
              <w:keepLines w:val="0"/>
            </w:pPr>
          </w:p>
        </w:tc>
        <w:tc>
          <w:tcPr>
            <w:tcW w:w="0" w:type="auto"/>
          </w:tcPr>
          <w:p w14:paraId="63A0A244" w14:textId="77777777" w:rsidR="00DF453A" w:rsidRPr="00F777C0" w:rsidRDefault="006B7357" w:rsidP="009C3398">
            <w:pPr>
              <w:pStyle w:val="TableCellLeft10pt"/>
              <w:keepNext w:val="0"/>
              <w:keepLines w:val="0"/>
            </w:pPr>
            <w:r w:rsidRPr="00F777C0">
              <w:t>Performance status obtained on C1D1 before randomization may also be used as the screening value to determine eligibility.</w:t>
            </w:r>
          </w:p>
          <w:p w14:paraId="247DEEA9" w14:textId="77777777" w:rsidR="00DF453A" w:rsidRPr="00F777C0" w:rsidRDefault="006B7357" w:rsidP="009C3398">
            <w:pPr>
              <w:pStyle w:val="TableCellLeft10pt"/>
              <w:keepNext w:val="0"/>
              <w:keepLines w:val="0"/>
            </w:pPr>
            <w:r w:rsidRPr="00F777C0">
              <w:t xml:space="preserve">* Screening ECOG within 7 </w:t>
            </w:r>
            <w:r w:rsidRPr="00F777C0">
              <w:lastRenderedPageBreak/>
              <w:t>days before initiation of study intervention.</w:t>
            </w:r>
          </w:p>
        </w:tc>
      </w:tr>
      <w:tr w:rsidR="000121B5" w14:paraId="06FE95B1" w14:textId="77777777" w:rsidTr="00981DFF">
        <w:tc>
          <w:tcPr>
            <w:tcW w:w="0" w:type="auto"/>
            <w:gridSpan w:val="18"/>
          </w:tcPr>
          <w:p w14:paraId="503E7440" w14:textId="77777777" w:rsidR="00DF453A" w:rsidRPr="00F777C0" w:rsidRDefault="006B7357" w:rsidP="00334202">
            <w:pPr>
              <w:pStyle w:val="TableHeadingTextLeft10pt"/>
            </w:pPr>
            <w:r w:rsidRPr="00F777C0">
              <w:lastRenderedPageBreak/>
              <w:t>Laboratory Procedures/Assessments (Local Laboratory)</w:t>
            </w:r>
          </w:p>
        </w:tc>
      </w:tr>
      <w:tr w:rsidR="000121B5" w14:paraId="2E2B299E" w14:textId="77777777" w:rsidTr="00981DFF">
        <w:tc>
          <w:tcPr>
            <w:tcW w:w="0" w:type="auto"/>
            <w:vAlign w:val="center"/>
            <w:hideMark/>
          </w:tcPr>
          <w:p w14:paraId="6FC163FD" w14:textId="77777777" w:rsidR="00DF453A" w:rsidRPr="00F777C0" w:rsidRDefault="006B7357" w:rsidP="009C3398">
            <w:pPr>
              <w:pStyle w:val="TableCellLeft10pt"/>
              <w:keepNext w:val="0"/>
              <w:keepLines w:val="0"/>
            </w:pPr>
            <w:r w:rsidRPr="00F777C0">
              <w:t>Serum β-hCG or Urine Pregnancy Test (WOCBP only)</w:t>
            </w:r>
          </w:p>
        </w:tc>
        <w:tc>
          <w:tcPr>
            <w:tcW w:w="0" w:type="auto"/>
            <w:vAlign w:val="center"/>
          </w:tcPr>
          <w:p w14:paraId="6925E60E" w14:textId="77777777" w:rsidR="00DF453A" w:rsidRPr="00F777C0" w:rsidRDefault="00DF453A" w:rsidP="009C3398">
            <w:pPr>
              <w:pStyle w:val="TableCellCenter10pt"/>
              <w:keepNext w:val="0"/>
              <w:keepLines w:val="0"/>
            </w:pPr>
          </w:p>
        </w:tc>
        <w:tc>
          <w:tcPr>
            <w:tcW w:w="0" w:type="auto"/>
            <w:vAlign w:val="center"/>
          </w:tcPr>
          <w:p w14:paraId="6DF79EBE" w14:textId="77777777" w:rsidR="00DF453A" w:rsidRPr="00F777C0" w:rsidRDefault="006B7357" w:rsidP="009C3398">
            <w:pPr>
              <w:pStyle w:val="TableCellCenter10pt"/>
              <w:keepNext w:val="0"/>
              <w:keepLines w:val="0"/>
            </w:pPr>
            <w:r w:rsidRPr="00F777C0">
              <w:t>X</w:t>
            </w:r>
          </w:p>
        </w:tc>
        <w:tc>
          <w:tcPr>
            <w:tcW w:w="0" w:type="auto"/>
            <w:vAlign w:val="center"/>
          </w:tcPr>
          <w:p w14:paraId="4F91E24C" w14:textId="77777777" w:rsidR="00DF453A" w:rsidRPr="00F777C0" w:rsidRDefault="00DF453A" w:rsidP="009C3398">
            <w:pPr>
              <w:pStyle w:val="TableCellCenter10pt"/>
              <w:keepNext w:val="0"/>
              <w:keepLines w:val="0"/>
            </w:pPr>
          </w:p>
        </w:tc>
        <w:tc>
          <w:tcPr>
            <w:tcW w:w="0" w:type="auto"/>
            <w:vAlign w:val="center"/>
          </w:tcPr>
          <w:p w14:paraId="2AA36071" w14:textId="77777777" w:rsidR="00DF453A" w:rsidRPr="00F777C0" w:rsidRDefault="00DF453A" w:rsidP="009C3398">
            <w:pPr>
              <w:pStyle w:val="TableCellCenter10pt"/>
              <w:keepNext w:val="0"/>
              <w:keepLines w:val="0"/>
            </w:pPr>
          </w:p>
        </w:tc>
        <w:tc>
          <w:tcPr>
            <w:tcW w:w="0" w:type="auto"/>
            <w:vAlign w:val="center"/>
          </w:tcPr>
          <w:p w14:paraId="58B798EE" w14:textId="77777777" w:rsidR="00DF453A" w:rsidRPr="00F777C0" w:rsidRDefault="00DF453A" w:rsidP="009C3398">
            <w:pPr>
              <w:pStyle w:val="TableCellCenter10pt"/>
              <w:keepNext w:val="0"/>
              <w:keepLines w:val="0"/>
            </w:pPr>
          </w:p>
        </w:tc>
        <w:tc>
          <w:tcPr>
            <w:tcW w:w="0" w:type="auto"/>
            <w:vAlign w:val="center"/>
          </w:tcPr>
          <w:p w14:paraId="1672C00D" w14:textId="77777777" w:rsidR="00DF453A" w:rsidRPr="00F777C0" w:rsidRDefault="006B7357" w:rsidP="009C3398">
            <w:pPr>
              <w:pStyle w:val="TableCellCenter10pt"/>
              <w:keepNext w:val="0"/>
              <w:keepLines w:val="0"/>
            </w:pPr>
            <w:r w:rsidRPr="00F777C0">
              <w:t>X</w:t>
            </w:r>
          </w:p>
        </w:tc>
        <w:tc>
          <w:tcPr>
            <w:tcW w:w="0" w:type="auto"/>
            <w:vAlign w:val="center"/>
          </w:tcPr>
          <w:p w14:paraId="4B3E612E" w14:textId="77777777" w:rsidR="00DF453A" w:rsidRPr="00F777C0" w:rsidRDefault="00DF453A" w:rsidP="009C3398">
            <w:pPr>
              <w:pStyle w:val="TableCellCenter10pt"/>
              <w:keepNext w:val="0"/>
              <w:keepLines w:val="0"/>
            </w:pPr>
          </w:p>
        </w:tc>
        <w:tc>
          <w:tcPr>
            <w:tcW w:w="0" w:type="auto"/>
            <w:vAlign w:val="center"/>
          </w:tcPr>
          <w:p w14:paraId="3322ECDD" w14:textId="77777777" w:rsidR="00DF453A" w:rsidRPr="00F777C0" w:rsidRDefault="006B7357" w:rsidP="009C3398">
            <w:pPr>
              <w:pStyle w:val="TableCellCenter10pt"/>
              <w:keepNext w:val="0"/>
              <w:keepLines w:val="0"/>
            </w:pPr>
            <w:r w:rsidRPr="00F777C0">
              <w:t>X</w:t>
            </w:r>
          </w:p>
        </w:tc>
        <w:tc>
          <w:tcPr>
            <w:tcW w:w="0" w:type="auto"/>
            <w:vAlign w:val="center"/>
          </w:tcPr>
          <w:p w14:paraId="5DE5BB3E" w14:textId="77777777" w:rsidR="00DF453A" w:rsidRPr="00F777C0" w:rsidRDefault="006B7357" w:rsidP="009C3398">
            <w:pPr>
              <w:pStyle w:val="TableCellCenter10pt"/>
              <w:keepNext w:val="0"/>
              <w:keepLines w:val="0"/>
            </w:pPr>
            <w:r w:rsidRPr="00F777C0">
              <w:t>X</w:t>
            </w:r>
          </w:p>
        </w:tc>
        <w:tc>
          <w:tcPr>
            <w:tcW w:w="0" w:type="auto"/>
            <w:vAlign w:val="center"/>
          </w:tcPr>
          <w:p w14:paraId="514D1503" w14:textId="77777777" w:rsidR="00DF453A" w:rsidRPr="00F777C0" w:rsidRDefault="006B7357" w:rsidP="009C3398">
            <w:pPr>
              <w:pStyle w:val="TableCellCenter10pt"/>
              <w:keepNext w:val="0"/>
              <w:keepLines w:val="0"/>
            </w:pPr>
            <w:r w:rsidRPr="00F777C0">
              <w:t>X</w:t>
            </w:r>
          </w:p>
        </w:tc>
        <w:tc>
          <w:tcPr>
            <w:tcW w:w="0" w:type="auto"/>
            <w:vAlign w:val="center"/>
          </w:tcPr>
          <w:p w14:paraId="152BE59D" w14:textId="77777777" w:rsidR="00DF453A" w:rsidRPr="00F777C0" w:rsidRDefault="006B7357" w:rsidP="009C3398">
            <w:pPr>
              <w:pStyle w:val="TableCellCenter10pt"/>
              <w:keepNext w:val="0"/>
              <w:keepLines w:val="0"/>
            </w:pPr>
            <w:r w:rsidRPr="00F777C0">
              <w:t>X</w:t>
            </w:r>
          </w:p>
        </w:tc>
        <w:tc>
          <w:tcPr>
            <w:tcW w:w="0" w:type="auto"/>
            <w:vAlign w:val="center"/>
          </w:tcPr>
          <w:p w14:paraId="5014837D" w14:textId="77777777" w:rsidR="00DF453A" w:rsidRPr="00F777C0" w:rsidRDefault="006B7357" w:rsidP="009C3398">
            <w:pPr>
              <w:pStyle w:val="TableCellCenter10pt"/>
              <w:keepNext w:val="0"/>
              <w:keepLines w:val="0"/>
            </w:pPr>
            <w:r w:rsidRPr="00F777C0">
              <w:t>X</w:t>
            </w:r>
          </w:p>
        </w:tc>
        <w:tc>
          <w:tcPr>
            <w:tcW w:w="0" w:type="auto"/>
            <w:vAlign w:val="center"/>
          </w:tcPr>
          <w:p w14:paraId="3E0528E1" w14:textId="77777777" w:rsidR="00DF453A" w:rsidRPr="00F777C0" w:rsidRDefault="006B7357" w:rsidP="009C3398">
            <w:pPr>
              <w:pStyle w:val="TableCellCenter10pt"/>
              <w:keepNext w:val="0"/>
              <w:keepLines w:val="0"/>
            </w:pPr>
            <w:r w:rsidRPr="00F777C0">
              <w:t>X</w:t>
            </w:r>
          </w:p>
        </w:tc>
        <w:tc>
          <w:tcPr>
            <w:tcW w:w="0" w:type="auto"/>
            <w:vAlign w:val="center"/>
          </w:tcPr>
          <w:p w14:paraId="66FE0ABD" w14:textId="77777777" w:rsidR="00DF453A" w:rsidRPr="00F777C0" w:rsidRDefault="006B7357" w:rsidP="009C3398">
            <w:pPr>
              <w:pStyle w:val="TableCellCenter10pt"/>
              <w:keepNext w:val="0"/>
              <w:keepLines w:val="0"/>
            </w:pPr>
            <w:r w:rsidRPr="00F777C0">
              <w:t>X</w:t>
            </w:r>
          </w:p>
        </w:tc>
        <w:tc>
          <w:tcPr>
            <w:tcW w:w="0" w:type="auto"/>
            <w:vAlign w:val="center"/>
          </w:tcPr>
          <w:p w14:paraId="3AEEEE0B" w14:textId="77777777" w:rsidR="00DF453A" w:rsidRPr="00F777C0" w:rsidRDefault="00DF453A" w:rsidP="009C3398">
            <w:pPr>
              <w:pStyle w:val="TableCellCenter10pt"/>
              <w:keepNext w:val="0"/>
              <w:keepLines w:val="0"/>
            </w:pPr>
          </w:p>
        </w:tc>
        <w:tc>
          <w:tcPr>
            <w:tcW w:w="0" w:type="auto"/>
            <w:vAlign w:val="center"/>
          </w:tcPr>
          <w:p w14:paraId="7B2EFFB9" w14:textId="77777777" w:rsidR="00DF453A" w:rsidRPr="00F777C0" w:rsidRDefault="00DF453A" w:rsidP="009C3398">
            <w:pPr>
              <w:pStyle w:val="TableCellCenter10pt"/>
              <w:keepNext w:val="0"/>
              <w:keepLines w:val="0"/>
            </w:pPr>
          </w:p>
        </w:tc>
        <w:tc>
          <w:tcPr>
            <w:tcW w:w="0" w:type="auto"/>
          </w:tcPr>
          <w:p w14:paraId="55155358" w14:textId="77777777" w:rsidR="00DF453A" w:rsidRPr="00F777C0" w:rsidRDefault="006B7357" w:rsidP="009C3398">
            <w:pPr>
              <w:pStyle w:val="TableCellLeft10pt"/>
              <w:keepNext w:val="0"/>
              <w:keepLines w:val="0"/>
            </w:pPr>
            <w:r w:rsidRPr="00F777C0">
              <w:t>WOCBP require a negative test before randomization. If more than 24 hours have elapsed before the first dose of study intervention, another pregnancy test is required. A serum or urine pregnancy test will be performed per Appendix 2.</w:t>
            </w:r>
          </w:p>
        </w:tc>
      </w:tr>
      <w:tr w:rsidR="000121B5" w14:paraId="6B10D80F" w14:textId="77777777" w:rsidTr="00981DFF">
        <w:tc>
          <w:tcPr>
            <w:tcW w:w="0" w:type="auto"/>
            <w:vAlign w:val="center"/>
          </w:tcPr>
          <w:p w14:paraId="48E85349" w14:textId="77777777" w:rsidR="00DF453A" w:rsidRPr="00F777C0" w:rsidRDefault="006B7357" w:rsidP="009C3398">
            <w:pPr>
              <w:pStyle w:val="TableCellLeft10pt"/>
              <w:keepNext w:val="0"/>
              <w:keepLines w:val="0"/>
            </w:pPr>
            <w:r w:rsidRPr="00F777C0">
              <w:t>Serum FSH</w:t>
            </w:r>
          </w:p>
          <w:p w14:paraId="13CFFCE7" w14:textId="77777777" w:rsidR="00DF453A" w:rsidRPr="00F777C0" w:rsidRDefault="006B7357" w:rsidP="009C3398">
            <w:pPr>
              <w:pStyle w:val="TableCellLeft10pt"/>
              <w:keepNext w:val="0"/>
              <w:keepLines w:val="0"/>
            </w:pPr>
            <w:r w:rsidRPr="00F777C0">
              <w:t>(WONCBP only)</w:t>
            </w:r>
          </w:p>
        </w:tc>
        <w:tc>
          <w:tcPr>
            <w:tcW w:w="0" w:type="auto"/>
            <w:vAlign w:val="center"/>
          </w:tcPr>
          <w:p w14:paraId="2D25D42E" w14:textId="77777777" w:rsidR="00DF453A" w:rsidRPr="00F777C0" w:rsidRDefault="00DF453A" w:rsidP="009C3398">
            <w:pPr>
              <w:pStyle w:val="TableCellCenter10pt"/>
              <w:keepNext w:val="0"/>
              <w:keepLines w:val="0"/>
            </w:pPr>
          </w:p>
        </w:tc>
        <w:tc>
          <w:tcPr>
            <w:tcW w:w="0" w:type="auto"/>
            <w:vAlign w:val="center"/>
          </w:tcPr>
          <w:p w14:paraId="1F49AD46" w14:textId="77777777" w:rsidR="00DF453A" w:rsidRPr="00F777C0" w:rsidRDefault="006B7357" w:rsidP="009C3398">
            <w:pPr>
              <w:pStyle w:val="TableCellCenter10pt"/>
              <w:keepNext w:val="0"/>
              <w:keepLines w:val="0"/>
            </w:pPr>
            <w:r w:rsidRPr="00F777C0">
              <w:t>X</w:t>
            </w:r>
          </w:p>
        </w:tc>
        <w:tc>
          <w:tcPr>
            <w:tcW w:w="0" w:type="auto"/>
            <w:vAlign w:val="center"/>
          </w:tcPr>
          <w:p w14:paraId="6889119F" w14:textId="77777777" w:rsidR="00DF453A" w:rsidRPr="00F777C0" w:rsidRDefault="00DF453A" w:rsidP="009C3398">
            <w:pPr>
              <w:pStyle w:val="TableCellCenter10pt"/>
              <w:keepNext w:val="0"/>
              <w:keepLines w:val="0"/>
            </w:pPr>
          </w:p>
        </w:tc>
        <w:tc>
          <w:tcPr>
            <w:tcW w:w="0" w:type="auto"/>
            <w:vAlign w:val="center"/>
          </w:tcPr>
          <w:p w14:paraId="6D75EDA1" w14:textId="77777777" w:rsidR="00DF453A" w:rsidRPr="00F777C0" w:rsidRDefault="00DF453A" w:rsidP="009C3398">
            <w:pPr>
              <w:pStyle w:val="TableCellCenter10pt"/>
              <w:keepNext w:val="0"/>
              <w:keepLines w:val="0"/>
            </w:pPr>
          </w:p>
        </w:tc>
        <w:tc>
          <w:tcPr>
            <w:tcW w:w="0" w:type="auto"/>
            <w:vAlign w:val="center"/>
          </w:tcPr>
          <w:p w14:paraId="602A36C4" w14:textId="77777777" w:rsidR="00DF453A" w:rsidRPr="00F777C0" w:rsidRDefault="00DF453A" w:rsidP="009C3398">
            <w:pPr>
              <w:pStyle w:val="TableCellCenter10pt"/>
              <w:keepNext w:val="0"/>
              <w:keepLines w:val="0"/>
            </w:pPr>
          </w:p>
        </w:tc>
        <w:tc>
          <w:tcPr>
            <w:tcW w:w="0" w:type="auto"/>
            <w:vAlign w:val="center"/>
          </w:tcPr>
          <w:p w14:paraId="4E83F204" w14:textId="77777777" w:rsidR="00DF453A" w:rsidRPr="00F777C0" w:rsidRDefault="00DF453A" w:rsidP="009C3398">
            <w:pPr>
              <w:pStyle w:val="TableCellCenter10pt"/>
              <w:keepNext w:val="0"/>
              <w:keepLines w:val="0"/>
            </w:pPr>
          </w:p>
        </w:tc>
        <w:tc>
          <w:tcPr>
            <w:tcW w:w="0" w:type="auto"/>
            <w:vAlign w:val="center"/>
          </w:tcPr>
          <w:p w14:paraId="36E8641D" w14:textId="77777777" w:rsidR="00DF453A" w:rsidRPr="00F777C0" w:rsidRDefault="00DF453A" w:rsidP="009C3398">
            <w:pPr>
              <w:pStyle w:val="TableCellCenter10pt"/>
              <w:keepNext w:val="0"/>
              <w:keepLines w:val="0"/>
            </w:pPr>
          </w:p>
        </w:tc>
        <w:tc>
          <w:tcPr>
            <w:tcW w:w="0" w:type="auto"/>
            <w:vAlign w:val="center"/>
          </w:tcPr>
          <w:p w14:paraId="0C556C27" w14:textId="77777777" w:rsidR="00DF453A" w:rsidRPr="00F777C0" w:rsidRDefault="00DF453A" w:rsidP="009C3398">
            <w:pPr>
              <w:pStyle w:val="TableCellCenter10pt"/>
              <w:keepNext w:val="0"/>
              <w:keepLines w:val="0"/>
            </w:pPr>
          </w:p>
        </w:tc>
        <w:tc>
          <w:tcPr>
            <w:tcW w:w="0" w:type="auto"/>
            <w:vAlign w:val="center"/>
          </w:tcPr>
          <w:p w14:paraId="4422CFD0" w14:textId="77777777" w:rsidR="00DF453A" w:rsidRPr="00F777C0" w:rsidRDefault="00DF453A" w:rsidP="009C3398">
            <w:pPr>
              <w:pStyle w:val="TableCellCenter10pt"/>
              <w:keepNext w:val="0"/>
              <w:keepLines w:val="0"/>
            </w:pPr>
          </w:p>
        </w:tc>
        <w:tc>
          <w:tcPr>
            <w:tcW w:w="0" w:type="auto"/>
            <w:vAlign w:val="center"/>
          </w:tcPr>
          <w:p w14:paraId="068B2885" w14:textId="77777777" w:rsidR="00DF453A" w:rsidRPr="00F777C0" w:rsidRDefault="00DF453A" w:rsidP="009C3398">
            <w:pPr>
              <w:pStyle w:val="TableCellCenter10pt"/>
              <w:keepNext w:val="0"/>
              <w:keepLines w:val="0"/>
            </w:pPr>
          </w:p>
        </w:tc>
        <w:tc>
          <w:tcPr>
            <w:tcW w:w="0" w:type="auto"/>
            <w:vAlign w:val="center"/>
          </w:tcPr>
          <w:p w14:paraId="239E3482" w14:textId="77777777" w:rsidR="00DF453A" w:rsidRPr="00F777C0" w:rsidRDefault="00DF453A" w:rsidP="009C3398">
            <w:pPr>
              <w:pStyle w:val="TableCellCenter10pt"/>
              <w:keepNext w:val="0"/>
              <w:keepLines w:val="0"/>
            </w:pPr>
          </w:p>
        </w:tc>
        <w:tc>
          <w:tcPr>
            <w:tcW w:w="0" w:type="auto"/>
            <w:vAlign w:val="center"/>
          </w:tcPr>
          <w:p w14:paraId="07512FEE" w14:textId="77777777" w:rsidR="00DF453A" w:rsidRPr="00F777C0" w:rsidRDefault="00DF453A" w:rsidP="009C3398">
            <w:pPr>
              <w:pStyle w:val="TableCellCenter10pt"/>
              <w:keepNext w:val="0"/>
              <w:keepLines w:val="0"/>
            </w:pPr>
          </w:p>
        </w:tc>
        <w:tc>
          <w:tcPr>
            <w:tcW w:w="0" w:type="auto"/>
            <w:vAlign w:val="center"/>
          </w:tcPr>
          <w:p w14:paraId="50A862A0" w14:textId="77777777" w:rsidR="00DF453A" w:rsidRPr="00F777C0" w:rsidRDefault="00DF453A" w:rsidP="009C3398">
            <w:pPr>
              <w:pStyle w:val="TableCellCenter10pt"/>
              <w:keepNext w:val="0"/>
              <w:keepLines w:val="0"/>
            </w:pPr>
          </w:p>
        </w:tc>
        <w:tc>
          <w:tcPr>
            <w:tcW w:w="0" w:type="auto"/>
            <w:vAlign w:val="center"/>
          </w:tcPr>
          <w:p w14:paraId="66DC718F" w14:textId="77777777" w:rsidR="00DF453A" w:rsidRPr="00F777C0" w:rsidRDefault="00DF453A" w:rsidP="009C3398">
            <w:pPr>
              <w:pStyle w:val="TableCellCenter10pt"/>
              <w:keepNext w:val="0"/>
              <w:keepLines w:val="0"/>
            </w:pPr>
          </w:p>
        </w:tc>
        <w:tc>
          <w:tcPr>
            <w:tcW w:w="0" w:type="auto"/>
            <w:vAlign w:val="center"/>
          </w:tcPr>
          <w:p w14:paraId="31FD6832" w14:textId="77777777" w:rsidR="00DF453A" w:rsidRPr="00F777C0" w:rsidRDefault="00DF453A" w:rsidP="009C3398">
            <w:pPr>
              <w:pStyle w:val="TableCellCenter10pt"/>
              <w:keepNext w:val="0"/>
              <w:keepLines w:val="0"/>
            </w:pPr>
          </w:p>
        </w:tc>
        <w:tc>
          <w:tcPr>
            <w:tcW w:w="0" w:type="auto"/>
            <w:vAlign w:val="center"/>
          </w:tcPr>
          <w:p w14:paraId="6193198F" w14:textId="77777777" w:rsidR="00DF453A" w:rsidRPr="00F777C0" w:rsidRDefault="00DF453A" w:rsidP="009C3398">
            <w:pPr>
              <w:pStyle w:val="TableCellCenter10pt"/>
              <w:keepNext w:val="0"/>
              <w:keepLines w:val="0"/>
            </w:pPr>
          </w:p>
        </w:tc>
        <w:tc>
          <w:tcPr>
            <w:tcW w:w="0" w:type="auto"/>
          </w:tcPr>
          <w:p w14:paraId="63486328" w14:textId="77777777" w:rsidR="00DF453A" w:rsidRPr="00F777C0" w:rsidRDefault="006B7357" w:rsidP="009C3398">
            <w:pPr>
              <w:pStyle w:val="TableCellLeft10pt"/>
              <w:keepNext w:val="0"/>
              <w:keepLines w:val="0"/>
            </w:pPr>
            <w:r w:rsidRPr="00F777C0">
              <w:t xml:space="preserve">In the absence of 12 months of amenorrhea, </w:t>
            </w:r>
            <w:r w:rsidRPr="00F777C0">
              <w:lastRenderedPageBreak/>
              <w:t>confirmation with 2 FSH measurements in postmenopausal range is required.</w:t>
            </w:r>
          </w:p>
        </w:tc>
      </w:tr>
      <w:tr w:rsidR="000121B5" w14:paraId="66394010" w14:textId="77777777" w:rsidTr="00981DFF">
        <w:tc>
          <w:tcPr>
            <w:tcW w:w="0" w:type="auto"/>
            <w:vAlign w:val="center"/>
            <w:hideMark/>
          </w:tcPr>
          <w:p w14:paraId="003DB230" w14:textId="77777777" w:rsidR="00DF453A" w:rsidRPr="00F777C0" w:rsidRDefault="006B7357" w:rsidP="00B85A90">
            <w:pPr>
              <w:pStyle w:val="TableCellLeft10pt"/>
              <w:keepLines w:val="0"/>
            </w:pPr>
            <w:r w:rsidRPr="00F777C0">
              <w:lastRenderedPageBreak/>
              <w:t>HIV, Hepatitis B, and Hepatitis C</w:t>
            </w:r>
          </w:p>
        </w:tc>
        <w:tc>
          <w:tcPr>
            <w:tcW w:w="0" w:type="auto"/>
            <w:vAlign w:val="center"/>
          </w:tcPr>
          <w:p w14:paraId="59E97CEE" w14:textId="77777777" w:rsidR="00DF453A" w:rsidRPr="00F777C0" w:rsidRDefault="00DF453A" w:rsidP="009C3398">
            <w:pPr>
              <w:pStyle w:val="TableCellCenter10pt"/>
              <w:keepNext w:val="0"/>
              <w:keepLines w:val="0"/>
            </w:pPr>
          </w:p>
        </w:tc>
        <w:tc>
          <w:tcPr>
            <w:tcW w:w="0" w:type="auto"/>
            <w:vAlign w:val="center"/>
            <w:hideMark/>
          </w:tcPr>
          <w:p w14:paraId="6D6A97B8" w14:textId="77777777" w:rsidR="00DF453A" w:rsidRPr="00F777C0" w:rsidRDefault="006B7357" w:rsidP="009C3398">
            <w:pPr>
              <w:pStyle w:val="TableCellCenter10pt"/>
              <w:keepNext w:val="0"/>
              <w:keepLines w:val="0"/>
            </w:pPr>
            <w:r w:rsidRPr="00F777C0">
              <w:t>X*</w:t>
            </w:r>
          </w:p>
        </w:tc>
        <w:tc>
          <w:tcPr>
            <w:tcW w:w="0" w:type="auto"/>
            <w:vAlign w:val="center"/>
          </w:tcPr>
          <w:p w14:paraId="2D4B4D3B" w14:textId="77777777" w:rsidR="00DF453A" w:rsidRPr="00F777C0" w:rsidRDefault="00DF453A" w:rsidP="009C3398">
            <w:pPr>
              <w:pStyle w:val="TableCellCenter10pt"/>
              <w:keepNext w:val="0"/>
              <w:keepLines w:val="0"/>
            </w:pPr>
          </w:p>
        </w:tc>
        <w:tc>
          <w:tcPr>
            <w:tcW w:w="0" w:type="auto"/>
            <w:vAlign w:val="center"/>
          </w:tcPr>
          <w:p w14:paraId="3CDE8CC0" w14:textId="77777777" w:rsidR="00DF453A" w:rsidRPr="00F777C0" w:rsidRDefault="00DF453A" w:rsidP="009C3398">
            <w:pPr>
              <w:pStyle w:val="TableCellCenter10pt"/>
              <w:keepNext w:val="0"/>
              <w:keepLines w:val="0"/>
            </w:pPr>
          </w:p>
        </w:tc>
        <w:tc>
          <w:tcPr>
            <w:tcW w:w="0" w:type="auto"/>
            <w:vAlign w:val="center"/>
          </w:tcPr>
          <w:p w14:paraId="40CA840E" w14:textId="77777777" w:rsidR="00DF453A" w:rsidRPr="00F777C0" w:rsidRDefault="00DF453A" w:rsidP="009C3398">
            <w:pPr>
              <w:pStyle w:val="TableCellCenter10pt"/>
              <w:keepNext w:val="0"/>
              <w:keepLines w:val="0"/>
            </w:pPr>
          </w:p>
        </w:tc>
        <w:tc>
          <w:tcPr>
            <w:tcW w:w="0" w:type="auto"/>
            <w:vAlign w:val="center"/>
          </w:tcPr>
          <w:p w14:paraId="3438F2EA" w14:textId="77777777" w:rsidR="00DF453A" w:rsidRPr="00F777C0" w:rsidRDefault="00DF453A" w:rsidP="009C3398">
            <w:pPr>
              <w:pStyle w:val="TableCellCenter10pt"/>
              <w:keepNext w:val="0"/>
              <w:keepLines w:val="0"/>
            </w:pPr>
          </w:p>
        </w:tc>
        <w:tc>
          <w:tcPr>
            <w:tcW w:w="0" w:type="auto"/>
            <w:vAlign w:val="center"/>
          </w:tcPr>
          <w:p w14:paraId="07CBCF15" w14:textId="77777777" w:rsidR="00DF453A" w:rsidRPr="00F777C0" w:rsidRDefault="00DF453A" w:rsidP="009C3398">
            <w:pPr>
              <w:pStyle w:val="TableCellCenter10pt"/>
              <w:keepNext w:val="0"/>
              <w:keepLines w:val="0"/>
            </w:pPr>
          </w:p>
        </w:tc>
        <w:tc>
          <w:tcPr>
            <w:tcW w:w="0" w:type="auto"/>
            <w:vAlign w:val="center"/>
          </w:tcPr>
          <w:p w14:paraId="30D40477" w14:textId="77777777" w:rsidR="00DF453A" w:rsidRPr="00F777C0" w:rsidRDefault="00DF453A" w:rsidP="009C3398">
            <w:pPr>
              <w:pStyle w:val="TableCellCenter10pt"/>
              <w:keepNext w:val="0"/>
              <w:keepLines w:val="0"/>
            </w:pPr>
          </w:p>
        </w:tc>
        <w:tc>
          <w:tcPr>
            <w:tcW w:w="0" w:type="auto"/>
            <w:vAlign w:val="center"/>
          </w:tcPr>
          <w:p w14:paraId="50BC06AC" w14:textId="77777777" w:rsidR="00DF453A" w:rsidRPr="00F777C0" w:rsidRDefault="00DF453A" w:rsidP="009C3398">
            <w:pPr>
              <w:pStyle w:val="TableCellCenter10pt"/>
              <w:keepNext w:val="0"/>
              <w:keepLines w:val="0"/>
            </w:pPr>
          </w:p>
        </w:tc>
        <w:tc>
          <w:tcPr>
            <w:tcW w:w="0" w:type="auto"/>
            <w:vAlign w:val="center"/>
          </w:tcPr>
          <w:p w14:paraId="5858CC39" w14:textId="77777777" w:rsidR="00DF453A" w:rsidRPr="00F777C0" w:rsidRDefault="00DF453A" w:rsidP="009C3398">
            <w:pPr>
              <w:pStyle w:val="TableCellCenter10pt"/>
              <w:keepNext w:val="0"/>
              <w:keepLines w:val="0"/>
            </w:pPr>
          </w:p>
        </w:tc>
        <w:tc>
          <w:tcPr>
            <w:tcW w:w="0" w:type="auto"/>
            <w:vAlign w:val="center"/>
          </w:tcPr>
          <w:p w14:paraId="619F9B72" w14:textId="77777777" w:rsidR="00DF453A" w:rsidRPr="00F777C0" w:rsidRDefault="00DF453A" w:rsidP="009C3398">
            <w:pPr>
              <w:pStyle w:val="TableCellCenter10pt"/>
              <w:keepNext w:val="0"/>
              <w:keepLines w:val="0"/>
            </w:pPr>
          </w:p>
        </w:tc>
        <w:tc>
          <w:tcPr>
            <w:tcW w:w="0" w:type="auto"/>
            <w:vAlign w:val="center"/>
          </w:tcPr>
          <w:p w14:paraId="431B3E1A" w14:textId="77777777" w:rsidR="00DF453A" w:rsidRPr="00F777C0" w:rsidRDefault="00DF453A" w:rsidP="009C3398">
            <w:pPr>
              <w:pStyle w:val="TableCellCenter10pt"/>
              <w:keepNext w:val="0"/>
              <w:keepLines w:val="0"/>
            </w:pPr>
          </w:p>
        </w:tc>
        <w:tc>
          <w:tcPr>
            <w:tcW w:w="0" w:type="auto"/>
            <w:vAlign w:val="center"/>
            <w:hideMark/>
          </w:tcPr>
          <w:p w14:paraId="072A558C" w14:textId="77777777" w:rsidR="00DF453A" w:rsidRPr="00F777C0" w:rsidRDefault="00DF453A" w:rsidP="009C3398">
            <w:pPr>
              <w:pStyle w:val="TableCellCenter10pt"/>
              <w:keepNext w:val="0"/>
              <w:keepLines w:val="0"/>
            </w:pPr>
          </w:p>
        </w:tc>
        <w:tc>
          <w:tcPr>
            <w:tcW w:w="0" w:type="auto"/>
            <w:vAlign w:val="center"/>
          </w:tcPr>
          <w:p w14:paraId="7E209720" w14:textId="77777777" w:rsidR="00DF453A" w:rsidRPr="00F777C0" w:rsidRDefault="00DF453A" w:rsidP="009C3398">
            <w:pPr>
              <w:pStyle w:val="TableCellCenter10pt"/>
              <w:keepNext w:val="0"/>
              <w:keepLines w:val="0"/>
            </w:pPr>
          </w:p>
        </w:tc>
        <w:tc>
          <w:tcPr>
            <w:tcW w:w="0" w:type="auto"/>
            <w:vAlign w:val="center"/>
          </w:tcPr>
          <w:p w14:paraId="43529A77" w14:textId="77777777" w:rsidR="00DF453A" w:rsidRPr="00F777C0" w:rsidRDefault="00DF453A" w:rsidP="009C3398">
            <w:pPr>
              <w:pStyle w:val="TableCellCenter10pt"/>
              <w:keepNext w:val="0"/>
              <w:keepLines w:val="0"/>
            </w:pPr>
          </w:p>
        </w:tc>
        <w:tc>
          <w:tcPr>
            <w:tcW w:w="0" w:type="auto"/>
            <w:vAlign w:val="center"/>
          </w:tcPr>
          <w:p w14:paraId="52FC9A2D" w14:textId="77777777" w:rsidR="00DF453A" w:rsidRPr="00F777C0" w:rsidRDefault="00DF453A" w:rsidP="009C3398">
            <w:pPr>
              <w:pStyle w:val="TableCellCenter10pt"/>
              <w:keepNext w:val="0"/>
              <w:keepLines w:val="0"/>
            </w:pPr>
          </w:p>
        </w:tc>
        <w:tc>
          <w:tcPr>
            <w:tcW w:w="0" w:type="auto"/>
          </w:tcPr>
          <w:p w14:paraId="3FB38D1C" w14:textId="77777777" w:rsidR="00DF453A" w:rsidRPr="00F777C0" w:rsidRDefault="006B7357" w:rsidP="009C3398">
            <w:pPr>
              <w:pStyle w:val="TableCellLeft10pt"/>
              <w:keepNext w:val="0"/>
              <w:keepLines w:val="0"/>
            </w:pPr>
            <w:r w:rsidRPr="00F777C0">
              <w:t>*Required at Screening only if mandated by local health authority</w:t>
            </w:r>
          </w:p>
        </w:tc>
      </w:tr>
      <w:tr w:rsidR="000121B5" w14:paraId="4C29DFD4" w14:textId="77777777" w:rsidTr="00981DFF">
        <w:trPr>
          <w:trHeight w:val="1074"/>
        </w:trPr>
        <w:tc>
          <w:tcPr>
            <w:tcW w:w="0" w:type="auto"/>
            <w:vAlign w:val="center"/>
            <w:hideMark/>
          </w:tcPr>
          <w:p w14:paraId="3D5B9E4C" w14:textId="77777777" w:rsidR="00DF453A" w:rsidRPr="00F777C0" w:rsidRDefault="006B7357" w:rsidP="009C3398">
            <w:pPr>
              <w:pStyle w:val="TableCellLeft10pt"/>
              <w:keepNext w:val="0"/>
              <w:keepLines w:val="0"/>
            </w:pPr>
            <w:r w:rsidRPr="00F777C0">
              <w:t>Hematology</w:t>
            </w:r>
          </w:p>
        </w:tc>
        <w:tc>
          <w:tcPr>
            <w:tcW w:w="0" w:type="auto"/>
            <w:vAlign w:val="center"/>
          </w:tcPr>
          <w:p w14:paraId="7ED4A671" w14:textId="77777777" w:rsidR="00DF453A" w:rsidRPr="00F777C0" w:rsidRDefault="00DF453A" w:rsidP="009C3398">
            <w:pPr>
              <w:pStyle w:val="TableCellCenter10pt"/>
              <w:keepNext w:val="0"/>
              <w:keepLines w:val="0"/>
            </w:pPr>
          </w:p>
        </w:tc>
        <w:tc>
          <w:tcPr>
            <w:tcW w:w="0" w:type="auto"/>
            <w:vAlign w:val="center"/>
          </w:tcPr>
          <w:p w14:paraId="3F023F47" w14:textId="77777777" w:rsidR="00DF453A" w:rsidRPr="00F777C0" w:rsidRDefault="006B7357" w:rsidP="009C3398">
            <w:pPr>
              <w:pStyle w:val="TableCellCenter10pt"/>
              <w:keepNext w:val="0"/>
              <w:keepLines w:val="0"/>
            </w:pPr>
            <w:r w:rsidRPr="00F777C0">
              <w:t>X*</w:t>
            </w:r>
          </w:p>
        </w:tc>
        <w:tc>
          <w:tcPr>
            <w:tcW w:w="0" w:type="auto"/>
            <w:vAlign w:val="center"/>
          </w:tcPr>
          <w:p w14:paraId="544254F1" w14:textId="77777777" w:rsidR="00DF453A" w:rsidRPr="00F777C0" w:rsidRDefault="00DF453A" w:rsidP="009C3398">
            <w:pPr>
              <w:pStyle w:val="TableCellCenter10pt"/>
              <w:keepNext w:val="0"/>
              <w:keepLines w:val="0"/>
            </w:pPr>
          </w:p>
        </w:tc>
        <w:tc>
          <w:tcPr>
            <w:tcW w:w="0" w:type="auto"/>
            <w:vAlign w:val="center"/>
          </w:tcPr>
          <w:p w14:paraId="0FC18CB4" w14:textId="77777777" w:rsidR="00DF453A" w:rsidRPr="00F777C0" w:rsidRDefault="00DF453A" w:rsidP="009C3398">
            <w:pPr>
              <w:pStyle w:val="TableCellCenter10pt"/>
              <w:keepNext w:val="0"/>
              <w:keepLines w:val="0"/>
            </w:pPr>
          </w:p>
        </w:tc>
        <w:tc>
          <w:tcPr>
            <w:tcW w:w="0" w:type="auto"/>
            <w:vAlign w:val="center"/>
            <w:hideMark/>
          </w:tcPr>
          <w:p w14:paraId="0F3F7F21" w14:textId="77777777" w:rsidR="00DF453A" w:rsidRPr="00F777C0" w:rsidRDefault="006B7357" w:rsidP="009C3398">
            <w:pPr>
              <w:pStyle w:val="TableCellCenter10pt"/>
              <w:keepNext w:val="0"/>
              <w:keepLines w:val="0"/>
            </w:pPr>
            <w:r w:rsidRPr="00F777C0">
              <w:t>X</w:t>
            </w:r>
          </w:p>
        </w:tc>
        <w:tc>
          <w:tcPr>
            <w:tcW w:w="0" w:type="auto"/>
            <w:vAlign w:val="center"/>
          </w:tcPr>
          <w:p w14:paraId="11FCCF23" w14:textId="77777777" w:rsidR="00DF453A" w:rsidRPr="00F777C0" w:rsidRDefault="006B7357" w:rsidP="009C3398">
            <w:pPr>
              <w:pStyle w:val="TableCellCenter10pt"/>
              <w:keepNext w:val="0"/>
              <w:keepLines w:val="0"/>
            </w:pPr>
            <w:r w:rsidRPr="00F777C0">
              <w:t>X</w:t>
            </w:r>
          </w:p>
        </w:tc>
        <w:tc>
          <w:tcPr>
            <w:tcW w:w="0" w:type="auto"/>
            <w:vAlign w:val="center"/>
          </w:tcPr>
          <w:p w14:paraId="2AA32365" w14:textId="77777777" w:rsidR="00DF453A" w:rsidRPr="00F777C0" w:rsidRDefault="00DF453A" w:rsidP="009C3398">
            <w:pPr>
              <w:pStyle w:val="TableCellCenter10pt"/>
              <w:keepNext w:val="0"/>
              <w:keepLines w:val="0"/>
            </w:pPr>
          </w:p>
        </w:tc>
        <w:tc>
          <w:tcPr>
            <w:tcW w:w="0" w:type="auto"/>
            <w:vAlign w:val="center"/>
          </w:tcPr>
          <w:p w14:paraId="4F919D93" w14:textId="77777777" w:rsidR="00DF453A" w:rsidRPr="00F777C0" w:rsidRDefault="006B7357" w:rsidP="009C3398">
            <w:pPr>
              <w:pStyle w:val="TableCellCenter10pt"/>
              <w:keepNext w:val="0"/>
              <w:keepLines w:val="0"/>
            </w:pPr>
            <w:r w:rsidRPr="00F777C0">
              <w:t>X</w:t>
            </w:r>
          </w:p>
        </w:tc>
        <w:tc>
          <w:tcPr>
            <w:tcW w:w="0" w:type="auto"/>
            <w:vAlign w:val="center"/>
          </w:tcPr>
          <w:p w14:paraId="2056FFF9" w14:textId="77777777" w:rsidR="00DF453A" w:rsidRPr="00F777C0" w:rsidRDefault="006B7357" w:rsidP="009C3398">
            <w:pPr>
              <w:pStyle w:val="TableCellCenter10pt"/>
              <w:keepNext w:val="0"/>
              <w:keepLines w:val="0"/>
            </w:pPr>
            <w:r w:rsidRPr="00F777C0">
              <w:t>X</w:t>
            </w:r>
          </w:p>
        </w:tc>
        <w:tc>
          <w:tcPr>
            <w:tcW w:w="0" w:type="auto"/>
            <w:vAlign w:val="center"/>
          </w:tcPr>
          <w:p w14:paraId="44A6B8B1" w14:textId="77777777" w:rsidR="00DF453A" w:rsidRPr="00F777C0" w:rsidRDefault="006B7357" w:rsidP="009C3398">
            <w:pPr>
              <w:pStyle w:val="TableCellCenter10pt"/>
              <w:keepNext w:val="0"/>
              <w:keepLines w:val="0"/>
            </w:pPr>
            <w:r w:rsidRPr="00F777C0">
              <w:t>X</w:t>
            </w:r>
          </w:p>
        </w:tc>
        <w:tc>
          <w:tcPr>
            <w:tcW w:w="0" w:type="auto"/>
            <w:vAlign w:val="center"/>
          </w:tcPr>
          <w:p w14:paraId="4B0831D8" w14:textId="77777777" w:rsidR="00DF453A" w:rsidRPr="00F777C0" w:rsidRDefault="006B7357" w:rsidP="009C3398">
            <w:pPr>
              <w:pStyle w:val="TableCellCenter10pt"/>
              <w:keepNext w:val="0"/>
              <w:keepLines w:val="0"/>
            </w:pPr>
            <w:r w:rsidRPr="00F777C0">
              <w:t>X</w:t>
            </w:r>
          </w:p>
        </w:tc>
        <w:tc>
          <w:tcPr>
            <w:tcW w:w="0" w:type="auto"/>
            <w:vAlign w:val="center"/>
          </w:tcPr>
          <w:p w14:paraId="146D199E" w14:textId="77777777" w:rsidR="00DF453A" w:rsidRPr="00F777C0" w:rsidRDefault="006B7357" w:rsidP="009C3398">
            <w:pPr>
              <w:pStyle w:val="TableCellCenter10pt"/>
              <w:keepNext w:val="0"/>
              <w:keepLines w:val="0"/>
            </w:pPr>
            <w:r w:rsidRPr="00F777C0">
              <w:t>X</w:t>
            </w:r>
          </w:p>
        </w:tc>
        <w:tc>
          <w:tcPr>
            <w:tcW w:w="0" w:type="auto"/>
            <w:vAlign w:val="center"/>
          </w:tcPr>
          <w:p w14:paraId="387C7653" w14:textId="77777777" w:rsidR="00DF453A" w:rsidRPr="00F777C0" w:rsidRDefault="006B7357" w:rsidP="009C3398">
            <w:pPr>
              <w:pStyle w:val="TableCellCenter10pt"/>
              <w:keepNext w:val="0"/>
              <w:keepLines w:val="0"/>
            </w:pPr>
            <w:r w:rsidRPr="00F777C0">
              <w:t>X</w:t>
            </w:r>
          </w:p>
        </w:tc>
        <w:tc>
          <w:tcPr>
            <w:tcW w:w="0" w:type="auto"/>
            <w:vAlign w:val="center"/>
            <w:hideMark/>
          </w:tcPr>
          <w:p w14:paraId="19D42346" w14:textId="77777777" w:rsidR="00DF453A" w:rsidRPr="00F777C0" w:rsidRDefault="006B7357" w:rsidP="009C3398">
            <w:pPr>
              <w:pStyle w:val="TableCellCenter10pt"/>
              <w:keepNext w:val="0"/>
              <w:keepLines w:val="0"/>
            </w:pPr>
            <w:r w:rsidRPr="00F777C0">
              <w:t>X</w:t>
            </w:r>
          </w:p>
        </w:tc>
        <w:tc>
          <w:tcPr>
            <w:tcW w:w="0" w:type="auto"/>
            <w:vAlign w:val="center"/>
          </w:tcPr>
          <w:p w14:paraId="7A59F517" w14:textId="77777777" w:rsidR="00DF453A" w:rsidRPr="00F777C0" w:rsidRDefault="00DF453A" w:rsidP="009C3398">
            <w:pPr>
              <w:pStyle w:val="TableCellCenter10pt"/>
              <w:keepNext w:val="0"/>
              <w:keepLines w:val="0"/>
            </w:pPr>
          </w:p>
        </w:tc>
        <w:tc>
          <w:tcPr>
            <w:tcW w:w="0" w:type="auto"/>
            <w:vAlign w:val="center"/>
          </w:tcPr>
          <w:p w14:paraId="681C6A31" w14:textId="77777777" w:rsidR="00DF453A" w:rsidRPr="00F777C0" w:rsidRDefault="00DF453A" w:rsidP="009C3398">
            <w:pPr>
              <w:pStyle w:val="TableCellCenter10pt"/>
              <w:keepNext w:val="0"/>
              <w:keepLines w:val="0"/>
            </w:pPr>
          </w:p>
        </w:tc>
        <w:tc>
          <w:tcPr>
            <w:tcW w:w="0" w:type="auto"/>
            <w:vMerge w:val="restart"/>
          </w:tcPr>
          <w:p w14:paraId="2522B6F0" w14:textId="77777777" w:rsidR="00DF453A" w:rsidRPr="00F777C0" w:rsidRDefault="006B7357" w:rsidP="009C3398">
            <w:pPr>
              <w:pStyle w:val="TableCellLeft10pt"/>
              <w:keepNext w:val="0"/>
              <w:keepLines w:val="0"/>
            </w:pPr>
            <w:r w:rsidRPr="00F777C0">
              <w:t>Labs obtained and reviewed on C1D1 before randomization may also be used as the screening value to determine eligibility.</w:t>
            </w:r>
          </w:p>
          <w:p w14:paraId="3FD0E68F" w14:textId="77777777" w:rsidR="00DF453A" w:rsidRPr="00F777C0" w:rsidRDefault="006B7357" w:rsidP="009C3398">
            <w:pPr>
              <w:pStyle w:val="TableCellLeft10pt"/>
              <w:keepNext w:val="0"/>
              <w:keepLines w:val="0"/>
            </w:pPr>
            <w:r w:rsidRPr="00F777C0">
              <w:t xml:space="preserve">*Perform screening laboratory tests within 7 days </w:t>
            </w:r>
            <w:r w:rsidRPr="00F777C0">
              <w:lastRenderedPageBreak/>
              <w:t>before the first dose.</w:t>
            </w:r>
          </w:p>
        </w:tc>
      </w:tr>
      <w:tr w:rsidR="000121B5" w14:paraId="14635890" w14:textId="77777777" w:rsidTr="00981DFF">
        <w:tc>
          <w:tcPr>
            <w:tcW w:w="0" w:type="auto"/>
            <w:vAlign w:val="center"/>
            <w:hideMark/>
          </w:tcPr>
          <w:p w14:paraId="7D7CA6B9" w14:textId="77777777" w:rsidR="00DF453A" w:rsidRPr="00F777C0" w:rsidRDefault="006B7357" w:rsidP="009C3398">
            <w:pPr>
              <w:pStyle w:val="TableCellLeft10pt"/>
              <w:keepNext w:val="0"/>
              <w:keepLines w:val="0"/>
            </w:pPr>
            <w:r w:rsidRPr="00F777C0">
              <w:t>Chemistry</w:t>
            </w:r>
          </w:p>
        </w:tc>
        <w:tc>
          <w:tcPr>
            <w:tcW w:w="0" w:type="auto"/>
            <w:vAlign w:val="center"/>
          </w:tcPr>
          <w:p w14:paraId="3214F7D3" w14:textId="77777777" w:rsidR="00DF453A" w:rsidRPr="00F777C0" w:rsidRDefault="00DF453A" w:rsidP="009C3398">
            <w:pPr>
              <w:pStyle w:val="TableCellCenter10pt"/>
              <w:keepNext w:val="0"/>
              <w:keepLines w:val="0"/>
            </w:pPr>
          </w:p>
        </w:tc>
        <w:tc>
          <w:tcPr>
            <w:tcW w:w="0" w:type="auto"/>
            <w:vAlign w:val="center"/>
          </w:tcPr>
          <w:p w14:paraId="697433CA" w14:textId="77777777" w:rsidR="00DF453A" w:rsidRPr="00F777C0" w:rsidRDefault="006B7357" w:rsidP="009C3398">
            <w:pPr>
              <w:pStyle w:val="TableCellCenter10pt"/>
              <w:keepNext w:val="0"/>
              <w:keepLines w:val="0"/>
            </w:pPr>
            <w:r w:rsidRPr="00F777C0">
              <w:t>X*</w:t>
            </w:r>
          </w:p>
        </w:tc>
        <w:tc>
          <w:tcPr>
            <w:tcW w:w="0" w:type="auto"/>
            <w:vAlign w:val="center"/>
          </w:tcPr>
          <w:p w14:paraId="29F3B9EE" w14:textId="77777777" w:rsidR="00DF453A" w:rsidRPr="00F777C0" w:rsidRDefault="00DF453A" w:rsidP="009C3398">
            <w:pPr>
              <w:pStyle w:val="TableCellCenter10pt"/>
              <w:keepNext w:val="0"/>
              <w:keepLines w:val="0"/>
            </w:pPr>
          </w:p>
        </w:tc>
        <w:tc>
          <w:tcPr>
            <w:tcW w:w="0" w:type="auto"/>
            <w:vAlign w:val="center"/>
          </w:tcPr>
          <w:p w14:paraId="0630A85F" w14:textId="77777777" w:rsidR="00DF453A" w:rsidRPr="00F777C0" w:rsidRDefault="00DF453A" w:rsidP="009C3398">
            <w:pPr>
              <w:pStyle w:val="TableCellCenter10pt"/>
              <w:keepNext w:val="0"/>
              <w:keepLines w:val="0"/>
            </w:pPr>
          </w:p>
        </w:tc>
        <w:tc>
          <w:tcPr>
            <w:tcW w:w="0" w:type="auto"/>
            <w:vAlign w:val="center"/>
            <w:hideMark/>
          </w:tcPr>
          <w:p w14:paraId="13B7EDE0" w14:textId="77777777" w:rsidR="00DF453A" w:rsidRPr="00F777C0" w:rsidRDefault="006B7357" w:rsidP="009C3398">
            <w:pPr>
              <w:pStyle w:val="TableCellCenter10pt"/>
              <w:keepNext w:val="0"/>
              <w:keepLines w:val="0"/>
            </w:pPr>
            <w:r w:rsidRPr="00F777C0">
              <w:t>X</w:t>
            </w:r>
          </w:p>
        </w:tc>
        <w:tc>
          <w:tcPr>
            <w:tcW w:w="0" w:type="auto"/>
            <w:vAlign w:val="center"/>
          </w:tcPr>
          <w:p w14:paraId="122D680B" w14:textId="77777777" w:rsidR="00DF453A" w:rsidRPr="00F777C0" w:rsidRDefault="006B7357" w:rsidP="009C3398">
            <w:pPr>
              <w:pStyle w:val="TableCellCenter10pt"/>
              <w:keepNext w:val="0"/>
              <w:keepLines w:val="0"/>
            </w:pPr>
            <w:r w:rsidRPr="00F777C0">
              <w:t>X</w:t>
            </w:r>
          </w:p>
        </w:tc>
        <w:tc>
          <w:tcPr>
            <w:tcW w:w="0" w:type="auto"/>
            <w:vAlign w:val="center"/>
            <w:hideMark/>
          </w:tcPr>
          <w:p w14:paraId="72FD3447" w14:textId="77777777" w:rsidR="00DF453A" w:rsidRPr="00F777C0" w:rsidRDefault="00DF453A" w:rsidP="009C3398">
            <w:pPr>
              <w:pStyle w:val="TableCellCenter10pt"/>
              <w:keepNext w:val="0"/>
              <w:keepLines w:val="0"/>
            </w:pPr>
          </w:p>
        </w:tc>
        <w:tc>
          <w:tcPr>
            <w:tcW w:w="0" w:type="auto"/>
            <w:vAlign w:val="center"/>
          </w:tcPr>
          <w:p w14:paraId="76CB702A" w14:textId="77777777" w:rsidR="00DF453A" w:rsidRPr="00F777C0" w:rsidRDefault="006B7357" w:rsidP="009C3398">
            <w:pPr>
              <w:pStyle w:val="TableCellCenter10pt"/>
              <w:keepNext w:val="0"/>
              <w:keepLines w:val="0"/>
            </w:pPr>
            <w:r w:rsidRPr="00F777C0">
              <w:t>X</w:t>
            </w:r>
          </w:p>
        </w:tc>
        <w:tc>
          <w:tcPr>
            <w:tcW w:w="0" w:type="auto"/>
            <w:vAlign w:val="center"/>
          </w:tcPr>
          <w:p w14:paraId="759AFC82" w14:textId="77777777" w:rsidR="00DF453A" w:rsidRPr="00F777C0" w:rsidRDefault="006B7357" w:rsidP="009C3398">
            <w:pPr>
              <w:pStyle w:val="TableCellCenter10pt"/>
              <w:keepNext w:val="0"/>
              <w:keepLines w:val="0"/>
            </w:pPr>
            <w:r w:rsidRPr="00F777C0">
              <w:t>X</w:t>
            </w:r>
          </w:p>
        </w:tc>
        <w:tc>
          <w:tcPr>
            <w:tcW w:w="0" w:type="auto"/>
            <w:vAlign w:val="center"/>
          </w:tcPr>
          <w:p w14:paraId="55D5EDCD" w14:textId="77777777" w:rsidR="00DF453A" w:rsidRPr="00F777C0" w:rsidRDefault="006B7357" w:rsidP="009C3398">
            <w:pPr>
              <w:pStyle w:val="TableCellCenter10pt"/>
              <w:keepNext w:val="0"/>
              <w:keepLines w:val="0"/>
            </w:pPr>
            <w:r w:rsidRPr="00F777C0">
              <w:t>X</w:t>
            </w:r>
          </w:p>
        </w:tc>
        <w:tc>
          <w:tcPr>
            <w:tcW w:w="0" w:type="auto"/>
            <w:vAlign w:val="center"/>
          </w:tcPr>
          <w:p w14:paraId="0B10C4F1" w14:textId="77777777" w:rsidR="00DF453A" w:rsidRPr="00F777C0" w:rsidRDefault="006B7357" w:rsidP="009C3398">
            <w:pPr>
              <w:pStyle w:val="TableCellCenter10pt"/>
              <w:keepNext w:val="0"/>
              <w:keepLines w:val="0"/>
            </w:pPr>
            <w:r w:rsidRPr="00F777C0">
              <w:t>X</w:t>
            </w:r>
          </w:p>
        </w:tc>
        <w:tc>
          <w:tcPr>
            <w:tcW w:w="0" w:type="auto"/>
            <w:vAlign w:val="center"/>
          </w:tcPr>
          <w:p w14:paraId="1D600182" w14:textId="77777777" w:rsidR="00DF453A" w:rsidRPr="00F777C0" w:rsidRDefault="006B7357" w:rsidP="009C3398">
            <w:pPr>
              <w:pStyle w:val="TableCellCenter10pt"/>
              <w:keepNext w:val="0"/>
              <w:keepLines w:val="0"/>
            </w:pPr>
            <w:r w:rsidRPr="00F777C0">
              <w:t>X</w:t>
            </w:r>
          </w:p>
        </w:tc>
        <w:tc>
          <w:tcPr>
            <w:tcW w:w="0" w:type="auto"/>
            <w:vAlign w:val="center"/>
          </w:tcPr>
          <w:p w14:paraId="0726954C" w14:textId="77777777" w:rsidR="00DF453A" w:rsidRPr="00F777C0" w:rsidRDefault="006B7357" w:rsidP="009C3398">
            <w:pPr>
              <w:pStyle w:val="TableCellCenter10pt"/>
              <w:keepNext w:val="0"/>
              <w:keepLines w:val="0"/>
            </w:pPr>
            <w:r w:rsidRPr="00F777C0">
              <w:t>X</w:t>
            </w:r>
          </w:p>
        </w:tc>
        <w:tc>
          <w:tcPr>
            <w:tcW w:w="0" w:type="auto"/>
            <w:vAlign w:val="center"/>
            <w:hideMark/>
          </w:tcPr>
          <w:p w14:paraId="6E3A3982" w14:textId="77777777" w:rsidR="00DF453A" w:rsidRPr="00F777C0" w:rsidRDefault="006B7357" w:rsidP="009C3398">
            <w:pPr>
              <w:pStyle w:val="TableCellCenter10pt"/>
              <w:keepNext w:val="0"/>
              <w:keepLines w:val="0"/>
            </w:pPr>
            <w:r w:rsidRPr="00F777C0">
              <w:t>X</w:t>
            </w:r>
          </w:p>
        </w:tc>
        <w:tc>
          <w:tcPr>
            <w:tcW w:w="0" w:type="auto"/>
            <w:vAlign w:val="center"/>
          </w:tcPr>
          <w:p w14:paraId="4ABD1335" w14:textId="77777777" w:rsidR="00DF453A" w:rsidRPr="00F777C0" w:rsidRDefault="00DF453A" w:rsidP="009C3398">
            <w:pPr>
              <w:pStyle w:val="TableCellCenter10pt"/>
              <w:keepNext w:val="0"/>
              <w:keepLines w:val="0"/>
            </w:pPr>
          </w:p>
        </w:tc>
        <w:tc>
          <w:tcPr>
            <w:tcW w:w="0" w:type="auto"/>
            <w:vAlign w:val="center"/>
          </w:tcPr>
          <w:p w14:paraId="5296B025" w14:textId="77777777" w:rsidR="00DF453A" w:rsidRPr="00F777C0" w:rsidRDefault="00DF453A" w:rsidP="009C3398">
            <w:pPr>
              <w:pStyle w:val="TableCellCenter10pt"/>
              <w:keepNext w:val="0"/>
              <w:keepLines w:val="0"/>
            </w:pPr>
          </w:p>
        </w:tc>
        <w:tc>
          <w:tcPr>
            <w:tcW w:w="0" w:type="auto"/>
            <w:vMerge/>
          </w:tcPr>
          <w:p w14:paraId="79F057C0" w14:textId="77777777" w:rsidR="00DF453A" w:rsidRPr="00F777C0" w:rsidRDefault="00DF453A" w:rsidP="009C3398">
            <w:pPr>
              <w:pStyle w:val="TableCellLeft10pt"/>
              <w:keepNext w:val="0"/>
              <w:keepLines w:val="0"/>
            </w:pPr>
          </w:p>
        </w:tc>
      </w:tr>
      <w:tr w:rsidR="000121B5" w14:paraId="0AB8AD8E" w14:textId="77777777" w:rsidTr="00981DFF">
        <w:tc>
          <w:tcPr>
            <w:tcW w:w="0" w:type="auto"/>
            <w:vAlign w:val="center"/>
            <w:hideMark/>
          </w:tcPr>
          <w:p w14:paraId="424950DF" w14:textId="77777777" w:rsidR="00DF453A" w:rsidRPr="00F777C0" w:rsidRDefault="006B7357" w:rsidP="00334202">
            <w:pPr>
              <w:pStyle w:val="TableCellLeft10pt"/>
              <w:keepNext w:val="0"/>
              <w:keepLines w:val="0"/>
            </w:pPr>
            <w:r w:rsidRPr="00F777C0">
              <w:t>Thyroid Function Tests</w:t>
            </w:r>
          </w:p>
          <w:p w14:paraId="11B05C92" w14:textId="77777777" w:rsidR="00DF453A" w:rsidRPr="00F777C0" w:rsidRDefault="006B7357" w:rsidP="009C3398">
            <w:pPr>
              <w:pStyle w:val="TableCellLeft10pt"/>
              <w:keepNext w:val="0"/>
              <w:keepLines w:val="0"/>
            </w:pPr>
            <w:r w:rsidRPr="00F777C0">
              <w:t>(T3 or FT3, Free T4, TSH)</w:t>
            </w:r>
          </w:p>
        </w:tc>
        <w:tc>
          <w:tcPr>
            <w:tcW w:w="0" w:type="auto"/>
            <w:vAlign w:val="center"/>
          </w:tcPr>
          <w:p w14:paraId="35DC138C" w14:textId="77777777" w:rsidR="00DF453A" w:rsidRPr="00F777C0" w:rsidRDefault="00DF453A" w:rsidP="009C3398">
            <w:pPr>
              <w:pStyle w:val="TableCellCenter10pt"/>
              <w:keepNext w:val="0"/>
              <w:keepLines w:val="0"/>
            </w:pPr>
          </w:p>
        </w:tc>
        <w:tc>
          <w:tcPr>
            <w:tcW w:w="0" w:type="auto"/>
            <w:vAlign w:val="center"/>
          </w:tcPr>
          <w:p w14:paraId="56E6B8C6" w14:textId="77777777" w:rsidR="00DF453A" w:rsidRPr="00F777C0" w:rsidRDefault="006B7357" w:rsidP="009C3398">
            <w:pPr>
              <w:pStyle w:val="TableCellCenter10pt"/>
              <w:keepNext w:val="0"/>
              <w:keepLines w:val="0"/>
            </w:pPr>
            <w:r w:rsidRPr="00F777C0">
              <w:t>X*</w:t>
            </w:r>
          </w:p>
        </w:tc>
        <w:tc>
          <w:tcPr>
            <w:tcW w:w="0" w:type="auto"/>
            <w:vAlign w:val="center"/>
          </w:tcPr>
          <w:p w14:paraId="6C4B78BE" w14:textId="77777777" w:rsidR="00DF453A" w:rsidRPr="00F777C0" w:rsidRDefault="00DF453A" w:rsidP="009C3398">
            <w:pPr>
              <w:pStyle w:val="TableCellCenter10pt"/>
              <w:keepNext w:val="0"/>
              <w:keepLines w:val="0"/>
            </w:pPr>
          </w:p>
        </w:tc>
        <w:tc>
          <w:tcPr>
            <w:tcW w:w="0" w:type="auto"/>
            <w:vAlign w:val="center"/>
          </w:tcPr>
          <w:p w14:paraId="2663F1AF" w14:textId="77777777" w:rsidR="00DF453A" w:rsidRPr="00F777C0" w:rsidRDefault="00DF453A" w:rsidP="009C3398">
            <w:pPr>
              <w:pStyle w:val="TableCellCenter10pt"/>
              <w:keepNext w:val="0"/>
              <w:keepLines w:val="0"/>
            </w:pPr>
          </w:p>
        </w:tc>
        <w:tc>
          <w:tcPr>
            <w:tcW w:w="0" w:type="auto"/>
            <w:vAlign w:val="center"/>
          </w:tcPr>
          <w:p w14:paraId="633B8656" w14:textId="77777777" w:rsidR="00DF453A" w:rsidRPr="00F777C0" w:rsidRDefault="00DF453A" w:rsidP="009C3398">
            <w:pPr>
              <w:pStyle w:val="TableCellCenter10pt"/>
              <w:keepNext w:val="0"/>
              <w:keepLines w:val="0"/>
            </w:pPr>
          </w:p>
        </w:tc>
        <w:tc>
          <w:tcPr>
            <w:tcW w:w="0" w:type="auto"/>
            <w:vAlign w:val="center"/>
          </w:tcPr>
          <w:p w14:paraId="7D9D812E" w14:textId="77777777" w:rsidR="00DF453A" w:rsidRPr="00F777C0" w:rsidRDefault="006B7357" w:rsidP="009C3398">
            <w:pPr>
              <w:pStyle w:val="TableCellCenter10pt"/>
              <w:keepNext w:val="0"/>
              <w:keepLines w:val="0"/>
            </w:pPr>
            <w:r w:rsidRPr="00F777C0">
              <w:t>X</w:t>
            </w:r>
          </w:p>
        </w:tc>
        <w:tc>
          <w:tcPr>
            <w:tcW w:w="0" w:type="auto"/>
            <w:vAlign w:val="center"/>
          </w:tcPr>
          <w:p w14:paraId="1E71D027" w14:textId="77777777" w:rsidR="00DF453A" w:rsidRPr="00F777C0" w:rsidRDefault="00DF453A" w:rsidP="009C3398">
            <w:pPr>
              <w:pStyle w:val="TableCellCenter10pt"/>
              <w:keepNext w:val="0"/>
              <w:keepLines w:val="0"/>
            </w:pPr>
          </w:p>
        </w:tc>
        <w:tc>
          <w:tcPr>
            <w:tcW w:w="0" w:type="auto"/>
            <w:vAlign w:val="center"/>
          </w:tcPr>
          <w:p w14:paraId="0F4B2730" w14:textId="77777777" w:rsidR="00DF453A" w:rsidRPr="00F777C0" w:rsidRDefault="00DF453A" w:rsidP="009C3398">
            <w:pPr>
              <w:pStyle w:val="TableCellCenter10pt"/>
              <w:keepNext w:val="0"/>
              <w:keepLines w:val="0"/>
            </w:pPr>
          </w:p>
        </w:tc>
        <w:tc>
          <w:tcPr>
            <w:tcW w:w="0" w:type="auto"/>
            <w:vAlign w:val="center"/>
          </w:tcPr>
          <w:p w14:paraId="512B06B2" w14:textId="77777777" w:rsidR="00DF453A" w:rsidRPr="00F777C0" w:rsidRDefault="006B7357" w:rsidP="009C3398">
            <w:pPr>
              <w:pStyle w:val="TableCellCenter10pt"/>
              <w:keepNext w:val="0"/>
              <w:keepLines w:val="0"/>
            </w:pPr>
            <w:r w:rsidRPr="00F777C0">
              <w:t>X</w:t>
            </w:r>
          </w:p>
        </w:tc>
        <w:tc>
          <w:tcPr>
            <w:tcW w:w="0" w:type="auto"/>
            <w:vAlign w:val="center"/>
          </w:tcPr>
          <w:p w14:paraId="7AACC595" w14:textId="77777777" w:rsidR="00DF453A" w:rsidRPr="00F777C0" w:rsidRDefault="00DF453A" w:rsidP="009C3398">
            <w:pPr>
              <w:pStyle w:val="TableCellCenter10pt"/>
              <w:keepNext w:val="0"/>
              <w:keepLines w:val="0"/>
            </w:pPr>
          </w:p>
        </w:tc>
        <w:tc>
          <w:tcPr>
            <w:tcW w:w="0" w:type="auto"/>
            <w:vAlign w:val="center"/>
          </w:tcPr>
          <w:p w14:paraId="5124ED0C" w14:textId="77777777" w:rsidR="00DF453A" w:rsidRPr="00F777C0" w:rsidRDefault="006B7357" w:rsidP="009C3398">
            <w:pPr>
              <w:pStyle w:val="TableCellCenter10pt"/>
              <w:keepNext w:val="0"/>
              <w:keepLines w:val="0"/>
            </w:pPr>
            <w:r w:rsidRPr="00F777C0">
              <w:t>X</w:t>
            </w:r>
          </w:p>
        </w:tc>
        <w:tc>
          <w:tcPr>
            <w:tcW w:w="0" w:type="auto"/>
            <w:vAlign w:val="center"/>
          </w:tcPr>
          <w:p w14:paraId="10A6D262" w14:textId="77777777" w:rsidR="00DF453A" w:rsidRPr="00F777C0" w:rsidRDefault="006B7357" w:rsidP="009C3398">
            <w:pPr>
              <w:pStyle w:val="TableCellCenter10pt"/>
              <w:keepNext w:val="0"/>
              <w:keepLines w:val="0"/>
            </w:pPr>
            <w:r w:rsidRPr="00F777C0">
              <w:t>X</w:t>
            </w:r>
          </w:p>
        </w:tc>
        <w:tc>
          <w:tcPr>
            <w:tcW w:w="0" w:type="auto"/>
            <w:vAlign w:val="center"/>
          </w:tcPr>
          <w:p w14:paraId="6AE1B817" w14:textId="77777777" w:rsidR="00DF453A" w:rsidRPr="00F777C0" w:rsidRDefault="00DF453A" w:rsidP="009C3398">
            <w:pPr>
              <w:pStyle w:val="TableCellCenter10pt"/>
              <w:keepNext w:val="0"/>
              <w:keepLines w:val="0"/>
            </w:pPr>
          </w:p>
        </w:tc>
        <w:tc>
          <w:tcPr>
            <w:tcW w:w="0" w:type="auto"/>
            <w:vAlign w:val="center"/>
          </w:tcPr>
          <w:p w14:paraId="706036ED" w14:textId="77777777" w:rsidR="00DF453A" w:rsidRPr="00F777C0" w:rsidRDefault="006B7357" w:rsidP="009C3398">
            <w:pPr>
              <w:pStyle w:val="TableCellCenter10pt"/>
              <w:keepNext w:val="0"/>
              <w:keepLines w:val="0"/>
            </w:pPr>
            <w:r w:rsidRPr="00F777C0">
              <w:t>X</w:t>
            </w:r>
          </w:p>
        </w:tc>
        <w:tc>
          <w:tcPr>
            <w:tcW w:w="0" w:type="auto"/>
            <w:vAlign w:val="center"/>
          </w:tcPr>
          <w:p w14:paraId="36280395" w14:textId="77777777" w:rsidR="00DF453A" w:rsidRPr="00F777C0" w:rsidRDefault="00DF453A" w:rsidP="009C3398">
            <w:pPr>
              <w:pStyle w:val="TableCellCenter10pt"/>
              <w:keepNext w:val="0"/>
              <w:keepLines w:val="0"/>
            </w:pPr>
          </w:p>
        </w:tc>
        <w:tc>
          <w:tcPr>
            <w:tcW w:w="0" w:type="auto"/>
            <w:vAlign w:val="center"/>
          </w:tcPr>
          <w:p w14:paraId="381E2ABE" w14:textId="77777777" w:rsidR="00DF453A" w:rsidRPr="00F777C0" w:rsidRDefault="00DF453A" w:rsidP="009C3398">
            <w:pPr>
              <w:pStyle w:val="TableCellCenter10pt"/>
              <w:keepNext w:val="0"/>
              <w:keepLines w:val="0"/>
            </w:pPr>
          </w:p>
        </w:tc>
        <w:tc>
          <w:tcPr>
            <w:tcW w:w="0" w:type="auto"/>
          </w:tcPr>
          <w:p w14:paraId="785A9D07" w14:textId="77777777" w:rsidR="00DF453A" w:rsidRPr="00F777C0" w:rsidRDefault="006B7357" w:rsidP="009C3398">
            <w:pPr>
              <w:pStyle w:val="TableCellLeft10pt"/>
              <w:keepNext w:val="0"/>
              <w:keepLines w:val="0"/>
            </w:pPr>
            <w:r w:rsidRPr="00F777C0">
              <w:t>Labs obtained and reviewed on C1D1 before randomization may also be used as the screening value to determine eligibility.</w:t>
            </w:r>
          </w:p>
          <w:p w14:paraId="474705DC" w14:textId="77777777" w:rsidR="00DF453A" w:rsidRPr="00F777C0" w:rsidRDefault="006B7357" w:rsidP="009C3398">
            <w:pPr>
              <w:pStyle w:val="TableCellLeft10pt"/>
              <w:keepNext w:val="0"/>
              <w:keepLines w:val="0"/>
            </w:pPr>
            <w:r w:rsidRPr="00F777C0">
              <w:t>*Perform screening laboratory tests within 7 days before the first dose, then at C2 and every 2 cycles thereafter (C4, C6, C8, etc.).</w:t>
            </w:r>
          </w:p>
        </w:tc>
      </w:tr>
      <w:tr w:rsidR="000121B5" w14:paraId="0FC6023A" w14:textId="77777777" w:rsidTr="00981DFF">
        <w:tc>
          <w:tcPr>
            <w:tcW w:w="0" w:type="auto"/>
            <w:vAlign w:val="center"/>
          </w:tcPr>
          <w:p w14:paraId="69E6D1E3" w14:textId="77777777" w:rsidR="00DF453A" w:rsidRPr="00F777C0" w:rsidRDefault="006B7357" w:rsidP="00B85A90">
            <w:pPr>
              <w:pStyle w:val="TableCellLeft10pt"/>
              <w:keepNext w:val="0"/>
              <w:keepLines w:val="0"/>
              <w:pageBreakBefore/>
            </w:pPr>
            <w:r w:rsidRPr="00F777C0">
              <w:lastRenderedPageBreak/>
              <w:t>Urine Dipstick Testing (or Urinalysis)</w:t>
            </w:r>
          </w:p>
        </w:tc>
        <w:tc>
          <w:tcPr>
            <w:tcW w:w="0" w:type="auto"/>
            <w:vAlign w:val="center"/>
          </w:tcPr>
          <w:p w14:paraId="570EDF3C" w14:textId="77777777" w:rsidR="00DF453A" w:rsidRPr="00F777C0" w:rsidRDefault="00DF453A" w:rsidP="009C3398">
            <w:pPr>
              <w:pStyle w:val="TableCellCenter10pt"/>
              <w:keepNext w:val="0"/>
              <w:keepLines w:val="0"/>
            </w:pPr>
          </w:p>
        </w:tc>
        <w:tc>
          <w:tcPr>
            <w:tcW w:w="0" w:type="auto"/>
            <w:vAlign w:val="center"/>
          </w:tcPr>
          <w:p w14:paraId="7096DE9B" w14:textId="77777777" w:rsidR="00DF453A" w:rsidRPr="00F777C0" w:rsidRDefault="006B7357" w:rsidP="009C3398">
            <w:pPr>
              <w:pStyle w:val="TableCellCenter10pt"/>
              <w:keepNext w:val="0"/>
              <w:keepLines w:val="0"/>
            </w:pPr>
            <w:r w:rsidRPr="00F777C0">
              <w:t>X*</w:t>
            </w:r>
          </w:p>
        </w:tc>
        <w:tc>
          <w:tcPr>
            <w:tcW w:w="0" w:type="auto"/>
            <w:vAlign w:val="center"/>
          </w:tcPr>
          <w:p w14:paraId="66E6CA08" w14:textId="77777777" w:rsidR="00DF453A" w:rsidRPr="00F777C0" w:rsidRDefault="00DF453A" w:rsidP="009C3398">
            <w:pPr>
              <w:pStyle w:val="TableCellCenter10pt"/>
              <w:keepNext w:val="0"/>
              <w:keepLines w:val="0"/>
            </w:pPr>
          </w:p>
        </w:tc>
        <w:tc>
          <w:tcPr>
            <w:tcW w:w="0" w:type="auto"/>
            <w:vAlign w:val="center"/>
          </w:tcPr>
          <w:p w14:paraId="3EE17A22" w14:textId="77777777" w:rsidR="00DF453A" w:rsidRPr="00F777C0" w:rsidRDefault="00DF453A" w:rsidP="009C3398">
            <w:pPr>
              <w:pStyle w:val="TableCellCenter10pt"/>
              <w:keepNext w:val="0"/>
              <w:keepLines w:val="0"/>
            </w:pPr>
          </w:p>
        </w:tc>
        <w:tc>
          <w:tcPr>
            <w:tcW w:w="0" w:type="auto"/>
            <w:vAlign w:val="center"/>
          </w:tcPr>
          <w:p w14:paraId="6B175366" w14:textId="77777777" w:rsidR="00DF453A" w:rsidRPr="00F777C0" w:rsidRDefault="006B7357" w:rsidP="009C3398">
            <w:pPr>
              <w:pStyle w:val="TableCellCenter10pt"/>
              <w:keepNext w:val="0"/>
              <w:keepLines w:val="0"/>
            </w:pPr>
            <w:r w:rsidRPr="00F777C0">
              <w:t>X</w:t>
            </w:r>
          </w:p>
        </w:tc>
        <w:tc>
          <w:tcPr>
            <w:tcW w:w="0" w:type="auto"/>
            <w:vAlign w:val="center"/>
          </w:tcPr>
          <w:p w14:paraId="78E76337" w14:textId="77777777" w:rsidR="00DF453A" w:rsidRPr="00F777C0" w:rsidRDefault="006B7357" w:rsidP="009C3398">
            <w:pPr>
              <w:pStyle w:val="TableCellCenter10pt"/>
              <w:keepNext w:val="0"/>
              <w:keepLines w:val="0"/>
            </w:pPr>
            <w:r w:rsidRPr="00F777C0">
              <w:t>X</w:t>
            </w:r>
          </w:p>
        </w:tc>
        <w:tc>
          <w:tcPr>
            <w:tcW w:w="0" w:type="auto"/>
            <w:vAlign w:val="center"/>
          </w:tcPr>
          <w:p w14:paraId="5FD63C39" w14:textId="77777777" w:rsidR="00DF453A" w:rsidRPr="00F777C0" w:rsidRDefault="006B7357" w:rsidP="009C3398">
            <w:pPr>
              <w:pStyle w:val="TableCellCenter10pt"/>
              <w:keepNext w:val="0"/>
              <w:keepLines w:val="0"/>
            </w:pPr>
            <w:r w:rsidRPr="00F777C0">
              <w:t>X</w:t>
            </w:r>
          </w:p>
        </w:tc>
        <w:tc>
          <w:tcPr>
            <w:tcW w:w="0" w:type="auto"/>
            <w:vAlign w:val="center"/>
          </w:tcPr>
          <w:p w14:paraId="38D151AA" w14:textId="77777777" w:rsidR="00DF453A" w:rsidRPr="00F777C0" w:rsidRDefault="006B7357" w:rsidP="009C3398">
            <w:pPr>
              <w:pStyle w:val="TableCellCenter10pt"/>
              <w:keepNext w:val="0"/>
              <w:keepLines w:val="0"/>
            </w:pPr>
            <w:r w:rsidRPr="00F777C0">
              <w:t>X</w:t>
            </w:r>
          </w:p>
        </w:tc>
        <w:tc>
          <w:tcPr>
            <w:tcW w:w="0" w:type="auto"/>
            <w:vAlign w:val="center"/>
          </w:tcPr>
          <w:p w14:paraId="5136C35E" w14:textId="77777777" w:rsidR="00DF453A" w:rsidRPr="00F777C0" w:rsidRDefault="006B7357" w:rsidP="009C3398">
            <w:pPr>
              <w:pStyle w:val="TableCellCenter10pt"/>
              <w:keepNext w:val="0"/>
              <w:keepLines w:val="0"/>
            </w:pPr>
            <w:r w:rsidRPr="00F777C0">
              <w:t>X</w:t>
            </w:r>
          </w:p>
        </w:tc>
        <w:tc>
          <w:tcPr>
            <w:tcW w:w="0" w:type="auto"/>
            <w:vAlign w:val="center"/>
          </w:tcPr>
          <w:p w14:paraId="3CF1DA78" w14:textId="77777777" w:rsidR="00DF453A" w:rsidRPr="00F777C0" w:rsidRDefault="006B7357" w:rsidP="009C3398">
            <w:pPr>
              <w:pStyle w:val="TableCellCenter10pt"/>
              <w:keepNext w:val="0"/>
              <w:keepLines w:val="0"/>
            </w:pPr>
            <w:r w:rsidRPr="00F777C0">
              <w:t>X</w:t>
            </w:r>
          </w:p>
        </w:tc>
        <w:tc>
          <w:tcPr>
            <w:tcW w:w="0" w:type="auto"/>
            <w:vAlign w:val="center"/>
          </w:tcPr>
          <w:p w14:paraId="255707F6" w14:textId="77777777" w:rsidR="00DF453A" w:rsidRPr="00F777C0" w:rsidRDefault="006B7357" w:rsidP="009C3398">
            <w:pPr>
              <w:pStyle w:val="TableCellCenter10pt"/>
              <w:keepNext w:val="0"/>
              <w:keepLines w:val="0"/>
            </w:pPr>
            <w:r w:rsidRPr="00F777C0">
              <w:t>X</w:t>
            </w:r>
          </w:p>
        </w:tc>
        <w:tc>
          <w:tcPr>
            <w:tcW w:w="0" w:type="auto"/>
            <w:vAlign w:val="center"/>
          </w:tcPr>
          <w:p w14:paraId="16D91E18" w14:textId="77777777" w:rsidR="00DF453A" w:rsidRPr="00F777C0" w:rsidRDefault="006B7357" w:rsidP="009C3398">
            <w:pPr>
              <w:pStyle w:val="TableCellCenter10pt"/>
              <w:keepNext w:val="0"/>
              <w:keepLines w:val="0"/>
            </w:pPr>
            <w:r w:rsidRPr="00F777C0">
              <w:t>X</w:t>
            </w:r>
          </w:p>
        </w:tc>
        <w:tc>
          <w:tcPr>
            <w:tcW w:w="0" w:type="auto"/>
            <w:vAlign w:val="center"/>
          </w:tcPr>
          <w:p w14:paraId="22643B43" w14:textId="77777777" w:rsidR="00DF453A" w:rsidRPr="00F777C0" w:rsidRDefault="006B7357" w:rsidP="009C3398">
            <w:pPr>
              <w:pStyle w:val="TableCellCenter10pt"/>
              <w:keepNext w:val="0"/>
              <w:keepLines w:val="0"/>
            </w:pPr>
            <w:r w:rsidRPr="00F777C0">
              <w:t>X</w:t>
            </w:r>
          </w:p>
        </w:tc>
        <w:tc>
          <w:tcPr>
            <w:tcW w:w="0" w:type="auto"/>
            <w:vAlign w:val="center"/>
          </w:tcPr>
          <w:p w14:paraId="7A424A2F" w14:textId="77777777" w:rsidR="00DF453A" w:rsidRPr="00F777C0" w:rsidRDefault="00DF453A" w:rsidP="009C3398">
            <w:pPr>
              <w:pStyle w:val="TableCellCenter10pt"/>
              <w:keepNext w:val="0"/>
              <w:keepLines w:val="0"/>
            </w:pPr>
          </w:p>
        </w:tc>
        <w:tc>
          <w:tcPr>
            <w:tcW w:w="0" w:type="auto"/>
            <w:vAlign w:val="center"/>
          </w:tcPr>
          <w:p w14:paraId="5C24ECE7" w14:textId="77777777" w:rsidR="00DF453A" w:rsidRPr="00F777C0" w:rsidRDefault="00DF453A" w:rsidP="009C3398">
            <w:pPr>
              <w:pStyle w:val="TableCellCenter10pt"/>
              <w:keepNext w:val="0"/>
              <w:keepLines w:val="0"/>
            </w:pPr>
          </w:p>
        </w:tc>
        <w:tc>
          <w:tcPr>
            <w:tcW w:w="0" w:type="auto"/>
            <w:vAlign w:val="center"/>
          </w:tcPr>
          <w:p w14:paraId="0FA12F44" w14:textId="77777777" w:rsidR="00DF453A" w:rsidRPr="00F777C0" w:rsidRDefault="00DF453A" w:rsidP="009C3398">
            <w:pPr>
              <w:pStyle w:val="TableCellCenter10pt"/>
              <w:keepNext w:val="0"/>
              <w:keepLines w:val="0"/>
            </w:pPr>
          </w:p>
        </w:tc>
        <w:tc>
          <w:tcPr>
            <w:tcW w:w="0" w:type="auto"/>
          </w:tcPr>
          <w:p w14:paraId="359EF2E9" w14:textId="77777777" w:rsidR="00DF453A" w:rsidRPr="00F777C0" w:rsidRDefault="006B7357" w:rsidP="009C3398">
            <w:pPr>
              <w:pStyle w:val="TableCellLeft10pt"/>
              <w:keepNext w:val="0"/>
              <w:keepLines w:val="0"/>
            </w:pPr>
            <w:bookmarkStart w:id="1523" w:name="_Hlk19271299"/>
            <w:r w:rsidRPr="00F777C0">
              <w:t xml:space="preserve">After C1, collect samples at C1D15 and C2 D15 and up to 3 days before D1 of each cycle. </w:t>
            </w:r>
            <w:bookmarkEnd w:id="1523"/>
            <w:r w:rsidRPr="00F777C0">
              <w:t xml:space="preserve">If lenvatinib/ placebo is discontinued, urine dipstick testing no longer required.  Urine dipstick testing (or urinalysis) obtained and reviewed on C1D1 before randomization may also be used as the screening value to determine eligibility. If 24-hour urine </w:t>
            </w:r>
            <w:r w:rsidRPr="00F777C0">
              <w:lastRenderedPageBreak/>
              <w:t>collection for quantitative assessment of proteinuria is required, randomization and C1D1 is postponed to after proteinuria result available.</w:t>
            </w:r>
          </w:p>
          <w:p w14:paraId="2DD998C1" w14:textId="77777777" w:rsidR="00DF453A" w:rsidRPr="00F777C0" w:rsidRDefault="006B7357" w:rsidP="009C3398">
            <w:pPr>
              <w:pStyle w:val="TableCellLeft10pt"/>
              <w:keepNext w:val="0"/>
              <w:keepLines w:val="0"/>
            </w:pPr>
            <w:r w:rsidRPr="00F777C0">
              <w:t xml:space="preserve">*Perform screening urinalysis tests within 7 days before the first dose. </w:t>
            </w:r>
          </w:p>
        </w:tc>
      </w:tr>
      <w:tr w:rsidR="000121B5" w14:paraId="07CCA835" w14:textId="77777777" w:rsidTr="00981DFF">
        <w:tc>
          <w:tcPr>
            <w:tcW w:w="0" w:type="auto"/>
            <w:vAlign w:val="center"/>
            <w:hideMark/>
          </w:tcPr>
          <w:p w14:paraId="3A5023F1" w14:textId="77777777" w:rsidR="00DF453A" w:rsidRPr="00B85A90" w:rsidRDefault="006B7357" w:rsidP="00B85A90">
            <w:pPr>
              <w:pStyle w:val="TableCellLeft10pt"/>
              <w:keepNext w:val="0"/>
              <w:keepLines w:val="0"/>
              <w:pageBreakBefore/>
              <w:rPr>
                <w:sz w:val="19"/>
                <w:szCs w:val="19"/>
              </w:rPr>
            </w:pPr>
            <w:r w:rsidRPr="00B85A90">
              <w:rPr>
                <w:sz w:val="19"/>
                <w:szCs w:val="19"/>
              </w:rPr>
              <w:lastRenderedPageBreak/>
              <w:t xml:space="preserve">Urinalysis </w:t>
            </w:r>
          </w:p>
        </w:tc>
        <w:tc>
          <w:tcPr>
            <w:tcW w:w="0" w:type="auto"/>
            <w:vAlign w:val="center"/>
          </w:tcPr>
          <w:p w14:paraId="2F7FA939" w14:textId="77777777" w:rsidR="00DF453A" w:rsidRPr="00B85A90" w:rsidRDefault="00DF453A" w:rsidP="009C3398">
            <w:pPr>
              <w:pStyle w:val="TableCellCenter10pt"/>
              <w:keepNext w:val="0"/>
              <w:keepLines w:val="0"/>
              <w:rPr>
                <w:sz w:val="19"/>
                <w:szCs w:val="19"/>
              </w:rPr>
            </w:pPr>
          </w:p>
        </w:tc>
        <w:tc>
          <w:tcPr>
            <w:tcW w:w="0" w:type="auto"/>
            <w:vAlign w:val="center"/>
          </w:tcPr>
          <w:p w14:paraId="4F8BACEC" w14:textId="77777777" w:rsidR="00DF453A" w:rsidRPr="00B85A90" w:rsidRDefault="006B7357" w:rsidP="009C3398">
            <w:pPr>
              <w:pStyle w:val="TableCellCenter10pt"/>
              <w:keepNext w:val="0"/>
              <w:keepLines w:val="0"/>
              <w:rPr>
                <w:sz w:val="19"/>
                <w:szCs w:val="19"/>
              </w:rPr>
            </w:pPr>
            <w:r w:rsidRPr="00B85A90">
              <w:rPr>
                <w:sz w:val="19"/>
                <w:szCs w:val="19"/>
              </w:rPr>
              <w:t>X*</w:t>
            </w:r>
          </w:p>
        </w:tc>
        <w:tc>
          <w:tcPr>
            <w:tcW w:w="0" w:type="auto"/>
            <w:vAlign w:val="center"/>
          </w:tcPr>
          <w:p w14:paraId="3C75C2EF" w14:textId="77777777" w:rsidR="00DF453A" w:rsidRPr="00B85A90" w:rsidRDefault="00DF453A" w:rsidP="009C3398">
            <w:pPr>
              <w:pStyle w:val="TableCellCenter10pt"/>
              <w:keepNext w:val="0"/>
              <w:keepLines w:val="0"/>
              <w:rPr>
                <w:sz w:val="19"/>
                <w:szCs w:val="19"/>
              </w:rPr>
            </w:pPr>
          </w:p>
        </w:tc>
        <w:tc>
          <w:tcPr>
            <w:tcW w:w="0" w:type="auto"/>
            <w:vAlign w:val="center"/>
          </w:tcPr>
          <w:p w14:paraId="0CC42591" w14:textId="77777777" w:rsidR="00DF453A" w:rsidRPr="00B85A90" w:rsidRDefault="00DF453A" w:rsidP="009C3398">
            <w:pPr>
              <w:pStyle w:val="TableCellCenter10pt"/>
              <w:keepNext w:val="0"/>
              <w:keepLines w:val="0"/>
              <w:rPr>
                <w:sz w:val="19"/>
                <w:szCs w:val="19"/>
              </w:rPr>
            </w:pPr>
          </w:p>
        </w:tc>
        <w:tc>
          <w:tcPr>
            <w:tcW w:w="0" w:type="auto"/>
            <w:vAlign w:val="center"/>
          </w:tcPr>
          <w:p w14:paraId="5BE1DDE0" w14:textId="77777777" w:rsidR="00DF453A" w:rsidRPr="00B85A90" w:rsidRDefault="00DF453A" w:rsidP="009C3398">
            <w:pPr>
              <w:pStyle w:val="TableCellCenter10pt"/>
              <w:keepNext w:val="0"/>
              <w:keepLines w:val="0"/>
              <w:rPr>
                <w:sz w:val="19"/>
                <w:szCs w:val="19"/>
              </w:rPr>
            </w:pPr>
          </w:p>
        </w:tc>
        <w:tc>
          <w:tcPr>
            <w:tcW w:w="0" w:type="auto"/>
            <w:vAlign w:val="center"/>
          </w:tcPr>
          <w:p w14:paraId="0309CF0B" w14:textId="77777777" w:rsidR="00DF453A" w:rsidRPr="00B85A90" w:rsidRDefault="00DF453A" w:rsidP="009C3398">
            <w:pPr>
              <w:pStyle w:val="TableCellCenter10pt"/>
              <w:keepNext w:val="0"/>
              <w:keepLines w:val="0"/>
              <w:rPr>
                <w:sz w:val="19"/>
                <w:szCs w:val="19"/>
              </w:rPr>
            </w:pPr>
          </w:p>
        </w:tc>
        <w:tc>
          <w:tcPr>
            <w:tcW w:w="0" w:type="auto"/>
            <w:vAlign w:val="center"/>
          </w:tcPr>
          <w:p w14:paraId="2A58855B" w14:textId="77777777" w:rsidR="00DF453A" w:rsidRPr="00B85A90" w:rsidRDefault="00DF453A" w:rsidP="009C3398">
            <w:pPr>
              <w:pStyle w:val="TableCellCenter10pt"/>
              <w:keepNext w:val="0"/>
              <w:keepLines w:val="0"/>
              <w:rPr>
                <w:sz w:val="19"/>
                <w:szCs w:val="19"/>
              </w:rPr>
            </w:pPr>
          </w:p>
        </w:tc>
        <w:tc>
          <w:tcPr>
            <w:tcW w:w="0" w:type="auto"/>
            <w:vAlign w:val="center"/>
          </w:tcPr>
          <w:p w14:paraId="2100BBEB" w14:textId="77777777" w:rsidR="00DF453A" w:rsidRPr="00B85A90" w:rsidRDefault="006B7357" w:rsidP="009C3398">
            <w:pPr>
              <w:pStyle w:val="TableCellCenter10pt"/>
              <w:keepNext w:val="0"/>
              <w:keepLines w:val="0"/>
              <w:rPr>
                <w:sz w:val="19"/>
                <w:szCs w:val="19"/>
              </w:rPr>
            </w:pPr>
            <w:r w:rsidRPr="00B85A90">
              <w:rPr>
                <w:sz w:val="19"/>
                <w:szCs w:val="19"/>
              </w:rPr>
              <w:t>X</w:t>
            </w:r>
          </w:p>
        </w:tc>
        <w:tc>
          <w:tcPr>
            <w:tcW w:w="0" w:type="auto"/>
            <w:vAlign w:val="center"/>
          </w:tcPr>
          <w:p w14:paraId="3435F845" w14:textId="77777777" w:rsidR="00DF453A" w:rsidRPr="00B85A90" w:rsidRDefault="00DF453A" w:rsidP="009C3398">
            <w:pPr>
              <w:pStyle w:val="TableCellCenter10pt"/>
              <w:keepNext w:val="0"/>
              <w:keepLines w:val="0"/>
              <w:rPr>
                <w:sz w:val="19"/>
                <w:szCs w:val="19"/>
              </w:rPr>
            </w:pPr>
          </w:p>
        </w:tc>
        <w:tc>
          <w:tcPr>
            <w:tcW w:w="0" w:type="auto"/>
            <w:vAlign w:val="center"/>
          </w:tcPr>
          <w:p w14:paraId="15823700" w14:textId="77777777" w:rsidR="00DF453A" w:rsidRPr="00B85A90" w:rsidRDefault="00DF453A" w:rsidP="009C3398">
            <w:pPr>
              <w:pStyle w:val="TableCellCenter10pt"/>
              <w:keepNext w:val="0"/>
              <w:keepLines w:val="0"/>
              <w:rPr>
                <w:sz w:val="19"/>
                <w:szCs w:val="19"/>
              </w:rPr>
            </w:pPr>
          </w:p>
        </w:tc>
        <w:tc>
          <w:tcPr>
            <w:tcW w:w="0" w:type="auto"/>
            <w:vAlign w:val="center"/>
          </w:tcPr>
          <w:p w14:paraId="3F84BCDD" w14:textId="77777777" w:rsidR="00DF453A" w:rsidRPr="00B85A90" w:rsidRDefault="006B7357" w:rsidP="009C3398">
            <w:pPr>
              <w:pStyle w:val="TableCellCenter10pt"/>
              <w:keepNext w:val="0"/>
              <w:keepLines w:val="0"/>
              <w:rPr>
                <w:sz w:val="19"/>
                <w:szCs w:val="19"/>
              </w:rPr>
            </w:pPr>
            <w:r w:rsidRPr="00B85A90">
              <w:rPr>
                <w:sz w:val="19"/>
                <w:szCs w:val="19"/>
              </w:rPr>
              <w:t>X</w:t>
            </w:r>
          </w:p>
        </w:tc>
        <w:tc>
          <w:tcPr>
            <w:tcW w:w="0" w:type="auto"/>
            <w:vAlign w:val="center"/>
          </w:tcPr>
          <w:p w14:paraId="624E3729" w14:textId="77777777" w:rsidR="00DF453A" w:rsidRPr="00B85A90" w:rsidRDefault="00DF453A" w:rsidP="009C3398">
            <w:pPr>
              <w:pStyle w:val="TableCellCenter10pt"/>
              <w:keepNext w:val="0"/>
              <w:keepLines w:val="0"/>
              <w:rPr>
                <w:sz w:val="19"/>
                <w:szCs w:val="19"/>
              </w:rPr>
            </w:pPr>
          </w:p>
        </w:tc>
        <w:tc>
          <w:tcPr>
            <w:tcW w:w="0" w:type="auto"/>
            <w:vAlign w:val="center"/>
          </w:tcPr>
          <w:p w14:paraId="6DA707AB" w14:textId="77777777" w:rsidR="00DF453A" w:rsidRPr="00B85A90" w:rsidRDefault="00DF453A" w:rsidP="009C3398">
            <w:pPr>
              <w:pStyle w:val="TableCellCenter10pt"/>
              <w:keepNext w:val="0"/>
              <w:keepLines w:val="0"/>
              <w:rPr>
                <w:sz w:val="19"/>
                <w:szCs w:val="19"/>
              </w:rPr>
            </w:pPr>
          </w:p>
        </w:tc>
        <w:tc>
          <w:tcPr>
            <w:tcW w:w="0" w:type="auto"/>
            <w:vAlign w:val="center"/>
          </w:tcPr>
          <w:p w14:paraId="3BDE1AEA" w14:textId="77777777" w:rsidR="00DF453A" w:rsidRPr="00B85A90" w:rsidRDefault="006B7357" w:rsidP="009C3398">
            <w:pPr>
              <w:pStyle w:val="TableCellCenter10pt"/>
              <w:keepNext w:val="0"/>
              <w:keepLines w:val="0"/>
              <w:rPr>
                <w:sz w:val="19"/>
                <w:szCs w:val="19"/>
              </w:rPr>
            </w:pPr>
            <w:r w:rsidRPr="00B85A90">
              <w:rPr>
                <w:sz w:val="19"/>
                <w:szCs w:val="19"/>
              </w:rPr>
              <w:t>X</w:t>
            </w:r>
          </w:p>
        </w:tc>
        <w:tc>
          <w:tcPr>
            <w:tcW w:w="0" w:type="auto"/>
            <w:vAlign w:val="center"/>
          </w:tcPr>
          <w:p w14:paraId="52BB5D25" w14:textId="77777777" w:rsidR="00DF453A" w:rsidRPr="00B85A90" w:rsidRDefault="00DF453A" w:rsidP="009C3398">
            <w:pPr>
              <w:pStyle w:val="TableCellCenter10pt"/>
              <w:keepNext w:val="0"/>
              <w:keepLines w:val="0"/>
              <w:rPr>
                <w:sz w:val="19"/>
                <w:szCs w:val="19"/>
              </w:rPr>
            </w:pPr>
          </w:p>
        </w:tc>
        <w:tc>
          <w:tcPr>
            <w:tcW w:w="0" w:type="auto"/>
            <w:vAlign w:val="center"/>
          </w:tcPr>
          <w:p w14:paraId="78F141FC" w14:textId="77777777" w:rsidR="00DF453A" w:rsidRPr="00B85A90" w:rsidRDefault="00DF453A" w:rsidP="009C3398">
            <w:pPr>
              <w:pStyle w:val="TableCellCenter10pt"/>
              <w:keepNext w:val="0"/>
              <w:keepLines w:val="0"/>
              <w:rPr>
                <w:sz w:val="19"/>
                <w:szCs w:val="19"/>
              </w:rPr>
            </w:pPr>
          </w:p>
        </w:tc>
        <w:tc>
          <w:tcPr>
            <w:tcW w:w="0" w:type="auto"/>
          </w:tcPr>
          <w:p w14:paraId="5A7D4FD0" w14:textId="77777777" w:rsidR="00DF453A" w:rsidRPr="00B85A90" w:rsidRDefault="006B7357" w:rsidP="009C3398">
            <w:pPr>
              <w:pStyle w:val="TableCellLeft10pt"/>
              <w:keepNext w:val="0"/>
              <w:keepLines w:val="0"/>
              <w:rPr>
                <w:sz w:val="19"/>
                <w:szCs w:val="19"/>
              </w:rPr>
            </w:pPr>
            <w:r w:rsidRPr="00B85A90">
              <w:rPr>
                <w:sz w:val="19"/>
                <w:szCs w:val="19"/>
              </w:rPr>
              <w:t>Urinalysis obtained and reviewed on C1D1 before randomization may also be used as the screening value to determine eligibility. If 24-hour urine collection for quantitative assessment of proteinuria is required, randomization and C1D1 is postponed to after proteinuria result available.</w:t>
            </w:r>
          </w:p>
          <w:p w14:paraId="146BD4BA" w14:textId="77777777" w:rsidR="00DF453A" w:rsidRPr="00B85A90" w:rsidRDefault="006B7357" w:rsidP="009C3398">
            <w:pPr>
              <w:pStyle w:val="TableCellLeft10pt"/>
              <w:keepNext w:val="0"/>
              <w:keepLines w:val="0"/>
              <w:rPr>
                <w:sz w:val="19"/>
                <w:szCs w:val="19"/>
              </w:rPr>
            </w:pPr>
            <w:r w:rsidRPr="00B85A90">
              <w:rPr>
                <w:sz w:val="19"/>
                <w:szCs w:val="19"/>
              </w:rPr>
              <w:t xml:space="preserve">*Perform screening laboratory tests within 7 days before the first dose. Collect at C3, </w:t>
            </w:r>
            <w:r w:rsidRPr="00B85A90">
              <w:rPr>
                <w:sz w:val="19"/>
                <w:szCs w:val="19"/>
              </w:rPr>
              <w:lastRenderedPageBreak/>
              <w:t>C6, C9, and every 3 cycles.</w:t>
            </w:r>
          </w:p>
        </w:tc>
      </w:tr>
      <w:tr w:rsidR="000121B5" w14:paraId="72ED1B01" w14:textId="77777777" w:rsidTr="00981DFF">
        <w:tc>
          <w:tcPr>
            <w:tcW w:w="0" w:type="auto"/>
            <w:vAlign w:val="center"/>
          </w:tcPr>
          <w:p w14:paraId="515DBB6A" w14:textId="77777777" w:rsidR="00DF453A" w:rsidRPr="00F777C0" w:rsidRDefault="006B7357" w:rsidP="009C3398">
            <w:pPr>
              <w:pStyle w:val="TableCellLeft10pt"/>
              <w:keepNext w:val="0"/>
              <w:keepLines w:val="0"/>
            </w:pPr>
            <w:r w:rsidRPr="00F777C0">
              <w:lastRenderedPageBreak/>
              <w:t>INR or PT and aPTT</w:t>
            </w:r>
          </w:p>
        </w:tc>
        <w:tc>
          <w:tcPr>
            <w:tcW w:w="0" w:type="auto"/>
            <w:vAlign w:val="center"/>
          </w:tcPr>
          <w:p w14:paraId="13EBBA43" w14:textId="77777777" w:rsidR="00DF453A" w:rsidRPr="00F777C0" w:rsidRDefault="00DF453A" w:rsidP="009C3398">
            <w:pPr>
              <w:pStyle w:val="TableCellCenter10pt"/>
              <w:keepNext w:val="0"/>
              <w:keepLines w:val="0"/>
            </w:pPr>
          </w:p>
        </w:tc>
        <w:tc>
          <w:tcPr>
            <w:tcW w:w="0" w:type="auto"/>
            <w:vAlign w:val="center"/>
          </w:tcPr>
          <w:p w14:paraId="55554D44" w14:textId="77777777" w:rsidR="00DF453A" w:rsidRPr="00F777C0" w:rsidRDefault="006B7357" w:rsidP="009C3398">
            <w:pPr>
              <w:pStyle w:val="TableCellCenter10pt"/>
              <w:keepNext w:val="0"/>
              <w:keepLines w:val="0"/>
            </w:pPr>
            <w:r w:rsidRPr="00F777C0">
              <w:t>X*</w:t>
            </w:r>
          </w:p>
        </w:tc>
        <w:tc>
          <w:tcPr>
            <w:tcW w:w="0" w:type="auto"/>
            <w:vAlign w:val="center"/>
          </w:tcPr>
          <w:p w14:paraId="44821AFF" w14:textId="77777777" w:rsidR="00DF453A" w:rsidRPr="00F777C0" w:rsidRDefault="00DF453A" w:rsidP="009C3398">
            <w:pPr>
              <w:pStyle w:val="TableCellCenter10pt"/>
              <w:keepNext w:val="0"/>
              <w:keepLines w:val="0"/>
            </w:pPr>
          </w:p>
        </w:tc>
        <w:tc>
          <w:tcPr>
            <w:tcW w:w="0" w:type="auto"/>
            <w:vAlign w:val="center"/>
          </w:tcPr>
          <w:p w14:paraId="4E5274B0" w14:textId="77777777" w:rsidR="00DF453A" w:rsidRPr="00F777C0" w:rsidRDefault="00DF453A" w:rsidP="009C3398">
            <w:pPr>
              <w:pStyle w:val="TableCellCenter10pt"/>
              <w:keepNext w:val="0"/>
              <w:keepLines w:val="0"/>
            </w:pPr>
          </w:p>
        </w:tc>
        <w:tc>
          <w:tcPr>
            <w:tcW w:w="0" w:type="auto"/>
            <w:vAlign w:val="center"/>
          </w:tcPr>
          <w:p w14:paraId="4C536BCA" w14:textId="77777777" w:rsidR="00DF453A" w:rsidRPr="00F777C0" w:rsidRDefault="00DF453A" w:rsidP="009C3398">
            <w:pPr>
              <w:pStyle w:val="TableCellCenter10pt"/>
              <w:keepNext w:val="0"/>
              <w:keepLines w:val="0"/>
            </w:pPr>
          </w:p>
        </w:tc>
        <w:tc>
          <w:tcPr>
            <w:tcW w:w="0" w:type="auto"/>
            <w:vAlign w:val="center"/>
          </w:tcPr>
          <w:p w14:paraId="375AF4C8" w14:textId="77777777" w:rsidR="00DF453A" w:rsidRPr="00F777C0" w:rsidRDefault="00DF453A" w:rsidP="009C3398">
            <w:pPr>
              <w:pStyle w:val="TableCellCenter10pt"/>
              <w:keepNext w:val="0"/>
              <w:keepLines w:val="0"/>
            </w:pPr>
          </w:p>
        </w:tc>
        <w:tc>
          <w:tcPr>
            <w:tcW w:w="0" w:type="auto"/>
            <w:vAlign w:val="center"/>
          </w:tcPr>
          <w:p w14:paraId="376D72AD" w14:textId="77777777" w:rsidR="00DF453A" w:rsidRPr="00F777C0" w:rsidRDefault="00DF453A" w:rsidP="009C3398">
            <w:pPr>
              <w:pStyle w:val="TableCellCenter10pt"/>
              <w:keepNext w:val="0"/>
              <w:keepLines w:val="0"/>
            </w:pPr>
          </w:p>
        </w:tc>
        <w:tc>
          <w:tcPr>
            <w:tcW w:w="0" w:type="auto"/>
            <w:vAlign w:val="center"/>
          </w:tcPr>
          <w:p w14:paraId="7CD51E67" w14:textId="77777777" w:rsidR="00DF453A" w:rsidRPr="00F777C0" w:rsidRDefault="00DF453A" w:rsidP="009C3398">
            <w:pPr>
              <w:pStyle w:val="TableCellCenter10pt"/>
              <w:keepNext w:val="0"/>
              <w:keepLines w:val="0"/>
            </w:pPr>
          </w:p>
        </w:tc>
        <w:tc>
          <w:tcPr>
            <w:tcW w:w="0" w:type="auto"/>
            <w:vAlign w:val="center"/>
          </w:tcPr>
          <w:p w14:paraId="16FC412B" w14:textId="77777777" w:rsidR="00DF453A" w:rsidRPr="00F777C0" w:rsidRDefault="00DF453A" w:rsidP="009C3398">
            <w:pPr>
              <w:pStyle w:val="TableCellCenter10pt"/>
              <w:keepNext w:val="0"/>
              <w:keepLines w:val="0"/>
            </w:pPr>
          </w:p>
        </w:tc>
        <w:tc>
          <w:tcPr>
            <w:tcW w:w="0" w:type="auto"/>
            <w:vAlign w:val="center"/>
          </w:tcPr>
          <w:p w14:paraId="665CC9E3" w14:textId="77777777" w:rsidR="00DF453A" w:rsidRPr="00F777C0" w:rsidRDefault="00DF453A" w:rsidP="009C3398">
            <w:pPr>
              <w:pStyle w:val="TableCellCenter10pt"/>
              <w:keepNext w:val="0"/>
              <w:keepLines w:val="0"/>
            </w:pPr>
          </w:p>
        </w:tc>
        <w:tc>
          <w:tcPr>
            <w:tcW w:w="0" w:type="auto"/>
            <w:vAlign w:val="center"/>
          </w:tcPr>
          <w:p w14:paraId="10B9FD4F" w14:textId="77777777" w:rsidR="00DF453A" w:rsidRPr="00F777C0" w:rsidRDefault="00DF453A" w:rsidP="009C3398">
            <w:pPr>
              <w:pStyle w:val="TableCellCenter10pt"/>
              <w:keepNext w:val="0"/>
              <w:keepLines w:val="0"/>
            </w:pPr>
          </w:p>
        </w:tc>
        <w:tc>
          <w:tcPr>
            <w:tcW w:w="0" w:type="auto"/>
            <w:vAlign w:val="center"/>
          </w:tcPr>
          <w:p w14:paraId="4A376C22" w14:textId="77777777" w:rsidR="00DF453A" w:rsidRPr="00F777C0" w:rsidRDefault="00DF453A" w:rsidP="009C3398">
            <w:pPr>
              <w:pStyle w:val="TableCellCenter10pt"/>
              <w:keepNext w:val="0"/>
              <w:keepLines w:val="0"/>
            </w:pPr>
          </w:p>
        </w:tc>
        <w:tc>
          <w:tcPr>
            <w:tcW w:w="0" w:type="auto"/>
            <w:vAlign w:val="center"/>
          </w:tcPr>
          <w:p w14:paraId="4B3C232D" w14:textId="77777777" w:rsidR="00DF453A" w:rsidRPr="00F777C0" w:rsidRDefault="00DF453A" w:rsidP="009C3398">
            <w:pPr>
              <w:pStyle w:val="TableCellCenter10pt"/>
              <w:keepNext w:val="0"/>
              <w:keepLines w:val="0"/>
            </w:pPr>
          </w:p>
        </w:tc>
        <w:tc>
          <w:tcPr>
            <w:tcW w:w="0" w:type="auto"/>
            <w:vAlign w:val="center"/>
          </w:tcPr>
          <w:p w14:paraId="5D1E527B" w14:textId="77777777" w:rsidR="00DF453A" w:rsidRPr="00F777C0" w:rsidRDefault="00DF453A" w:rsidP="009C3398">
            <w:pPr>
              <w:pStyle w:val="TableCellCenter10pt"/>
              <w:keepNext w:val="0"/>
              <w:keepLines w:val="0"/>
            </w:pPr>
          </w:p>
        </w:tc>
        <w:tc>
          <w:tcPr>
            <w:tcW w:w="0" w:type="auto"/>
            <w:vAlign w:val="center"/>
          </w:tcPr>
          <w:p w14:paraId="6F4F306B" w14:textId="77777777" w:rsidR="00DF453A" w:rsidRPr="00F777C0" w:rsidRDefault="00DF453A" w:rsidP="009C3398">
            <w:pPr>
              <w:pStyle w:val="TableCellCenter10pt"/>
              <w:keepNext w:val="0"/>
              <w:keepLines w:val="0"/>
            </w:pPr>
          </w:p>
        </w:tc>
        <w:tc>
          <w:tcPr>
            <w:tcW w:w="0" w:type="auto"/>
            <w:vAlign w:val="center"/>
          </w:tcPr>
          <w:p w14:paraId="4C015CC0" w14:textId="77777777" w:rsidR="00DF453A" w:rsidRPr="00F777C0" w:rsidRDefault="00DF453A" w:rsidP="009C3398">
            <w:pPr>
              <w:pStyle w:val="TableCellCenter10pt"/>
              <w:keepNext w:val="0"/>
              <w:keepLines w:val="0"/>
            </w:pPr>
          </w:p>
        </w:tc>
        <w:tc>
          <w:tcPr>
            <w:tcW w:w="0" w:type="auto"/>
          </w:tcPr>
          <w:p w14:paraId="6B501088" w14:textId="77777777" w:rsidR="00DF453A" w:rsidRPr="00F777C0" w:rsidRDefault="006B7357" w:rsidP="009C3398">
            <w:pPr>
              <w:pStyle w:val="TableCellLeft10pt"/>
              <w:keepNext w:val="0"/>
              <w:keepLines w:val="0"/>
            </w:pPr>
            <w:r w:rsidRPr="00F777C0">
              <w:t xml:space="preserve">Labs obtained and reviewed on C1D1 before randomization may also be used as the screening value to determine eligibility. </w:t>
            </w:r>
          </w:p>
          <w:p w14:paraId="799728FD" w14:textId="77777777" w:rsidR="00DF453A" w:rsidRPr="00F777C0" w:rsidRDefault="006B7357" w:rsidP="009C3398">
            <w:pPr>
              <w:pStyle w:val="TableCellLeft10pt"/>
              <w:keepNext w:val="0"/>
              <w:keepLines w:val="0"/>
            </w:pPr>
            <w:bookmarkStart w:id="1524" w:name="_Hlk20924135"/>
            <w:r w:rsidRPr="00F777C0">
              <w:t>Additional testing is to be performed as clinically indicated for participants taking anticoagulants.</w:t>
            </w:r>
            <w:bookmarkEnd w:id="1524"/>
          </w:p>
          <w:p w14:paraId="370C6E38" w14:textId="77777777" w:rsidR="00DF453A" w:rsidRPr="00F777C0" w:rsidRDefault="006B7357" w:rsidP="009C3398">
            <w:pPr>
              <w:pStyle w:val="TableCellLeft10pt"/>
              <w:keepNext w:val="0"/>
              <w:keepLines w:val="0"/>
            </w:pPr>
            <w:r w:rsidRPr="00F777C0">
              <w:t>*Perform screening laboratory tests within 7 days before the first dose.</w:t>
            </w:r>
          </w:p>
        </w:tc>
      </w:tr>
      <w:tr w:rsidR="000121B5" w14:paraId="531BB804" w14:textId="77777777" w:rsidTr="00981DFF">
        <w:tc>
          <w:tcPr>
            <w:tcW w:w="0" w:type="auto"/>
            <w:vAlign w:val="center"/>
          </w:tcPr>
          <w:p w14:paraId="0D31EC34" w14:textId="77777777" w:rsidR="00DF453A" w:rsidRPr="00F777C0" w:rsidRDefault="006B7357" w:rsidP="00B85A90">
            <w:pPr>
              <w:pStyle w:val="TableCellLeft10pt"/>
              <w:keepLines w:val="0"/>
            </w:pPr>
            <w:r w:rsidRPr="00F777C0">
              <w:lastRenderedPageBreak/>
              <w:t>HPV status using CINtec® p16 Histology assay (oropharynx participants only)</w:t>
            </w:r>
          </w:p>
        </w:tc>
        <w:tc>
          <w:tcPr>
            <w:tcW w:w="0" w:type="auto"/>
            <w:vAlign w:val="center"/>
          </w:tcPr>
          <w:p w14:paraId="4F3F3DAA" w14:textId="77777777" w:rsidR="00DF453A" w:rsidRPr="00F777C0" w:rsidRDefault="00DF453A" w:rsidP="009C3398">
            <w:pPr>
              <w:pStyle w:val="TableCellCenter10pt"/>
              <w:keepNext w:val="0"/>
              <w:keepLines w:val="0"/>
            </w:pPr>
          </w:p>
        </w:tc>
        <w:tc>
          <w:tcPr>
            <w:tcW w:w="0" w:type="auto"/>
            <w:vAlign w:val="center"/>
          </w:tcPr>
          <w:p w14:paraId="482D7421" w14:textId="77777777" w:rsidR="00DF453A" w:rsidRPr="00F777C0" w:rsidRDefault="006B7357" w:rsidP="009C3398">
            <w:pPr>
              <w:pStyle w:val="TableCellCenter10pt"/>
              <w:keepNext w:val="0"/>
              <w:keepLines w:val="0"/>
            </w:pPr>
            <w:r w:rsidRPr="00F777C0">
              <w:t>X</w:t>
            </w:r>
          </w:p>
        </w:tc>
        <w:tc>
          <w:tcPr>
            <w:tcW w:w="0" w:type="auto"/>
            <w:vAlign w:val="center"/>
          </w:tcPr>
          <w:p w14:paraId="12CCF9DF" w14:textId="77777777" w:rsidR="00DF453A" w:rsidRPr="00F777C0" w:rsidRDefault="00DF453A" w:rsidP="009C3398">
            <w:pPr>
              <w:pStyle w:val="TableCellCenter10pt"/>
              <w:keepNext w:val="0"/>
              <w:keepLines w:val="0"/>
            </w:pPr>
          </w:p>
        </w:tc>
        <w:tc>
          <w:tcPr>
            <w:tcW w:w="0" w:type="auto"/>
            <w:vAlign w:val="center"/>
          </w:tcPr>
          <w:p w14:paraId="5C9A985B" w14:textId="77777777" w:rsidR="00DF453A" w:rsidRPr="00F777C0" w:rsidRDefault="00DF453A" w:rsidP="009C3398">
            <w:pPr>
              <w:pStyle w:val="TableCellCenter10pt"/>
              <w:keepNext w:val="0"/>
              <w:keepLines w:val="0"/>
            </w:pPr>
          </w:p>
        </w:tc>
        <w:tc>
          <w:tcPr>
            <w:tcW w:w="0" w:type="auto"/>
            <w:vAlign w:val="center"/>
          </w:tcPr>
          <w:p w14:paraId="31D3CBAD" w14:textId="77777777" w:rsidR="00DF453A" w:rsidRPr="00F777C0" w:rsidRDefault="00DF453A" w:rsidP="009C3398">
            <w:pPr>
              <w:pStyle w:val="TableCellCenter10pt"/>
              <w:keepNext w:val="0"/>
              <w:keepLines w:val="0"/>
            </w:pPr>
          </w:p>
        </w:tc>
        <w:tc>
          <w:tcPr>
            <w:tcW w:w="0" w:type="auto"/>
            <w:vAlign w:val="center"/>
          </w:tcPr>
          <w:p w14:paraId="253985EA" w14:textId="77777777" w:rsidR="00DF453A" w:rsidRPr="00F777C0" w:rsidRDefault="00DF453A" w:rsidP="009C3398">
            <w:pPr>
              <w:pStyle w:val="TableCellCenter10pt"/>
              <w:keepNext w:val="0"/>
              <w:keepLines w:val="0"/>
            </w:pPr>
          </w:p>
        </w:tc>
        <w:tc>
          <w:tcPr>
            <w:tcW w:w="0" w:type="auto"/>
            <w:vAlign w:val="center"/>
          </w:tcPr>
          <w:p w14:paraId="2AD32239" w14:textId="77777777" w:rsidR="00DF453A" w:rsidRPr="00F777C0" w:rsidRDefault="00DF453A" w:rsidP="009C3398">
            <w:pPr>
              <w:pStyle w:val="TableCellCenter10pt"/>
              <w:keepNext w:val="0"/>
              <w:keepLines w:val="0"/>
            </w:pPr>
          </w:p>
        </w:tc>
        <w:tc>
          <w:tcPr>
            <w:tcW w:w="0" w:type="auto"/>
            <w:vAlign w:val="center"/>
          </w:tcPr>
          <w:p w14:paraId="00D4B1BD" w14:textId="77777777" w:rsidR="00DF453A" w:rsidRPr="00F777C0" w:rsidRDefault="00DF453A" w:rsidP="009C3398">
            <w:pPr>
              <w:pStyle w:val="TableCellCenter10pt"/>
              <w:keepNext w:val="0"/>
              <w:keepLines w:val="0"/>
            </w:pPr>
          </w:p>
        </w:tc>
        <w:tc>
          <w:tcPr>
            <w:tcW w:w="0" w:type="auto"/>
            <w:vAlign w:val="center"/>
          </w:tcPr>
          <w:p w14:paraId="7AB348A5" w14:textId="77777777" w:rsidR="00DF453A" w:rsidRPr="00F777C0" w:rsidRDefault="00DF453A" w:rsidP="009C3398">
            <w:pPr>
              <w:pStyle w:val="TableCellCenter10pt"/>
              <w:keepNext w:val="0"/>
              <w:keepLines w:val="0"/>
            </w:pPr>
          </w:p>
        </w:tc>
        <w:tc>
          <w:tcPr>
            <w:tcW w:w="0" w:type="auto"/>
            <w:vAlign w:val="center"/>
          </w:tcPr>
          <w:p w14:paraId="4AF6C97E" w14:textId="77777777" w:rsidR="00DF453A" w:rsidRPr="00F777C0" w:rsidRDefault="00DF453A" w:rsidP="009C3398">
            <w:pPr>
              <w:pStyle w:val="TableCellCenter10pt"/>
              <w:keepNext w:val="0"/>
              <w:keepLines w:val="0"/>
            </w:pPr>
          </w:p>
        </w:tc>
        <w:tc>
          <w:tcPr>
            <w:tcW w:w="0" w:type="auto"/>
            <w:vAlign w:val="center"/>
          </w:tcPr>
          <w:p w14:paraId="789CCD33" w14:textId="77777777" w:rsidR="00DF453A" w:rsidRPr="00F777C0" w:rsidRDefault="00DF453A" w:rsidP="009C3398">
            <w:pPr>
              <w:pStyle w:val="TableCellCenter10pt"/>
              <w:keepNext w:val="0"/>
              <w:keepLines w:val="0"/>
            </w:pPr>
          </w:p>
        </w:tc>
        <w:tc>
          <w:tcPr>
            <w:tcW w:w="0" w:type="auto"/>
            <w:vAlign w:val="center"/>
          </w:tcPr>
          <w:p w14:paraId="327902FB" w14:textId="77777777" w:rsidR="00DF453A" w:rsidRPr="00F777C0" w:rsidRDefault="00DF453A" w:rsidP="009C3398">
            <w:pPr>
              <w:pStyle w:val="TableCellCenter10pt"/>
              <w:keepNext w:val="0"/>
              <w:keepLines w:val="0"/>
            </w:pPr>
          </w:p>
        </w:tc>
        <w:tc>
          <w:tcPr>
            <w:tcW w:w="0" w:type="auto"/>
            <w:vAlign w:val="center"/>
          </w:tcPr>
          <w:p w14:paraId="67742EEC" w14:textId="77777777" w:rsidR="00DF453A" w:rsidRPr="00F777C0" w:rsidRDefault="00DF453A" w:rsidP="009C3398">
            <w:pPr>
              <w:pStyle w:val="TableCellCenter10pt"/>
              <w:keepNext w:val="0"/>
              <w:keepLines w:val="0"/>
            </w:pPr>
          </w:p>
        </w:tc>
        <w:tc>
          <w:tcPr>
            <w:tcW w:w="0" w:type="auto"/>
            <w:vAlign w:val="center"/>
          </w:tcPr>
          <w:p w14:paraId="6F390878" w14:textId="77777777" w:rsidR="00DF453A" w:rsidRPr="00F777C0" w:rsidRDefault="00DF453A" w:rsidP="009C3398">
            <w:pPr>
              <w:pStyle w:val="TableCellCenter10pt"/>
              <w:keepNext w:val="0"/>
              <w:keepLines w:val="0"/>
            </w:pPr>
          </w:p>
        </w:tc>
        <w:tc>
          <w:tcPr>
            <w:tcW w:w="0" w:type="auto"/>
            <w:vAlign w:val="center"/>
          </w:tcPr>
          <w:p w14:paraId="7A06E3A5" w14:textId="77777777" w:rsidR="00DF453A" w:rsidRPr="00F777C0" w:rsidRDefault="00DF453A" w:rsidP="009C3398">
            <w:pPr>
              <w:pStyle w:val="TableCellCenter10pt"/>
              <w:keepNext w:val="0"/>
              <w:keepLines w:val="0"/>
            </w:pPr>
          </w:p>
        </w:tc>
        <w:tc>
          <w:tcPr>
            <w:tcW w:w="0" w:type="auto"/>
            <w:vAlign w:val="center"/>
          </w:tcPr>
          <w:p w14:paraId="75581B1D" w14:textId="77777777" w:rsidR="00DF453A" w:rsidRPr="00F777C0" w:rsidRDefault="00DF453A" w:rsidP="009C3398">
            <w:pPr>
              <w:pStyle w:val="TableCellCenter10pt"/>
              <w:keepNext w:val="0"/>
              <w:keepLines w:val="0"/>
            </w:pPr>
          </w:p>
        </w:tc>
        <w:tc>
          <w:tcPr>
            <w:tcW w:w="0" w:type="auto"/>
          </w:tcPr>
          <w:p w14:paraId="50151036" w14:textId="77777777" w:rsidR="00DF453A" w:rsidRPr="00F777C0" w:rsidRDefault="006B7357" w:rsidP="009C3398">
            <w:pPr>
              <w:pStyle w:val="TableCellLeft10pt"/>
              <w:keepNext w:val="0"/>
              <w:keepLines w:val="0"/>
            </w:pPr>
            <w:r w:rsidRPr="00F777C0">
              <w:t>Historical result may be used. If historical result not available or testing cannot be completed locally, central laboratory can perform this test.</w:t>
            </w:r>
          </w:p>
        </w:tc>
      </w:tr>
      <w:tr w:rsidR="000121B5" w14:paraId="6D15B483" w14:textId="77777777" w:rsidTr="00981DFF">
        <w:tc>
          <w:tcPr>
            <w:tcW w:w="0" w:type="auto"/>
            <w:gridSpan w:val="18"/>
          </w:tcPr>
          <w:p w14:paraId="696F4778" w14:textId="77777777" w:rsidR="00DF453A" w:rsidRPr="00F777C0" w:rsidRDefault="006B7357" w:rsidP="009C3398">
            <w:pPr>
              <w:pStyle w:val="TableHeadingTextLeft10pt"/>
            </w:pPr>
            <w:r w:rsidRPr="00F777C0">
              <w:t>Biomarkers (Central Laboratory)</w:t>
            </w:r>
          </w:p>
        </w:tc>
      </w:tr>
      <w:tr w:rsidR="000121B5" w14:paraId="44E7FC67" w14:textId="77777777" w:rsidTr="00981DFF">
        <w:trPr>
          <w:trHeight w:val="228"/>
        </w:trPr>
        <w:tc>
          <w:tcPr>
            <w:tcW w:w="0" w:type="auto"/>
            <w:vAlign w:val="center"/>
          </w:tcPr>
          <w:p w14:paraId="74BAF155" w14:textId="77777777" w:rsidR="00DF453A" w:rsidRPr="00F777C0" w:rsidRDefault="006B7357" w:rsidP="009C3398">
            <w:pPr>
              <w:pStyle w:val="TableCellLeft10pt"/>
              <w:keepNext w:val="0"/>
              <w:keepLines w:val="0"/>
            </w:pPr>
            <w:r w:rsidRPr="00F777C0">
              <w:t>Newly Obtained or Archival Tumor Tissue Collection</w:t>
            </w:r>
          </w:p>
        </w:tc>
        <w:tc>
          <w:tcPr>
            <w:tcW w:w="0" w:type="auto"/>
            <w:vAlign w:val="center"/>
          </w:tcPr>
          <w:p w14:paraId="42C951E0" w14:textId="77777777" w:rsidR="00DF453A" w:rsidRPr="00F777C0" w:rsidRDefault="006B7357" w:rsidP="009C3398">
            <w:pPr>
              <w:pStyle w:val="TableCellCenter10pt"/>
              <w:keepNext w:val="0"/>
              <w:keepLines w:val="0"/>
            </w:pPr>
            <w:r w:rsidRPr="00F777C0">
              <w:t>X</w:t>
            </w:r>
          </w:p>
        </w:tc>
        <w:tc>
          <w:tcPr>
            <w:tcW w:w="0" w:type="auto"/>
            <w:vAlign w:val="center"/>
          </w:tcPr>
          <w:p w14:paraId="4056CBED" w14:textId="77777777" w:rsidR="00DF453A" w:rsidRPr="00F777C0" w:rsidRDefault="00DF453A" w:rsidP="009C3398">
            <w:pPr>
              <w:pStyle w:val="TableCellCenter10pt"/>
              <w:keepNext w:val="0"/>
              <w:keepLines w:val="0"/>
            </w:pPr>
          </w:p>
        </w:tc>
        <w:tc>
          <w:tcPr>
            <w:tcW w:w="0" w:type="auto"/>
            <w:vAlign w:val="center"/>
          </w:tcPr>
          <w:p w14:paraId="5CDA1CDC" w14:textId="77777777" w:rsidR="00DF453A" w:rsidRPr="00F777C0" w:rsidRDefault="00DF453A" w:rsidP="009C3398">
            <w:pPr>
              <w:pStyle w:val="TableCellCenter10pt"/>
              <w:keepNext w:val="0"/>
              <w:keepLines w:val="0"/>
            </w:pPr>
          </w:p>
        </w:tc>
        <w:tc>
          <w:tcPr>
            <w:tcW w:w="0" w:type="auto"/>
            <w:vAlign w:val="center"/>
          </w:tcPr>
          <w:p w14:paraId="369214FD" w14:textId="77777777" w:rsidR="00DF453A" w:rsidRPr="00F777C0" w:rsidRDefault="00DF453A" w:rsidP="009C3398">
            <w:pPr>
              <w:pStyle w:val="TableCellCenter10pt"/>
              <w:keepNext w:val="0"/>
              <w:keepLines w:val="0"/>
            </w:pPr>
          </w:p>
        </w:tc>
        <w:tc>
          <w:tcPr>
            <w:tcW w:w="0" w:type="auto"/>
            <w:vAlign w:val="center"/>
          </w:tcPr>
          <w:p w14:paraId="1D3C0B6C" w14:textId="77777777" w:rsidR="00DF453A" w:rsidRPr="00F777C0" w:rsidRDefault="00DF453A" w:rsidP="009C3398">
            <w:pPr>
              <w:pStyle w:val="TableCellCenter10pt"/>
              <w:keepNext w:val="0"/>
              <w:keepLines w:val="0"/>
            </w:pPr>
          </w:p>
        </w:tc>
        <w:tc>
          <w:tcPr>
            <w:tcW w:w="0" w:type="auto"/>
            <w:vAlign w:val="center"/>
          </w:tcPr>
          <w:p w14:paraId="238EFC16" w14:textId="77777777" w:rsidR="00DF453A" w:rsidRPr="00F777C0" w:rsidRDefault="00DF453A" w:rsidP="009C3398">
            <w:pPr>
              <w:pStyle w:val="TableCellCenter10pt"/>
              <w:keepNext w:val="0"/>
              <w:keepLines w:val="0"/>
            </w:pPr>
          </w:p>
        </w:tc>
        <w:tc>
          <w:tcPr>
            <w:tcW w:w="0" w:type="auto"/>
            <w:vAlign w:val="center"/>
          </w:tcPr>
          <w:p w14:paraId="3F69A744" w14:textId="77777777" w:rsidR="00DF453A" w:rsidRPr="00F777C0" w:rsidRDefault="00DF453A" w:rsidP="009C3398">
            <w:pPr>
              <w:pStyle w:val="TableCellCenter10pt"/>
              <w:keepNext w:val="0"/>
              <w:keepLines w:val="0"/>
            </w:pPr>
          </w:p>
        </w:tc>
        <w:tc>
          <w:tcPr>
            <w:tcW w:w="0" w:type="auto"/>
            <w:vAlign w:val="center"/>
          </w:tcPr>
          <w:p w14:paraId="5342BC49" w14:textId="77777777" w:rsidR="00DF453A" w:rsidRPr="00F777C0" w:rsidRDefault="00DF453A" w:rsidP="009C3398">
            <w:pPr>
              <w:pStyle w:val="TableCellCenter10pt"/>
              <w:keepNext w:val="0"/>
              <w:keepLines w:val="0"/>
            </w:pPr>
          </w:p>
        </w:tc>
        <w:tc>
          <w:tcPr>
            <w:tcW w:w="0" w:type="auto"/>
            <w:vAlign w:val="center"/>
          </w:tcPr>
          <w:p w14:paraId="423E1B87" w14:textId="77777777" w:rsidR="00DF453A" w:rsidRPr="00F777C0" w:rsidRDefault="00DF453A" w:rsidP="009C3398">
            <w:pPr>
              <w:pStyle w:val="TableCellCenter10pt"/>
              <w:keepNext w:val="0"/>
              <w:keepLines w:val="0"/>
            </w:pPr>
          </w:p>
        </w:tc>
        <w:tc>
          <w:tcPr>
            <w:tcW w:w="0" w:type="auto"/>
            <w:vAlign w:val="center"/>
          </w:tcPr>
          <w:p w14:paraId="63B2F02B" w14:textId="77777777" w:rsidR="00DF453A" w:rsidRPr="00F777C0" w:rsidRDefault="00DF453A" w:rsidP="009C3398">
            <w:pPr>
              <w:pStyle w:val="TableCellCenter10pt"/>
              <w:keepNext w:val="0"/>
              <w:keepLines w:val="0"/>
            </w:pPr>
          </w:p>
        </w:tc>
        <w:tc>
          <w:tcPr>
            <w:tcW w:w="0" w:type="auto"/>
            <w:vAlign w:val="center"/>
          </w:tcPr>
          <w:p w14:paraId="62B49190" w14:textId="77777777" w:rsidR="00DF453A" w:rsidRPr="00F777C0" w:rsidRDefault="00DF453A" w:rsidP="009C3398">
            <w:pPr>
              <w:pStyle w:val="TableCellCenter10pt"/>
              <w:keepNext w:val="0"/>
              <w:keepLines w:val="0"/>
            </w:pPr>
          </w:p>
        </w:tc>
        <w:tc>
          <w:tcPr>
            <w:tcW w:w="0" w:type="auto"/>
            <w:vAlign w:val="center"/>
          </w:tcPr>
          <w:p w14:paraId="44412963" w14:textId="77777777" w:rsidR="00DF453A" w:rsidRPr="00F777C0" w:rsidRDefault="00DF453A" w:rsidP="009C3398">
            <w:pPr>
              <w:pStyle w:val="TableCellCenter10pt"/>
              <w:keepNext w:val="0"/>
              <w:keepLines w:val="0"/>
            </w:pPr>
          </w:p>
        </w:tc>
        <w:tc>
          <w:tcPr>
            <w:tcW w:w="0" w:type="auto"/>
            <w:vAlign w:val="center"/>
          </w:tcPr>
          <w:p w14:paraId="12DDA045" w14:textId="77777777" w:rsidR="00DF453A" w:rsidRPr="00F777C0" w:rsidRDefault="00DF453A" w:rsidP="009C3398">
            <w:pPr>
              <w:pStyle w:val="TableCellCenter10pt"/>
              <w:keepNext w:val="0"/>
              <w:keepLines w:val="0"/>
            </w:pPr>
          </w:p>
        </w:tc>
        <w:tc>
          <w:tcPr>
            <w:tcW w:w="0" w:type="auto"/>
            <w:vAlign w:val="center"/>
          </w:tcPr>
          <w:p w14:paraId="5B5A40B8" w14:textId="77777777" w:rsidR="00DF453A" w:rsidRPr="00F777C0" w:rsidRDefault="00DF453A" w:rsidP="009C3398">
            <w:pPr>
              <w:pStyle w:val="TableCellCenter10pt"/>
              <w:keepNext w:val="0"/>
              <w:keepLines w:val="0"/>
            </w:pPr>
          </w:p>
        </w:tc>
        <w:tc>
          <w:tcPr>
            <w:tcW w:w="0" w:type="auto"/>
            <w:vAlign w:val="center"/>
          </w:tcPr>
          <w:p w14:paraId="3071C1E4" w14:textId="77777777" w:rsidR="00DF453A" w:rsidRPr="00F777C0" w:rsidRDefault="00DF453A" w:rsidP="009C3398">
            <w:pPr>
              <w:pStyle w:val="TableCellCenter10pt"/>
              <w:keepNext w:val="0"/>
              <w:keepLines w:val="0"/>
            </w:pPr>
          </w:p>
        </w:tc>
        <w:tc>
          <w:tcPr>
            <w:tcW w:w="0" w:type="auto"/>
            <w:vAlign w:val="center"/>
          </w:tcPr>
          <w:p w14:paraId="172802A6" w14:textId="77777777" w:rsidR="00DF453A" w:rsidRPr="00F777C0" w:rsidRDefault="00DF453A" w:rsidP="009C3398">
            <w:pPr>
              <w:pStyle w:val="TableCellCenter10pt"/>
              <w:keepNext w:val="0"/>
              <w:keepLines w:val="0"/>
            </w:pPr>
          </w:p>
        </w:tc>
        <w:tc>
          <w:tcPr>
            <w:tcW w:w="0" w:type="auto"/>
          </w:tcPr>
          <w:p w14:paraId="74FA6455" w14:textId="77777777" w:rsidR="00DF453A" w:rsidRPr="00F777C0" w:rsidRDefault="006B7357" w:rsidP="009C3398">
            <w:pPr>
              <w:pStyle w:val="TableCellLeft10pt"/>
              <w:keepNext w:val="0"/>
              <w:keepLines w:val="0"/>
            </w:pPr>
            <w:r w:rsidRPr="00F777C0">
              <w:t>PD-L1 results must be available from the central laboratory before randomization.</w:t>
            </w:r>
          </w:p>
        </w:tc>
      </w:tr>
      <w:tr w:rsidR="000121B5" w14:paraId="686D0C03" w14:textId="77777777" w:rsidTr="00981DFF">
        <w:trPr>
          <w:trHeight w:val="228"/>
        </w:trPr>
        <w:tc>
          <w:tcPr>
            <w:tcW w:w="0" w:type="auto"/>
            <w:vAlign w:val="center"/>
          </w:tcPr>
          <w:p w14:paraId="12CAC813" w14:textId="77777777" w:rsidR="00DF453A" w:rsidRPr="00F777C0" w:rsidRDefault="006B7357" w:rsidP="009C3398">
            <w:pPr>
              <w:pStyle w:val="TableCellLeft10pt"/>
              <w:keepNext w:val="0"/>
              <w:keepLines w:val="0"/>
            </w:pPr>
            <w:r w:rsidRPr="00F777C0">
              <w:t>Blood for Genetic Analysis</w:t>
            </w:r>
          </w:p>
        </w:tc>
        <w:tc>
          <w:tcPr>
            <w:tcW w:w="0" w:type="auto"/>
            <w:vAlign w:val="center"/>
          </w:tcPr>
          <w:p w14:paraId="086A2D6A" w14:textId="77777777" w:rsidR="00DF453A" w:rsidRPr="00F777C0" w:rsidRDefault="00DF453A" w:rsidP="009C3398">
            <w:pPr>
              <w:pStyle w:val="TableCellCenter10pt"/>
              <w:keepNext w:val="0"/>
              <w:keepLines w:val="0"/>
            </w:pPr>
          </w:p>
        </w:tc>
        <w:tc>
          <w:tcPr>
            <w:tcW w:w="0" w:type="auto"/>
            <w:vAlign w:val="center"/>
          </w:tcPr>
          <w:p w14:paraId="6C5CEAEF" w14:textId="77777777" w:rsidR="00DF453A" w:rsidRPr="00F777C0" w:rsidRDefault="00DF453A" w:rsidP="009C3398">
            <w:pPr>
              <w:pStyle w:val="TableCellCenter10pt"/>
              <w:keepNext w:val="0"/>
              <w:keepLines w:val="0"/>
            </w:pPr>
          </w:p>
        </w:tc>
        <w:tc>
          <w:tcPr>
            <w:tcW w:w="0" w:type="auto"/>
            <w:vAlign w:val="center"/>
          </w:tcPr>
          <w:p w14:paraId="43ADD234" w14:textId="77777777" w:rsidR="00DF453A" w:rsidRPr="00F777C0" w:rsidRDefault="006B7357" w:rsidP="009C3398">
            <w:pPr>
              <w:pStyle w:val="TableCellCenter10pt"/>
              <w:keepNext w:val="0"/>
              <w:keepLines w:val="0"/>
            </w:pPr>
            <w:r w:rsidRPr="00F777C0">
              <w:t>X</w:t>
            </w:r>
          </w:p>
        </w:tc>
        <w:tc>
          <w:tcPr>
            <w:tcW w:w="0" w:type="auto"/>
            <w:vAlign w:val="center"/>
          </w:tcPr>
          <w:p w14:paraId="7E65E6A2" w14:textId="77777777" w:rsidR="00DF453A" w:rsidRPr="00F777C0" w:rsidRDefault="00DF453A" w:rsidP="009C3398">
            <w:pPr>
              <w:pStyle w:val="TableCellCenter10pt"/>
              <w:keepNext w:val="0"/>
              <w:keepLines w:val="0"/>
            </w:pPr>
          </w:p>
        </w:tc>
        <w:tc>
          <w:tcPr>
            <w:tcW w:w="0" w:type="auto"/>
            <w:vAlign w:val="center"/>
          </w:tcPr>
          <w:p w14:paraId="264DDB93" w14:textId="77777777" w:rsidR="00DF453A" w:rsidRPr="00F777C0" w:rsidRDefault="00DF453A" w:rsidP="009C3398">
            <w:pPr>
              <w:pStyle w:val="TableCellCenter10pt"/>
              <w:keepNext w:val="0"/>
              <w:keepLines w:val="0"/>
            </w:pPr>
          </w:p>
        </w:tc>
        <w:tc>
          <w:tcPr>
            <w:tcW w:w="0" w:type="auto"/>
            <w:vAlign w:val="center"/>
          </w:tcPr>
          <w:p w14:paraId="13ED60A9" w14:textId="77777777" w:rsidR="00DF453A" w:rsidRPr="00F777C0" w:rsidRDefault="00DF453A" w:rsidP="009C3398">
            <w:pPr>
              <w:pStyle w:val="TableCellCenter10pt"/>
              <w:keepNext w:val="0"/>
              <w:keepLines w:val="0"/>
            </w:pPr>
          </w:p>
        </w:tc>
        <w:tc>
          <w:tcPr>
            <w:tcW w:w="0" w:type="auto"/>
            <w:vAlign w:val="center"/>
          </w:tcPr>
          <w:p w14:paraId="14A1E719" w14:textId="77777777" w:rsidR="00DF453A" w:rsidRPr="00F777C0" w:rsidRDefault="00DF453A" w:rsidP="009C3398">
            <w:pPr>
              <w:pStyle w:val="TableCellCenter10pt"/>
              <w:keepNext w:val="0"/>
              <w:keepLines w:val="0"/>
            </w:pPr>
          </w:p>
        </w:tc>
        <w:tc>
          <w:tcPr>
            <w:tcW w:w="0" w:type="auto"/>
            <w:vAlign w:val="center"/>
          </w:tcPr>
          <w:p w14:paraId="222B6A4C" w14:textId="77777777" w:rsidR="00DF453A" w:rsidRPr="00F777C0" w:rsidRDefault="00DF453A" w:rsidP="009C3398">
            <w:pPr>
              <w:pStyle w:val="TableCellCenter10pt"/>
              <w:keepNext w:val="0"/>
              <w:keepLines w:val="0"/>
            </w:pPr>
          </w:p>
        </w:tc>
        <w:tc>
          <w:tcPr>
            <w:tcW w:w="0" w:type="auto"/>
            <w:vAlign w:val="center"/>
          </w:tcPr>
          <w:p w14:paraId="7699B2A2" w14:textId="77777777" w:rsidR="00DF453A" w:rsidRPr="00F777C0" w:rsidRDefault="00DF453A" w:rsidP="009C3398">
            <w:pPr>
              <w:pStyle w:val="TableCellCenter10pt"/>
              <w:keepNext w:val="0"/>
              <w:keepLines w:val="0"/>
            </w:pPr>
          </w:p>
        </w:tc>
        <w:tc>
          <w:tcPr>
            <w:tcW w:w="0" w:type="auto"/>
            <w:vAlign w:val="center"/>
          </w:tcPr>
          <w:p w14:paraId="0166E691" w14:textId="77777777" w:rsidR="00DF453A" w:rsidRPr="00F777C0" w:rsidRDefault="00DF453A" w:rsidP="009C3398">
            <w:pPr>
              <w:pStyle w:val="TableCellCenter10pt"/>
              <w:keepNext w:val="0"/>
              <w:keepLines w:val="0"/>
            </w:pPr>
          </w:p>
        </w:tc>
        <w:tc>
          <w:tcPr>
            <w:tcW w:w="0" w:type="auto"/>
            <w:vAlign w:val="center"/>
          </w:tcPr>
          <w:p w14:paraId="63A809F0" w14:textId="77777777" w:rsidR="00DF453A" w:rsidRPr="00F777C0" w:rsidRDefault="00DF453A" w:rsidP="009C3398">
            <w:pPr>
              <w:pStyle w:val="TableCellCenter10pt"/>
              <w:keepNext w:val="0"/>
              <w:keepLines w:val="0"/>
            </w:pPr>
          </w:p>
        </w:tc>
        <w:tc>
          <w:tcPr>
            <w:tcW w:w="0" w:type="auto"/>
            <w:vAlign w:val="center"/>
          </w:tcPr>
          <w:p w14:paraId="40921E0C" w14:textId="77777777" w:rsidR="00DF453A" w:rsidRPr="00F777C0" w:rsidRDefault="00DF453A" w:rsidP="009C3398">
            <w:pPr>
              <w:pStyle w:val="TableCellCenter10pt"/>
              <w:keepNext w:val="0"/>
              <w:keepLines w:val="0"/>
            </w:pPr>
          </w:p>
        </w:tc>
        <w:tc>
          <w:tcPr>
            <w:tcW w:w="0" w:type="auto"/>
            <w:vAlign w:val="center"/>
          </w:tcPr>
          <w:p w14:paraId="409779D7" w14:textId="77777777" w:rsidR="00DF453A" w:rsidRPr="00F777C0" w:rsidRDefault="00DF453A" w:rsidP="009C3398">
            <w:pPr>
              <w:pStyle w:val="TableCellCenter10pt"/>
              <w:keepNext w:val="0"/>
              <w:keepLines w:val="0"/>
            </w:pPr>
          </w:p>
        </w:tc>
        <w:tc>
          <w:tcPr>
            <w:tcW w:w="0" w:type="auto"/>
            <w:vAlign w:val="center"/>
          </w:tcPr>
          <w:p w14:paraId="0E2A11E3" w14:textId="77777777" w:rsidR="00DF453A" w:rsidRPr="00F777C0" w:rsidRDefault="00DF453A" w:rsidP="009C3398">
            <w:pPr>
              <w:pStyle w:val="TableCellCenter10pt"/>
              <w:keepNext w:val="0"/>
              <w:keepLines w:val="0"/>
            </w:pPr>
          </w:p>
        </w:tc>
        <w:tc>
          <w:tcPr>
            <w:tcW w:w="0" w:type="auto"/>
            <w:vAlign w:val="center"/>
          </w:tcPr>
          <w:p w14:paraId="7EFCF0B3" w14:textId="77777777" w:rsidR="00DF453A" w:rsidRPr="00F777C0" w:rsidRDefault="00DF453A" w:rsidP="009C3398">
            <w:pPr>
              <w:pStyle w:val="TableCellCenter10pt"/>
              <w:keepNext w:val="0"/>
              <w:keepLines w:val="0"/>
            </w:pPr>
          </w:p>
        </w:tc>
        <w:tc>
          <w:tcPr>
            <w:tcW w:w="0" w:type="auto"/>
            <w:vAlign w:val="center"/>
          </w:tcPr>
          <w:p w14:paraId="48AB0EEB" w14:textId="77777777" w:rsidR="00DF453A" w:rsidRPr="00F777C0" w:rsidRDefault="00DF453A" w:rsidP="009C3398">
            <w:pPr>
              <w:pStyle w:val="TableCellCenter10pt"/>
              <w:keepNext w:val="0"/>
              <w:keepLines w:val="0"/>
            </w:pPr>
          </w:p>
        </w:tc>
        <w:tc>
          <w:tcPr>
            <w:tcW w:w="0" w:type="auto"/>
          </w:tcPr>
          <w:p w14:paraId="65682C01" w14:textId="77777777" w:rsidR="00DF453A" w:rsidRPr="00F777C0" w:rsidRDefault="006B7357" w:rsidP="009C3398">
            <w:pPr>
              <w:pStyle w:val="TableCellLeft10pt"/>
              <w:keepNext w:val="0"/>
              <w:keepLines w:val="0"/>
            </w:pPr>
            <w:r w:rsidRPr="00F777C0">
              <w:t>Collect pre dose on C1D1.</w:t>
            </w:r>
          </w:p>
        </w:tc>
      </w:tr>
      <w:tr w:rsidR="000121B5" w14:paraId="0167862A" w14:textId="77777777" w:rsidTr="00981DFF">
        <w:trPr>
          <w:trHeight w:val="228"/>
        </w:trPr>
        <w:tc>
          <w:tcPr>
            <w:tcW w:w="0" w:type="auto"/>
            <w:vAlign w:val="center"/>
          </w:tcPr>
          <w:p w14:paraId="3A72AD46" w14:textId="77777777" w:rsidR="00DF453A" w:rsidRPr="00F777C0" w:rsidRDefault="006B7357" w:rsidP="00B85A90">
            <w:pPr>
              <w:pStyle w:val="TableCellLeft10pt"/>
              <w:keepNext w:val="0"/>
              <w:keepLines w:val="0"/>
              <w:pageBreakBefore/>
            </w:pPr>
            <w:r w:rsidRPr="00F777C0">
              <w:lastRenderedPageBreak/>
              <w:t>Blood for Plasma Biomarkers</w:t>
            </w:r>
          </w:p>
        </w:tc>
        <w:tc>
          <w:tcPr>
            <w:tcW w:w="0" w:type="auto"/>
            <w:vAlign w:val="center"/>
          </w:tcPr>
          <w:p w14:paraId="5C6E3CA1" w14:textId="77777777" w:rsidR="00DF453A" w:rsidRPr="00F777C0" w:rsidRDefault="00DF453A" w:rsidP="009C3398">
            <w:pPr>
              <w:pStyle w:val="TableCellCenter10pt"/>
              <w:keepNext w:val="0"/>
              <w:keepLines w:val="0"/>
            </w:pPr>
          </w:p>
        </w:tc>
        <w:tc>
          <w:tcPr>
            <w:tcW w:w="0" w:type="auto"/>
            <w:vAlign w:val="center"/>
          </w:tcPr>
          <w:p w14:paraId="0C18E367" w14:textId="77777777" w:rsidR="00DF453A" w:rsidRPr="00F777C0" w:rsidRDefault="00DF453A" w:rsidP="009C3398">
            <w:pPr>
              <w:pStyle w:val="TableCellCenter10pt"/>
              <w:keepNext w:val="0"/>
              <w:keepLines w:val="0"/>
            </w:pPr>
          </w:p>
        </w:tc>
        <w:tc>
          <w:tcPr>
            <w:tcW w:w="0" w:type="auto"/>
            <w:vAlign w:val="center"/>
          </w:tcPr>
          <w:p w14:paraId="31D8A403" w14:textId="77777777" w:rsidR="00DF453A" w:rsidRPr="00F777C0" w:rsidRDefault="006B7357" w:rsidP="009C3398">
            <w:pPr>
              <w:pStyle w:val="TableCellCenter10pt"/>
              <w:keepNext w:val="0"/>
              <w:keepLines w:val="0"/>
            </w:pPr>
            <w:r w:rsidRPr="00F777C0">
              <w:t>X</w:t>
            </w:r>
          </w:p>
        </w:tc>
        <w:tc>
          <w:tcPr>
            <w:tcW w:w="0" w:type="auto"/>
            <w:vAlign w:val="center"/>
          </w:tcPr>
          <w:p w14:paraId="5F18C667" w14:textId="77777777" w:rsidR="00DF453A" w:rsidRPr="00F777C0" w:rsidRDefault="00DF453A" w:rsidP="009C3398">
            <w:pPr>
              <w:pStyle w:val="TableCellCenter10pt"/>
              <w:keepNext w:val="0"/>
              <w:keepLines w:val="0"/>
            </w:pPr>
          </w:p>
        </w:tc>
        <w:tc>
          <w:tcPr>
            <w:tcW w:w="0" w:type="auto"/>
            <w:vAlign w:val="center"/>
          </w:tcPr>
          <w:p w14:paraId="548049EA" w14:textId="77777777" w:rsidR="00DF453A" w:rsidRPr="00F777C0" w:rsidRDefault="00DF453A" w:rsidP="009C3398">
            <w:pPr>
              <w:pStyle w:val="TableCellCenter10pt"/>
              <w:keepNext w:val="0"/>
              <w:keepLines w:val="0"/>
            </w:pPr>
          </w:p>
        </w:tc>
        <w:tc>
          <w:tcPr>
            <w:tcW w:w="0" w:type="auto"/>
            <w:vAlign w:val="center"/>
          </w:tcPr>
          <w:p w14:paraId="58A07072" w14:textId="77777777" w:rsidR="00DF453A" w:rsidRPr="00F777C0" w:rsidRDefault="006B7357" w:rsidP="009C3398">
            <w:pPr>
              <w:pStyle w:val="TableCellCenter10pt"/>
              <w:keepNext w:val="0"/>
              <w:keepLines w:val="0"/>
            </w:pPr>
            <w:r w:rsidRPr="00F777C0">
              <w:t>X</w:t>
            </w:r>
          </w:p>
        </w:tc>
        <w:tc>
          <w:tcPr>
            <w:tcW w:w="0" w:type="auto"/>
            <w:vAlign w:val="center"/>
          </w:tcPr>
          <w:p w14:paraId="1E06A879" w14:textId="77777777" w:rsidR="00DF453A" w:rsidRPr="00F777C0" w:rsidRDefault="00DF453A" w:rsidP="009C3398">
            <w:pPr>
              <w:pStyle w:val="TableCellCenter10pt"/>
              <w:keepNext w:val="0"/>
              <w:keepLines w:val="0"/>
            </w:pPr>
          </w:p>
        </w:tc>
        <w:tc>
          <w:tcPr>
            <w:tcW w:w="0" w:type="auto"/>
            <w:vAlign w:val="center"/>
          </w:tcPr>
          <w:p w14:paraId="0079E262" w14:textId="77777777" w:rsidR="00DF453A" w:rsidRPr="00F777C0" w:rsidRDefault="006B7357" w:rsidP="009C3398">
            <w:pPr>
              <w:pStyle w:val="TableCellCenter10pt"/>
              <w:keepNext w:val="0"/>
              <w:keepLines w:val="0"/>
            </w:pPr>
            <w:r w:rsidRPr="00F777C0">
              <w:t>X</w:t>
            </w:r>
          </w:p>
        </w:tc>
        <w:tc>
          <w:tcPr>
            <w:tcW w:w="0" w:type="auto"/>
            <w:vAlign w:val="center"/>
          </w:tcPr>
          <w:p w14:paraId="5EEE7476" w14:textId="77777777" w:rsidR="00DF453A" w:rsidRPr="00F777C0" w:rsidRDefault="00DF453A" w:rsidP="009C3398">
            <w:pPr>
              <w:pStyle w:val="TableCellCenter10pt"/>
              <w:keepNext w:val="0"/>
              <w:keepLines w:val="0"/>
            </w:pPr>
          </w:p>
        </w:tc>
        <w:tc>
          <w:tcPr>
            <w:tcW w:w="0" w:type="auto"/>
            <w:vAlign w:val="center"/>
          </w:tcPr>
          <w:p w14:paraId="7CF6A8CF" w14:textId="77777777" w:rsidR="00DF453A" w:rsidRPr="00F777C0" w:rsidRDefault="006B7357" w:rsidP="009C3398">
            <w:pPr>
              <w:pStyle w:val="TableCellCenter10pt"/>
              <w:keepNext w:val="0"/>
              <w:keepLines w:val="0"/>
            </w:pPr>
            <w:r w:rsidRPr="00F777C0">
              <w:t>X</w:t>
            </w:r>
          </w:p>
        </w:tc>
        <w:tc>
          <w:tcPr>
            <w:tcW w:w="0" w:type="auto"/>
            <w:vAlign w:val="center"/>
          </w:tcPr>
          <w:p w14:paraId="1DB6FF9E" w14:textId="77777777" w:rsidR="00DF453A" w:rsidRPr="00F777C0" w:rsidRDefault="006B7357" w:rsidP="009C3398">
            <w:pPr>
              <w:pStyle w:val="TableCellCenter10pt"/>
              <w:keepNext w:val="0"/>
              <w:keepLines w:val="0"/>
            </w:pPr>
            <w:r w:rsidRPr="00F777C0">
              <w:t>X</w:t>
            </w:r>
          </w:p>
        </w:tc>
        <w:tc>
          <w:tcPr>
            <w:tcW w:w="0" w:type="auto"/>
            <w:vAlign w:val="center"/>
          </w:tcPr>
          <w:p w14:paraId="107911F7" w14:textId="77777777" w:rsidR="00DF453A" w:rsidRPr="00F777C0" w:rsidRDefault="006B7357" w:rsidP="009C3398">
            <w:pPr>
              <w:pStyle w:val="TableCellCenter10pt"/>
              <w:keepNext w:val="0"/>
              <w:keepLines w:val="0"/>
            </w:pPr>
            <w:r w:rsidRPr="00F777C0">
              <w:t>X</w:t>
            </w:r>
          </w:p>
        </w:tc>
        <w:tc>
          <w:tcPr>
            <w:tcW w:w="0" w:type="auto"/>
            <w:vAlign w:val="center"/>
          </w:tcPr>
          <w:p w14:paraId="0FB2E1BD" w14:textId="77777777" w:rsidR="00DF453A" w:rsidRPr="00F777C0" w:rsidRDefault="006B7357" w:rsidP="009C3398">
            <w:pPr>
              <w:pStyle w:val="TableCellCenter10pt"/>
              <w:keepNext w:val="0"/>
              <w:keepLines w:val="0"/>
            </w:pPr>
            <w:r w:rsidRPr="00F777C0">
              <w:t>X</w:t>
            </w:r>
          </w:p>
        </w:tc>
        <w:tc>
          <w:tcPr>
            <w:tcW w:w="0" w:type="auto"/>
            <w:vAlign w:val="center"/>
          </w:tcPr>
          <w:p w14:paraId="5C8ABB31" w14:textId="77777777" w:rsidR="00DF453A" w:rsidRPr="00F777C0" w:rsidRDefault="00DF453A" w:rsidP="009C3398">
            <w:pPr>
              <w:pStyle w:val="TableCellCenter10pt"/>
              <w:keepNext w:val="0"/>
              <w:keepLines w:val="0"/>
            </w:pPr>
          </w:p>
        </w:tc>
        <w:tc>
          <w:tcPr>
            <w:tcW w:w="0" w:type="auto"/>
            <w:vAlign w:val="center"/>
          </w:tcPr>
          <w:p w14:paraId="513C3518" w14:textId="77777777" w:rsidR="00DF453A" w:rsidRPr="00F777C0" w:rsidRDefault="00DF453A" w:rsidP="009C3398">
            <w:pPr>
              <w:pStyle w:val="TableCellCenter10pt"/>
              <w:keepNext w:val="0"/>
              <w:keepLines w:val="0"/>
            </w:pPr>
          </w:p>
        </w:tc>
        <w:tc>
          <w:tcPr>
            <w:tcW w:w="0" w:type="auto"/>
            <w:vAlign w:val="center"/>
          </w:tcPr>
          <w:p w14:paraId="0DCDC1F3" w14:textId="77777777" w:rsidR="00DF453A" w:rsidRPr="00F777C0" w:rsidRDefault="00DF453A" w:rsidP="009C3398">
            <w:pPr>
              <w:pStyle w:val="TableCellCenter10pt"/>
              <w:keepNext w:val="0"/>
              <w:keepLines w:val="0"/>
            </w:pPr>
          </w:p>
        </w:tc>
        <w:tc>
          <w:tcPr>
            <w:tcW w:w="0" w:type="auto"/>
          </w:tcPr>
          <w:p w14:paraId="29962DCB" w14:textId="77777777" w:rsidR="00DF453A" w:rsidRPr="00F777C0" w:rsidRDefault="006B7357" w:rsidP="009C3398">
            <w:pPr>
              <w:pStyle w:val="TableCellLeft10pt"/>
              <w:keepNext w:val="0"/>
              <w:keepLines w:val="0"/>
            </w:pPr>
            <w:bookmarkStart w:id="1525" w:name="_Hlk18433418"/>
            <w:r w:rsidRPr="00F777C0">
              <w:t>Collect at pre dose on C1D1, C2D1, C3D1. After C3D1 collection, the plasma samples should be collected within ±7 days at subsequent imaging visits until EOT</w:t>
            </w:r>
            <w:bookmarkEnd w:id="1525"/>
            <w:r w:rsidRPr="00F777C0">
              <w:t>, including at the EOT visit.</w:t>
            </w:r>
          </w:p>
        </w:tc>
      </w:tr>
      <w:tr w:rsidR="000121B5" w14:paraId="7D8B1428" w14:textId="77777777" w:rsidTr="00981DFF">
        <w:trPr>
          <w:trHeight w:val="228"/>
        </w:trPr>
        <w:tc>
          <w:tcPr>
            <w:tcW w:w="0" w:type="auto"/>
            <w:vAlign w:val="center"/>
          </w:tcPr>
          <w:p w14:paraId="7B929C52" w14:textId="77777777" w:rsidR="00DF453A" w:rsidRPr="00F777C0" w:rsidRDefault="006B7357" w:rsidP="009C3398">
            <w:pPr>
              <w:pStyle w:val="TableCellLeft10pt"/>
              <w:keepNext w:val="0"/>
              <w:keepLines w:val="0"/>
            </w:pPr>
            <w:r w:rsidRPr="00F777C0">
              <w:t xml:space="preserve">Blood for Serum Biomarkers </w:t>
            </w:r>
          </w:p>
        </w:tc>
        <w:tc>
          <w:tcPr>
            <w:tcW w:w="0" w:type="auto"/>
            <w:vAlign w:val="center"/>
          </w:tcPr>
          <w:p w14:paraId="4283F64B" w14:textId="77777777" w:rsidR="00DF453A" w:rsidRPr="00F777C0" w:rsidRDefault="00DF453A" w:rsidP="009C3398">
            <w:pPr>
              <w:pStyle w:val="TableCellCenter10pt"/>
              <w:keepNext w:val="0"/>
              <w:keepLines w:val="0"/>
            </w:pPr>
          </w:p>
        </w:tc>
        <w:tc>
          <w:tcPr>
            <w:tcW w:w="0" w:type="auto"/>
            <w:vAlign w:val="center"/>
          </w:tcPr>
          <w:p w14:paraId="5B8C6E0A" w14:textId="77777777" w:rsidR="00DF453A" w:rsidRPr="00F777C0" w:rsidRDefault="00DF453A" w:rsidP="009C3398">
            <w:pPr>
              <w:pStyle w:val="TableCellCenter10pt"/>
              <w:keepNext w:val="0"/>
              <w:keepLines w:val="0"/>
            </w:pPr>
          </w:p>
        </w:tc>
        <w:tc>
          <w:tcPr>
            <w:tcW w:w="0" w:type="auto"/>
            <w:vAlign w:val="center"/>
          </w:tcPr>
          <w:p w14:paraId="35666AD2" w14:textId="77777777" w:rsidR="00DF453A" w:rsidRPr="00F777C0" w:rsidRDefault="006B7357" w:rsidP="009C3398">
            <w:pPr>
              <w:pStyle w:val="TableCellCenter10pt"/>
              <w:keepNext w:val="0"/>
              <w:keepLines w:val="0"/>
            </w:pPr>
            <w:r w:rsidRPr="00F777C0">
              <w:t>X</w:t>
            </w:r>
          </w:p>
        </w:tc>
        <w:tc>
          <w:tcPr>
            <w:tcW w:w="0" w:type="auto"/>
            <w:vAlign w:val="center"/>
          </w:tcPr>
          <w:p w14:paraId="351CD76D" w14:textId="77777777" w:rsidR="00DF453A" w:rsidRPr="00F777C0" w:rsidRDefault="00DF453A" w:rsidP="009C3398">
            <w:pPr>
              <w:pStyle w:val="TableCellCenter10pt"/>
              <w:keepNext w:val="0"/>
              <w:keepLines w:val="0"/>
            </w:pPr>
          </w:p>
        </w:tc>
        <w:tc>
          <w:tcPr>
            <w:tcW w:w="0" w:type="auto"/>
            <w:vAlign w:val="center"/>
          </w:tcPr>
          <w:p w14:paraId="2E8141F9" w14:textId="77777777" w:rsidR="00DF453A" w:rsidRPr="00F777C0" w:rsidRDefault="006B7357" w:rsidP="009C3398">
            <w:pPr>
              <w:pStyle w:val="TableCellCenter10pt"/>
              <w:keepNext w:val="0"/>
              <w:keepLines w:val="0"/>
            </w:pPr>
            <w:r w:rsidRPr="00F777C0">
              <w:t>X</w:t>
            </w:r>
          </w:p>
        </w:tc>
        <w:tc>
          <w:tcPr>
            <w:tcW w:w="0" w:type="auto"/>
            <w:vAlign w:val="center"/>
          </w:tcPr>
          <w:p w14:paraId="2FCCAAF9" w14:textId="77777777" w:rsidR="00DF453A" w:rsidRPr="00F777C0" w:rsidRDefault="006B7357" w:rsidP="009C3398">
            <w:pPr>
              <w:pStyle w:val="TableCellCenter10pt"/>
              <w:keepNext w:val="0"/>
              <w:keepLines w:val="0"/>
            </w:pPr>
            <w:r w:rsidRPr="00F777C0">
              <w:t>X</w:t>
            </w:r>
          </w:p>
        </w:tc>
        <w:tc>
          <w:tcPr>
            <w:tcW w:w="0" w:type="auto"/>
            <w:vAlign w:val="center"/>
          </w:tcPr>
          <w:p w14:paraId="59C7F12A" w14:textId="77777777" w:rsidR="00DF453A" w:rsidRPr="00F777C0" w:rsidRDefault="00DF453A" w:rsidP="009C3398">
            <w:pPr>
              <w:pStyle w:val="TableCellCenter10pt"/>
              <w:keepNext w:val="0"/>
              <w:keepLines w:val="0"/>
            </w:pPr>
          </w:p>
        </w:tc>
        <w:tc>
          <w:tcPr>
            <w:tcW w:w="0" w:type="auto"/>
            <w:vAlign w:val="center"/>
          </w:tcPr>
          <w:p w14:paraId="667BC8DF" w14:textId="77777777" w:rsidR="00DF453A" w:rsidRPr="00F777C0" w:rsidRDefault="006B7357" w:rsidP="009C3398">
            <w:pPr>
              <w:pStyle w:val="TableCellCenter10pt"/>
              <w:keepNext w:val="0"/>
              <w:keepLines w:val="0"/>
            </w:pPr>
            <w:r w:rsidRPr="00F777C0">
              <w:t>X</w:t>
            </w:r>
          </w:p>
        </w:tc>
        <w:tc>
          <w:tcPr>
            <w:tcW w:w="0" w:type="auto"/>
            <w:vAlign w:val="center"/>
          </w:tcPr>
          <w:p w14:paraId="35D61371" w14:textId="77777777" w:rsidR="00DF453A" w:rsidRPr="00F777C0" w:rsidRDefault="00DF453A" w:rsidP="009C3398">
            <w:pPr>
              <w:pStyle w:val="TableCellCenter10pt"/>
              <w:keepNext w:val="0"/>
              <w:keepLines w:val="0"/>
            </w:pPr>
          </w:p>
        </w:tc>
        <w:tc>
          <w:tcPr>
            <w:tcW w:w="0" w:type="auto"/>
            <w:vAlign w:val="center"/>
          </w:tcPr>
          <w:p w14:paraId="70B49643" w14:textId="77777777" w:rsidR="00DF453A" w:rsidRPr="00F777C0" w:rsidRDefault="006B7357" w:rsidP="009C3398">
            <w:pPr>
              <w:pStyle w:val="TableCellCenter10pt"/>
              <w:keepNext w:val="0"/>
              <w:keepLines w:val="0"/>
            </w:pPr>
            <w:r w:rsidRPr="00F777C0">
              <w:t>X</w:t>
            </w:r>
          </w:p>
        </w:tc>
        <w:tc>
          <w:tcPr>
            <w:tcW w:w="0" w:type="auto"/>
            <w:vAlign w:val="center"/>
          </w:tcPr>
          <w:p w14:paraId="5AF57BBA" w14:textId="77777777" w:rsidR="00DF453A" w:rsidRPr="00F777C0" w:rsidRDefault="00DF453A" w:rsidP="009C3398">
            <w:pPr>
              <w:pStyle w:val="TableCellCenter10pt"/>
              <w:keepNext w:val="0"/>
              <w:keepLines w:val="0"/>
            </w:pPr>
          </w:p>
        </w:tc>
        <w:tc>
          <w:tcPr>
            <w:tcW w:w="0" w:type="auto"/>
            <w:vAlign w:val="center"/>
          </w:tcPr>
          <w:p w14:paraId="16988449" w14:textId="77777777" w:rsidR="00DF453A" w:rsidRPr="00F777C0" w:rsidRDefault="00DF453A" w:rsidP="009C3398">
            <w:pPr>
              <w:pStyle w:val="TableCellCenter10pt"/>
              <w:keepNext w:val="0"/>
              <w:keepLines w:val="0"/>
            </w:pPr>
          </w:p>
        </w:tc>
        <w:tc>
          <w:tcPr>
            <w:tcW w:w="0" w:type="auto"/>
            <w:vAlign w:val="center"/>
          </w:tcPr>
          <w:p w14:paraId="7417A5B4" w14:textId="77777777" w:rsidR="00DF453A" w:rsidRPr="00F777C0" w:rsidRDefault="006B7357" w:rsidP="009C3398">
            <w:pPr>
              <w:pStyle w:val="TableCellCenter10pt"/>
              <w:keepNext w:val="0"/>
              <w:keepLines w:val="0"/>
            </w:pPr>
            <w:r w:rsidRPr="00F777C0">
              <w:t>X</w:t>
            </w:r>
          </w:p>
        </w:tc>
        <w:tc>
          <w:tcPr>
            <w:tcW w:w="0" w:type="auto"/>
            <w:vAlign w:val="center"/>
          </w:tcPr>
          <w:p w14:paraId="4A3CEBA4" w14:textId="77777777" w:rsidR="00DF453A" w:rsidRPr="00F777C0" w:rsidRDefault="00DF453A" w:rsidP="009C3398">
            <w:pPr>
              <w:pStyle w:val="TableCellCenter10pt"/>
              <w:keepNext w:val="0"/>
              <w:keepLines w:val="0"/>
            </w:pPr>
          </w:p>
        </w:tc>
        <w:tc>
          <w:tcPr>
            <w:tcW w:w="0" w:type="auto"/>
            <w:vAlign w:val="center"/>
          </w:tcPr>
          <w:p w14:paraId="1E28D928" w14:textId="77777777" w:rsidR="00DF453A" w:rsidRPr="00F777C0" w:rsidRDefault="00DF453A" w:rsidP="009C3398">
            <w:pPr>
              <w:pStyle w:val="TableCellCenter10pt"/>
              <w:keepNext w:val="0"/>
              <w:keepLines w:val="0"/>
            </w:pPr>
          </w:p>
        </w:tc>
        <w:tc>
          <w:tcPr>
            <w:tcW w:w="0" w:type="auto"/>
            <w:vAlign w:val="center"/>
          </w:tcPr>
          <w:p w14:paraId="201FA08F" w14:textId="77777777" w:rsidR="00DF453A" w:rsidRPr="00F777C0" w:rsidRDefault="00DF453A" w:rsidP="009C3398">
            <w:pPr>
              <w:pStyle w:val="TableCellCenter10pt"/>
              <w:keepNext w:val="0"/>
              <w:keepLines w:val="0"/>
            </w:pPr>
          </w:p>
        </w:tc>
        <w:tc>
          <w:tcPr>
            <w:tcW w:w="0" w:type="auto"/>
          </w:tcPr>
          <w:p w14:paraId="785F5D4C" w14:textId="77777777" w:rsidR="00DF453A" w:rsidRPr="00F777C0" w:rsidRDefault="006B7357" w:rsidP="009C3398">
            <w:pPr>
              <w:pStyle w:val="TableCellLeft10pt"/>
              <w:keepNext w:val="0"/>
              <w:keepLines w:val="0"/>
            </w:pPr>
            <w:r w:rsidRPr="00F777C0">
              <w:t>Collect pre dose on C1D1, C1D15, C2D1, C3D1, C5D1 and at EOT.</w:t>
            </w:r>
          </w:p>
        </w:tc>
      </w:tr>
      <w:tr w:rsidR="000121B5" w14:paraId="6D92E01B" w14:textId="77777777" w:rsidTr="00981DFF">
        <w:trPr>
          <w:trHeight w:val="228"/>
        </w:trPr>
        <w:tc>
          <w:tcPr>
            <w:tcW w:w="0" w:type="auto"/>
            <w:vAlign w:val="center"/>
          </w:tcPr>
          <w:p w14:paraId="5B9143EE" w14:textId="77777777" w:rsidR="00DF453A" w:rsidRPr="00F777C0" w:rsidRDefault="006B7357" w:rsidP="009C3398">
            <w:pPr>
              <w:pStyle w:val="TableCellLeft10pt"/>
              <w:keepNext w:val="0"/>
              <w:keepLines w:val="0"/>
            </w:pPr>
            <w:r w:rsidRPr="00F777C0">
              <w:t>Blood for RNA Analysis</w:t>
            </w:r>
          </w:p>
        </w:tc>
        <w:tc>
          <w:tcPr>
            <w:tcW w:w="0" w:type="auto"/>
            <w:vAlign w:val="center"/>
          </w:tcPr>
          <w:p w14:paraId="6EE7F5F9" w14:textId="77777777" w:rsidR="00DF453A" w:rsidRPr="00F777C0" w:rsidRDefault="00DF453A" w:rsidP="009C3398">
            <w:pPr>
              <w:pStyle w:val="TableCellCenter10pt"/>
              <w:keepNext w:val="0"/>
              <w:keepLines w:val="0"/>
            </w:pPr>
          </w:p>
        </w:tc>
        <w:tc>
          <w:tcPr>
            <w:tcW w:w="0" w:type="auto"/>
            <w:vAlign w:val="center"/>
          </w:tcPr>
          <w:p w14:paraId="53D43C9B" w14:textId="77777777" w:rsidR="00DF453A" w:rsidRPr="00F777C0" w:rsidRDefault="00DF453A" w:rsidP="009C3398">
            <w:pPr>
              <w:pStyle w:val="TableCellCenter10pt"/>
              <w:keepNext w:val="0"/>
              <w:keepLines w:val="0"/>
            </w:pPr>
          </w:p>
        </w:tc>
        <w:tc>
          <w:tcPr>
            <w:tcW w:w="0" w:type="auto"/>
            <w:vAlign w:val="center"/>
          </w:tcPr>
          <w:p w14:paraId="1025D68F" w14:textId="77777777" w:rsidR="00DF453A" w:rsidRPr="00F777C0" w:rsidRDefault="006B7357" w:rsidP="009C3398">
            <w:pPr>
              <w:pStyle w:val="TableCellCenter10pt"/>
              <w:keepNext w:val="0"/>
              <w:keepLines w:val="0"/>
            </w:pPr>
            <w:r w:rsidRPr="00F777C0">
              <w:t>X</w:t>
            </w:r>
          </w:p>
        </w:tc>
        <w:tc>
          <w:tcPr>
            <w:tcW w:w="0" w:type="auto"/>
            <w:vAlign w:val="center"/>
          </w:tcPr>
          <w:p w14:paraId="16A4F408" w14:textId="77777777" w:rsidR="00DF453A" w:rsidRPr="00F777C0" w:rsidRDefault="00DF453A" w:rsidP="009C3398">
            <w:pPr>
              <w:pStyle w:val="TableCellCenter10pt"/>
              <w:keepNext w:val="0"/>
              <w:keepLines w:val="0"/>
            </w:pPr>
          </w:p>
        </w:tc>
        <w:tc>
          <w:tcPr>
            <w:tcW w:w="0" w:type="auto"/>
            <w:vAlign w:val="center"/>
          </w:tcPr>
          <w:p w14:paraId="5132A6B4" w14:textId="77777777" w:rsidR="00DF453A" w:rsidRPr="00F777C0" w:rsidRDefault="00DF453A" w:rsidP="009C3398">
            <w:pPr>
              <w:pStyle w:val="TableCellCenter10pt"/>
              <w:keepNext w:val="0"/>
              <w:keepLines w:val="0"/>
            </w:pPr>
          </w:p>
        </w:tc>
        <w:tc>
          <w:tcPr>
            <w:tcW w:w="0" w:type="auto"/>
            <w:vAlign w:val="center"/>
          </w:tcPr>
          <w:p w14:paraId="1F323264" w14:textId="77777777" w:rsidR="00DF453A" w:rsidRPr="00F777C0" w:rsidRDefault="006B7357" w:rsidP="009C3398">
            <w:pPr>
              <w:pStyle w:val="TableCellCenter10pt"/>
              <w:keepNext w:val="0"/>
              <w:keepLines w:val="0"/>
            </w:pPr>
            <w:r w:rsidRPr="00F777C0">
              <w:t>X</w:t>
            </w:r>
          </w:p>
        </w:tc>
        <w:tc>
          <w:tcPr>
            <w:tcW w:w="0" w:type="auto"/>
            <w:vAlign w:val="center"/>
          </w:tcPr>
          <w:p w14:paraId="63C3E87D" w14:textId="77777777" w:rsidR="00DF453A" w:rsidRPr="00F777C0" w:rsidRDefault="00DF453A" w:rsidP="009C3398">
            <w:pPr>
              <w:pStyle w:val="TableCellCenter10pt"/>
              <w:keepNext w:val="0"/>
              <w:keepLines w:val="0"/>
            </w:pPr>
          </w:p>
        </w:tc>
        <w:tc>
          <w:tcPr>
            <w:tcW w:w="0" w:type="auto"/>
            <w:vAlign w:val="center"/>
          </w:tcPr>
          <w:p w14:paraId="6DBAEC28" w14:textId="77777777" w:rsidR="00DF453A" w:rsidRPr="00F777C0" w:rsidRDefault="006B7357" w:rsidP="009C3398">
            <w:pPr>
              <w:pStyle w:val="TableCellCenter10pt"/>
              <w:keepNext w:val="0"/>
              <w:keepLines w:val="0"/>
            </w:pPr>
            <w:r w:rsidRPr="00F777C0">
              <w:t>X</w:t>
            </w:r>
          </w:p>
        </w:tc>
        <w:tc>
          <w:tcPr>
            <w:tcW w:w="0" w:type="auto"/>
            <w:vAlign w:val="center"/>
          </w:tcPr>
          <w:p w14:paraId="3702B830" w14:textId="77777777" w:rsidR="00DF453A" w:rsidRPr="00F777C0" w:rsidRDefault="00DF453A" w:rsidP="009C3398">
            <w:pPr>
              <w:pStyle w:val="TableCellCenter10pt"/>
              <w:keepNext w:val="0"/>
              <w:keepLines w:val="0"/>
            </w:pPr>
          </w:p>
        </w:tc>
        <w:tc>
          <w:tcPr>
            <w:tcW w:w="0" w:type="auto"/>
            <w:vAlign w:val="center"/>
          </w:tcPr>
          <w:p w14:paraId="7E60D470" w14:textId="77777777" w:rsidR="00DF453A" w:rsidRPr="00F777C0" w:rsidRDefault="006B7357" w:rsidP="009C3398">
            <w:pPr>
              <w:pStyle w:val="TableCellCenter10pt"/>
              <w:keepNext w:val="0"/>
              <w:keepLines w:val="0"/>
            </w:pPr>
            <w:r w:rsidRPr="00F777C0">
              <w:t>X</w:t>
            </w:r>
          </w:p>
        </w:tc>
        <w:tc>
          <w:tcPr>
            <w:tcW w:w="0" w:type="auto"/>
            <w:vAlign w:val="center"/>
          </w:tcPr>
          <w:p w14:paraId="63C2C612" w14:textId="77777777" w:rsidR="00DF453A" w:rsidRPr="00F777C0" w:rsidRDefault="00DF453A" w:rsidP="009C3398">
            <w:pPr>
              <w:pStyle w:val="TableCellCenter10pt"/>
              <w:keepNext w:val="0"/>
              <w:keepLines w:val="0"/>
            </w:pPr>
          </w:p>
        </w:tc>
        <w:tc>
          <w:tcPr>
            <w:tcW w:w="0" w:type="auto"/>
            <w:vAlign w:val="center"/>
          </w:tcPr>
          <w:p w14:paraId="42358445" w14:textId="77777777" w:rsidR="00DF453A" w:rsidRPr="00F777C0" w:rsidRDefault="00DF453A" w:rsidP="009C3398">
            <w:pPr>
              <w:pStyle w:val="TableCellCenter10pt"/>
              <w:keepNext w:val="0"/>
              <w:keepLines w:val="0"/>
            </w:pPr>
          </w:p>
        </w:tc>
        <w:tc>
          <w:tcPr>
            <w:tcW w:w="0" w:type="auto"/>
            <w:vAlign w:val="center"/>
          </w:tcPr>
          <w:p w14:paraId="1A201BD7" w14:textId="77777777" w:rsidR="00DF453A" w:rsidRPr="00F777C0" w:rsidRDefault="006B7357" w:rsidP="009C3398">
            <w:pPr>
              <w:pStyle w:val="TableCellCenter10pt"/>
              <w:keepNext w:val="0"/>
              <w:keepLines w:val="0"/>
            </w:pPr>
            <w:r w:rsidRPr="00F777C0">
              <w:t>X</w:t>
            </w:r>
          </w:p>
        </w:tc>
        <w:tc>
          <w:tcPr>
            <w:tcW w:w="0" w:type="auto"/>
            <w:vAlign w:val="center"/>
          </w:tcPr>
          <w:p w14:paraId="5CD8D99A" w14:textId="77777777" w:rsidR="00DF453A" w:rsidRPr="00F777C0" w:rsidRDefault="00DF453A" w:rsidP="009C3398">
            <w:pPr>
              <w:pStyle w:val="TableCellCenter10pt"/>
              <w:keepNext w:val="0"/>
              <w:keepLines w:val="0"/>
            </w:pPr>
          </w:p>
        </w:tc>
        <w:tc>
          <w:tcPr>
            <w:tcW w:w="0" w:type="auto"/>
            <w:vAlign w:val="center"/>
          </w:tcPr>
          <w:p w14:paraId="0620C244" w14:textId="77777777" w:rsidR="00DF453A" w:rsidRPr="00F777C0" w:rsidRDefault="00DF453A" w:rsidP="009C3398">
            <w:pPr>
              <w:pStyle w:val="TableCellCenter10pt"/>
              <w:keepNext w:val="0"/>
              <w:keepLines w:val="0"/>
            </w:pPr>
          </w:p>
        </w:tc>
        <w:tc>
          <w:tcPr>
            <w:tcW w:w="0" w:type="auto"/>
            <w:vAlign w:val="center"/>
          </w:tcPr>
          <w:p w14:paraId="31C94B99" w14:textId="77777777" w:rsidR="00DF453A" w:rsidRPr="00F777C0" w:rsidRDefault="00DF453A" w:rsidP="009C3398">
            <w:pPr>
              <w:pStyle w:val="TableCellCenter10pt"/>
              <w:keepNext w:val="0"/>
              <w:keepLines w:val="0"/>
            </w:pPr>
          </w:p>
        </w:tc>
        <w:tc>
          <w:tcPr>
            <w:tcW w:w="0" w:type="auto"/>
          </w:tcPr>
          <w:p w14:paraId="1265FC75" w14:textId="77777777" w:rsidR="00DF453A" w:rsidRPr="00F777C0" w:rsidRDefault="006B7357" w:rsidP="009C3398">
            <w:pPr>
              <w:pStyle w:val="TableCellLeft10pt"/>
              <w:keepNext w:val="0"/>
              <w:keepLines w:val="0"/>
            </w:pPr>
            <w:r w:rsidRPr="00F777C0">
              <w:t>Collect pre dose on C1D1, C2D1, C3D1, C5D1, and at EOT.</w:t>
            </w:r>
          </w:p>
        </w:tc>
      </w:tr>
      <w:tr w:rsidR="000121B5" w14:paraId="603C038A" w14:textId="77777777" w:rsidTr="00981DFF">
        <w:trPr>
          <w:trHeight w:val="228"/>
        </w:trPr>
        <w:tc>
          <w:tcPr>
            <w:tcW w:w="0" w:type="auto"/>
            <w:vAlign w:val="center"/>
          </w:tcPr>
          <w:p w14:paraId="36AC5037" w14:textId="77777777" w:rsidR="00DF453A" w:rsidRPr="00F777C0" w:rsidRDefault="006B7357" w:rsidP="00B85A90">
            <w:pPr>
              <w:pStyle w:val="TableCellLeft10pt"/>
              <w:keepNext w:val="0"/>
              <w:keepLines w:val="0"/>
              <w:pageBreakBefore/>
            </w:pPr>
            <w:r w:rsidRPr="00F777C0">
              <w:lastRenderedPageBreak/>
              <w:t>Blood for Circulating Tumor Nucleic Acids</w:t>
            </w:r>
          </w:p>
        </w:tc>
        <w:tc>
          <w:tcPr>
            <w:tcW w:w="0" w:type="auto"/>
            <w:vAlign w:val="center"/>
          </w:tcPr>
          <w:p w14:paraId="0B8E10BF" w14:textId="77777777" w:rsidR="00DF453A" w:rsidRPr="00F777C0" w:rsidRDefault="00DF453A" w:rsidP="009C3398">
            <w:pPr>
              <w:pStyle w:val="TableCellCenter10pt"/>
              <w:keepNext w:val="0"/>
              <w:keepLines w:val="0"/>
            </w:pPr>
          </w:p>
        </w:tc>
        <w:tc>
          <w:tcPr>
            <w:tcW w:w="0" w:type="auto"/>
            <w:vAlign w:val="center"/>
          </w:tcPr>
          <w:p w14:paraId="64251CCB" w14:textId="77777777" w:rsidR="00DF453A" w:rsidRPr="00F777C0" w:rsidRDefault="00DF453A" w:rsidP="009C3398">
            <w:pPr>
              <w:pStyle w:val="TableCellCenter10pt"/>
              <w:keepNext w:val="0"/>
              <w:keepLines w:val="0"/>
            </w:pPr>
          </w:p>
        </w:tc>
        <w:tc>
          <w:tcPr>
            <w:tcW w:w="0" w:type="auto"/>
            <w:vAlign w:val="center"/>
          </w:tcPr>
          <w:p w14:paraId="7ECE746E" w14:textId="77777777" w:rsidR="00DF453A" w:rsidRPr="00F777C0" w:rsidRDefault="006B7357" w:rsidP="009C3398">
            <w:pPr>
              <w:pStyle w:val="TableCellCenter10pt"/>
              <w:keepNext w:val="0"/>
              <w:keepLines w:val="0"/>
            </w:pPr>
            <w:r w:rsidRPr="00F777C0">
              <w:t>X</w:t>
            </w:r>
          </w:p>
        </w:tc>
        <w:tc>
          <w:tcPr>
            <w:tcW w:w="0" w:type="auto"/>
            <w:vAlign w:val="center"/>
          </w:tcPr>
          <w:p w14:paraId="51559440" w14:textId="77777777" w:rsidR="00DF453A" w:rsidRPr="00F777C0" w:rsidRDefault="00DF453A" w:rsidP="009C3398">
            <w:pPr>
              <w:pStyle w:val="TableCellCenter10pt"/>
              <w:keepNext w:val="0"/>
              <w:keepLines w:val="0"/>
            </w:pPr>
          </w:p>
        </w:tc>
        <w:tc>
          <w:tcPr>
            <w:tcW w:w="0" w:type="auto"/>
            <w:vAlign w:val="center"/>
          </w:tcPr>
          <w:p w14:paraId="5B25317E" w14:textId="77777777" w:rsidR="00DF453A" w:rsidRPr="00F777C0" w:rsidRDefault="00DF453A" w:rsidP="009C3398">
            <w:pPr>
              <w:pStyle w:val="TableCellCenter10pt"/>
              <w:keepNext w:val="0"/>
              <w:keepLines w:val="0"/>
            </w:pPr>
          </w:p>
        </w:tc>
        <w:tc>
          <w:tcPr>
            <w:tcW w:w="0" w:type="auto"/>
            <w:vAlign w:val="center"/>
          </w:tcPr>
          <w:p w14:paraId="3CE88B3C" w14:textId="77777777" w:rsidR="00DF453A" w:rsidRPr="00F777C0" w:rsidRDefault="006B7357" w:rsidP="009C3398">
            <w:pPr>
              <w:pStyle w:val="TableCellCenter10pt"/>
              <w:keepNext w:val="0"/>
              <w:keepLines w:val="0"/>
            </w:pPr>
            <w:r w:rsidRPr="00F777C0">
              <w:t>X</w:t>
            </w:r>
          </w:p>
        </w:tc>
        <w:tc>
          <w:tcPr>
            <w:tcW w:w="0" w:type="auto"/>
            <w:vAlign w:val="center"/>
          </w:tcPr>
          <w:p w14:paraId="40325C2E" w14:textId="77777777" w:rsidR="00DF453A" w:rsidRPr="00F777C0" w:rsidRDefault="00DF453A" w:rsidP="009C3398">
            <w:pPr>
              <w:pStyle w:val="TableCellCenter10pt"/>
              <w:keepNext w:val="0"/>
              <w:keepLines w:val="0"/>
            </w:pPr>
          </w:p>
        </w:tc>
        <w:tc>
          <w:tcPr>
            <w:tcW w:w="0" w:type="auto"/>
            <w:vAlign w:val="center"/>
          </w:tcPr>
          <w:p w14:paraId="67073351" w14:textId="77777777" w:rsidR="00DF453A" w:rsidRPr="00F777C0" w:rsidRDefault="006B7357" w:rsidP="009C3398">
            <w:pPr>
              <w:pStyle w:val="TableCellCenter10pt"/>
              <w:keepNext w:val="0"/>
              <w:keepLines w:val="0"/>
            </w:pPr>
            <w:r w:rsidRPr="00F777C0">
              <w:t>X</w:t>
            </w:r>
          </w:p>
        </w:tc>
        <w:tc>
          <w:tcPr>
            <w:tcW w:w="0" w:type="auto"/>
            <w:vAlign w:val="center"/>
          </w:tcPr>
          <w:p w14:paraId="1A4885C4" w14:textId="77777777" w:rsidR="00DF453A" w:rsidRPr="00F777C0" w:rsidRDefault="00DF453A" w:rsidP="009C3398">
            <w:pPr>
              <w:pStyle w:val="TableCellCenter10pt"/>
              <w:keepNext w:val="0"/>
              <w:keepLines w:val="0"/>
            </w:pPr>
          </w:p>
        </w:tc>
        <w:tc>
          <w:tcPr>
            <w:tcW w:w="0" w:type="auto"/>
            <w:vAlign w:val="center"/>
          </w:tcPr>
          <w:p w14:paraId="6B4073C9" w14:textId="77777777" w:rsidR="00DF453A" w:rsidRPr="00F777C0" w:rsidRDefault="006B7357" w:rsidP="009C3398">
            <w:pPr>
              <w:pStyle w:val="TableCellCenter10pt"/>
              <w:keepNext w:val="0"/>
              <w:keepLines w:val="0"/>
            </w:pPr>
            <w:r w:rsidRPr="00F777C0">
              <w:t>X</w:t>
            </w:r>
          </w:p>
        </w:tc>
        <w:tc>
          <w:tcPr>
            <w:tcW w:w="0" w:type="auto"/>
            <w:vAlign w:val="center"/>
          </w:tcPr>
          <w:p w14:paraId="22A6E014" w14:textId="77777777" w:rsidR="00DF453A" w:rsidRPr="00F777C0" w:rsidRDefault="006B7357" w:rsidP="009C3398">
            <w:pPr>
              <w:pStyle w:val="TableCellCenter10pt"/>
              <w:keepNext w:val="0"/>
              <w:keepLines w:val="0"/>
            </w:pPr>
            <w:r w:rsidRPr="00F777C0">
              <w:t>X</w:t>
            </w:r>
          </w:p>
        </w:tc>
        <w:tc>
          <w:tcPr>
            <w:tcW w:w="0" w:type="auto"/>
            <w:vAlign w:val="center"/>
          </w:tcPr>
          <w:p w14:paraId="76EF350E" w14:textId="77777777" w:rsidR="00DF453A" w:rsidRPr="00F777C0" w:rsidRDefault="006B7357" w:rsidP="009C3398">
            <w:pPr>
              <w:pStyle w:val="TableCellCenter10pt"/>
              <w:keepNext w:val="0"/>
              <w:keepLines w:val="0"/>
            </w:pPr>
            <w:r w:rsidRPr="00F777C0">
              <w:t>X</w:t>
            </w:r>
          </w:p>
        </w:tc>
        <w:tc>
          <w:tcPr>
            <w:tcW w:w="0" w:type="auto"/>
            <w:vAlign w:val="center"/>
          </w:tcPr>
          <w:p w14:paraId="51D35977" w14:textId="77777777" w:rsidR="00DF453A" w:rsidRPr="00F777C0" w:rsidRDefault="006B7357" w:rsidP="009C3398">
            <w:pPr>
              <w:pStyle w:val="TableCellCenter10pt"/>
              <w:keepNext w:val="0"/>
              <w:keepLines w:val="0"/>
            </w:pPr>
            <w:r w:rsidRPr="00F777C0">
              <w:t>X</w:t>
            </w:r>
          </w:p>
        </w:tc>
        <w:tc>
          <w:tcPr>
            <w:tcW w:w="0" w:type="auto"/>
            <w:vAlign w:val="center"/>
          </w:tcPr>
          <w:p w14:paraId="341BFBFA" w14:textId="77777777" w:rsidR="00DF453A" w:rsidRPr="00F777C0" w:rsidRDefault="00DF453A" w:rsidP="009C3398">
            <w:pPr>
              <w:pStyle w:val="TableCellCenter10pt"/>
              <w:keepNext w:val="0"/>
              <w:keepLines w:val="0"/>
            </w:pPr>
          </w:p>
        </w:tc>
        <w:tc>
          <w:tcPr>
            <w:tcW w:w="0" w:type="auto"/>
            <w:vAlign w:val="center"/>
          </w:tcPr>
          <w:p w14:paraId="309E862E" w14:textId="77777777" w:rsidR="00DF453A" w:rsidRPr="00F777C0" w:rsidRDefault="00DF453A" w:rsidP="009C3398">
            <w:pPr>
              <w:pStyle w:val="TableCellCenter10pt"/>
              <w:keepNext w:val="0"/>
              <w:keepLines w:val="0"/>
            </w:pPr>
          </w:p>
        </w:tc>
        <w:tc>
          <w:tcPr>
            <w:tcW w:w="0" w:type="auto"/>
            <w:vAlign w:val="center"/>
          </w:tcPr>
          <w:p w14:paraId="4C8E5CD1" w14:textId="77777777" w:rsidR="00DF453A" w:rsidRPr="00F777C0" w:rsidRDefault="00DF453A" w:rsidP="009C3398">
            <w:pPr>
              <w:pStyle w:val="TableCellCenter10pt"/>
              <w:keepNext w:val="0"/>
              <w:keepLines w:val="0"/>
            </w:pPr>
          </w:p>
        </w:tc>
        <w:tc>
          <w:tcPr>
            <w:tcW w:w="0" w:type="auto"/>
          </w:tcPr>
          <w:p w14:paraId="0C8B8A0E" w14:textId="77777777" w:rsidR="00DF453A" w:rsidRPr="00F777C0" w:rsidRDefault="006B7357" w:rsidP="009C3398">
            <w:pPr>
              <w:pStyle w:val="TableCellLeft10pt"/>
              <w:keepNext w:val="0"/>
              <w:keepLines w:val="0"/>
            </w:pPr>
            <w:r w:rsidRPr="00F777C0">
              <w:t>Collect at pre dose on C1D1, C2D1, C3D1. After C3D1 collection, the ctNA samples should be collected within ±7 days at subsequent imaging visits until EOT, including at the EOT visit.</w:t>
            </w:r>
          </w:p>
        </w:tc>
      </w:tr>
      <w:tr w:rsidR="000121B5" w14:paraId="0637B1F1" w14:textId="77777777" w:rsidTr="00981DFF">
        <w:trPr>
          <w:trHeight w:val="228"/>
        </w:trPr>
        <w:tc>
          <w:tcPr>
            <w:tcW w:w="0" w:type="auto"/>
            <w:vAlign w:val="center"/>
          </w:tcPr>
          <w:p w14:paraId="7960B7C5" w14:textId="77777777" w:rsidR="00DF453A" w:rsidRPr="00F777C0" w:rsidRDefault="006B7357" w:rsidP="009C3398">
            <w:pPr>
              <w:pStyle w:val="TableCellLeft10pt"/>
              <w:keepNext w:val="0"/>
              <w:keepLines w:val="0"/>
            </w:pPr>
            <w:r w:rsidRPr="00F777C0">
              <w:t>Stool Analysis (Optional)</w:t>
            </w:r>
          </w:p>
        </w:tc>
        <w:tc>
          <w:tcPr>
            <w:tcW w:w="0" w:type="auto"/>
            <w:vAlign w:val="center"/>
          </w:tcPr>
          <w:p w14:paraId="0E76FD53" w14:textId="77777777" w:rsidR="00DF453A" w:rsidRPr="00F777C0" w:rsidRDefault="00DF453A" w:rsidP="009C3398">
            <w:pPr>
              <w:pStyle w:val="TableCellCenter10pt"/>
              <w:keepNext w:val="0"/>
              <w:keepLines w:val="0"/>
            </w:pPr>
          </w:p>
        </w:tc>
        <w:tc>
          <w:tcPr>
            <w:tcW w:w="0" w:type="auto"/>
            <w:vAlign w:val="center"/>
          </w:tcPr>
          <w:p w14:paraId="05E11D44" w14:textId="77777777" w:rsidR="00DF453A" w:rsidRPr="00F777C0" w:rsidRDefault="00DF453A" w:rsidP="009C3398">
            <w:pPr>
              <w:pStyle w:val="TableCellCenter10pt"/>
              <w:keepNext w:val="0"/>
              <w:keepLines w:val="0"/>
            </w:pPr>
          </w:p>
        </w:tc>
        <w:tc>
          <w:tcPr>
            <w:tcW w:w="0" w:type="auto"/>
            <w:vAlign w:val="center"/>
          </w:tcPr>
          <w:p w14:paraId="282C7174" w14:textId="77777777" w:rsidR="00DF453A" w:rsidRPr="00F777C0" w:rsidRDefault="006B7357" w:rsidP="009C3398">
            <w:pPr>
              <w:pStyle w:val="TableCellCenter10pt"/>
              <w:keepNext w:val="0"/>
              <w:keepLines w:val="0"/>
            </w:pPr>
            <w:r w:rsidRPr="00F777C0">
              <w:t>X</w:t>
            </w:r>
          </w:p>
        </w:tc>
        <w:tc>
          <w:tcPr>
            <w:tcW w:w="0" w:type="auto"/>
            <w:vAlign w:val="center"/>
          </w:tcPr>
          <w:p w14:paraId="4C092803" w14:textId="77777777" w:rsidR="00DF453A" w:rsidRPr="00F777C0" w:rsidRDefault="00DF453A" w:rsidP="009C3398">
            <w:pPr>
              <w:pStyle w:val="TableCellCenter10pt"/>
              <w:keepNext w:val="0"/>
              <w:keepLines w:val="0"/>
            </w:pPr>
          </w:p>
        </w:tc>
        <w:tc>
          <w:tcPr>
            <w:tcW w:w="0" w:type="auto"/>
            <w:vAlign w:val="center"/>
          </w:tcPr>
          <w:p w14:paraId="1650CFC3" w14:textId="77777777" w:rsidR="00DF453A" w:rsidRPr="00F777C0" w:rsidRDefault="00DF453A" w:rsidP="009C3398">
            <w:pPr>
              <w:pStyle w:val="TableCellCenter10pt"/>
              <w:keepNext w:val="0"/>
              <w:keepLines w:val="0"/>
            </w:pPr>
          </w:p>
        </w:tc>
        <w:tc>
          <w:tcPr>
            <w:tcW w:w="0" w:type="auto"/>
            <w:vAlign w:val="center"/>
          </w:tcPr>
          <w:p w14:paraId="353F290F" w14:textId="77777777" w:rsidR="00DF453A" w:rsidRPr="00F777C0" w:rsidRDefault="006B7357" w:rsidP="009C3398">
            <w:pPr>
              <w:pStyle w:val="TableCellCenter10pt"/>
              <w:keepNext w:val="0"/>
              <w:keepLines w:val="0"/>
            </w:pPr>
            <w:r w:rsidRPr="00F777C0">
              <w:t>X</w:t>
            </w:r>
          </w:p>
        </w:tc>
        <w:tc>
          <w:tcPr>
            <w:tcW w:w="0" w:type="auto"/>
            <w:vAlign w:val="center"/>
          </w:tcPr>
          <w:p w14:paraId="5316E749" w14:textId="77777777" w:rsidR="00DF453A" w:rsidRPr="00F777C0" w:rsidRDefault="00DF453A" w:rsidP="009C3398">
            <w:pPr>
              <w:pStyle w:val="TableCellCenter10pt"/>
              <w:keepNext w:val="0"/>
              <w:keepLines w:val="0"/>
            </w:pPr>
          </w:p>
        </w:tc>
        <w:tc>
          <w:tcPr>
            <w:tcW w:w="0" w:type="auto"/>
            <w:vAlign w:val="center"/>
          </w:tcPr>
          <w:p w14:paraId="30B3B642" w14:textId="77777777" w:rsidR="00DF453A" w:rsidRPr="00F777C0" w:rsidRDefault="00DF453A" w:rsidP="009C3398">
            <w:pPr>
              <w:pStyle w:val="TableCellCenter10pt"/>
              <w:keepNext w:val="0"/>
              <w:keepLines w:val="0"/>
            </w:pPr>
          </w:p>
        </w:tc>
        <w:tc>
          <w:tcPr>
            <w:tcW w:w="0" w:type="auto"/>
            <w:vAlign w:val="center"/>
          </w:tcPr>
          <w:p w14:paraId="7963DA8A" w14:textId="77777777" w:rsidR="00DF453A" w:rsidRPr="00F777C0" w:rsidRDefault="00DF453A" w:rsidP="009C3398">
            <w:pPr>
              <w:pStyle w:val="TableCellCenter10pt"/>
              <w:keepNext w:val="0"/>
              <w:keepLines w:val="0"/>
            </w:pPr>
          </w:p>
        </w:tc>
        <w:tc>
          <w:tcPr>
            <w:tcW w:w="0" w:type="auto"/>
            <w:vAlign w:val="center"/>
          </w:tcPr>
          <w:p w14:paraId="06C3D4CD" w14:textId="77777777" w:rsidR="00DF453A" w:rsidRPr="00F777C0" w:rsidRDefault="006B7357" w:rsidP="009C3398">
            <w:pPr>
              <w:pStyle w:val="TableCellCenter10pt"/>
              <w:keepNext w:val="0"/>
              <w:keepLines w:val="0"/>
            </w:pPr>
            <w:r w:rsidRPr="00F777C0">
              <w:t>X</w:t>
            </w:r>
          </w:p>
        </w:tc>
        <w:tc>
          <w:tcPr>
            <w:tcW w:w="0" w:type="auto"/>
            <w:vAlign w:val="center"/>
          </w:tcPr>
          <w:p w14:paraId="21C768E8" w14:textId="77777777" w:rsidR="00DF453A" w:rsidRPr="00F777C0" w:rsidRDefault="00DF453A" w:rsidP="009C3398">
            <w:pPr>
              <w:pStyle w:val="TableCellCenter10pt"/>
              <w:keepNext w:val="0"/>
              <w:keepLines w:val="0"/>
            </w:pPr>
          </w:p>
        </w:tc>
        <w:tc>
          <w:tcPr>
            <w:tcW w:w="0" w:type="auto"/>
            <w:vAlign w:val="center"/>
          </w:tcPr>
          <w:p w14:paraId="7A105B1A" w14:textId="77777777" w:rsidR="00DF453A" w:rsidRPr="00F777C0" w:rsidRDefault="00DF453A" w:rsidP="009C3398">
            <w:pPr>
              <w:pStyle w:val="TableCellCenter10pt"/>
              <w:keepNext w:val="0"/>
              <w:keepLines w:val="0"/>
            </w:pPr>
          </w:p>
        </w:tc>
        <w:tc>
          <w:tcPr>
            <w:tcW w:w="0" w:type="auto"/>
            <w:vAlign w:val="center"/>
          </w:tcPr>
          <w:p w14:paraId="6083F7F1" w14:textId="77777777" w:rsidR="00DF453A" w:rsidRPr="00F777C0" w:rsidRDefault="006B7357" w:rsidP="009C3398">
            <w:pPr>
              <w:pStyle w:val="TableCellCenter10pt"/>
              <w:keepNext w:val="0"/>
              <w:keepLines w:val="0"/>
            </w:pPr>
            <w:r w:rsidRPr="00F777C0">
              <w:t>X</w:t>
            </w:r>
          </w:p>
        </w:tc>
        <w:tc>
          <w:tcPr>
            <w:tcW w:w="0" w:type="auto"/>
            <w:vAlign w:val="center"/>
          </w:tcPr>
          <w:p w14:paraId="41CBD05D" w14:textId="77777777" w:rsidR="00DF453A" w:rsidRPr="00F777C0" w:rsidRDefault="00DF453A" w:rsidP="009C3398">
            <w:pPr>
              <w:pStyle w:val="TableCellCenter10pt"/>
              <w:keepNext w:val="0"/>
              <w:keepLines w:val="0"/>
            </w:pPr>
          </w:p>
        </w:tc>
        <w:tc>
          <w:tcPr>
            <w:tcW w:w="0" w:type="auto"/>
            <w:vAlign w:val="center"/>
          </w:tcPr>
          <w:p w14:paraId="43054445" w14:textId="77777777" w:rsidR="00DF453A" w:rsidRPr="00F777C0" w:rsidRDefault="00DF453A" w:rsidP="009C3398">
            <w:pPr>
              <w:pStyle w:val="TableCellCenter10pt"/>
              <w:keepNext w:val="0"/>
              <w:keepLines w:val="0"/>
            </w:pPr>
          </w:p>
        </w:tc>
        <w:tc>
          <w:tcPr>
            <w:tcW w:w="0" w:type="auto"/>
            <w:vAlign w:val="center"/>
          </w:tcPr>
          <w:p w14:paraId="3C18E5A8" w14:textId="77777777" w:rsidR="00DF453A" w:rsidRPr="00F777C0" w:rsidRDefault="00DF453A" w:rsidP="009C3398">
            <w:pPr>
              <w:pStyle w:val="TableCellCenter10pt"/>
              <w:keepNext w:val="0"/>
              <w:keepLines w:val="0"/>
            </w:pPr>
          </w:p>
        </w:tc>
        <w:tc>
          <w:tcPr>
            <w:tcW w:w="0" w:type="auto"/>
          </w:tcPr>
          <w:p w14:paraId="222F28A9" w14:textId="77777777" w:rsidR="00DF453A" w:rsidRPr="00F777C0" w:rsidRDefault="006B7357" w:rsidP="009C3398">
            <w:pPr>
              <w:pStyle w:val="TableCellLeft10pt"/>
              <w:keepNext w:val="0"/>
              <w:keepLines w:val="0"/>
            </w:pPr>
            <w:r w:rsidRPr="00F777C0">
              <w:t>Pre dose (at home within 1 week before infusion) on C1D1, C2D1, C5D1 and at EOT.</w:t>
            </w:r>
          </w:p>
        </w:tc>
      </w:tr>
    </w:tbl>
    <w:p w14:paraId="17533EFF" w14:textId="77777777" w:rsidR="00D80FE3" w:rsidRDefault="005113FB" w:rsidP="00D80FE3">
      <w:pPr>
        <w:pStyle w:val="Paragraph"/>
        <w:rPr>
          <w:del w:id="1526" w:author="Powell, Deana" w:date="2023-10-19T15:28:00Z"/>
        </w:rPr>
      </w:pPr>
      <w:del w:id="1527" w:author="Powell, Deana" w:date="2023-10-19T15:28:00Z">
        <w:r>
          <w:rPr>
            <w:sz w:val="18"/>
            <w:szCs w:val="18"/>
          </w:rPr>
          <w:delText>Abbreviations:</w:delText>
        </w:r>
        <w:r w:rsidR="00F22FF8" w:rsidRPr="00F22FF8">
          <w:rPr>
            <w:sz w:val="18"/>
            <w:szCs w:val="18"/>
          </w:rPr>
          <w:delText xml:space="preserve"> AE = adverse event; aPTT = activated partial thromboplastin time; BP = blood pressure; β-HCG; = β human chorionic gonadotropin; C = cycle; </w:delText>
        </w:r>
        <w:r w:rsidR="00A921E9">
          <w:rPr>
            <w:sz w:val="18"/>
            <w:szCs w:val="18"/>
          </w:rPr>
          <w:delText xml:space="preserve">ctNA = circulating tumor </w:delText>
        </w:r>
        <w:r w:rsidR="002815F7">
          <w:rPr>
            <w:sz w:val="18"/>
            <w:szCs w:val="18"/>
          </w:rPr>
          <w:delText>nucleic acid</w:delText>
        </w:r>
        <w:r w:rsidR="00A921E9">
          <w:rPr>
            <w:sz w:val="18"/>
            <w:szCs w:val="18"/>
          </w:rPr>
          <w:delText>;</w:delText>
        </w:r>
        <w:r w:rsidR="00F22FF8" w:rsidRPr="00F22FF8">
          <w:rPr>
            <w:sz w:val="18"/>
            <w:szCs w:val="18"/>
          </w:rPr>
          <w:delText xml:space="preserve"> CXDY= Cycle X Day Y; d = day; </w:delText>
        </w:r>
        <w:r w:rsidR="009A5562">
          <w:rPr>
            <w:sz w:val="18"/>
            <w:szCs w:val="18"/>
          </w:rPr>
          <w:delText>discon</w:delText>
        </w:r>
        <w:r w:rsidR="00F22FF8" w:rsidRPr="00F22FF8">
          <w:rPr>
            <w:sz w:val="18"/>
            <w:szCs w:val="18"/>
          </w:rPr>
          <w:delText xml:space="preserve"> = discontinuation; </w:delText>
        </w:r>
        <w:bookmarkStart w:id="1528" w:name="_Hlk14195613"/>
        <w:r w:rsidR="00FA34FB">
          <w:rPr>
            <w:sz w:val="18"/>
            <w:szCs w:val="18"/>
          </w:rPr>
          <w:delText>ePRO = electronic patient-reported outcome</w:delText>
        </w:r>
        <w:bookmarkEnd w:id="1528"/>
        <w:r w:rsidR="00FA34FB">
          <w:rPr>
            <w:sz w:val="18"/>
            <w:szCs w:val="18"/>
          </w:rPr>
          <w:delText xml:space="preserve">; </w:delText>
        </w:r>
        <w:r w:rsidR="00F22FF8" w:rsidRPr="00F22FF8">
          <w:rPr>
            <w:sz w:val="18"/>
            <w:szCs w:val="18"/>
          </w:rPr>
          <w:delText>ECG = electrocardiogram; ECOG = Eastern Cooperative Oncology Group; ECHO = echocardiogram; EORTC = European Organization for Research and Treatment of Cancer; EOT = end</w:delText>
        </w:r>
        <w:r w:rsidR="00763F04">
          <w:rPr>
            <w:sz w:val="18"/>
            <w:szCs w:val="18"/>
          </w:rPr>
          <w:delText>-</w:delText>
        </w:r>
        <w:r w:rsidR="00F22FF8" w:rsidRPr="00F22FF8">
          <w:rPr>
            <w:sz w:val="18"/>
            <w:szCs w:val="18"/>
          </w:rPr>
          <w:delText>of</w:delText>
        </w:r>
        <w:r w:rsidR="00763F04">
          <w:rPr>
            <w:sz w:val="18"/>
            <w:szCs w:val="18"/>
          </w:rPr>
          <w:delText>-</w:delText>
        </w:r>
        <w:r w:rsidR="00F22FF8" w:rsidRPr="00F22FF8">
          <w:rPr>
            <w:sz w:val="18"/>
            <w:szCs w:val="18"/>
          </w:rPr>
          <w:delText>treatment; EQ-5D-5L = European Quality of Life Five-Dimensional Five-Level Scale Questionnaire; FSH = follicle</w:delText>
        </w:r>
        <w:r w:rsidR="00065D62">
          <w:rPr>
            <w:sz w:val="18"/>
            <w:szCs w:val="18"/>
          </w:rPr>
          <w:delText>-</w:delText>
        </w:r>
        <w:r w:rsidR="00F22FF8" w:rsidRPr="00F22FF8">
          <w:rPr>
            <w:sz w:val="18"/>
            <w:szCs w:val="18"/>
          </w:rPr>
          <w:delText>stimulating hormone; FT3 = free triiodothyronine; FU = follow-up; HIV = human immunodeficiency virus; HNSCC = head and neck squamous cell carcinoma; INR = international normalized ratio;</w:delText>
        </w:r>
        <w:r w:rsidR="0093597D">
          <w:rPr>
            <w:sz w:val="18"/>
            <w:szCs w:val="18"/>
          </w:rPr>
          <w:delText xml:space="preserve"> </w:delText>
        </w:r>
        <w:r w:rsidR="00F22FF8" w:rsidRPr="00F22FF8">
          <w:rPr>
            <w:sz w:val="18"/>
            <w:szCs w:val="18"/>
          </w:rPr>
          <w:delText xml:space="preserve">LVEF = left ventricular ejection fraction; MUGA = multigated </w:delText>
        </w:r>
        <w:r w:rsidR="00F22FF8" w:rsidRPr="00F22FF8">
          <w:rPr>
            <w:sz w:val="18"/>
            <w:szCs w:val="18"/>
          </w:rPr>
          <w:lastRenderedPageBreak/>
          <w:delText>acquisition; PRO = patient-reported outcome; PT = prothrombin time; Q6W = every 6 weeks; Q9W = every 9 weeks; Q12W = every 12 weeks; QLQ-C30 = Quality of Life Questionnaire Core 30 items; QTcF = QT interval corrected with Fridericia’s formula; RNA= ribonucleic acid; RR = respiratory rate; SAE = serious adverse event; SoA = schedule of activities; T3 = triiodothyronine; T4 = thyroxine; TSH = thyroid</w:delText>
        </w:r>
        <w:r w:rsidR="0050677F">
          <w:rPr>
            <w:sz w:val="18"/>
            <w:szCs w:val="18"/>
          </w:rPr>
          <w:delText>-</w:delText>
        </w:r>
        <w:r w:rsidR="00F22FF8" w:rsidRPr="00F22FF8">
          <w:rPr>
            <w:sz w:val="18"/>
            <w:szCs w:val="18"/>
          </w:rPr>
          <w:delText xml:space="preserve">stimulating hormone; WOCBP = women of childbearing potential; WONCBP = women of </w:delText>
        </w:r>
        <w:r w:rsidR="009B1AC6">
          <w:rPr>
            <w:sz w:val="18"/>
            <w:szCs w:val="18"/>
          </w:rPr>
          <w:delText>non</w:delText>
        </w:r>
        <w:r w:rsidR="00F22FF8" w:rsidRPr="00F22FF8">
          <w:rPr>
            <w:sz w:val="18"/>
            <w:szCs w:val="18"/>
          </w:rPr>
          <w:delText>childbearing potential</w:delText>
        </w:r>
        <w:r w:rsidR="00F22FF8">
          <w:rPr>
            <w:sz w:val="18"/>
            <w:szCs w:val="18"/>
          </w:rPr>
          <w:delText>.</w:delText>
        </w:r>
      </w:del>
    </w:p>
    <w:p w14:paraId="6FA46FCF" w14:textId="77777777" w:rsidR="00DE2689" w:rsidRDefault="00DE2689" w:rsidP="00DE2689">
      <w:pPr>
        <w:rPr>
          <w:del w:id="1529" w:author="Powell, Deana" w:date="2023-10-19T15:28:00Z"/>
        </w:rPr>
      </w:pPr>
    </w:p>
    <w:p w14:paraId="21B21629" w14:textId="77777777" w:rsidR="00981DFF" w:rsidRPr="00981DFF" w:rsidRDefault="00981DFF" w:rsidP="0064765D">
      <w:pPr>
        <w:pStyle w:val="ParagraphSingle"/>
        <w:keepNext/>
        <w:keepLines/>
        <w:rPr>
          <w:ins w:id="1530" w:author="Powell, Deana" w:date="2023-10-19T15:28:00Z"/>
          <w:sz w:val="2"/>
          <w:szCs w:val="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50"/>
      </w:tblGrid>
      <w:tr w:rsidR="000121B5" w14:paraId="1A30DCDA" w14:textId="77777777" w:rsidTr="00981DFF">
        <w:trPr>
          <w:trHeight w:val="228"/>
          <w:ins w:id="1531" w:author="Powell, Deana" w:date="2023-10-19T15:28:00Z"/>
        </w:trPr>
        <w:tc>
          <w:tcPr>
            <w:tcW w:w="5000" w:type="pct"/>
            <w:vAlign w:val="center"/>
          </w:tcPr>
          <w:p w14:paraId="4808F1CB" w14:textId="77777777" w:rsidR="00981DFF" w:rsidRPr="00981DFF" w:rsidRDefault="006B7357" w:rsidP="00B85A90">
            <w:pPr>
              <w:pStyle w:val="TableNote9pt"/>
              <w:keepLines w:val="0"/>
              <w:widowControl/>
              <w:rPr>
                <w:ins w:id="1532" w:author="Powell, Deana" w:date="2023-10-19T15:28:00Z"/>
              </w:rPr>
            </w:pPr>
            <w:ins w:id="1533" w:author="Powell, Deana" w:date="2023-10-19T15:28:00Z">
              <w:r>
                <w:tab/>
              </w:r>
              <w:r w:rsidRPr="00981DFF">
                <w:t>Abbreviations: AE = adverse event; aPTT = activated partial thromboplastin time; BP = blood pressure; β-HCG; = β human chorionic gonadotropin; C = cycle; ctNA = circulating tumor nucleic acid; CXDY= Cycle X Day Y; d = day; discon = discontinuation; ePRO = electronic patient-reported outcome; ECG = electrocardiogram; ECOG = Eastern Cooperative Oncology Group; ECHO = echocardiogram; EORTC = European Organization for Research and Treatment of Cancer; EOT = end-of-treatment; EQ-5D-5L = European Quality of Life Five-Dimensional Five-Level Scale Questionnaire; FSH = follicle-stimulating hormone; FT3 = free triiodothyronine; FU = follow-up; HIV = human immunodeficiency virus; HNSCC = head and neck squamous cell carcinoma; INR = international normalized ratio; LVEF = left ventricular ejection fraction; MUGA = multigated acquisition; PRO = patient-reported outcome; PT = prothrombin time; Q6W = every 6 weeks; Q9W = every 9 weeks; Q12W = every 12 weeks; QLQ-C30 = Quality of Life Questionnaire Core 30 items; QTcF = QT interval corrected with Fridericia’s formula; RNA= ribonucleic acid; RR = respiratory rate; SAE = serious adverse event; SoA = schedule of activities; T3 = triiodothyronine; T4 = thyroxine; TSH = thyroid-stimulating hormone; WOCBP = women of childbearing potential; WONCBP = women of nonchildbearing potential.</w:t>
              </w:r>
            </w:ins>
          </w:p>
        </w:tc>
      </w:tr>
    </w:tbl>
    <w:p w14:paraId="013B4DAC" w14:textId="77777777" w:rsidR="00981DFF" w:rsidRPr="00981DFF" w:rsidRDefault="006B7357" w:rsidP="00334202">
      <w:pPr>
        <w:pStyle w:val="Heading3"/>
        <w:pageBreakBefore/>
        <w:ind w:left="965" w:hanging="965"/>
      </w:pPr>
      <w:bookmarkStart w:id="1534" w:name="_Toc148621535"/>
      <w:bookmarkStart w:id="1535" w:name="_Toc107570589"/>
      <w:bookmarkEnd w:id="1516"/>
      <w:r>
        <w:lastRenderedPageBreak/>
        <w:t>Second Course Phase</w:t>
      </w:r>
      <w:bookmarkEnd w:id="1534"/>
      <w:bookmarkEnd w:id="1535"/>
    </w:p>
    <w:p w14:paraId="5B1F744F" w14:textId="4C5478DD" w:rsidR="002E39A5" w:rsidRDefault="006B7357" w:rsidP="00F86E86">
      <w:pPr>
        <w:pStyle w:val="Caption"/>
        <w:keepNext/>
      </w:pPr>
      <w:bookmarkStart w:id="1536" w:name="_Ref148596429"/>
      <w:bookmarkStart w:id="1537" w:name="_Toc148621758"/>
      <w:bookmarkStart w:id="1538" w:name="_Ref22807305"/>
      <w:bookmarkStart w:id="1539" w:name="_Toc107570809"/>
      <w:r w:rsidRPr="00981DFF">
        <w:t>Table </w:t>
      </w:r>
      <w:r w:rsidR="00815B7C">
        <w:rPr>
          <w:noProof/>
        </w:rPr>
        <w:t>2</w:t>
      </w:r>
      <w:bookmarkEnd w:id="1536"/>
      <w:bookmarkEnd w:id="1538"/>
      <w:r w:rsidRPr="00981DFF">
        <w:tab/>
      </w:r>
      <w:r w:rsidR="009C1069" w:rsidRPr="00981DFF">
        <w:t>S</w:t>
      </w:r>
      <w:r w:rsidR="00981DFF" w:rsidRPr="00981DFF">
        <w:t>econd Course Phase</w:t>
      </w:r>
      <w:bookmarkEnd w:id="1537"/>
      <w:bookmarkEnd w:id="1539"/>
    </w:p>
    <w:tbl>
      <w:tblPr>
        <w:tblW w:w="129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4"/>
        <w:gridCol w:w="562"/>
        <w:gridCol w:w="562"/>
        <w:gridCol w:w="469"/>
        <w:gridCol w:w="562"/>
        <w:gridCol w:w="562"/>
        <w:gridCol w:w="751"/>
        <w:gridCol w:w="756"/>
        <w:gridCol w:w="1038"/>
        <w:gridCol w:w="1033"/>
        <w:gridCol w:w="937"/>
        <w:gridCol w:w="940"/>
        <w:gridCol w:w="2530"/>
      </w:tblGrid>
      <w:tr w:rsidR="000121B5" w14:paraId="66E86DBB" w14:textId="77777777" w:rsidTr="00907560">
        <w:trPr>
          <w:trHeight w:val="576"/>
          <w:tblHeader/>
        </w:trPr>
        <w:tc>
          <w:tcPr>
            <w:tcW w:w="867" w:type="pct"/>
            <w:vAlign w:val="bottom"/>
            <w:hideMark/>
          </w:tcPr>
          <w:p w14:paraId="60BDD6B6" w14:textId="77777777" w:rsidR="00981DFF" w:rsidRPr="00175008" w:rsidRDefault="006B7357" w:rsidP="00981DFF">
            <w:pPr>
              <w:pStyle w:val="TableColHeadingCenter10pt"/>
            </w:pPr>
            <w:r w:rsidRPr="00175008">
              <w:t>Study Period:</w:t>
            </w:r>
          </w:p>
        </w:tc>
        <w:tc>
          <w:tcPr>
            <w:tcW w:w="1630" w:type="pct"/>
            <w:gridSpan w:val="7"/>
            <w:vAlign w:val="bottom"/>
          </w:tcPr>
          <w:p w14:paraId="6DE2EB84" w14:textId="77777777" w:rsidR="00981DFF" w:rsidRPr="00175008" w:rsidRDefault="006B7357" w:rsidP="00981DFF">
            <w:pPr>
              <w:pStyle w:val="TableColHeadingCenter10pt"/>
            </w:pPr>
            <w:r w:rsidRPr="00175008">
              <w:t>Intervention (21-Day Cycles)</w:t>
            </w:r>
          </w:p>
        </w:tc>
        <w:tc>
          <w:tcPr>
            <w:tcW w:w="401" w:type="pct"/>
            <w:vMerge w:val="restart"/>
            <w:tcBorders>
              <w:bottom w:val="nil"/>
            </w:tcBorders>
            <w:vAlign w:val="bottom"/>
          </w:tcPr>
          <w:p w14:paraId="35721A45" w14:textId="77777777" w:rsidR="00981DFF" w:rsidRPr="00175008" w:rsidRDefault="00981DFF" w:rsidP="00981DFF">
            <w:pPr>
              <w:pStyle w:val="TableColHeadingCenter10pt"/>
            </w:pPr>
          </w:p>
          <w:p w14:paraId="75669185" w14:textId="77777777" w:rsidR="00981DFF" w:rsidRPr="00175008" w:rsidRDefault="00981DFF" w:rsidP="00981DFF">
            <w:pPr>
              <w:pStyle w:val="TableColHeadingCenter10pt"/>
            </w:pPr>
          </w:p>
          <w:p w14:paraId="7AE98DF4" w14:textId="77777777" w:rsidR="00981DFF" w:rsidRPr="00175008" w:rsidRDefault="00981DFF" w:rsidP="00981DFF">
            <w:pPr>
              <w:pStyle w:val="TableColHeadingCenter10pt"/>
            </w:pPr>
          </w:p>
          <w:p w14:paraId="6CF7C68B" w14:textId="77777777" w:rsidR="00981DFF" w:rsidRPr="00175008" w:rsidRDefault="006B7357" w:rsidP="00981DFF">
            <w:pPr>
              <w:pStyle w:val="TableColHeadingCenter10pt"/>
            </w:pPr>
            <w:r w:rsidRPr="00175008">
              <w:t>End-of-Treatment</w:t>
            </w:r>
          </w:p>
        </w:tc>
        <w:tc>
          <w:tcPr>
            <w:tcW w:w="1124" w:type="pct"/>
            <w:gridSpan w:val="3"/>
            <w:tcBorders>
              <w:bottom w:val="single" w:sz="4" w:space="0" w:color="auto"/>
            </w:tcBorders>
            <w:vAlign w:val="bottom"/>
            <w:hideMark/>
          </w:tcPr>
          <w:p w14:paraId="7888BAE7" w14:textId="77777777" w:rsidR="00981DFF" w:rsidRPr="00175008" w:rsidRDefault="006B7357" w:rsidP="00981DFF">
            <w:pPr>
              <w:pStyle w:val="TableColHeadingCenter10pt"/>
            </w:pPr>
            <w:r w:rsidRPr="00175008">
              <w:t>Posttreatment Visits</w:t>
            </w:r>
          </w:p>
        </w:tc>
        <w:tc>
          <w:tcPr>
            <w:tcW w:w="978" w:type="pct"/>
            <w:vAlign w:val="bottom"/>
            <w:hideMark/>
          </w:tcPr>
          <w:p w14:paraId="30772C3A" w14:textId="77777777" w:rsidR="00981DFF" w:rsidRPr="00175008" w:rsidRDefault="006B7357" w:rsidP="00981DFF">
            <w:pPr>
              <w:pStyle w:val="TableColHeadingCenter10pt"/>
            </w:pPr>
            <w:r w:rsidRPr="00175008">
              <w:t>Notes</w:t>
            </w:r>
          </w:p>
        </w:tc>
      </w:tr>
      <w:tr w:rsidR="000121B5" w14:paraId="0A789990" w14:textId="77777777" w:rsidTr="00907560">
        <w:trPr>
          <w:tblHeader/>
        </w:trPr>
        <w:tc>
          <w:tcPr>
            <w:tcW w:w="867" w:type="pct"/>
            <w:vAlign w:val="bottom"/>
          </w:tcPr>
          <w:p w14:paraId="7DC695C4" w14:textId="77777777" w:rsidR="00981DFF" w:rsidRPr="00175008" w:rsidRDefault="006B7357" w:rsidP="00981DFF">
            <w:pPr>
              <w:pStyle w:val="TableColHeadingCenter10pt"/>
            </w:pPr>
            <w:r w:rsidRPr="00175008">
              <w:t>Visit/Cycle Number</w:t>
            </w:r>
          </w:p>
        </w:tc>
        <w:tc>
          <w:tcPr>
            <w:tcW w:w="217" w:type="pct"/>
            <w:vAlign w:val="bottom"/>
          </w:tcPr>
          <w:p w14:paraId="466C838D" w14:textId="77777777" w:rsidR="00981DFF" w:rsidRPr="00175008" w:rsidRDefault="006B7357" w:rsidP="00981DFF">
            <w:pPr>
              <w:pStyle w:val="TableColHeadingCenter10pt"/>
            </w:pPr>
            <w:r w:rsidRPr="00175008">
              <w:t>C1</w:t>
            </w:r>
          </w:p>
        </w:tc>
        <w:tc>
          <w:tcPr>
            <w:tcW w:w="217" w:type="pct"/>
            <w:vAlign w:val="bottom"/>
          </w:tcPr>
          <w:p w14:paraId="4BFFA219" w14:textId="77777777" w:rsidR="00981DFF" w:rsidRPr="00175008" w:rsidRDefault="006B7357" w:rsidP="00981DFF">
            <w:pPr>
              <w:pStyle w:val="TableColHeadingCenter10pt"/>
            </w:pPr>
            <w:r w:rsidRPr="00175008">
              <w:t>C2</w:t>
            </w:r>
          </w:p>
        </w:tc>
        <w:tc>
          <w:tcPr>
            <w:tcW w:w="181" w:type="pct"/>
            <w:vAlign w:val="bottom"/>
          </w:tcPr>
          <w:p w14:paraId="28FA65CF" w14:textId="77777777" w:rsidR="00981DFF" w:rsidRPr="00175008" w:rsidRDefault="006B7357" w:rsidP="00981DFF">
            <w:pPr>
              <w:pStyle w:val="TableColHeadingCenter10pt"/>
            </w:pPr>
            <w:r w:rsidRPr="00175008">
              <w:t>C3</w:t>
            </w:r>
          </w:p>
        </w:tc>
        <w:tc>
          <w:tcPr>
            <w:tcW w:w="217" w:type="pct"/>
            <w:vAlign w:val="bottom"/>
          </w:tcPr>
          <w:p w14:paraId="2920900A" w14:textId="77777777" w:rsidR="00981DFF" w:rsidRPr="00175008" w:rsidRDefault="006B7357" w:rsidP="00981DFF">
            <w:pPr>
              <w:pStyle w:val="TableColHeadingCenter10pt"/>
            </w:pPr>
            <w:r w:rsidRPr="00175008">
              <w:t>C4</w:t>
            </w:r>
          </w:p>
        </w:tc>
        <w:tc>
          <w:tcPr>
            <w:tcW w:w="217" w:type="pct"/>
            <w:vAlign w:val="bottom"/>
          </w:tcPr>
          <w:p w14:paraId="6142A14E" w14:textId="77777777" w:rsidR="00981DFF" w:rsidRPr="00175008" w:rsidRDefault="006B7357" w:rsidP="00981DFF">
            <w:pPr>
              <w:pStyle w:val="TableColHeadingCenter10pt"/>
            </w:pPr>
            <w:r w:rsidRPr="00175008">
              <w:t>C5</w:t>
            </w:r>
          </w:p>
        </w:tc>
        <w:tc>
          <w:tcPr>
            <w:tcW w:w="290" w:type="pct"/>
            <w:vAlign w:val="bottom"/>
          </w:tcPr>
          <w:p w14:paraId="543306B9" w14:textId="77777777" w:rsidR="00981DFF" w:rsidRPr="00175008" w:rsidRDefault="006B7357" w:rsidP="00981DFF">
            <w:pPr>
              <w:pStyle w:val="TableColHeadingCenter10pt"/>
            </w:pPr>
            <w:r w:rsidRPr="00175008">
              <w:t>C6 to C17</w:t>
            </w:r>
          </w:p>
        </w:tc>
        <w:tc>
          <w:tcPr>
            <w:tcW w:w="292" w:type="pct"/>
            <w:vAlign w:val="bottom"/>
          </w:tcPr>
          <w:p w14:paraId="4495DBCC" w14:textId="77777777" w:rsidR="00981DFF" w:rsidRPr="00175008" w:rsidRDefault="006B7357" w:rsidP="00981DFF">
            <w:pPr>
              <w:pStyle w:val="TableColHeadingCenter10pt"/>
            </w:pPr>
            <w:r w:rsidRPr="00175008">
              <w:t>≥ C18</w:t>
            </w:r>
          </w:p>
        </w:tc>
        <w:tc>
          <w:tcPr>
            <w:tcW w:w="401" w:type="pct"/>
            <w:vMerge/>
            <w:tcBorders>
              <w:bottom w:val="nil"/>
            </w:tcBorders>
          </w:tcPr>
          <w:p w14:paraId="441DECDD" w14:textId="77777777" w:rsidR="00981DFF" w:rsidRPr="00175008" w:rsidRDefault="00981DFF" w:rsidP="00981DFF">
            <w:pPr>
              <w:pStyle w:val="TableColHeadingCenter10pt"/>
            </w:pPr>
          </w:p>
        </w:tc>
        <w:tc>
          <w:tcPr>
            <w:tcW w:w="399" w:type="pct"/>
            <w:tcBorders>
              <w:bottom w:val="nil"/>
            </w:tcBorders>
            <w:vAlign w:val="bottom"/>
          </w:tcPr>
          <w:p w14:paraId="4B14A643" w14:textId="77777777" w:rsidR="00981DFF" w:rsidRPr="00175008" w:rsidRDefault="006B7357" w:rsidP="00981DFF">
            <w:pPr>
              <w:pStyle w:val="TableColHeadingCenter10pt"/>
            </w:pPr>
            <w:r w:rsidRPr="00175008">
              <w:t>Safety Follow-up</w:t>
            </w:r>
          </w:p>
        </w:tc>
        <w:tc>
          <w:tcPr>
            <w:tcW w:w="362" w:type="pct"/>
            <w:tcBorders>
              <w:bottom w:val="nil"/>
            </w:tcBorders>
            <w:vAlign w:val="bottom"/>
          </w:tcPr>
          <w:p w14:paraId="723B3938" w14:textId="77777777" w:rsidR="00981DFF" w:rsidRPr="00175008" w:rsidRDefault="006B7357" w:rsidP="00981DFF">
            <w:pPr>
              <w:pStyle w:val="TableColHeadingCenter10pt"/>
            </w:pPr>
            <w:r w:rsidRPr="00175008">
              <w:t>Second Course</w:t>
            </w:r>
            <w:r w:rsidRPr="00175008">
              <w:br/>
              <w:t>Efficacy Follow-up</w:t>
            </w:r>
          </w:p>
        </w:tc>
        <w:tc>
          <w:tcPr>
            <w:tcW w:w="363" w:type="pct"/>
            <w:tcBorders>
              <w:bottom w:val="nil"/>
            </w:tcBorders>
            <w:vAlign w:val="bottom"/>
          </w:tcPr>
          <w:p w14:paraId="650F1439" w14:textId="77777777" w:rsidR="00981DFF" w:rsidRPr="00175008" w:rsidRDefault="006B7357" w:rsidP="00981DFF">
            <w:pPr>
              <w:pStyle w:val="TableColHeadingCenter10pt"/>
            </w:pPr>
            <w:r w:rsidRPr="00175008">
              <w:t>Survival FU</w:t>
            </w:r>
          </w:p>
        </w:tc>
        <w:tc>
          <w:tcPr>
            <w:tcW w:w="978" w:type="pct"/>
            <w:vMerge w:val="restart"/>
          </w:tcPr>
          <w:p w14:paraId="0E87CAB7" w14:textId="77777777" w:rsidR="00981DFF" w:rsidRPr="00175008" w:rsidRDefault="00981DFF" w:rsidP="009F4A06"/>
        </w:tc>
      </w:tr>
      <w:tr w:rsidR="000121B5" w14:paraId="3E9E4DE1" w14:textId="77777777" w:rsidTr="00907560">
        <w:trPr>
          <w:tblHeader/>
        </w:trPr>
        <w:tc>
          <w:tcPr>
            <w:tcW w:w="867" w:type="pct"/>
            <w:vAlign w:val="bottom"/>
            <w:hideMark/>
          </w:tcPr>
          <w:p w14:paraId="4FA7DCF0" w14:textId="77777777" w:rsidR="00981DFF" w:rsidRPr="00175008" w:rsidRDefault="006B7357" w:rsidP="00981DFF">
            <w:pPr>
              <w:pStyle w:val="TableColHeadingCenter10pt"/>
            </w:pPr>
            <w:r w:rsidRPr="00175008">
              <w:t>Cycle Day</w:t>
            </w:r>
          </w:p>
        </w:tc>
        <w:tc>
          <w:tcPr>
            <w:tcW w:w="217" w:type="pct"/>
            <w:vAlign w:val="bottom"/>
          </w:tcPr>
          <w:p w14:paraId="75D3C2CB" w14:textId="77777777" w:rsidR="00981DFF" w:rsidRPr="00175008" w:rsidRDefault="006B7357" w:rsidP="00981DFF">
            <w:pPr>
              <w:pStyle w:val="TableColHeadingCenter10pt"/>
            </w:pPr>
            <w:r w:rsidRPr="00175008">
              <w:t>1</w:t>
            </w:r>
          </w:p>
        </w:tc>
        <w:tc>
          <w:tcPr>
            <w:tcW w:w="217" w:type="pct"/>
            <w:vAlign w:val="bottom"/>
            <w:hideMark/>
          </w:tcPr>
          <w:p w14:paraId="57E4DD41" w14:textId="77777777" w:rsidR="00981DFF" w:rsidRPr="00175008" w:rsidRDefault="006B7357" w:rsidP="00981DFF">
            <w:pPr>
              <w:pStyle w:val="TableColHeadingCenter10pt"/>
            </w:pPr>
            <w:r w:rsidRPr="00175008">
              <w:t>1</w:t>
            </w:r>
          </w:p>
        </w:tc>
        <w:tc>
          <w:tcPr>
            <w:tcW w:w="181" w:type="pct"/>
            <w:tcBorders>
              <w:top w:val="nil"/>
            </w:tcBorders>
            <w:vAlign w:val="bottom"/>
            <w:hideMark/>
          </w:tcPr>
          <w:p w14:paraId="0208FC08" w14:textId="77777777" w:rsidR="00981DFF" w:rsidRPr="00175008" w:rsidRDefault="006B7357" w:rsidP="00981DFF">
            <w:pPr>
              <w:pStyle w:val="TableColHeadingCenter10pt"/>
            </w:pPr>
            <w:r w:rsidRPr="00175008">
              <w:t>1</w:t>
            </w:r>
          </w:p>
        </w:tc>
        <w:tc>
          <w:tcPr>
            <w:tcW w:w="217" w:type="pct"/>
            <w:tcBorders>
              <w:top w:val="nil"/>
            </w:tcBorders>
            <w:vAlign w:val="bottom"/>
          </w:tcPr>
          <w:p w14:paraId="2DB96439" w14:textId="77777777" w:rsidR="00981DFF" w:rsidRPr="00175008" w:rsidRDefault="006B7357" w:rsidP="00981DFF">
            <w:pPr>
              <w:pStyle w:val="TableColHeadingCenter10pt"/>
            </w:pPr>
            <w:r w:rsidRPr="00175008">
              <w:t>1</w:t>
            </w:r>
          </w:p>
        </w:tc>
        <w:tc>
          <w:tcPr>
            <w:tcW w:w="217" w:type="pct"/>
            <w:tcBorders>
              <w:top w:val="nil"/>
            </w:tcBorders>
            <w:vAlign w:val="bottom"/>
            <w:hideMark/>
          </w:tcPr>
          <w:p w14:paraId="3C46A3B8" w14:textId="77777777" w:rsidR="00981DFF" w:rsidRPr="00175008" w:rsidRDefault="006B7357" w:rsidP="00981DFF">
            <w:pPr>
              <w:pStyle w:val="TableColHeadingCenter10pt"/>
            </w:pPr>
            <w:r w:rsidRPr="00175008">
              <w:t>1</w:t>
            </w:r>
          </w:p>
        </w:tc>
        <w:tc>
          <w:tcPr>
            <w:tcW w:w="290" w:type="pct"/>
            <w:tcBorders>
              <w:top w:val="nil"/>
            </w:tcBorders>
            <w:vAlign w:val="bottom"/>
          </w:tcPr>
          <w:p w14:paraId="7D039F7C" w14:textId="77777777" w:rsidR="00981DFF" w:rsidRPr="00175008" w:rsidRDefault="006B7357" w:rsidP="00981DFF">
            <w:pPr>
              <w:pStyle w:val="TableColHeadingCenter10pt"/>
            </w:pPr>
            <w:r w:rsidRPr="00175008">
              <w:t>1</w:t>
            </w:r>
          </w:p>
        </w:tc>
        <w:tc>
          <w:tcPr>
            <w:tcW w:w="292" w:type="pct"/>
            <w:tcBorders>
              <w:top w:val="nil"/>
            </w:tcBorders>
            <w:vAlign w:val="bottom"/>
          </w:tcPr>
          <w:p w14:paraId="0F0A497E" w14:textId="77777777" w:rsidR="00981DFF" w:rsidRPr="00175008" w:rsidRDefault="006B7357" w:rsidP="00981DFF">
            <w:pPr>
              <w:pStyle w:val="TableColHeadingCenter10pt"/>
            </w:pPr>
            <w:r w:rsidRPr="00175008">
              <w:t>1</w:t>
            </w:r>
          </w:p>
        </w:tc>
        <w:tc>
          <w:tcPr>
            <w:tcW w:w="401" w:type="pct"/>
            <w:tcBorders>
              <w:top w:val="nil"/>
            </w:tcBorders>
          </w:tcPr>
          <w:p w14:paraId="18B21A8D" w14:textId="77777777" w:rsidR="00981DFF" w:rsidRPr="00175008" w:rsidRDefault="00981DFF" w:rsidP="00981DFF">
            <w:pPr>
              <w:pStyle w:val="TableColHeadingCenter10pt"/>
            </w:pPr>
          </w:p>
        </w:tc>
        <w:tc>
          <w:tcPr>
            <w:tcW w:w="399" w:type="pct"/>
            <w:tcBorders>
              <w:top w:val="nil"/>
            </w:tcBorders>
          </w:tcPr>
          <w:p w14:paraId="03B15A69" w14:textId="77777777" w:rsidR="00981DFF" w:rsidRPr="00175008" w:rsidRDefault="00981DFF" w:rsidP="00981DFF">
            <w:pPr>
              <w:pStyle w:val="TableColHeadingCenter10pt"/>
            </w:pPr>
          </w:p>
        </w:tc>
        <w:tc>
          <w:tcPr>
            <w:tcW w:w="362" w:type="pct"/>
            <w:tcBorders>
              <w:top w:val="nil"/>
            </w:tcBorders>
            <w:hideMark/>
          </w:tcPr>
          <w:p w14:paraId="45E610B0" w14:textId="77777777" w:rsidR="00981DFF" w:rsidRPr="00175008" w:rsidRDefault="00981DFF" w:rsidP="00981DFF">
            <w:pPr>
              <w:pStyle w:val="TableColHeadingCenter10pt"/>
            </w:pPr>
          </w:p>
        </w:tc>
        <w:tc>
          <w:tcPr>
            <w:tcW w:w="363" w:type="pct"/>
            <w:tcBorders>
              <w:top w:val="nil"/>
            </w:tcBorders>
            <w:hideMark/>
          </w:tcPr>
          <w:p w14:paraId="261AFFAA" w14:textId="77777777" w:rsidR="00981DFF" w:rsidRPr="00175008" w:rsidRDefault="00981DFF" w:rsidP="00981DFF">
            <w:pPr>
              <w:pStyle w:val="TableColHeadingCenter10pt"/>
            </w:pPr>
          </w:p>
        </w:tc>
        <w:tc>
          <w:tcPr>
            <w:tcW w:w="978" w:type="pct"/>
            <w:vMerge/>
          </w:tcPr>
          <w:p w14:paraId="74CEDA6C" w14:textId="77777777" w:rsidR="00981DFF" w:rsidRPr="00175008" w:rsidRDefault="00981DFF" w:rsidP="009F4A06"/>
        </w:tc>
      </w:tr>
      <w:tr w:rsidR="000121B5" w14:paraId="075B7F42" w14:textId="77777777" w:rsidTr="00907560">
        <w:trPr>
          <w:trHeight w:val="273"/>
          <w:tblHeader/>
        </w:trPr>
        <w:tc>
          <w:tcPr>
            <w:tcW w:w="867" w:type="pct"/>
            <w:tcBorders>
              <w:bottom w:val="single" w:sz="12" w:space="0" w:color="auto"/>
            </w:tcBorders>
            <w:vAlign w:val="center"/>
            <w:hideMark/>
          </w:tcPr>
          <w:p w14:paraId="5A1E9943" w14:textId="77777777" w:rsidR="00981DFF" w:rsidRPr="00175008" w:rsidRDefault="006B7357" w:rsidP="00907560">
            <w:pPr>
              <w:pStyle w:val="TableColHeadingCenter10pt"/>
            </w:pPr>
            <w:r w:rsidRPr="00175008">
              <w:t>Scheduling Window (days)</w:t>
            </w:r>
          </w:p>
        </w:tc>
        <w:tc>
          <w:tcPr>
            <w:tcW w:w="217" w:type="pct"/>
            <w:tcBorders>
              <w:bottom w:val="single" w:sz="12" w:space="0" w:color="auto"/>
            </w:tcBorders>
            <w:vAlign w:val="center"/>
          </w:tcPr>
          <w:p w14:paraId="62EA8816" w14:textId="77777777" w:rsidR="00981DFF" w:rsidRPr="00175008" w:rsidRDefault="006B7357" w:rsidP="00907560">
            <w:pPr>
              <w:pStyle w:val="TableColHeadingCenter10pt"/>
            </w:pPr>
            <w:r w:rsidRPr="00175008">
              <w:t>+3</w:t>
            </w:r>
          </w:p>
        </w:tc>
        <w:tc>
          <w:tcPr>
            <w:tcW w:w="217" w:type="pct"/>
            <w:tcBorders>
              <w:bottom w:val="single" w:sz="12" w:space="0" w:color="auto"/>
            </w:tcBorders>
            <w:vAlign w:val="center"/>
          </w:tcPr>
          <w:p w14:paraId="5A73B1A5" w14:textId="77777777" w:rsidR="00981DFF" w:rsidRPr="00175008" w:rsidRDefault="006B7357" w:rsidP="00907560">
            <w:pPr>
              <w:pStyle w:val="TableColHeadingCenter10pt"/>
            </w:pPr>
            <w:r w:rsidRPr="00175008">
              <w:t>±3</w:t>
            </w:r>
          </w:p>
        </w:tc>
        <w:tc>
          <w:tcPr>
            <w:tcW w:w="181" w:type="pct"/>
            <w:tcBorders>
              <w:bottom w:val="single" w:sz="12" w:space="0" w:color="auto"/>
            </w:tcBorders>
            <w:vAlign w:val="center"/>
          </w:tcPr>
          <w:p w14:paraId="2372F83C" w14:textId="77777777" w:rsidR="00981DFF" w:rsidRPr="00175008" w:rsidRDefault="006B7357" w:rsidP="00907560">
            <w:pPr>
              <w:pStyle w:val="TableColHeadingCenter10pt"/>
            </w:pPr>
            <w:r w:rsidRPr="00175008">
              <w:t>±3</w:t>
            </w:r>
          </w:p>
        </w:tc>
        <w:tc>
          <w:tcPr>
            <w:tcW w:w="217" w:type="pct"/>
            <w:tcBorders>
              <w:bottom w:val="single" w:sz="12" w:space="0" w:color="auto"/>
            </w:tcBorders>
            <w:vAlign w:val="center"/>
          </w:tcPr>
          <w:p w14:paraId="0CA9E1DA" w14:textId="77777777" w:rsidR="00981DFF" w:rsidRPr="00175008" w:rsidRDefault="006B7357" w:rsidP="00907560">
            <w:pPr>
              <w:pStyle w:val="TableColHeadingCenter10pt"/>
            </w:pPr>
            <w:r w:rsidRPr="00175008">
              <w:t>±3</w:t>
            </w:r>
          </w:p>
        </w:tc>
        <w:tc>
          <w:tcPr>
            <w:tcW w:w="217" w:type="pct"/>
            <w:tcBorders>
              <w:bottom w:val="single" w:sz="12" w:space="0" w:color="auto"/>
            </w:tcBorders>
            <w:vAlign w:val="center"/>
          </w:tcPr>
          <w:p w14:paraId="6C4A29AE" w14:textId="77777777" w:rsidR="00981DFF" w:rsidRPr="00175008" w:rsidRDefault="006B7357" w:rsidP="00907560">
            <w:pPr>
              <w:pStyle w:val="TableColHeadingCenter10pt"/>
            </w:pPr>
            <w:r w:rsidRPr="00175008">
              <w:t>±3</w:t>
            </w:r>
          </w:p>
        </w:tc>
        <w:tc>
          <w:tcPr>
            <w:tcW w:w="290" w:type="pct"/>
            <w:tcBorders>
              <w:bottom w:val="single" w:sz="12" w:space="0" w:color="auto"/>
            </w:tcBorders>
            <w:vAlign w:val="center"/>
          </w:tcPr>
          <w:p w14:paraId="742DEEF8" w14:textId="77777777" w:rsidR="00981DFF" w:rsidRPr="00175008" w:rsidRDefault="006B7357" w:rsidP="00907560">
            <w:pPr>
              <w:pStyle w:val="TableColHeadingCenter10pt"/>
            </w:pPr>
            <w:r w:rsidRPr="00175008">
              <w:t>±3</w:t>
            </w:r>
          </w:p>
        </w:tc>
        <w:tc>
          <w:tcPr>
            <w:tcW w:w="292" w:type="pct"/>
            <w:tcBorders>
              <w:bottom w:val="single" w:sz="12" w:space="0" w:color="auto"/>
            </w:tcBorders>
            <w:vAlign w:val="center"/>
          </w:tcPr>
          <w:p w14:paraId="21359C8D" w14:textId="77777777" w:rsidR="00981DFF" w:rsidRPr="00175008" w:rsidRDefault="006B7357" w:rsidP="00907560">
            <w:pPr>
              <w:pStyle w:val="TableColHeadingCenter10pt"/>
            </w:pPr>
            <w:r w:rsidRPr="00175008">
              <w:t>±3</w:t>
            </w:r>
          </w:p>
        </w:tc>
        <w:tc>
          <w:tcPr>
            <w:tcW w:w="401" w:type="pct"/>
            <w:tcBorders>
              <w:bottom w:val="single" w:sz="12" w:space="0" w:color="auto"/>
            </w:tcBorders>
            <w:vAlign w:val="center"/>
          </w:tcPr>
          <w:p w14:paraId="20C39BD3" w14:textId="77777777" w:rsidR="00981DFF" w:rsidRPr="00175008" w:rsidRDefault="006B7357" w:rsidP="00907560">
            <w:pPr>
              <w:pStyle w:val="TableColHeadingCenter10pt"/>
            </w:pPr>
            <w:r w:rsidRPr="00175008">
              <w:t>At time of treatment discon</w:t>
            </w:r>
          </w:p>
        </w:tc>
        <w:tc>
          <w:tcPr>
            <w:tcW w:w="399" w:type="pct"/>
            <w:tcBorders>
              <w:bottom w:val="single" w:sz="12" w:space="0" w:color="auto"/>
            </w:tcBorders>
            <w:vAlign w:val="center"/>
          </w:tcPr>
          <w:p w14:paraId="0B3DB5E3" w14:textId="77777777" w:rsidR="00981DFF" w:rsidRPr="00175008" w:rsidRDefault="006B7357" w:rsidP="00907560">
            <w:pPr>
              <w:pStyle w:val="TableColHeadingCenter10pt"/>
            </w:pPr>
            <w:r w:rsidRPr="00175008">
              <w:t>Approx.</w:t>
            </w:r>
          </w:p>
          <w:p w14:paraId="59777CD6" w14:textId="77777777" w:rsidR="00981DFF" w:rsidRPr="00175008" w:rsidRDefault="006B7357" w:rsidP="00907560">
            <w:pPr>
              <w:pStyle w:val="TableColHeadingCenter10pt"/>
            </w:pPr>
            <w:r w:rsidRPr="00175008">
              <w:t>30d after last dose</w:t>
            </w:r>
          </w:p>
        </w:tc>
        <w:tc>
          <w:tcPr>
            <w:tcW w:w="362" w:type="pct"/>
            <w:tcBorders>
              <w:bottom w:val="single" w:sz="12" w:space="0" w:color="auto"/>
            </w:tcBorders>
            <w:vAlign w:val="center"/>
          </w:tcPr>
          <w:p w14:paraId="57FD007F" w14:textId="77777777" w:rsidR="00981DFF" w:rsidRPr="00175008" w:rsidRDefault="006B7357" w:rsidP="00907560">
            <w:pPr>
              <w:pStyle w:val="TableColHeadingCenter10pt"/>
            </w:pPr>
            <w:r w:rsidRPr="00175008">
              <w:t>Q6W</w:t>
            </w:r>
          </w:p>
          <w:p w14:paraId="2008F16A" w14:textId="77777777" w:rsidR="00981DFF" w:rsidRPr="00175008" w:rsidRDefault="006B7357" w:rsidP="00907560">
            <w:pPr>
              <w:pStyle w:val="TableColHeadingCenter10pt"/>
            </w:pPr>
            <w:r w:rsidRPr="00175008">
              <w:t>(± 7d)</w:t>
            </w:r>
          </w:p>
        </w:tc>
        <w:tc>
          <w:tcPr>
            <w:tcW w:w="363" w:type="pct"/>
            <w:tcBorders>
              <w:bottom w:val="single" w:sz="12" w:space="0" w:color="auto"/>
            </w:tcBorders>
            <w:vAlign w:val="center"/>
          </w:tcPr>
          <w:p w14:paraId="12222ADB" w14:textId="77777777" w:rsidR="00981DFF" w:rsidRPr="00175008" w:rsidRDefault="006B7357" w:rsidP="00907560">
            <w:pPr>
              <w:pStyle w:val="TableColHeadingCenter10pt"/>
            </w:pPr>
            <w:r w:rsidRPr="00175008">
              <w:t>Q12W</w:t>
            </w:r>
            <w:r w:rsidRPr="00175008">
              <w:br/>
              <w:t>(± 14d)</w:t>
            </w:r>
          </w:p>
        </w:tc>
        <w:tc>
          <w:tcPr>
            <w:tcW w:w="978" w:type="pct"/>
            <w:vMerge/>
            <w:tcBorders>
              <w:bottom w:val="single" w:sz="12" w:space="0" w:color="auto"/>
            </w:tcBorders>
          </w:tcPr>
          <w:p w14:paraId="43D2C1A4" w14:textId="77777777" w:rsidR="00981DFF" w:rsidRPr="00175008" w:rsidRDefault="00981DFF" w:rsidP="009F4A06"/>
        </w:tc>
      </w:tr>
      <w:tr w:rsidR="000121B5" w14:paraId="5FBE982D" w14:textId="77777777" w:rsidTr="00907560">
        <w:tc>
          <w:tcPr>
            <w:tcW w:w="5000" w:type="pct"/>
            <w:gridSpan w:val="13"/>
            <w:tcBorders>
              <w:top w:val="single" w:sz="12" w:space="0" w:color="auto"/>
            </w:tcBorders>
          </w:tcPr>
          <w:p w14:paraId="5C2DAFD0" w14:textId="77777777" w:rsidR="00981DFF" w:rsidRPr="00175008" w:rsidRDefault="006B7357" w:rsidP="00907560">
            <w:pPr>
              <w:pStyle w:val="TableHeadingTextLeft10pt"/>
            </w:pPr>
            <w:r w:rsidRPr="00175008">
              <w:t>Administrative Procedures</w:t>
            </w:r>
          </w:p>
        </w:tc>
      </w:tr>
      <w:tr w:rsidR="000121B5" w14:paraId="57E449CF" w14:textId="77777777" w:rsidTr="00907560">
        <w:tc>
          <w:tcPr>
            <w:tcW w:w="867" w:type="pct"/>
            <w:vAlign w:val="center"/>
            <w:hideMark/>
          </w:tcPr>
          <w:p w14:paraId="2DE0D97B" w14:textId="77777777" w:rsidR="00981DFF" w:rsidRPr="00175008" w:rsidRDefault="006B7357" w:rsidP="00907560">
            <w:pPr>
              <w:pStyle w:val="TableCellLeft10pt"/>
            </w:pPr>
            <w:r w:rsidRPr="00175008">
              <w:t>Informed Consent</w:t>
            </w:r>
          </w:p>
        </w:tc>
        <w:tc>
          <w:tcPr>
            <w:tcW w:w="217" w:type="pct"/>
            <w:vAlign w:val="center"/>
          </w:tcPr>
          <w:p w14:paraId="26040313" w14:textId="77777777" w:rsidR="00981DFF" w:rsidRPr="00175008" w:rsidRDefault="006B7357" w:rsidP="00907560">
            <w:pPr>
              <w:pStyle w:val="TableCellCenter10pt"/>
            </w:pPr>
            <w:r w:rsidRPr="00175008">
              <w:t>X</w:t>
            </w:r>
          </w:p>
        </w:tc>
        <w:tc>
          <w:tcPr>
            <w:tcW w:w="217" w:type="pct"/>
            <w:vAlign w:val="center"/>
          </w:tcPr>
          <w:p w14:paraId="02F6BD02" w14:textId="77777777" w:rsidR="00981DFF" w:rsidRPr="00175008" w:rsidRDefault="00981DFF" w:rsidP="00907560">
            <w:pPr>
              <w:pStyle w:val="TableCellCenter10pt"/>
            </w:pPr>
          </w:p>
        </w:tc>
        <w:tc>
          <w:tcPr>
            <w:tcW w:w="181" w:type="pct"/>
            <w:vAlign w:val="center"/>
          </w:tcPr>
          <w:p w14:paraId="4EBDA5AE" w14:textId="77777777" w:rsidR="00981DFF" w:rsidRPr="00175008" w:rsidRDefault="00981DFF" w:rsidP="00907560">
            <w:pPr>
              <w:pStyle w:val="TableCellCenter10pt"/>
            </w:pPr>
          </w:p>
        </w:tc>
        <w:tc>
          <w:tcPr>
            <w:tcW w:w="217" w:type="pct"/>
            <w:vAlign w:val="center"/>
          </w:tcPr>
          <w:p w14:paraId="5C89E7A4" w14:textId="77777777" w:rsidR="00981DFF" w:rsidRPr="00175008" w:rsidRDefault="00981DFF" w:rsidP="00907560">
            <w:pPr>
              <w:pStyle w:val="TableCellCenter10pt"/>
            </w:pPr>
          </w:p>
        </w:tc>
        <w:tc>
          <w:tcPr>
            <w:tcW w:w="217" w:type="pct"/>
            <w:vAlign w:val="center"/>
          </w:tcPr>
          <w:p w14:paraId="318870D8" w14:textId="77777777" w:rsidR="00981DFF" w:rsidRPr="00175008" w:rsidRDefault="00981DFF" w:rsidP="00907560">
            <w:pPr>
              <w:pStyle w:val="TableCellCenter10pt"/>
            </w:pPr>
          </w:p>
        </w:tc>
        <w:tc>
          <w:tcPr>
            <w:tcW w:w="290" w:type="pct"/>
            <w:vAlign w:val="center"/>
          </w:tcPr>
          <w:p w14:paraId="5A5DE862" w14:textId="77777777" w:rsidR="00981DFF" w:rsidRPr="00175008" w:rsidRDefault="00981DFF" w:rsidP="00907560">
            <w:pPr>
              <w:pStyle w:val="TableCellCenter10pt"/>
            </w:pPr>
          </w:p>
        </w:tc>
        <w:tc>
          <w:tcPr>
            <w:tcW w:w="292" w:type="pct"/>
            <w:vAlign w:val="center"/>
          </w:tcPr>
          <w:p w14:paraId="5FA8D03D" w14:textId="77777777" w:rsidR="00981DFF" w:rsidRPr="00175008" w:rsidRDefault="00981DFF" w:rsidP="00907560">
            <w:pPr>
              <w:pStyle w:val="TableCellCenter10pt"/>
            </w:pPr>
          </w:p>
        </w:tc>
        <w:tc>
          <w:tcPr>
            <w:tcW w:w="401" w:type="pct"/>
            <w:vAlign w:val="center"/>
          </w:tcPr>
          <w:p w14:paraId="6A49AFCA" w14:textId="77777777" w:rsidR="00981DFF" w:rsidRPr="00175008" w:rsidRDefault="00981DFF" w:rsidP="00907560">
            <w:pPr>
              <w:pStyle w:val="TableCellCenter10pt"/>
            </w:pPr>
          </w:p>
        </w:tc>
        <w:tc>
          <w:tcPr>
            <w:tcW w:w="399" w:type="pct"/>
            <w:vAlign w:val="center"/>
          </w:tcPr>
          <w:p w14:paraId="27E9CD59" w14:textId="77777777" w:rsidR="00981DFF" w:rsidRPr="00175008" w:rsidRDefault="00981DFF" w:rsidP="00907560">
            <w:pPr>
              <w:pStyle w:val="TableCellCenter10pt"/>
            </w:pPr>
          </w:p>
        </w:tc>
        <w:tc>
          <w:tcPr>
            <w:tcW w:w="362" w:type="pct"/>
            <w:vAlign w:val="center"/>
          </w:tcPr>
          <w:p w14:paraId="4F779790" w14:textId="77777777" w:rsidR="00981DFF" w:rsidRPr="00175008" w:rsidRDefault="00981DFF" w:rsidP="00907560">
            <w:pPr>
              <w:pStyle w:val="TableCellCenter10pt"/>
            </w:pPr>
          </w:p>
        </w:tc>
        <w:tc>
          <w:tcPr>
            <w:tcW w:w="363" w:type="pct"/>
            <w:vAlign w:val="center"/>
          </w:tcPr>
          <w:p w14:paraId="39FE4D0C" w14:textId="77777777" w:rsidR="00981DFF" w:rsidRPr="00175008" w:rsidRDefault="00981DFF" w:rsidP="00907560">
            <w:pPr>
              <w:pStyle w:val="TableCellCenter10pt"/>
            </w:pPr>
          </w:p>
        </w:tc>
        <w:tc>
          <w:tcPr>
            <w:tcW w:w="978" w:type="pct"/>
          </w:tcPr>
          <w:p w14:paraId="6BDEA81D" w14:textId="77777777" w:rsidR="00981DFF" w:rsidRPr="00175008" w:rsidRDefault="006B7357" w:rsidP="00907560">
            <w:pPr>
              <w:pStyle w:val="TableCellLeft10pt"/>
            </w:pPr>
            <w:r w:rsidRPr="00175008">
              <w:t>Reconsent is required at the time of progression if study treatment will continue and/or restart.</w:t>
            </w:r>
          </w:p>
        </w:tc>
      </w:tr>
      <w:tr w:rsidR="000121B5" w14:paraId="20C9FF4B" w14:textId="77777777" w:rsidTr="00907560">
        <w:tc>
          <w:tcPr>
            <w:tcW w:w="867" w:type="pct"/>
            <w:vAlign w:val="center"/>
            <w:hideMark/>
          </w:tcPr>
          <w:p w14:paraId="6BF06BFA" w14:textId="77777777" w:rsidR="00981DFF" w:rsidRPr="00175008" w:rsidRDefault="006B7357" w:rsidP="00907560">
            <w:pPr>
              <w:pStyle w:val="TableCellLeft10pt"/>
            </w:pPr>
            <w:r w:rsidRPr="00175008">
              <w:t>Second Course Inclusion/Exclusion Criteria</w:t>
            </w:r>
          </w:p>
        </w:tc>
        <w:tc>
          <w:tcPr>
            <w:tcW w:w="217" w:type="pct"/>
            <w:vAlign w:val="center"/>
          </w:tcPr>
          <w:p w14:paraId="016B579A" w14:textId="77777777" w:rsidR="00981DFF" w:rsidRPr="00175008" w:rsidRDefault="006B7357" w:rsidP="00907560">
            <w:pPr>
              <w:pStyle w:val="TableCellCenter10pt"/>
            </w:pPr>
            <w:r w:rsidRPr="00175008">
              <w:t>X</w:t>
            </w:r>
          </w:p>
        </w:tc>
        <w:tc>
          <w:tcPr>
            <w:tcW w:w="217" w:type="pct"/>
            <w:vAlign w:val="center"/>
          </w:tcPr>
          <w:p w14:paraId="0E0C5324" w14:textId="77777777" w:rsidR="00981DFF" w:rsidRPr="00175008" w:rsidRDefault="00981DFF" w:rsidP="00907560">
            <w:pPr>
              <w:pStyle w:val="TableCellCenter10pt"/>
            </w:pPr>
          </w:p>
        </w:tc>
        <w:tc>
          <w:tcPr>
            <w:tcW w:w="181" w:type="pct"/>
            <w:vAlign w:val="center"/>
          </w:tcPr>
          <w:p w14:paraId="09DE354B" w14:textId="77777777" w:rsidR="00981DFF" w:rsidRPr="00175008" w:rsidRDefault="00981DFF" w:rsidP="00907560">
            <w:pPr>
              <w:pStyle w:val="TableCellCenter10pt"/>
            </w:pPr>
          </w:p>
        </w:tc>
        <w:tc>
          <w:tcPr>
            <w:tcW w:w="217" w:type="pct"/>
            <w:vAlign w:val="center"/>
          </w:tcPr>
          <w:p w14:paraId="2CAF397A" w14:textId="77777777" w:rsidR="00981DFF" w:rsidRPr="00175008" w:rsidRDefault="00981DFF" w:rsidP="00907560">
            <w:pPr>
              <w:pStyle w:val="TableCellCenter10pt"/>
            </w:pPr>
          </w:p>
        </w:tc>
        <w:tc>
          <w:tcPr>
            <w:tcW w:w="217" w:type="pct"/>
            <w:vAlign w:val="center"/>
          </w:tcPr>
          <w:p w14:paraId="593CDA7E" w14:textId="77777777" w:rsidR="00981DFF" w:rsidRPr="00175008" w:rsidRDefault="00981DFF" w:rsidP="00907560">
            <w:pPr>
              <w:pStyle w:val="TableCellCenter10pt"/>
            </w:pPr>
          </w:p>
        </w:tc>
        <w:tc>
          <w:tcPr>
            <w:tcW w:w="290" w:type="pct"/>
            <w:vAlign w:val="center"/>
          </w:tcPr>
          <w:p w14:paraId="0E96FBD1" w14:textId="77777777" w:rsidR="00981DFF" w:rsidRPr="00175008" w:rsidRDefault="00981DFF" w:rsidP="00907560">
            <w:pPr>
              <w:pStyle w:val="TableCellCenter10pt"/>
            </w:pPr>
          </w:p>
        </w:tc>
        <w:tc>
          <w:tcPr>
            <w:tcW w:w="292" w:type="pct"/>
            <w:vAlign w:val="center"/>
          </w:tcPr>
          <w:p w14:paraId="5147293D" w14:textId="77777777" w:rsidR="00981DFF" w:rsidRPr="00175008" w:rsidRDefault="00981DFF" w:rsidP="00907560">
            <w:pPr>
              <w:pStyle w:val="TableCellCenter10pt"/>
            </w:pPr>
          </w:p>
        </w:tc>
        <w:tc>
          <w:tcPr>
            <w:tcW w:w="401" w:type="pct"/>
            <w:vAlign w:val="center"/>
          </w:tcPr>
          <w:p w14:paraId="3205D85C" w14:textId="77777777" w:rsidR="00981DFF" w:rsidRPr="00175008" w:rsidRDefault="00981DFF" w:rsidP="00907560">
            <w:pPr>
              <w:pStyle w:val="TableCellCenter10pt"/>
            </w:pPr>
          </w:p>
        </w:tc>
        <w:tc>
          <w:tcPr>
            <w:tcW w:w="399" w:type="pct"/>
            <w:vAlign w:val="center"/>
          </w:tcPr>
          <w:p w14:paraId="254A1B0A" w14:textId="77777777" w:rsidR="00981DFF" w:rsidRPr="00175008" w:rsidRDefault="00981DFF" w:rsidP="00907560">
            <w:pPr>
              <w:pStyle w:val="TableCellCenter10pt"/>
            </w:pPr>
          </w:p>
        </w:tc>
        <w:tc>
          <w:tcPr>
            <w:tcW w:w="362" w:type="pct"/>
            <w:vAlign w:val="center"/>
          </w:tcPr>
          <w:p w14:paraId="26FC0B67" w14:textId="77777777" w:rsidR="00981DFF" w:rsidRPr="00175008" w:rsidRDefault="00981DFF" w:rsidP="00907560">
            <w:pPr>
              <w:pStyle w:val="TableCellCenter10pt"/>
            </w:pPr>
          </w:p>
        </w:tc>
        <w:tc>
          <w:tcPr>
            <w:tcW w:w="363" w:type="pct"/>
            <w:vAlign w:val="center"/>
          </w:tcPr>
          <w:p w14:paraId="2E4E2DCF" w14:textId="77777777" w:rsidR="00981DFF" w:rsidRPr="00175008" w:rsidRDefault="00981DFF" w:rsidP="00907560">
            <w:pPr>
              <w:pStyle w:val="TableCellCenter10pt"/>
            </w:pPr>
          </w:p>
        </w:tc>
        <w:tc>
          <w:tcPr>
            <w:tcW w:w="978" w:type="pct"/>
          </w:tcPr>
          <w:p w14:paraId="08402B4E" w14:textId="77777777" w:rsidR="00981DFF" w:rsidRPr="00175008" w:rsidRDefault="00981DFF" w:rsidP="00907560">
            <w:pPr>
              <w:pStyle w:val="TableCellLeft10pt"/>
            </w:pPr>
          </w:p>
        </w:tc>
      </w:tr>
      <w:tr w:rsidR="000121B5" w14:paraId="34C4415E" w14:textId="77777777" w:rsidTr="00907560">
        <w:tc>
          <w:tcPr>
            <w:tcW w:w="867" w:type="pct"/>
            <w:vAlign w:val="center"/>
            <w:hideMark/>
          </w:tcPr>
          <w:p w14:paraId="00539D51" w14:textId="77777777" w:rsidR="00981DFF" w:rsidRPr="00175008" w:rsidRDefault="006B7357" w:rsidP="00907560">
            <w:pPr>
              <w:pStyle w:val="TableCellLeft10pt"/>
            </w:pPr>
            <w:r w:rsidRPr="00175008">
              <w:t>Prior/Concomitant Medication Review</w:t>
            </w:r>
          </w:p>
        </w:tc>
        <w:tc>
          <w:tcPr>
            <w:tcW w:w="217" w:type="pct"/>
            <w:vAlign w:val="center"/>
          </w:tcPr>
          <w:p w14:paraId="22C6E154" w14:textId="77777777" w:rsidR="00981DFF" w:rsidRPr="00175008" w:rsidRDefault="006B7357" w:rsidP="00907560">
            <w:pPr>
              <w:pStyle w:val="TableCellCenter10pt"/>
            </w:pPr>
            <w:r w:rsidRPr="00175008">
              <w:t>X</w:t>
            </w:r>
          </w:p>
        </w:tc>
        <w:tc>
          <w:tcPr>
            <w:tcW w:w="217" w:type="pct"/>
            <w:vAlign w:val="center"/>
          </w:tcPr>
          <w:p w14:paraId="42BF1022" w14:textId="77777777" w:rsidR="00981DFF" w:rsidRPr="00175008" w:rsidRDefault="006B7357" w:rsidP="00907560">
            <w:pPr>
              <w:pStyle w:val="TableCellCenter10pt"/>
            </w:pPr>
            <w:r w:rsidRPr="00175008">
              <w:t>X</w:t>
            </w:r>
          </w:p>
        </w:tc>
        <w:tc>
          <w:tcPr>
            <w:tcW w:w="181" w:type="pct"/>
            <w:vAlign w:val="center"/>
          </w:tcPr>
          <w:p w14:paraId="36DACE8E" w14:textId="77777777" w:rsidR="00981DFF" w:rsidRPr="00175008" w:rsidRDefault="006B7357" w:rsidP="00907560">
            <w:pPr>
              <w:pStyle w:val="TableCellCenter10pt"/>
            </w:pPr>
            <w:r w:rsidRPr="00175008">
              <w:t>X</w:t>
            </w:r>
          </w:p>
        </w:tc>
        <w:tc>
          <w:tcPr>
            <w:tcW w:w="217" w:type="pct"/>
            <w:vAlign w:val="center"/>
          </w:tcPr>
          <w:p w14:paraId="0332EE23" w14:textId="77777777" w:rsidR="00981DFF" w:rsidRPr="00175008" w:rsidRDefault="006B7357" w:rsidP="00907560">
            <w:pPr>
              <w:pStyle w:val="TableCellCenter10pt"/>
            </w:pPr>
            <w:r w:rsidRPr="00175008">
              <w:t>X</w:t>
            </w:r>
          </w:p>
        </w:tc>
        <w:tc>
          <w:tcPr>
            <w:tcW w:w="217" w:type="pct"/>
            <w:vAlign w:val="center"/>
          </w:tcPr>
          <w:p w14:paraId="53E6724E" w14:textId="77777777" w:rsidR="00981DFF" w:rsidRPr="00175008" w:rsidRDefault="006B7357" w:rsidP="00907560">
            <w:pPr>
              <w:pStyle w:val="TableCellCenter10pt"/>
            </w:pPr>
            <w:r w:rsidRPr="00175008">
              <w:t>X</w:t>
            </w:r>
          </w:p>
        </w:tc>
        <w:tc>
          <w:tcPr>
            <w:tcW w:w="290" w:type="pct"/>
            <w:vAlign w:val="center"/>
          </w:tcPr>
          <w:p w14:paraId="4ABC0004" w14:textId="77777777" w:rsidR="00981DFF" w:rsidRPr="00175008" w:rsidRDefault="006B7357" w:rsidP="00907560">
            <w:pPr>
              <w:pStyle w:val="TableCellCenter10pt"/>
            </w:pPr>
            <w:r w:rsidRPr="00175008">
              <w:t>X</w:t>
            </w:r>
          </w:p>
        </w:tc>
        <w:tc>
          <w:tcPr>
            <w:tcW w:w="292" w:type="pct"/>
            <w:vAlign w:val="center"/>
          </w:tcPr>
          <w:p w14:paraId="29597697" w14:textId="77777777" w:rsidR="00981DFF" w:rsidRPr="00175008" w:rsidRDefault="006B7357" w:rsidP="00907560">
            <w:pPr>
              <w:pStyle w:val="TableCellCenter10pt"/>
            </w:pPr>
            <w:r w:rsidRPr="00175008">
              <w:t>X</w:t>
            </w:r>
          </w:p>
        </w:tc>
        <w:tc>
          <w:tcPr>
            <w:tcW w:w="401" w:type="pct"/>
            <w:vAlign w:val="center"/>
          </w:tcPr>
          <w:p w14:paraId="6827503A" w14:textId="77777777" w:rsidR="00981DFF" w:rsidRPr="00175008" w:rsidRDefault="006B7357" w:rsidP="00907560">
            <w:pPr>
              <w:pStyle w:val="TableCellCenter10pt"/>
            </w:pPr>
            <w:r w:rsidRPr="00175008">
              <w:t>X</w:t>
            </w:r>
          </w:p>
        </w:tc>
        <w:tc>
          <w:tcPr>
            <w:tcW w:w="399" w:type="pct"/>
            <w:vAlign w:val="center"/>
          </w:tcPr>
          <w:p w14:paraId="473DA4F3" w14:textId="77777777" w:rsidR="00981DFF" w:rsidRPr="00175008" w:rsidRDefault="006B7357" w:rsidP="00907560">
            <w:pPr>
              <w:pStyle w:val="TableCellCenter10pt"/>
            </w:pPr>
            <w:r w:rsidRPr="00175008">
              <w:t>X</w:t>
            </w:r>
          </w:p>
        </w:tc>
        <w:tc>
          <w:tcPr>
            <w:tcW w:w="362" w:type="pct"/>
            <w:vAlign w:val="center"/>
          </w:tcPr>
          <w:p w14:paraId="22EDDCFD" w14:textId="77777777" w:rsidR="00981DFF" w:rsidRPr="00175008" w:rsidRDefault="00981DFF" w:rsidP="00907560">
            <w:pPr>
              <w:pStyle w:val="TableCellCenter10pt"/>
            </w:pPr>
          </w:p>
        </w:tc>
        <w:tc>
          <w:tcPr>
            <w:tcW w:w="363" w:type="pct"/>
            <w:vAlign w:val="center"/>
          </w:tcPr>
          <w:p w14:paraId="1A43A02B" w14:textId="77777777" w:rsidR="00981DFF" w:rsidRPr="00175008" w:rsidRDefault="00981DFF" w:rsidP="00907560">
            <w:pPr>
              <w:pStyle w:val="TableCellCenter10pt"/>
            </w:pPr>
          </w:p>
        </w:tc>
        <w:tc>
          <w:tcPr>
            <w:tcW w:w="978" w:type="pct"/>
          </w:tcPr>
          <w:p w14:paraId="2F644553" w14:textId="77777777" w:rsidR="00981DFF" w:rsidRPr="00175008" w:rsidRDefault="00981DFF" w:rsidP="00907560">
            <w:pPr>
              <w:pStyle w:val="TableCellLeft10pt"/>
            </w:pPr>
          </w:p>
        </w:tc>
      </w:tr>
      <w:tr w:rsidR="000121B5" w14:paraId="56D7650E" w14:textId="77777777" w:rsidTr="00907560">
        <w:tc>
          <w:tcPr>
            <w:tcW w:w="867" w:type="pct"/>
            <w:vAlign w:val="center"/>
          </w:tcPr>
          <w:p w14:paraId="680C802C" w14:textId="77777777" w:rsidR="00981DFF" w:rsidRPr="00175008" w:rsidRDefault="006B7357" w:rsidP="00B85A90">
            <w:pPr>
              <w:pStyle w:val="TableCellLeft10pt"/>
              <w:keepNext w:val="0"/>
              <w:keepLines w:val="0"/>
            </w:pPr>
            <w:r w:rsidRPr="00175008">
              <w:t>Subsequent Antineoplastic Therapy Status</w:t>
            </w:r>
          </w:p>
        </w:tc>
        <w:tc>
          <w:tcPr>
            <w:tcW w:w="217" w:type="pct"/>
            <w:vAlign w:val="center"/>
          </w:tcPr>
          <w:p w14:paraId="429E0DB2" w14:textId="77777777" w:rsidR="00981DFF" w:rsidRPr="00175008" w:rsidRDefault="00981DFF" w:rsidP="00B85A90">
            <w:pPr>
              <w:pStyle w:val="TableCellCenter10pt"/>
              <w:keepNext w:val="0"/>
              <w:keepLines w:val="0"/>
            </w:pPr>
          </w:p>
        </w:tc>
        <w:tc>
          <w:tcPr>
            <w:tcW w:w="217" w:type="pct"/>
            <w:vAlign w:val="center"/>
          </w:tcPr>
          <w:p w14:paraId="44804D37" w14:textId="77777777" w:rsidR="00981DFF" w:rsidRPr="00175008" w:rsidRDefault="00981DFF" w:rsidP="00B85A90">
            <w:pPr>
              <w:pStyle w:val="TableCellCenter10pt"/>
              <w:keepNext w:val="0"/>
              <w:keepLines w:val="0"/>
            </w:pPr>
          </w:p>
        </w:tc>
        <w:tc>
          <w:tcPr>
            <w:tcW w:w="181" w:type="pct"/>
            <w:vAlign w:val="center"/>
          </w:tcPr>
          <w:p w14:paraId="091F11DF" w14:textId="77777777" w:rsidR="00981DFF" w:rsidRPr="00175008" w:rsidRDefault="00981DFF" w:rsidP="00B85A90">
            <w:pPr>
              <w:pStyle w:val="TableCellCenter10pt"/>
              <w:keepNext w:val="0"/>
              <w:keepLines w:val="0"/>
            </w:pPr>
          </w:p>
        </w:tc>
        <w:tc>
          <w:tcPr>
            <w:tcW w:w="217" w:type="pct"/>
            <w:vAlign w:val="center"/>
          </w:tcPr>
          <w:p w14:paraId="07FD5827" w14:textId="77777777" w:rsidR="00981DFF" w:rsidRPr="00175008" w:rsidRDefault="00981DFF" w:rsidP="00B85A90">
            <w:pPr>
              <w:pStyle w:val="TableCellCenter10pt"/>
              <w:keepNext w:val="0"/>
              <w:keepLines w:val="0"/>
            </w:pPr>
          </w:p>
        </w:tc>
        <w:tc>
          <w:tcPr>
            <w:tcW w:w="217" w:type="pct"/>
            <w:vAlign w:val="center"/>
          </w:tcPr>
          <w:p w14:paraId="1D2B963A" w14:textId="77777777" w:rsidR="00981DFF" w:rsidRPr="00175008" w:rsidRDefault="00981DFF" w:rsidP="00B85A90">
            <w:pPr>
              <w:pStyle w:val="TableCellCenter10pt"/>
              <w:keepNext w:val="0"/>
              <w:keepLines w:val="0"/>
            </w:pPr>
          </w:p>
        </w:tc>
        <w:tc>
          <w:tcPr>
            <w:tcW w:w="290" w:type="pct"/>
            <w:vAlign w:val="center"/>
          </w:tcPr>
          <w:p w14:paraId="2C2F028B" w14:textId="77777777" w:rsidR="00981DFF" w:rsidRPr="00175008" w:rsidRDefault="00981DFF" w:rsidP="00B85A90">
            <w:pPr>
              <w:pStyle w:val="TableCellCenter10pt"/>
              <w:keepNext w:val="0"/>
              <w:keepLines w:val="0"/>
            </w:pPr>
          </w:p>
        </w:tc>
        <w:tc>
          <w:tcPr>
            <w:tcW w:w="292" w:type="pct"/>
            <w:vAlign w:val="center"/>
          </w:tcPr>
          <w:p w14:paraId="22814F50" w14:textId="77777777" w:rsidR="00981DFF" w:rsidRPr="00175008" w:rsidRDefault="00981DFF" w:rsidP="00B85A90">
            <w:pPr>
              <w:pStyle w:val="TableCellCenter10pt"/>
              <w:keepNext w:val="0"/>
              <w:keepLines w:val="0"/>
            </w:pPr>
          </w:p>
        </w:tc>
        <w:tc>
          <w:tcPr>
            <w:tcW w:w="401" w:type="pct"/>
            <w:vAlign w:val="center"/>
          </w:tcPr>
          <w:p w14:paraId="55CC681C" w14:textId="77777777" w:rsidR="00981DFF" w:rsidRPr="00175008" w:rsidRDefault="006B7357" w:rsidP="00B85A90">
            <w:pPr>
              <w:pStyle w:val="TableCellCenter10pt"/>
              <w:keepNext w:val="0"/>
              <w:keepLines w:val="0"/>
            </w:pPr>
            <w:r w:rsidRPr="00175008">
              <w:t>X</w:t>
            </w:r>
          </w:p>
        </w:tc>
        <w:tc>
          <w:tcPr>
            <w:tcW w:w="399" w:type="pct"/>
            <w:vAlign w:val="center"/>
          </w:tcPr>
          <w:p w14:paraId="1DC2CEEB" w14:textId="77777777" w:rsidR="00981DFF" w:rsidRPr="00175008" w:rsidRDefault="006B7357" w:rsidP="00B85A90">
            <w:pPr>
              <w:pStyle w:val="TableCellCenter10pt"/>
              <w:keepNext w:val="0"/>
              <w:keepLines w:val="0"/>
            </w:pPr>
            <w:r w:rsidRPr="00175008">
              <w:t>X</w:t>
            </w:r>
          </w:p>
        </w:tc>
        <w:tc>
          <w:tcPr>
            <w:tcW w:w="362" w:type="pct"/>
            <w:vAlign w:val="center"/>
          </w:tcPr>
          <w:p w14:paraId="5588D18E" w14:textId="77777777" w:rsidR="00981DFF" w:rsidRPr="00175008" w:rsidRDefault="006B7357" w:rsidP="00B85A90">
            <w:pPr>
              <w:pStyle w:val="TableCellCenter10pt"/>
              <w:keepNext w:val="0"/>
              <w:keepLines w:val="0"/>
            </w:pPr>
            <w:r w:rsidRPr="00175008">
              <w:t>X</w:t>
            </w:r>
          </w:p>
        </w:tc>
        <w:tc>
          <w:tcPr>
            <w:tcW w:w="363" w:type="pct"/>
            <w:vAlign w:val="center"/>
          </w:tcPr>
          <w:p w14:paraId="7CDC19A9" w14:textId="77777777" w:rsidR="00981DFF" w:rsidRPr="00175008" w:rsidRDefault="006B7357" w:rsidP="00B85A90">
            <w:pPr>
              <w:pStyle w:val="TableCellCenter10pt"/>
              <w:keepNext w:val="0"/>
              <w:keepLines w:val="0"/>
            </w:pPr>
            <w:r w:rsidRPr="00175008">
              <w:t>X</w:t>
            </w:r>
          </w:p>
        </w:tc>
        <w:tc>
          <w:tcPr>
            <w:tcW w:w="978" w:type="pct"/>
          </w:tcPr>
          <w:p w14:paraId="22D169DF" w14:textId="77777777" w:rsidR="00981DFF" w:rsidRPr="00175008" w:rsidRDefault="00981DFF" w:rsidP="00B85A90">
            <w:pPr>
              <w:pStyle w:val="TableCellLeft10pt"/>
              <w:keepNext w:val="0"/>
              <w:keepLines w:val="0"/>
            </w:pPr>
          </w:p>
        </w:tc>
      </w:tr>
      <w:tr w:rsidR="000121B5" w14:paraId="272051E4" w14:textId="77777777" w:rsidTr="00907560">
        <w:tc>
          <w:tcPr>
            <w:tcW w:w="867" w:type="pct"/>
            <w:vAlign w:val="center"/>
          </w:tcPr>
          <w:p w14:paraId="204CAA25" w14:textId="77777777" w:rsidR="00981DFF" w:rsidRPr="00175008" w:rsidRDefault="006B7357" w:rsidP="00B85A90">
            <w:pPr>
              <w:pStyle w:val="TableCellLeft10pt"/>
              <w:keepNext w:val="0"/>
              <w:keepLines w:val="0"/>
            </w:pPr>
            <w:r w:rsidRPr="00175008">
              <w:t>Survival Status</w:t>
            </w:r>
          </w:p>
        </w:tc>
        <w:tc>
          <w:tcPr>
            <w:tcW w:w="2792" w:type="pct"/>
            <w:gridSpan w:val="10"/>
            <w:vAlign w:val="center"/>
          </w:tcPr>
          <w:p w14:paraId="38282209" w14:textId="1E37541F" w:rsidR="00981DFF" w:rsidRPr="00175008" w:rsidRDefault="00A074CD" w:rsidP="00B85A90">
            <w:pPr>
              <w:pStyle w:val="TableCellCenter10pt"/>
              <w:keepNext w:val="0"/>
              <w:keepLines w:val="0"/>
            </w:pPr>
            <w:del w:id="1540" w:author="Powell, Deana" w:date="2023-10-19T15:28:00Z">
              <w:r>
                <w:rPr>
                  <w:noProof/>
                  <w:sz w:val="18"/>
                  <w:szCs w:val="18"/>
                </w:rPr>
                <mc:AlternateContent>
                  <mc:Choice Requires="wps">
                    <w:drawing>
                      <wp:anchor distT="0" distB="0" distL="114300" distR="114300" simplePos="0" relativeHeight="251673600" behindDoc="0" locked="0" layoutInCell="1" allowOverlap="1" wp14:anchorId="4BA2FEAE" wp14:editId="471135BF">
                        <wp:simplePos x="0" y="0"/>
                        <wp:positionH relativeFrom="column">
                          <wp:posOffset>511175</wp:posOffset>
                        </wp:positionH>
                        <wp:positionV relativeFrom="paragraph">
                          <wp:posOffset>252730</wp:posOffset>
                        </wp:positionV>
                        <wp:extent cx="3562350" cy="6350"/>
                        <wp:effectExtent l="38100" t="76200" r="19050" b="88900"/>
                        <wp:wrapNone/>
                        <wp:docPr id="10" name="Straight Arrow Connector 10"/>
                        <wp:cNvGraphicFramePr/>
                        <a:graphic xmlns:a="http://schemas.openxmlformats.org/drawingml/2006/main">
                          <a:graphicData uri="http://schemas.microsoft.com/office/word/2010/wordprocessingShape">
                            <wps:wsp>
                              <wps:cNvCnPr/>
                              <wps:spPr>
                                <a:xfrm flipV="1">
                                  <a:off x="0" y="0"/>
                                  <a:ext cx="3562350" cy="6350"/>
                                </a:xfrm>
                                <a:prstGeom prst="straightConnector1">
                                  <a:avLst/>
                                </a:prstGeom>
                                <a:ln w="15875">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4F5E46CE">
                      <v:shape id="Straight Arrow Connector 14" style="position:absolute;margin-left:40.25pt;margin-top:19.9pt;width:280.5pt;height:.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1.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" w14:anchorId="51C9E1E6">
                        <v:stroke startarrow="block" endarrow="block"/>
                      </v:shape>
                    </w:pict>
                  </mc:Fallback>
                </mc:AlternateContent>
              </w:r>
            </w:del>
            <w:ins w:id="1541" w:author="Powell, Deana" w:date="2023-10-19T15:28:00Z">
              <w:r w:rsidR="006B7357" w:rsidRPr="00175008">
                <w:rPr>
                  <w:noProof/>
                </w:rPr>
                <mc:AlternateContent>
                  <mc:Choice Requires="wps">
                    <w:drawing>
                      <wp:anchor distT="0" distB="0" distL="114300" distR="114300" simplePos="0" relativeHeight="251662336" behindDoc="0" locked="0" layoutInCell="1" allowOverlap="1" wp14:anchorId="02B53699" wp14:editId="7CFC42E0">
                        <wp:simplePos x="0" y="0"/>
                        <wp:positionH relativeFrom="column">
                          <wp:posOffset>511175</wp:posOffset>
                        </wp:positionH>
                        <wp:positionV relativeFrom="paragraph">
                          <wp:posOffset>252730</wp:posOffset>
                        </wp:positionV>
                        <wp:extent cx="3562350" cy="6350"/>
                        <wp:effectExtent l="38100" t="76200" r="19050" b="88900"/>
                        <wp:wrapNone/>
                        <wp:docPr id="14" name="Straight Arrow Connector 14"/>
                        <wp:cNvGraphicFramePr/>
                        <a:graphic xmlns:a="http://schemas.openxmlformats.org/drawingml/2006/main">
                          <a:graphicData uri="http://schemas.microsoft.com/office/word/2010/wordprocessingShape">
                            <wps:wsp>
                              <wps:cNvCnPr/>
                              <wps:spPr>
                                <a:xfrm flipV="1">
                                  <a:off x="0" y="0"/>
                                  <a:ext cx="3562350" cy="6350"/>
                                </a:xfrm>
                                <a:prstGeom prst="straightConnector1">
                                  <a:avLst/>
                                </a:prstGeom>
                                <a:ln w="15875">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54EEE7" id="Straight Arrow Connector 14" o:spid="_x0000_s1026" type="#_x0000_t32" style="position:absolute;margin-left:40.25pt;margin-top:19.9pt;width:280.5pt;height:.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" strokecolor="black [3213]" strokeweight="1.25pt">
                        <v:stroke startarrow="block" endarrow="block"/>
                      </v:shape>
                    </w:pict>
                  </mc:Fallback>
                </mc:AlternateContent>
              </w:r>
            </w:ins>
          </w:p>
        </w:tc>
        <w:tc>
          <w:tcPr>
            <w:tcW w:w="363" w:type="pct"/>
            <w:vAlign w:val="center"/>
          </w:tcPr>
          <w:p w14:paraId="76AE8FE1" w14:textId="77777777" w:rsidR="00981DFF" w:rsidRPr="00175008" w:rsidRDefault="006B7357" w:rsidP="00B85A90">
            <w:pPr>
              <w:pStyle w:val="TableCellCenter10pt"/>
              <w:keepNext w:val="0"/>
              <w:keepLines w:val="0"/>
            </w:pPr>
            <w:r w:rsidRPr="00175008">
              <w:t>X</w:t>
            </w:r>
          </w:p>
        </w:tc>
        <w:tc>
          <w:tcPr>
            <w:tcW w:w="978" w:type="pct"/>
          </w:tcPr>
          <w:p w14:paraId="21D29810" w14:textId="77777777" w:rsidR="00981DFF" w:rsidRPr="00175008" w:rsidRDefault="006B7357" w:rsidP="00B85A90">
            <w:pPr>
              <w:pStyle w:val="TableCellLeft10pt"/>
              <w:keepNext w:val="0"/>
              <w:keepLines w:val="0"/>
            </w:pPr>
            <w:r w:rsidRPr="00175008">
              <w:t>On Sponsor request, participants may be contacted for survival status at any time during the course of the study.</w:t>
            </w:r>
          </w:p>
        </w:tc>
      </w:tr>
      <w:tr w:rsidR="000121B5" w14:paraId="74A15119" w14:textId="77777777" w:rsidTr="00981DFF">
        <w:tc>
          <w:tcPr>
            <w:tcW w:w="5000" w:type="pct"/>
            <w:gridSpan w:val="13"/>
          </w:tcPr>
          <w:p w14:paraId="1DF25486" w14:textId="77777777" w:rsidR="00981DFF" w:rsidRPr="00175008" w:rsidRDefault="006B7357" w:rsidP="00B85A90">
            <w:pPr>
              <w:pStyle w:val="TableHeadingTextLeft10pt"/>
              <w:pageBreakBefore/>
            </w:pPr>
            <w:r w:rsidRPr="00175008">
              <w:lastRenderedPageBreak/>
              <w:t>Study Intervention Administration</w:t>
            </w:r>
          </w:p>
        </w:tc>
      </w:tr>
      <w:tr w:rsidR="000121B5" w14:paraId="0685018B" w14:textId="77777777" w:rsidTr="00907560">
        <w:tc>
          <w:tcPr>
            <w:tcW w:w="867" w:type="pct"/>
          </w:tcPr>
          <w:p w14:paraId="6BB123AA" w14:textId="77777777" w:rsidR="00981DFF" w:rsidRPr="00175008" w:rsidRDefault="006B7357" w:rsidP="00B85A90">
            <w:pPr>
              <w:pStyle w:val="TableCellLeft10pt"/>
              <w:keepNext w:val="0"/>
              <w:keepLines w:val="0"/>
            </w:pPr>
            <w:r w:rsidRPr="00175008">
              <w:t>Pembrolizumab Administration</w:t>
            </w:r>
          </w:p>
          <w:p w14:paraId="05B22D11" w14:textId="77777777" w:rsidR="00981DFF" w:rsidRPr="00175008" w:rsidRDefault="006B7357" w:rsidP="00B85A90">
            <w:pPr>
              <w:pStyle w:val="TableCellLeft10pt"/>
              <w:keepNext w:val="0"/>
              <w:keepLines w:val="0"/>
            </w:pPr>
            <w:r w:rsidRPr="00175008">
              <w:t>IV Q3W</w:t>
            </w:r>
          </w:p>
        </w:tc>
        <w:tc>
          <w:tcPr>
            <w:tcW w:w="217" w:type="pct"/>
            <w:vAlign w:val="center"/>
          </w:tcPr>
          <w:p w14:paraId="1F77A5D7" w14:textId="77777777" w:rsidR="00981DFF" w:rsidRPr="00175008" w:rsidRDefault="006B7357" w:rsidP="00B85A90">
            <w:pPr>
              <w:pStyle w:val="TableCellCenter10pt"/>
              <w:keepNext w:val="0"/>
              <w:keepLines w:val="0"/>
            </w:pPr>
            <w:r w:rsidRPr="00175008">
              <w:t>X</w:t>
            </w:r>
          </w:p>
        </w:tc>
        <w:tc>
          <w:tcPr>
            <w:tcW w:w="217" w:type="pct"/>
            <w:vAlign w:val="center"/>
          </w:tcPr>
          <w:p w14:paraId="4C21F994" w14:textId="77777777" w:rsidR="00981DFF" w:rsidRPr="00175008" w:rsidRDefault="006B7357" w:rsidP="00B85A90">
            <w:pPr>
              <w:pStyle w:val="TableCellCenter10pt"/>
              <w:keepNext w:val="0"/>
              <w:keepLines w:val="0"/>
            </w:pPr>
            <w:r w:rsidRPr="00175008">
              <w:t>X</w:t>
            </w:r>
          </w:p>
        </w:tc>
        <w:tc>
          <w:tcPr>
            <w:tcW w:w="181" w:type="pct"/>
            <w:vAlign w:val="center"/>
          </w:tcPr>
          <w:p w14:paraId="4E707FC0" w14:textId="77777777" w:rsidR="00981DFF" w:rsidRPr="00175008" w:rsidRDefault="006B7357" w:rsidP="00907560">
            <w:pPr>
              <w:pStyle w:val="TableCellCenter10pt"/>
            </w:pPr>
            <w:r w:rsidRPr="00175008">
              <w:t>X</w:t>
            </w:r>
          </w:p>
        </w:tc>
        <w:tc>
          <w:tcPr>
            <w:tcW w:w="217" w:type="pct"/>
            <w:vAlign w:val="center"/>
          </w:tcPr>
          <w:p w14:paraId="4CE1D28C" w14:textId="77777777" w:rsidR="00981DFF" w:rsidRPr="00175008" w:rsidRDefault="006B7357" w:rsidP="00907560">
            <w:pPr>
              <w:pStyle w:val="TableCellCenter10pt"/>
            </w:pPr>
            <w:r w:rsidRPr="00175008">
              <w:t>X</w:t>
            </w:r>
          </w:p>
        </w:tc>
        <w:tc>
          <w:tcPr>
            <w:tcW w:w="217" w:type="pct"/>
            <w:vAlign w:val="center"/>
          </w:tcPr>
          <w:p w14:paraId="0E5730FC" w14:textId="77777777" w:rsidR="00981DFF" w:rsidRPr="00175008" w:rsidRDefault="006B7357" w:rsidP="00907560">
            <w:pPr>
              <w:pStyle w:val="TableCellCenter10pt"/>
            </w:pPr>
            <w:r w:rsidRPr="00175008">
              <w:t>X</w:t>
            </w:r>
          </w:p>
        </w:tc>
        <w:tc>
          <w:tcPr>
            <w:tcW w:w="290" w:type="pct"/>
            <w:vAlign w:val="center"/>
          </w:tcPr>
          <w:p w14:paraId="41FEEB25" w14:textId="77777777" w:rsidR="00981DFF" w:rsidRPr="00175008" w:rsidRDefault="006B7357" w:rsidP="00907560">
            <w:pPr>
              <w:pStyle w:val="TableCellCenter10pt"/>
            </w:pPr>
            <w:r w:rsidRPr="00175008">
              <w:t>X</w:t>
            </w:r>
          </w:p>
        </w:tc>
        <w:tc>
          <w:tcPr>
            <w:tcW w:w="292" w:type="pct"/>
            <w:vAlign w:val="center"/>
          </w:tcPr>
          <w:p w14:paraId="6B8FBBBC" w14:textId="77777777" w:rsidR="00981DFF" w:rsidRPr="00175008" w:rsidRDefault="00981DFF" w:rsidP="00907560">
            <w:pPr>
              <w:pStyle w:val="TableCellCenter10pt"/>
            </w:pPr>
          </w:p>
        </w:tc>
        <w:tc>
          <w:tcPr>
            <w:tcW w:w="401" w:type="pct"/>
            <w:vAlign w:val="center"/>
          </w:tcPr>
          <w:p w14:paraId="04221E93" w14:textId="77777777" w:rsidR="00981DFF" w:rsidRPr="00175008" w:rsidRDefault="00981DFF" w:rsidP="00907560">
            <w:pPr>
              <w:pStyle w:val="TableCellCenter10pt"/>
            </w:pPr>
          </w:p>
        </w:tc>
        <w:tc>
          <w:tcPr>
            <w:tcW w:w="399" w:type="pct"/>
            <w:vAlign w:val="center"/>
          </w:tcPr>
          <w:p w14:paraId="2BFBA9DF" w14:textId="77777777" w:rsidR="00981DFF" w:rsidRPr="00175008" w:rsidRDefault="00981DFF" w:rsidP="00907560">
            <w:pPr>
              <w:pStyle w:val="TableCellCenter10pt"/>
            </w:pPr>
          </w:p>
        </w:tc>
        <w:tc>
          <w:tcPr>
            <w:tcW w:w="362" w:type="pct"/>
            <w:vAlign w:val="center"/>
          </w:tcPr>
          <w:p w14:paraId="70B099E3" w14:textId="77777777" w:rsidR="00981DFF" w:rsidRPr="00175008" w:rsidRDefault="00981DFF" w:rsidP="00907560">
            <w:pPr>
              <w:pStyle w:val="TableCellCenter10pt"/>
            </w:pPr>
          </w:p>
        </w:tc>
        <w:tc>
          <w:tcPr>
            <w:tcW w:w="363" w:type="pct"/>
            <w:vAlign w:val="center"/>
          </w:tcPr>
          <w:p w14:paraId="420C9D6A" w14:textId="77777777" w:rsidR="00981DFF" w:rsidRPr="00175008" w:rsidRDefault="00981DFF" w:rsidP="00907560">
            <w:pPr>
              <w:pStyle w:val="TableCellCenter10pt"/>
            </w:pPr>
          </w:p>
        </w:tc>
        <w:tc>
          <w:tcPr>
            <w:tcW w:w="978" w:type="pct"/>
          </w:tcPr>
          <w:p w14:paraId="78FFC066" w14:textId="77777777" w:rsidR="00981DFF" w:rsidRPr="00175008" w:rsidRDefault="00981DFF" w:rsidP="00907560">
            <w:pPr>
              <w:pStyle w:val="TableCellLeft10pt"/>
            </w:pPr>
          </w:p>
        </w:tc>
      </w:tr>
      <w:tr w:rsidR="000121B5" w14:paraId="5F6BE8F7" w14:textId="77777777" w:rsidTr="00907560">
        <w:tc>
          <w:tcPr>
            <w:tcW w:w="867" w:type="pct"/>
          </w:tcPr>
          <w:p w14:paraId="3798E7F8" w14:textId="77777777" w:rsidR="00981DFF" w:rsidRPr="00175008" w:rsidRDefault="006B7357" w:rsidP="00B85A90">
            <w:pPr>
              <w:pStyle w:val="TableCellLeft10pt"/>
              <w:keepNext w:val="0"/>
              <w:keepLines w:val="0"/>
            </w:pPr>
            <w:r w:rsidRPr="00175008">
              <w:t>Lenvatinib/placebo Dispensing (Optional)</w:t>
            </w:r>
          </w:p>
        </w:tc>
        <w:tc>
          <w:tcPr>
            <w:tcW w:w="217" w:type="pct"/>
            <w:vAlign w:val="center"/>
          </w:tcPr>
          <w:p w14:paraId="0007F0F6" w14:textId="77777777" w:rsidR="00981DFF" w:rsidRPr="00175008" w:rsidRDefault="006B7357" w:rsidP="00B85A90">
            <w:pPr>
              <w:pStyle w:val="TableCellCenter10pt"/>
              <w:keepNext w:val="0"/>
              <w:keepLines w:val="0"/>
            </w:pPr>
            <w:r w:rsidRPr="00175008">
              <w:t>X</w:t>
            </w:r>
          </w:p>
        </w:tc>
        <w:tc>
          <w:tcPr>
            <w:tcW w:w="217" w:type="pct"/>
            <w:vAlign w:val="center"/>
          </w:tcPr>
          <w:p w14:paraId="4BB3B501" w14:textId="77777777" w:rsidR="00981DFF" w:rsidRPr="00175008" w:rsidRDefault="006B7357" w:rsidP="00B85A90">
            <w:pPr>
              <w:pStyle w:val="TableCellCenter10pt"/>
              <w:keepNext w:val="0"/>
              <w:keepLines w:val="0"/>
            </w:pPr>
            <w:r w:rsidRPr="00175008">
              <w:t>X</w:t>
            </w:r>
          </w:p>
        </w:tc>
        <w:tc>
          <w:tcPr>
            <w:tcW w:w="181" w:type="pct"/>
            <w:vAlign w:val="center"/>
          </w:tcPr>
          <w:p w14:paraId="4833C493" w14:textId="77777777" w:rsidR="00981DFF" w:rsidRPr="00175008" w:rsidRDefault="006B7357" w:rsidP="00907560">
            <w:pPr>
              <w:pStyle w:val="TableCellCenter10pt"/>
            </w:pPr>
            <w:r w:rsidRPr="00175008">
              <w:t>X</w:t>
            </w:r>
          </w:p>
        </w:tc>
        <w:tc>
          <w:tcPr>
            <w:tcW w:w="217" w:type="pct"/>
            <w:vAlign w:val="center"/>
          </w:tcPr>
          <w:p w14:paraId="05092162" w14:textId="77777777" w:rsidR="00981DFF" w:rsidRPr="00175008" w:rsidRDefault="006B7357" w:rsidP="00907560">
            <w:pPr>
              <w:pStyle w:val="TableCellCenter10pt"/>
            </w:pPr>
            <w:r w:rsidRPr="00175008">
              <w:t>X</w:t>
            </w:r>
          </w:p>
        </w:tc>
        <w:tc>
          <w:tcPr>
            <w:tcW w:w="217" w:type="pct"/>
            <w:vAlign w:val="center"/>
          </w:tcPr>
          <w:p w14:paraId="4A52683F" w14:textId="77777777" w:rsidR="00981DFF" w:rsidRPr="00175008" w:rsidRDefault="006B7357" w:rsidP="00907560">
            <w:pPr>
              <w:pStyle w:val="TableCellCenter10pt"/>
            </w:pPr>
            <w:r w:rsidRPr="00175008">
              <w:t>X</w:t>
            </w:r>
          </w:p>
        </w:tc>
        <w:tc>
          <w:tcPr>
            <w:tcW w:w="290" w:type="pct"/>
            <w:vAlign w:val="center"/>
          </w:tcPr>
          <w:p w14:paraId="567602D7" w14:textId="77777777" w:rsidR="00981DFF" w:rsidRPr="00175008" w:rsidRDefault="006B7357" w:rsidP="00907560">
            <w:pPr>
              <w:pStyle w:val="TableCellCenter10pt"/>
            </w:pPr>
            <w:r w:rsidRPr="00175008">
              <w:t>X</w:t>
            </w:r>
          </w:p>
        </w:tc>
        <w:tc>
          <w:tcPr>
            <w:tcW w:w="292" w:type="pct"/>
            <w:vAlign w:val="center"/>
          </w:tcPr>
          <w:p w14:paraId="0857D6AA" w14:textId="77777777" w:rsidR="00981DFF" w:rsidRPr="00175008" w:rsidRDefault="006B7357" w:rsidP="00907560">
            <w:pPr>
              <w:pStyle w:val="TableCellCenter10pt"/>
            </w:pPr>
            <w:r w:rsidRPr="00175008">
              <w:t>X</w:t>
            </w:r>
          </w:p>
        </w:tc>
        <w:tc>
          <w:tcPr>
            <w:tcW w:w="401" w:type="pct"/>
            <w:vAlign w:val="center"/>
          </w:tcPr>
          <w:p w14:paraId="2CD2E218" w14:textId="77777777" w:rsidR="00981DFF" w:rsidRPr="00175008" w:rsidRDefault="00981DFF" w:rsidP="00907560">
            <w:pPr>
              <w:pStyle w:val="TableCellCenter10pt"/>
            </w:pPr>
          </w:p>
        </w:tc>
        <w:tc>
          <w:tcPr>
            <w:tcW w:w="399" w:type="pct"/>
            <w:vAlign w:val="center"/>
          </w:tcPr>
          <w:p w14:paraId="31387E3F" w14:textId="77777777" w:rsidR="00981DFF" w:rsidRPr="00175008" w:rsidRDefault="00981DFF" w:rsidP="00907560">
            <w:pPr>
              <w:pStyle w:val="TableCellCenter10pt"/>
            </w:pPr>
          </w:p>
        </w:tc>
        <w:tc>
          <w:tcPr>
            <w:tcW w:w="362" w:type="pct"/>
            <w:vAlign w:val="center"/>
          </w:tcPr>
          <w:p w14:paraId="5F501452" w14:textId="77777777" w:rsidR="00981DFF" w:rsidRPr="00175008" w:rsidRDefault="00981DFF" w:rsidP="00907560">
            <w:pPr>
              <w:pStyle w:val="TableCellCenter10pt"/>
            </w:pPr>
          </w:p>
        </w:tc>
        <w:tc>
          <w:tcPr>
            <w:tcW w:w="363" w:type="pct"/>
            <w:vAlign w:val="center"/>
          </w:tcPr>
          <w:p w14:paraId="1E287B09" w14:textId="77777777" w:rsidR="00981DFF" w:rsidRPr="00175008" w:rsidRDefault="00981DFF" w:rsidP="00907560">
            <w:pPr>
              <w:pStyle w:val="TableCellCenter10pt"/>
            </w:pPr>
          </w:p>
        </w:tc>
        <w:tc>
          <w:tcPr>
            <w:tcW w:w="978" w:type="pct"/>
          </w:tcPr>
          <w:p w14:paraId="1204DBAB" w14:textId="77777777" w:rsidR="00981DFF" w:rsidRPr="00175008" w:rsidRDefault="006B7357" w:rsidP="00907560">
            <w:pPr>
              <w:pStyle w:val="TableCellLeft10pt"/>
            </w:pPr>
            <w:r w:rsidRPr="00175008">
              <w:t>It is the investigator’s decision whether to continue lenvatinib/placebo during Second Course treatment.</w:t>
            </w:r>
          </w:p>
        </w:tc>
      </w:tr>
      <w:tr w:rsidR="000121B5" w14:paraId="55DF041D" w14:textId="77777777" w:rsidTr="00907560">
        <w:tc>
          <w:tcPr>
            <w:tcW w:w="867" w:type="pct"/>
          </w:tcPr>
          <w:p w14:paraId="49D52E43" w14:textId="77777777" w:rsidR="00981DFF" w:rsidRPr="00175008" w:rsidRDefault="006B7357" w:rsidP="00B85A90">
            <w:pPr>
              <w:pStyle w:val="TableCellLeft10pt"/>
              <w:keepNext w:val="0"/>
              <w:keepLines w:val="0"/>
            </w:pPr>
            <w:r w:rsidRPr="00175008">
              <w:t xml:space="preserve">Lenvatinib/placebo Dosing </w:t>
            </w:r>
          </w:p>
          <w:p w14:paraId="125C94B6" w14:textId="77777777" w:rsidR="00981DFF" w:rsidRPr="00175008" w:rsidRDefault="006B7357" w:rsidP="00B85A90">
            <w:pPr>
              <w:pStyle w:val="TableCellLeft10pt"/>
              <w:keepNext w:val="0"/>
              <w:keepLines w:val="0"/>
            </w:pPr>
            <w:r w:rsidRPr="00175008">
              <w:t>PO QD</w:t>
            </w:r>
          </w:p>
          <w:p w14:paraId="04C1D1D4" w14:textId="77777777" w:rsidR="00981DFF" w:rsidRPr="00175008" w:rsidRDefault="006B7357" w:rsidP="00B85A90">
            <w:pPr>
              <w:pStyle w:val="TableCellLeft10pt"/>
              <w:keepNext w:val="0"/>
              <w:keepLines w:val="0"/>
            </w:pPr>
            <w:r w:rsidRPr="00175008">
              <w:t>(Optional)</w:t>
            </w:r>
          </w:p>
        </w:tc>
        <w:tc>
          <w:tcPr>
            <w:tcW w:w="1630" w:type="pct"/>
            <w:gridSpan w:val="7"/>
            <w:vAlign w:val="center"/>
          </w:tcPr>
          <w:p w14:paraId="1A9B5EFA" w14:textId="7A47C6BC" w:rsidR="00981DFF" w:rsidRPr="00175008" w:rsidRDefault="000E0E51" w:rsidP="00B85A90">
            <w:pPr>
              <w:pStyle w:val="TableCellCenter10pt"/>
              <w:keepNext w:val="0"/>
              <w:keepLines w:val="0"/>
            </w:pPr>
            <w:del w:id="1542" w:author="Powell, Deana" w:date="2023-10-19T15:28:00Z">
              <w:r>
                <w:rPr>
                  <w:noProof/>
                  <w:sz w:val="18"/>
                  <w:szCs w:val="18"/>
                </w:rPr>
                <mc:AlternateContent>
                  <mc:Choice Requires="wps">
                    <w:drawing>
                      <wp:anchor distT="0" distB="0" distL="114300" distR="114300" simplePos="0" relativeHeight="251675648" behindDoc="0" locked="0" layoutInCell="1" allowOverlap="1" wp14:anchorId="2EA01F25" wp14:editId="4FD7AA3A">
                        <wp:simplePos x="0" y="0"/>
                        <wp:positionH relativeFrom="column">
                          <wp:posOffset>-32385</wp:posOffset>
                        </wp:positionH>
                        <wp:positionV relativeFrom="paragraph">
                          <wp:posOffset>75565</wp:posOffset>
                        </wp:positionV>
                        <wp:extent cx="2581275" cy="0"/>
                        <wp:effectExtent l="38100" t="76200" r="9525" b="95250"/>
                        <wp:wrapNone/>
                        <wp:docPr id="11" name="Straight Arrow Connector 11"/>
                        <wp:cNvGraphicFramePr/>
                        <a:graphic xmlns:a="http://schemas.openxmlformats.org/drawingml/2006/main">
                          <a:graphicData uri="http://schemas.microsoft.com/office/word/2010/wordprocessingShape">
                            <wps:wsp>
                              <wps:cNvCnPr/>
                              <wps:spPr>
                                <a:xfrm>
                                  <a:off x="0" y="0"/>
                                  <a:ext cx="2581275"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35F1FCAD">
                      <v:shape id="Straight Arrow Connector 20" style="position:absolute;margin-left:-2.55pt;margin-top:5.95pt;width:203.25pt;height:0;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" w14:anchorId="2F312C96">
                        <v:stroke startarrow="block" endarrow="block"/>
                      </v:shape>
                    </w:pict>
                  </mc:Fallback>
                </mc:AlternateContent>
              </w:r>
            </w:del>
            <w:ins w:id="1543" w:author="Powell, Deana" w:date="2023-10-19T15:28:00Z">
              <w:r w:rsidR="006B7357" w:rsidRPr="00175008">
                <w:rPr>
                  <w:noProof/>
                </w:rPr>
                <mc:AlternateContent>
                  <mc:Choice Requires="wps">
                    <w:drawing>
                      <wp:anchor distT="0" distB="0" distL="114300" distR="114300" simplePos="0" relativeHeight="251667456" behindDoc="0" locked="0" layoutInCell="1" allowOverlap="1" wp14:anchorId="749E8D86" wp14:editId="01A85215">
                        <wp:simplePos x="0" y="0"/>
                        <wp:positionH relativeFrom="column">
                          <wp:posOffset>-32385</wp:posOffset>
                        </wp:positionH>
                        <wp:positionV relativeFrom="paragraph">
                          <wp:posOffset>75565</wp:posOffset>
                        </wp:positionV>
                        <wp:extent cx="2581275" cy="0"/>
                        <wp:effectExtent l="38100" t="76200" r="9525" b="95250"/>
                        <wp:wrapNone/>
                        <wp:docPr id="20" name="Straight Arrow Connector 20"/>
                        <wp:cNvGraphicFramePr/>
                        <a:graphic xmlns:a="http://schemas.openxmlformats.org/drawingml/2006/main">
                          <a:graphicData uri="http://schemas.microsoft.com/office/word/2010/wordprocessingShape">
                            <wps:wsp>
                              <wps:cNvCnPr/>
                              <wps:spPr>
                                <a:xfrm>
                                  <a:off x="0" y="0"/>
                                  <a:ext cx="2581275"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ACF94E" id="Straight Arrow Connector 20" o:spid="_x0000_s1026" type="#_x0000_t32" style="position:absolute;margin-left:-2.55pt;margin-top:5.95pt;width:203.2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" strokecolor="black [3040]">
                        <v:stroke startarrow="block" endarrow="block"/>
                      </v:shape>
                    </w:pict>
                  </mc:Fallback>
                </mc:AlternateContent>
              </w:r>
            </w:ins>
          </w:p>
        </w:tc>
        <w:tc>
          <w:tcPr>
            <w:tcW w:w="401" w:type="pct"/>
            <w:vAlign w:val="center"/>
          </w:tcPr>
          <w:p w14:paraId="55974FB2" w14:textId="77777777" w:rsidR="00981DFF" w:rsidRPr="00175008" w:rsidRDefault="00981DFF" w:rsidP="00907560">
            <w:pPr>
              <w:pStyle w:val="TableCellCenter10pt"/>
            </w:pPr>
          </w:p>
        </w:tc>
        <w:tc>
          <w:tcPr>
            <w:tcW w:w="399" w:type="pct"/>
            <w:vAlign w:val="center"/>
          </w:tcPr>
          <w:p w14:paraId="28D94651" w14:textId="77777777" w:rsidR="00981DFF" w:rsidRPr="00175008" w:rsidRDefault="00981DFF" w:rsidP="00907560">
            <w:pPr>
              <w:pStyle w:val="TableCellCenter10pt"/>
            </w:pPr>
          </w:p>
        </w:tc>
        <w:tc>
          <w:tcPr>
            <w:tcW w:w="362" w:type="pct"/>
            <w:vAlign w:val="center"/>
          </w:tcPr>
          <w:p w14:paraId="326B656C" w14:textId="77777777" w:rsidR="00981DFF" w:rsidRPr="00175008" w:rsidRDefault="00981DFF" w:rsidP="00907560">
            <w:pPr>
              <w:pStyle w:val="TableCellCenter10pt"/>
            </w:pPr>
          </w:p>
        </w:tc>
        <w:tc>
          <w:tcPr>
            <w:tcW w:w="363" w:type="pct"/>
            <w:vAlign w:val="center"/>
          </w:tcPr>
          <w:p w14:paraId="5D1EAB76" w14:textId="77777777" w:rsidR="00981DFF" w:rsidRPr="00175008" w:rsidRDefault="00981DFF" w:rsidP="00907560">
            <w:pPr>
              <w:pStyle w:val="TableCellCenter10pt"/>
            </w:pPr>
          </w:p>
        </w:tc>
        <w:tc>
          <w:tcPr>
            <w:tcW w:w="978" w:type="pct"/>
          </w:tcPr>
          <w:p w14:paraId="7CA4B5CA" w14:textId="77777777" w:rsidR="00981DFF" w:rsidRPr="00175008" w:rsidRDefault="006B7357" w:rsidP="00907560">
            <w:pPr>
              <w:pStyle w:val="TableCellLeft10pt"/>
            </w:pPr>
            <w:r w:rsidRPr="00175008">
              <w:t>It is the investigator’s decision whether to continue lenvatinib/placebo during Second Course treatment.</w:t>
            </w:r>
          </w:p>
        </w:tc>
      </w:tr>
      <w:tr w:rsidR="000121B5" w14:paraId="5BE89640" w14:textId="77777777" w:rsidTr="00907560">
        <w:tc>
          <w:tcPr>
            <w:tcW w:w="867" w:type="pct"/>
          </w:tcPr>
          <w:p w14:paraId="67AD9E94" w14:textId="77777777" w:rsidR="00981DFF" w:rsidRPr="00175008" w:rsidRDefault="006B7357" w:rsidP="00B85A90">
            <w:pPr>
              <w:pStyle w:val="TableCellLeft10pt"/>
              <w:keepNext w:val="0"/>
              <w:keepLines w:val="0"/>
            </w:pPr>
            <w:r w:rsidRPr="00175008">
              <w:t>Lenvatinib/placebo container returned</w:t>
            </w:r>
          </w:p>
        </w:tc>
        <w:tc>
          <w:tcPr>
            <w:tcW w:w="217" w:type="pct"/>
            <w:vAlign w:val="center"/>
          </w:tcPr>
          <w:p w14:paraId="0AA99000" w14:textId="77777777" w:rsidR="00981DFF" w:rsidRPr="00175008" w:rsidRDefault="00981DFF" w:rsidP="00B85A90">
            <w:pPr>
              <w:pStyle w:val="TableCellCenter10pt"/>
              <w:keepNext w:val="0"/>
              <w:keepLines w:val="0"/>
            </w:pPr>
          </w:p>
        </w:tc>
        <w:tc>
          <w:tcPr>
            <w:tcW w:w="217" w:type="pct"/>
            <w:vAlign w:val="center"/>
          </w:tcPr>
          <w:p w14:paraId="2606099F" w14:textId="77777777" w:rsidR="00981DFF" w:rsidRPr="00175008" w:rsidRDefault="006B7357" w:rsidP="00B85A90">
            <w:pPr>
              <w:pStyle w:val="TableCellCenter10pt"/>
              <w:keepNext w:val="0"/>
              <w:keepLines w:val="0"/>
            </w:pPr>
            <w:r w:rsidRPr="00175008">
              <w:t>X</w:t>
            </w:r>
          </w:p>
        </w:tc>
        <w:tc>
          <w:tcPr>
            <w:tcW w:w="181" w:type="pct"/>
            <w:vAlign w:val="center"/>
          </w:tcPr>
          <w:p w14:paraId="50ABE663" w14:textId="77777777" w:rsidR="00981DFF" w:rsidRPr="00175008" w:rsidRDefault="006B7357" w:rsidP="00907560">
            <w:pPr>
              <w:pStyle w:val="TableCellCenter10pt"/>
            </w:pPr>
            <w:r w:rsidRPr="00175008">
              <w:t>X</w:t>
            </w:r>
          </w:p>
        </w:tc>
        <w:tc>
          <w:tcPr>
            <w:tcW w:w="217" w:type="pct"/>
            <w:vAlign w:val="center"/>
          </w:tcPr>
          <w:p w14:paraId="6DB244B2" w14:textId="77777777" w:rsidR="00981DFF" w:rsidRPr="00175008" w:rsidRDefault="006B7357" w:rsidP="00907560">
            <w:pPr>
              <w:pStyle w:val="TableCellCenter10pt"/>
            </w:pPr>
            <w:r w:rsidRPr="00175008">
              <w:t>X</w:t>
            </w:r>
          </w:p>
        </w:tc>
        <w:tc>
          <w:tcPr>
            <w:tcW w:w="217" w:type="pct"/>
            <w:vAlign w:val="center"/>
          </w:tcPr>
          <w:p w14:paraId="6B024D9C" w14:textId="77777777" w:rsidR="00981DFF" w:rsidRPr="00175008" w:rsidRDefault="006B7357" w:rsidP="00907560">
            <w:pPr>
              <w:pStyle w:val="TableCellCenter10pt"/>
            </w:pPr>
            <w:r w:rsidRPr="00175008">
              <w:t>X</w:t>
            </w:r>
          </w:p>
        </w:tc>
        <w:tc>
          <w:tcPr>
            <w:tcW w:w="290" w:type="pct"/>
            <w:vAlign w:val="center"/>
          </w:tcPr>
          <w:p w14:paraId="526837B5" w14:textId="77777777" w:rsidR="00981DFF" w:rsidRPr="00175008" w:rsidRDefault="006B7357" w:rsidP="00907560">
            <w:pPr>
              <w:pStyle w:val="TableCellCenter10pt"/>
            </w:pPr>
            <w:r w:rsidRPr="00175008">
              <w:t>X</w:t>
            </w:r>
          </w:p>
        </w:tc>
        <w:tc>
          <w:tcPr>
            <w:tcW w:w="292" w:type="pct"/>
            <w:vAlign w:val="center"/>
          </w:tcPr>
          <w:p w14:paraId="032DF319" w14:textId="77777777" w:rsidR="00981DFF" w:rsidRPr="00175008" w:rsidRDefault="006B7357" w:rsidP="00907560">
            <w:pPr>
              <w:pStyle w:val="TableCellCenter10pt"/>
            </w:pPr>
            <w:r w:rsidRPr="00175008">
              <w:t>X</w:t>
            </w:r>
          </w:p>
        </w:tc>
        <w:tc>
          <w:tcPr>
            <w:tcW w:w="401" w:type="pct"/>
            <w:vAlign w:val="center"/>
          </w:tcPr>
          <w:p w14:paraId="14D3BF7B" w14:textId="77777777" w:rsidR="00981DFF" w:rsidRPr="00175008" w:rsidRDefault="006B7357" w:rsidP="00907560">
            <w:pPr>
              <w:pStyle w:val="TableCellCenter10pt"/>
            </w:pPr>
            <w:r w:rsidRPr="00175008">
              <w:t>X</w:t>
            </w:r>
          </w:p>
        </w:tc>
        <w:tc>
          <w:tcPr>
            <w:tcW w:w="399" w:type="pct"/>
            <w:vAlign w:val="center"/>
          </w:tcPr>
          <w:p w14:paraId="1A658A69" w14:textId="77777777" w:rsidR="00981DFF" w:rsidRPr="00175008" w:rsidRDefault="00981DFF" w:rsidP="00907560">
            <w:pPr>
              <w:pStyle w:val="TableCellCenter10pt"/>
            </w:pPr>
          </w:p>
        </w:tc>
        <w:tc>
          <w:tcPr>
            <w:tcW w:w="362" w:type="pct"/>
            <w:vAlign w:val="center"/>
          </w:tcPr>
          <w:p w14:paraId="447B9584" w14:textId="77777777" w:rsidR="00981DFF" w:rsidRPr="00175008" w:rsidRDefault="00981DFF" w:rsidP="00907560">
            <w:pPr>
              <w:pStyle w:val="TableCellCenter10pt"/>
            </w:pPr>
          </w:p>
        </w:tc>
        <w:tc>
          <w:tcPr>
            <w:tcW w:w="363" w:type="pct"/>
            <w:vAlign w:val="center"/>
          </w:tcPr>
          <w:p w14:paraId="5423CBB5" w14:textId="77777777" w:rsidR="00981DFF" w:rsidRPr="00175008" w:rsidRDefault="00981DFF" w:rsidP="00907560">
            <w:pPr>
              <w:pStyle w:val="TableCellCenter10pt"/>
            </w:pPr>
          </w:p>
        </w:tc>
        <w:tc>
          <w:tcPr>
            <w:tcW w:w="978" w:type="pct"/>
          </w:tcPr>
          <w:p w14:paraId="7C4AC806" w14:textId="77777777" w:rsidR="00981DFF" w:rsidRPr="00175008" w:rsidRDefault="00981DFF" w:rsidP="00907560">
            <w:pPr>
              <w:pStyle w:val="TableCellLeft10pt"/>
            </w:pPr>
          </w:p>
        </w:tc>
      </w:tr>
      <w:tr w:rsidR="000121B5" w14:paraId="108A2058" w14:textId="77777777" w:rsidTr="00981DFF">
        <w:tc>
          <w:tcPr>
            <w:tcW w:w="5000" w:type="pct"/>
            <w:gridSpan w:val="13"/>
          </w:tcPr>
          <w:p w14:paraId="04D8E9B3" w14:textId="77777777" w:rsidR="00981DFF" w:rsidRPr="00175008" w:rsidRDefault="006B7357" w:rsidP="00B85A90">
            <w:pPr>
              <w:pStyle w:val="TableHeadingTextLeft10pt"/>
              <w:pageBreakBefore/>
            </w:pPr>
            <w:r w:rsidRPr="00175008">
              <w:lastRenderedPageBreak/>
              <w:t>Efficacy Procedures</w:t>
            </w:r>
          </w:p>
        </w:tc>
      </w:tr>
      <w:tr w:rsidR="000121B5" w14:paraId="73AEC15E" w14:textId="77777777" w:rsidTr="00907560">
        <w:tc>
          <w:tcPr>
            <w:tcW w:w="867" w:type="pct"/>
            <w:hideMark/>
          </w:tcPr>
          <w:p w14:paraId="1E0778CF" w14:textId="77777777" w:rsidR="00981DFF" w:rsidRPr="00175008" w:rsidRDefault="006B7357" w:rsidP="00B85A90">
            <w:pPr>
              <w:pStyle w:val="TableCellLeft10pt"/>
              <w:keepNext w:val="0"/>
              <w:keepLines w:val="0"/>
            </w:pPr>
            <w:r w:rsidRPr="00175008">
              <w:t>Tumor Imaging</w:t>
            </w:r>
          </w:p>
          <w:p w14:paraId="1FB25074" w14:textId="77777777" w:rsidR="00981DFF" w:rsidRPr="00175008" w:rsidRDefault="006B7357" w:rsidP="00B85A90">
            <w:pPr>
              <w:pStyle w:val="TableCellLeft10pt"/>
              <w:keepNext w:val="0"/>
              <w:keepLines w:val="0"/>
            </w:pPr>
            <w:r w:rsidRPr="00175008">
              <w:t>(head and neck, chest, abdomen) and RECIST Assessment</w:t>
            </w:r>
          </w:p>
          <w:p w14:paraId="16C52EE9" w14:textId="77777777" w:rsidR="00981DFF" w:rsidRPr="00175008" w:rsidRDefault="006B7357" w:rsidP="00B85A90">
            <w:pPr>
              <w:pStyle w:val="TableCellLeft10pt"/>
              <w:keepNext w:val="0"/>
              <w:keepLines w:val="0"/>
            </w:pPr>
            <w:r w:rsidRPr="00175008">
              <w:t>Note:  Imaging of the brain and pelvis are optional (if clinically indicated).</w:t>
            </w:r>
          </w:p>
        </w:tc>
        <w:tc>
          <w:tcPr>
            <w:tcW w:w="217" w:type="pct"/>
            <w:vAlign w:val="center"/>
          </w:tcPr>
          <w:p w14:paraId="25A56009" w14:textId="77777777" w:rsidR="00981DFF" w:rsidRPr="00175008" w:rsidRDefault="006B7357" w:rsidP="00B85A90">
            <w:pPr>
              <w:pStyle w:val="TableCellCenter10pt"/>
              <w:keepNext w:val="0"/>
              <w:keepLines w:val="0"/>
            </w:pPr>
            <w:r w:rsidRPr="00175008">
              <w:t>X*</w:t>
            </w:r>
          </w:p>
        </w:tc>
        <w:tc>
          <w:tcPr>
            <w:tcW w:w="217" w:type="pct"/>
            <w:vAlign w:val="center"/>
          </w:tcPr>
          <w:p w14:paraId="5462065F" w14:textId="77777777" w:rsidR="00981DFF" w:rsidRPr="00175008" w:rsidRDefault="00981DFF" w:rsidP="00B85A90">
            <w:pPr>
              <w:pStyle w:val="TableCellCenter10pt"/>
              <w:keepNext w:val="0"/>
              <w:keepLines w:val="0"/>
            </w:pPr>
          </w:p>
        </w:tc>
        <w:tc>
          <w:tcPr>
            <w:tcW w:w="181" w:type="pct"/>
            <w:vAlign w:val="center"/>
          </w:tcPr>
          <w:p w14:paraId="4F9B40D4" w14:textId="77777777" w:rsidR="00981DFF" w:rsidRPr="00175008" w:rsidRDefault="00981DFF" w:rsidP="00B85A90">
            <w:pPr>
              <w:pStyle w:val="TableCellCenter10pt"/>
              <w:keepNext w:val="0"/>
              <w:keepLines w:val="0"/>
            </w:pPr>
          </w:p>
        </w:tc>
        <w:tc>
          <w:tcPr>
            <w:tcW w:w="217" w:type="pct"/>
            <w:vAlign w:val="center"/>
          </w:tcPr>
          <w:p w14:paraId="1212E873" w14:textId="77777777" w:rsidR="00981DFF" w:rsidRPr="00175008" w:rsidRDefault="006B7357" w:rsidP="00B85A90">
            <w:pPr>
              <w:pStyle w:val="TableCellCenter10pt"/>
              <w:keepNext w:val="0"/>
              <w:keepLines w:val="0"/>
            </w:pPr>
            <w:r w:rsidRPr="00175008">
              <w:t>X</w:t>
            </w:r>
          </w:p>
        </w:tc>
        <w:tc>
          <w:tcPr>
            <w:tcW w:w="217" w:type="pct"/>
            <w:vAlign w:val="center"/>
          </w:tcPr>
          <w:p w14:paraId="7A6C38AC" w14:textId="77777777" w:rsidR="00981DFF" w:rsidRPr="00175008" w:rsidRDefault="00981DFF" w:rsidP="00B85A90">
            <w:pPr>
              <w:pStyle w:val="TableCellCenter10pt"/>
              <w:keepNext w:val="0"/>
              <w:keepLines w:val="0"/>
            </w:pPr>
          </w:p>
        </w:tc>
        <w:tc>
          <w:tcPr>
            <w:tcW w:w="290" w:type="pct"/>
            <w:vAlign w:val="center"/>
          </w:tcPr>
          <w:p w14:paraId="24C727D4" w14:textId="77777777" w:rsidR="00981DFF" w:rsidRPr="00175008" w:rsidRDefault="006B7357" w:rsidP="00B85A90">
            <w:pPr>
              <w:pStyle w:val="TableCellCenter10pt"/>
              <w:keepNext w:val="0"/>
              <w:keepLines w:val="0"/>
            </w:pPr>
            <w:r w:rsidRPr="00175008">
              <w:t>X</w:t>
            </w:r>
          </w:p>
        </w:tc>
        <w:tc>
          <w:tcPr>
            <w:tcW w:w="292" w:type="pct"/>
            <w:vAlign w:val="center"/>
          </w:tcPr>
          <w:p w14:paraId="074FC7E9" w14:textId="77777777" w:rsidR="00981DFF" w:rsidRPr="00175008" w:rsidRDefault="006B7357" w:rsidP="00B85A90">
            <w:pPr>
              <w:pStyle w:val="TableCellCenter10pt"/>
              <w:keepNext w:val="0"/>
              <w:keepLines w:val="0"/>
            </w:pPr>
            <w:r w:rsidRPr="00175008">
              <w:t>X</w:t>
            </w:r>
          </w:p>
        </w:tc>
        <w:tc>
          <w:tcPr>
            <w:tcW w:w="401" w:type="pct"/>
            <w:vAlign w:val="center"/>
          </w:tcPr>
          <w:p w14:paraId="1AB4EB98" w14:textId="77777777" w:rsidR="00981DFF" w:rsidRPr="00175008" w:rsidRDefault="006B7357" w:rsidP="00B85A90">
            <w:pPr>
              <w:pStyle w:val="TableCellCenter10pt"/>
              <w:keepNext w:val="0"/>
              <w:keepLines w:val="0"/>
            </w:pPr>
            <w:r w:rsidRPr="00175008">
              <w:t>X</w:t>
            </w:r>
          </w:p>
        </w:tc>
        <w:tc>
          <w:tcPr>
            <w:tcW w:w="399" w:type="pct"/>
            <w:vAlign w:val="center"/>
          </w:tcPr>
          <w:p w14:paraId="29BEF7AB" w14:textId="77777777" w:rsidR="00981DFF" w:rsidRPr="00175008" w:rsidRDefault="00981DFF" w:rsidP="00B85A90">
            <w:pPr>
              <w:pStyle w:val="TableCellCenter10pt"/>
              <w:keepNext w:val="0"/>
              <w:keepLines w:val="0"/>
            </w:pPr>
          </w:p>
        </w:tc>
        <w:tc>
          <w:tcPr>
            <w:tcW w:w="362" w:type="pct"/>
            <w:vAlign w:val="center"/>
          </w:tcPr>
          <w:p w14:paraId="1E301F9C" w14:textId="77777777" w:rsidR="00981DFF" w:rsidRPr="00175008" w:rsidRDefault="006B7357" w:rsidP="00B85A90">
            <w:pPr>
              <w:pStyle w:val="TableCellCenter10pt"/>
              <w:keepNext w:val="0"/>
              <w:keepLines w:val="0"/>
            </w:pPr>
            <w:r w:rsidRPr="00175008">
              <w:t>X</w:t>
            </w:r>
          </w:p>
        </w:tc>
        <w:tc>
          <w:tcPr>
            <w:tcW w:w="363" w:type="pct"/>
            <w:vAlign w:val="center"/>
          </w:tcPr>
          <w:p w14:paraId="373957E6" w14:textId="77777777" w:rsidR="00981DFF" w:rsidRPr="00175008" w:rsidRDefault="00981DFF" w:rsidP="00B85A90">
            <w:pPr>
              <w:pStyle w:val="TableCellCenter10pt"/>
              <w:keepNext w:val="0"/>
              <w:keepLines w:val="0"/>
            </w:pPr>
          </w:p>
        </w:tc>
        <w:tc>
          <w:tcPr>
            <w:tcW w:w="978" w:type="pct"/>
          </w:tcPr>
          <w:p w14:paraId="2DEDDD2F" w14:textId="77777777" w:rsidR="00981DFF" w:rsidRPr="00175008" w:rsidRDefault="006B7357" w:rsidP="00B85A90">
            <w:pPr>
              <w:pStyle w:val="TableCellLeft10pt"/>
              <w:keepNext w:val="0"/>
              <w:keepLines w:val="0"/>
            </w:pPr>
            <w:r w:rsidRPr="00175008">
              <w:t xml:space="preserve">*Baseline imaging is the CT or MRI showing centrally-verified PD. Baseline imaging should be performed within 28 days before C1. </w:t>
            </w:r>
          </w:p>
          <w:p w14:paraId="194B2A9E" w14:textId="77777777" w:rsidR="00981DFF" w:rsidRPr="00175008" w:rsidRDefault="006B7357" w:rsidP="00B85A90">
            <w:pPr>
              <w:pStyle w:val="TableCellLeft10pt"/>
              <w:keepNext w:val="0"/>
              <w:keepLines w:val="0"/>
            </w:pPr>
            <w:r w:rsidRPr="00175008">
              <w:t>The first scan should be performed at 6 weeks (42 to 49 days) after restarting study intervention. Subsequent tumor scans are to be performed every 6 weeks (42 days [±7 days]) or more frequently, if clinically indicated. After 1 year (48 weeks), imaging will occur every 9 weeks (63 days ±7 days).</w:t>
            </w:r>
            <w:r w:rsidRPr="00175008">
              <w:br/>
              <w:t xml:space="preserve">This schedule will be followed regardless of delays in study intervention. </w:t>
            </w:r>
          </w:p>
        </w:tc>
      </w:tr>
      <w:tr w:rsidR="000121B5" w14:paraId="4F442853" w14:textId="77777777" w:rsidTr="00981DFF">
        <w:trPr>
          <w:trHeight w:val="291"/>
        </w:trPr>
        <w:tc>
          <w:tcPr>
            <w:tcW w:w="5000" w:type="pct"/>
            <w:gridSpan w:val="13"/>
          </w:tcPr>
          <w:p w14:paraId="123D286A" w14:textId="77777777" w:rsidR="00981DFF" w:rsidRPr="00175008" w:rsidRDefault="006B7357" w:rsidP="00B85A90">
            <w:pPr>
              <w:pStyle w:val="TableHeadingTextLeft10pt"/>
              <w:pageBreakBefore/>
            </w:pPr>
            <w:r w:rsidRPr="00175008">
              <w:lastRenderedPageBreak/>
              <w:t>Safety Procedures</w:t>
            </w:r>
          </w:p>
        </w:tc>
      </w:tr>
      <w:tr w:rsidR="000121B5" w14:paraId="13B86E81" w14:textId="77777777" w:rsidTr="00907560">
        <w:tc>
          <w:tcPr>
            <w:tcW w:w="867" w:type="pct"/>
            <w:vAlign w:val="center"/>
          </w:tcPr>
          <w:p w14:paraId="04CBCC60" w14:textId="77777777" w:rsidR="00981DFF" w:rsidRPr="00175008" w:rsidRDefault="006B7357" w:rsidP="00B85A90">
            <w:pPr>
              <w:pStyle w:val="TableCellLeft10pt"/>
              <w:keepNext w:val="0"/>
              <w:keepLines w:val="0"/>
            </w:pPr>
            <w:r w:rsidRPr="00175008">
              <w:t>AE/SAE Review</w:t>
            </w:r>
          </w:p>
        </w:tc>
        <w:tc>
          <w:tcPr>
            <w:tcW w:w="217" w:type="pct"/>
            <w:vAlign w:val="center"/>
          </w:tcPr>
          <w:p w14:paraId="196C38A6" w14:textId="77777777" w:rsidR="00981DFF" w:rsidRPr="00175008" w:rsidRDefault="006B7357" w:rsidP="00B85A90">
            <w:pPr>
              <w:pStyle w:val="TableCellCenter10pt"/>
              <w:keepNext w:val="0"/>
              <w:keepLines w:val="0"/>
            </w:pPr>
            <w:r w:rsidRPr="00175008">
              <w:t>X</w:t>
            </w:r>
          </w:p>
        </w:tc>
        <w:tc>
          <w:tcPr>
            <w:tcW w:w="217" w:type="pct"/>
            <w:vAlign w:val="center"/>
          </w:tcPr>
          <w:p w14:paraId="67C5ED80" w14:textId="77777777" w:rsidR="00981DFF" w:rsidRPr="00175008" w:rsidRDefault="006B7357" w:rsidP="00B85A90">
            <w:pPr>
              <w:pStyle w:val="TableCellCenter10pt"/>
              <w:keepNext w:val="0"/>
              <w:keepLines w:val="0"/>
            </w:pPr>
            <w:r w:rsidRPr="00175008">
              <w:t>X</w:t>
            </w:r>
          </w:p>
        </w:tc>
        <w:tc>
          <w:tcPr>
            <w:tcW w:w="181" w:type="pct"/>
            <w:vAlign w:val="center"/>
          </w:tcPr>
          <w:p w14:paraId="2F35465B" w14:textId="77777777" w:rsidR="00981DFF" w:rsidRPr="00175008" w:rsidRDefault="006B7357" w:rsidP="00B85A90">
            <w:pPr>
              <w:pStyle w:val="TableCellCenter10pt"/>
              <w:keepNext w:val="0"/>
              <w:keepLines w:val="0"/>
            </w:pPr>
            <w:r w:rsidRPr="00175008">
              <w:t>X</w:t>
            </w:r>
          </w:p>
        </w:tc>
        <w:tc>
          <w:tcPr>
            <w:tcW w:w="217" w:type="pct"/>
            <w:vAlign w:val="center"/>
          </w:tcPr>
          <w:p w14:paraId="29D8D864" w14:textId="77777777" w:rsidR="00981DFF" w:rsidRPr="00175008" w:rsidRDefault="006B7357" w:rsidP="00B85A90">
            <w:pPr>
              <w:pStyle w:val="TableCellCenter10pt"/>
              <w:keepNext w:val="0"/>
              <w:keepLines w:val="0"/>
            </w:pPr>
            <w:r w:rsidRPr="00175008">
              <w:t>X</w:t>
            </w:r>
          </w:p>
        </w:tc>
        <w:tc>
          <w:tcPr>
            <w:tcW w:w="217" w:type="pct"/>
            <w:vAlign w:val="center"/>
          </w:tcPr>
          <w:p w14:paraId="7EF24B2B" w14:textId="77777777" w:rsidR="00981DFF" w:rsidRPr="00175008" w:rsidRDefault="006B7357" w:rsidP="00B85A90">
            <w:pPr>
              <w:pStyle w:val="TableCellCenter10pt"/>
              <w:keepNext w:val="0"/>
              <w:keepLines w:val="0"/>
            </w:pPr>
            <w:r w:rsidRPr="00175008">
              <w:t>X</w:t>
            </w:r>
          </w:p>
        </w:tc>
        <w:tc>
          <w:tcPr>
            <w:tcW w:w="290" w:type="pct"/>
            <w:vAlign w:val="center"/>
          </w:tcPr>
          <w:p w14:paraId="303A9E78" w14:textId="77777777" w:rsidR="00981DFF" w:rsidRPr="00175008" w:rsidRDefault="006B7357" w:rsidP="00B85A90">
            <w:pPr>
              <w:pStyle w:val="TableCellCenter10pt"/>
              <w:keepNext w:val="0"/>
              <w:keepLines w:val="0"/>
            </w:pPr>
            <w:r w:rsidRPr="00175008">
              <w:t>X</w:t>
            </w:r>
          </w:p>
        </w:tc>
        <w:tc>
          <w:tcPr>
            <w:tcW w:w="292" w:type="pct"/>
            <w:vAlign w:val="center"/>
          </w:tcPr>
          <w:p w14:paraId="53DE2028" w14:textId="77777777" w:rsidR="00981DFF" w:rsidRPr="00175008" w:rsidRDefault="006B7357" w:rsidP="00B85A90">
            <w:pPr>
              <w:pStyle w:val="TableCellCenter10pt"/>
              <w:keepNext w:val="0"/>
              <w:keepLines w:val="0"/>
            </w:pPr>
            <w:r w:rsidRPr="00175008">
              <w:t>X</w:t>
            </w:r>
          </w:p>
        </w:tc>
        <w:tc>
          <w:tcPr>
            <w:tcW w:w="401" w:type="pct"/>
            <w:vAlign w:val="center"/>
          </w:tcPr>
          <w:p w14:paraId="0B849213" w14:textId="77777777" w:rsidR="00981DFF" w:rsidRPr="00175008" w:rsidRDefault="006B7357" w:rsidP="00B85A90">
            <w:pPr>
              <w:pStyle w:val="TableCellCenter10pt"/>
              <w:keepNext w:val="0"/>
              <w:keepLines w:val="0"/>
            </w:pPr>
            <w:r w:rsidRPr="00175008">
              <w:t>X</w:t>
            </w:r>
          </w:p>
        </w:tc>
        <w:tc>
          <w:tcPr>
            <w:tcW w:w="399" w:type="pct"/>
            <w:vAlign w:val="center"/>
          </w:tcPr>
          <w:p w14:paraId="77E499D2" w14:textId="77777777" w:rsidR="00981DFF" w:rsidRPr="00175008" w:rsidRDefault="006B7357" w:rsidP="00B85A90">
            <w:pPr>
              <w:pStyle w:val="TableCellCenter10pt"/>
              <w:keepNext w:val="0"/>
              <w:keepLines w:val="0"/>
            </w:pPr>
            <w:r w:rsidRPr="00175008">
              <w:t>X</w:t>
            </w:r>
          </w:p>
        </w:tc>
        <w:tc>
          <w:tcPr>
            <w:tcW w:w="362" w:type="pct"/>
            <w:vAlign w:val="center"/>
          </w:tcPr>
          <w:p w14:paraId="17EE12F7" w14:textId="77777777" w:rsidR="00981DFF" w:rsidRPr="00175008" w:rsidRDefault="006B7357" w:rsidP="00B85A90">
            <w:pPr>
              <w:pStyle w:val="TableCellCenter10pt"/>
              <w:keepNext w:val="0"/>
              <w:keepLines w:val="0"/>
            </w:pPr>
            <w:r w:rsidRPr="00175008">
              <w:t>X</w:t>
            </w:r>
          </w:p>
        </w:tc>
        <w:tc>
          <w:tcPr>
            <w:tcW w:w="363" w:type="pct"/>
            <w:vAlign w:val="center"/>
          </w:tcPr>
          <w:p w14:paraId="235A4302" w14:textId="77777777" w:rsidR="00981DFF" w:rsidRPr="00175008" w:rsidRDefault="00981DFF" w:rsidP="00B85A90">
            <w:pPr>
              <w:pStyle w:val="TableCellCenter10pt"/>
              <w:keepNext w:val="0"/>
              <w:keepLines w:val="0"/>
            </w:pPr>
          </w:p>
        </w:tc>
        <w:tc>
          <w:tcPr>
            <w:tcW w:w="978" w:type="pct"/>
          </w:tcPr>
          <w:p w14:paraId="58C95CD2" w14:textId="77777777" w:rsidR="00981DFF" w:rsidRPr="00175008" w:rsidRDefault="006B7357" w:rsidP="00B85A90">
            <w:pPr>
              <w:pStyle w:val="TableCellLeft10pt"/>
              <w:keepNext w:val="0"/>
              <w:keepLines w:val="0"/>
            </w:pPr>
            <w:r w:rsidRPr="00175008">
              <w:t xml:space="preserve">Report AEs occurring within 30 days after the last dose of study intervention. </w:t>
            </w:r>
          </w:p>
          <w:p w14:paraId="3FFACDDD" w14:textId="77777777" w:rsidR="00981DFF" w:rsidRPr="00175008" w:rsidRDefault="006B7357" w:rsidP="00B85A90">
            <w:pPr>
              <w:pStyle w:val="TableCellLeft10pt"/>
              <w:keepNext w:val="0"/>
              <w:keepLines w:val="0"/>
            </w:pPr>
            <w:r w:rsidRPr="00175008">
              <w:t>Report SAEs occurring within 90 days after the last dose of study intervention, or 30 days after the last dose of study intervention if a new anticancer therapy is initiated, whichever is first.</w:t>
            </w:r>
          </w:p>
        </w:tc>
      </w:tr>
      <w:tr w:rsidR="000121B5" w14:paraId="06C1A450" w14:textId="77777777" w:rsidTr="00907560">
        <w:trPr>
          <w:trHeight w:val="354"/>
        </w:trPr>
        <w:tc>
          <w:tcPr>
            <w:tcW w:w="867" w:type="pct"/>
            <w:vAlign w:val="center"/>
            <w:hideMark/>
          </w:tcPr>
          <w:p w14:paraId="25740ED3" w14:textId="77777777" w:rsidR="00981DFF" w:rsidRPr="00175008" w:rsidRDefault="006B7357" w:rsidP="00B85A90">
            <w:pPr>
              <w:pStyle w:val="TableCellLeft10pt"/>
              <w:keepNext w:val="0"/>
              <w:keepLines w:val="0"/>
            </w:pPr>
            <w:r w:rsidRPr="00175008">
              <w:t xml:space="preserve">Full Physical Examination </w:t>
            </w:r>
          </w:p>
        </w:tc>
        <w:tc>
          <w:tcPr>
            <w:tcW w:w="217" w:type="pct"/>
            <w:vAlign w:val="center"/>
          </w:tcPr>
          <w:p w14:paraId="706984D3" w14:textId="77777777" w:rsidR="00981DFF" w:rsidRPr="00175008" w:rsidRDefault="006B7357" w:rsidP="00B85A90">
            <w:pPr>
              <w:pStyle w:val="TableCellCenter10pt"/>
              <w:keepNext w:val="0"/>
              <w:keepLines w:val="0"/>
            </w:pPr>
            <w:r w:rsidRPr="00175008">
              <w:t>X</w:t>
            </w:r>
          </w:p>
        </w:tc>
        <w:tc>
          <w:tcPr>
            <w:tcW w:w="217" w:type="pct"/>
            <w:vAlign w:val="center"/>
          </w:tcPr>
          <w:p w14:paraId="1B197A22" w14:textId="77777777" w:rsidR="00981DFF" w:rsidRPr="00175008" w:rsidRDefault="00981DFF" w:rsidP="00B85A90">
            <w:pPr>
              <w:pStyle w:val="TableCellCenter10pt"/>
              <w:keepNext w:val="0"/>
              <w:keepLines w:val="0"/>
            </w:pPr>
          </w:p>
        </w:tc>
        <w:tc>
          <w:tcPr>
            <w:tcW w:w="181" w:type="pct"/>
            <w:vAlign w:val="center"/>
          </w:tcPr>
          <w:p w14:paraId="3B6F17FC" w14:textId="77777777" w:rsidR="00981DFF" w:rsidRPr="00175008" w:rsidRDefault="00981DFF" w:rsidP="00B85A90">
            <w:pPr>
              <w:pStyle w:val="TableCellCenter10pt"/>
              <w:keepNext w:val="0"/>
              <w:keepLines w:val="0"/>
            </w:pPr>
          </w:p>
        </w:tc>
        <w:tc>
          <w:tcPr>
            <w:tcW w:w="217" w:type="pct"/>
            <w:vAlign w:val="center"/>
          </w:tcPr>
          <w:p w14:paraId="2FF7E9C7" w14:textId="77777777" w:rsidR="00981DFF" w:rsidRPr="00175008" w:rsidRDefault="00981DFF" w:rsidP="00B85A90">
            <w:pPr>
              <w:pStyle w:val="TableCellCenter10pt"/>
              <w:keepNext w:val="0"/>
              <w:keepLines w:val="0"/>
            </w:pPr>
          </w:p>
        </w:tc>
        <w:tc>
          <w:tcPr>
            <w:tcW w:w="217" w:type="pct"/>
            <w:vAlign w:val="center"/>
          </w:tcPr>
          <w:p w14:paraId="54D038DB" w14:textId="77777777" w:rsidR="00981DFF" w:rsidRPr="00175008" w:rsidRDefault="00981DFF" w:rsidP="00B85A90">
            <w:pPr>
              <w:pStyle w:val="TableCellCenter10pt"/>
              <w:keepNext w:val="0"/>
              <w:keepLines w:val="0"/>
            </w:pPr>
          </w:p>
        </w:tc>
        <w:tc>
          <w:tcPr>
            <w:tcW w:w="290" w:type="pct"/>
            <w:vAlign w:val="center"/>
          </w:tcPr>
          <w:p w14:paraId="532200ED" w14:textId="77777777" w:rsidR="00981DFF" w:rsidRPr="00175008" w:rsidRDefault="00981DFF" w:rsidP="00B85A90">
            <w:pPr>
              <w:pStyle w:val="TableCellCenter10pt"/>
              <w:keepNext w:val="0"/>
              <w:keepLines w:val="0"/>
            </w:pPr>
          </w:p>
        </w:tc>
        <w:tc>
          <w:tcPr>
            <w:tcW w:w="292" w:type="pct"/>
            <w:vAlign w:val="center"/>
          </w:tcPr>
          <w:p w14:paraId="5A8A55FE" w14:textId="77777777" w:rsidR="00981DFF" w:rsidRPr="00175008" w:rsidRDefault="00981DFF" w:rsidP="00B85A90">
            <w:pPr>
              <w:pStyle w:val="TableCellCenter10pt"/>
              <w:keepNext w:val="0"/>
              <w:keepLines w:val="0"/>
            </w:pPr>
          </w:p>
        </w:tc>
        <w:tc>
          <w:tcPr>
            <w:tcW w:w="401" w:type="pct"/>
            <w:vAlign w:val="center"/>
          </w:tcPr>
          <w:p w14:paraId="0811DF92" w14:textId="77777777" w:rsidR="00981DFF" w:rsidRPr="00175008" w:rsidRDefault="006B7357" w:rsidP="00B85A90">
            <w:pPr>
              <w:pStyle w:val="TableCellCenter10pt"/>
              <w:keepNext w:val="0"/>
              <w:keepLines w:val="0"/>
            </w:pPr>
            <w:r w:rsidRPr="00175008">
              <w:t>X</w:t>
            </w:r>
          </w:p>
        </w:tc>
        <w:tc>
          <w:tcPr>
            <w:tcW w:w="399" w:type="pct"/>
            <w:vAlign w:val="center"/>
          </w:tcPr>
          <w:p w14:paraId="30BAA5E7" w14:textId="77777777" w:rsidR="00981DFF" w:rsidRPr="00175008" w:rsidRDefault="00981DFF" w:rsidP="00B85A90">
            <w:pPr>
              <w:pStyle w:val="TableCellCenter10pt"/>
              <w:keepNext w:val="0"/>
              <w:keepLines w:val="0"/>
            </w:pPr>
          </w:p>
        </w:tc>
        <w:tc>
          <w:tcPr>
            <w:tcW w:w="362" w:type="pct"/>
            <w:vAlign w:val="center"/>
          </w:tcPr>
          <w:p w14:paraId="037B5BCC" w14:textId="77777777" w:rsidR="00981DFF" w:rsidRPr="00175008" w:rsidRDefault="00981DFF" w:rsidP="00B85A90">
            <w:pPr>
              <w:pStyle w:val="TableCellCenter10pt"/>
              <w:keepNext w:val="0"/>
              <w:keepLines w:val="0"/>
            </w:pPr>
          </w:p>
        </w:tc>
        <w:tc>
          <w:tcPr>
            <w:tcW w:w="363" w:type="pct"/>
            <w:vAlign w:val="center"/>
          </w:tcPr>
          <w:p w14:paraId="2E7D6286" w14:textId="77777777" w:rsidR="00981DFF" w:rsidRPr="00175008" w:rsidRDefault="00981DFF" w:rsidP="00B85A90">
            <w:pPr>
              <w:pStyle w:val="TableCellCenter10pt"/>
              <w:keepNext w:val="0"/>
              <w:keepLines w:val="0"/>
            </w:pPr>
          </w:p>
        </w:tc>
        <w:tc>
          <w:tcPr>
            <w:tcW w:w="978" w:type="pct"/>
          </w:tcPr>
          <w:p w14:paraId="1B39781D" w14:textId="77777777" w:rsidR="00981DFF" w:rsidRPr="00175008" w:rsidRDefault="00981DFF" w:rsidP="00B85A90">
            <w:pPr>
              <w:pStyle w:val="TableCellLeft10pt"/>
              <w:keepNext w:val="0"/>
              <w:keepLines w:val="0"/>
            </w:pPr>
          </w:p>
        </w:tc>
      </w:tr>
      <w:tr w:rsidR="000121B5" w14:paraId="44F04EAA" w14:textId="77777777" w:rsidTr="00907560">
        <w:tc>
          <w:tcPr>
            <w:tcW w:w="867" w:type="pct"/>
            <w:vAlign w:val="center"/>
            <w:hideMark/>
          </w:tcPr>
          <w:p w14:paraId="4DC9583E" w14:textId="77777777" w:rsidR="00981DFF" w:rsidRPr="00175008" w:rsidRDefault="006B7357" w:rsidP="00B85A90">
            <w:pPr>
              <w:pStyle w:val="TableCellLeft10pt"/>
              <w:keepNext w:val="0"/>
              <w:keepLines w:val="0"/>
            </w:pPr>
            <w:r w:rsidRPr="00175008">
              <w:t>Directed Physical Examination</w:t>
            </w:r>
          </w:p>
        </w:tc>
        <w:tc>
          <w:tcPr>
            <w:tcW w:w="217" w:type="pct"/>
            <w:vAlign w:val="center"/>
          </w:tcPr>
          <w:p w14:paraId="404B31CB" w14:textId="77777777" w:rsidR="00981DFF" w:rsidRPr="00175008" w:rsidRDefault="00981DFF" w:rsidP="00B85A90">
            <w:pPr>
              <w:pStyle w:val="TableCellCenter10pt"/>
              <w:keepNext w:val="0"/>
              <w:keepLines w:val="0"/>
            </w:pPr>
          </w:p>
        </w:tc>
        <w:tc>
          <w:tcPr>
            <w:tcW w:w="217" w:type="pct"/>
            <w:vAlign w:val="center"/>
          </w:tcPr>
          <w:p w14:paraId="1FC20879" w14:textId="77777777" w:rsidR="00981DFF" w:rsidRPr="00175008" w:rsidRDefault="006B7357" w:rsidP="00B85A90">
            <w:pPr>
              <w:pStyle w:val="TableCellCenter10pt"/>
              <w:keepNext w:val="0"/>
              <w:keepLines w:val="0"/>
            </w:pPr>
            <w:r w:rsidRPr="00175008">
              <w:t>X</w:t>
            </w:r>
          </w:p>
        </w:tc>
        <w:tc>
          <w:tcPr>
            <w:tcW w:w="181" w:type="pct"/>
            <w:vAlign w:val="center"/>
          </w:tcPr>
          <w:p w14:paraId="71CBC79F" w14:textId="77777777" w:rsidR="00981DFF" w:rsidRPr="00175008" w:rsidRDefault="006B7357" w:rsidP="00B85A90">
            <w:pPr>
              <w:pStyle w:val="TableCellCenter10pt"/>
              <w:keepNext w:val="0"/>
              <w:keepLines w:val="0"/>
            </w:pPr>
            <w:r w:rsidRPr="00175008">
              <w:t>X</w:t>
            </w:r>
          </w:p>
        </w:tc>
        <w:tc>
          <w:tcPr>
            <w:tcW w:w="217" w:type="pct"/>
            <w:vAlign w:val="center"/>
          </w:tcPr>
          <w:p w14:paraId="31B60B69" w14:textId="77777777" w:rsidR="00981DFF" w:rsidRPr="00175008" w:rsidRDefault="006B7357" w:rsidP="00B85A90">
            <w:pPr>
              <w:pStyle w:val="TableCellCenter10pt"/>
              <w:keepNext w:val="0"/>
              <w:keepLines w:val="0"/>
            </w:pPr>
            <w:r w:rsidRPr="00175008">
              <w:t>X</w:t>
            </w:r>
          </w:p>
        </w:tc>
        <w:tc>
          <w:tcPr>
            <w:tcW w:w="217" w:type="pct"/>
            <w:vAlign w:val="center"/>
          </w:tcPr>
          <w:p w14:paraId="2FE07D4F" w14:textId="77777777" w:rsidR="00981DFF" w:rsidRPr="00175008" w:rsidRDefault="006B7357" w:rsidP="00B85A90">
            <w:pPr>
              <w:pStyle w:val="TableCellCenter10pt"/>
              <w:keepNext w:val="0"/>
              <w:keepLines w:val="0"/>
            </w:pPr>
            <w:r w:rsidRPr="00175008">
              <w:t>X</w:t>
            </w:r>
          </w:p>
        </w:tc>
        <w:tc>
          <w:tcPr>
            <w:tcW w:w="290" w:type="pct"/>
            <w:vAlign w:val="center"/>
          </w:tcPr>
          <w:p w14:paraId="52340216" w14:textId="77777777" w:rsidR="00981DFF" w:rsidRPr="00175008" w:rsidRDefault="006B7357" w:rsidP="00B85A90">
            <w:pPr>
              <w:pStyle w:val="TableCellCenter10pt"/>
              <w:keepNext w:val="0"/>
              <w:keepLines w:val="0"/>
            </w:pPr>
            <w:r w:rsidRPr="00175008">
              <w:t>X</w:t>
            </w:r>
          </w:p>
        </w:tc>
        <w:tc>
          <w:tcPr>
            <w:tcW w:w="292" w:type="pct"/>
            <w:vAlign w:val="center"/>
          </w:tcPr>
          <w:p w14:paraId="3040DD49" w14:textId="77777777" w:rsidR="00981DFF" w:rsidRPr="00175008" w:rsidRDefault="006B7357" w:rsidP="00B85A90">
            <w:pPr>
              <w:pStyle w:val="TableCellCenter10pt"/>
              <w:keepNext w:val="0"/>
              <w:keepLines w:val="0"/>
            </w:pPr>
            <w:r w:rsidRPr="00175008">
              <w:t>X</w:t>
            </w:r>
          </w:p>
        </w:tc>
        <w:tc>
          <w:tcPr>
            <w:tcW w:w="401" w:type="pct"/>
            <w:vAlign w:val="center"/>
          </w:tcPr>
          <w:p w14:paraId="43760473" w14:textId="77777777" w:rsidR="00981DFF" w:rsidRPr="00175008" w:rsidRDefault="00981DFF" w:rsidP="00B85A90">
            <w:pPr>
              <w:pStyle w:val="TableCellCenter10pt"/>
              <w:keepNext w:val="0"/>
              <w:keepLines w:val="0"/>
            </w:pPr>
          </w:p>
        </w:tc>
        <w:tc>
          <w:tcPr>
            <w:tcW w:w="399" w:type="pct"/>
            <w:vAlign w:val="center"/>
          </w:tcPr>
          <w:p w14:paraId="21957BD5" w14:textId="77777777" w:rsidR="00981DFF" w:rsidRPr="00175008" w:rsidRDefault="006B7357" w:rsidP="00B85A90">
            <w:pPr>
              <w:pStyle w:val="TableCellCenter10pt"/>
              <w:keepNext w:val="0"/>
              <w:keepLines w:val="0"/>
            </w:pPr>
            <w:r w:rsidRPr="00175008">
              <w:t>X</w:t>
            </w:r>
          </w:p>
        </w:tc>
        <w:tc>
          <w:tcPr>
            <w:tcW w:w="362" w:type="pct"/>
            <w:vAlign w:val="center"/>
          </w:tcPr>
          <w:p w14:paraId="7EBC5BDD" w14:textId="77777777" w:rsidR="00981DFF" w:rsidRPr="00175008" w:rsidRDefault="00981DFF" w:rsidP="00B85A90">
            <w:pPr>
              <w:pStyle w:val="TableCellCenter10pt"/>
              <w:keepNext w:val="0"/>
              <w:keepLines w:val="0"/>
            </w:pPr>
          </w:p>
        </w:tc>
        <w:tc>
          <w:tcPr>
            <w:tcW w:w="363" w:type="pct"/>
            <w:vAlign w:val="center"/>
          </w:tcPr>
          <w:p w14:paraId="1B1D240D" w14:textId="77777777" w:rsidR="00981DFF" w:rsidRPr="00175008" w:rsidRDefault="00981DFF" w:rsidP="00B85A90">
            <w:pPr>
              <w:pStyle w:val="TableCellCenter10pt"/>
              <w:keepNext w:val="0"/>
              <w:keepLines w:val="0"/>
            </w:pPr>
          </w:p>
        </w:tc>
        <w:tc>
          <w:tcPr>
            <w:tcW w:w="978" w:type="pct"/>
          </w:tcPr>
          <w:p w14:paraId="47FCB674" w14:textId="77777777" w:rsidR="00981DFF" w:rsidRPr="00175008" w:rsidRDefault="00981DFF" w:rsidP="00B85A90">
            <w:pPr>
              <w:pStyle w:val="TableCellLeft10pt"/>
              <w:keepNext w:val="0"/>
              <w:keepLines w:val="0"/>
            </w:pPr>
          </w:p>
        </w:tc>
      </w:tr>
      <w:tr w:rsidR="000121B5" w14:paraId="4C30FA09" w14:textId="77777777" w:rsidTr="00907560">
        <w:tc>
          <w:tcPr>
            <w:tcW w:w="867" w:type="pct"/>
            <w:vAlign w:val="center"/>
            <w:hideMark/>
          </w:tcPr>
          <w:p w14:paraId="5206B762" w14:textId="77777777" w:rsidR="00981DFF" w:rsidRPr="00175008" w:rsidRDefault="006B7357" w:rsidP="00B85A90">
            <w:pPr>
              <w:pStyle w:val="TableCellLeft10pt"/>
              <w:keepNext w:val="0"/>
              <w:keepLines w:val="0"/>
            </w:pPr>
            <w:r w:rsidRPr="00175008">
              <w:t>Vital Signs (resting BP, heart rate, RR, and temp) and weight</w:t>
            </w:r>
          </w:p>
        </w:tc>
        <w:tc>
          <w:tcPr>
            <w:tcW w:w="217" w:type="pct"/>
            <w:vAlign w:val="center"/>
          </w:tcPr>
          <w:p w14:paraId="66B60C75" w14:textId="77777777" w:rsidR="00981DFF" w:rsidRPr="00175008" w:rsidRDefault="006B7357" w:rsidP="00B85A90">
            <w:pPr>
              <w:pStyle w:val="TableCellCenter10pt"/>
              <w:keepNext w:val="0"/>
              <w:keepLines w:val="0"/>
            </w:pPr>
            <w:r w:rsidRPr="00175008">
              <w:t>X</w:t>
            </w:r>
          </w:p>
        </w:tc>
        <w:tc>
          <w:tcPr>
            <w:tcW w:w="217" w:type="pct"/>
            <w:vAlign w:val="center"/>
            <w:hideMark/>
          </w:tcPr>
          <w:p w14:paraId="7108C6E2" w14:textId="77777777" w:rsidR="00981DFF" w:rsidRPr="00175008" w:rsidRDefault="006B7357" w:rsidP="00B85A90">
            <w:pPr>
              <w:pStyle w:val="TableCellCenter10pt"/>
              <w:keepNext w:val="0"/>
              <w:keepLines w:val="0"/>
            </w:pPr>
            <w:r w:rsidRPr="00175008">
              <w:t>X</w:t>
            </w:r>
          </w:p>
        </w:tc>
        <w:tc>
          <w:tcPr>
            <w:tcW w:w="181" w:type="pct"/>
            <w:vAlign w:val="center"/>
            <w:hideMark/>
          </w:tcPr>
          <w:p w14:paraId="78C2B8E5" w14:textId="77777777" w:rsidR="00981DFF" w:rsidRPr="00175008" w:rsidRDefault="006B7357" w:rsidP="00B85A90">
            <w:pPr>
              <w:pStyle w:val="TableCellCenter10pt"/>
              <w:keepNext w:val="0"/>
              <w:keepLines w:val="0"/>
            </w:pPr>
            <w:r w:rsidRPr="00175008">
              <w:t>X</w:t>
            </w:r>
          </w:p>
        </w:tc>
        <w:tc>
          <w:tcPr>
            <w:tcW w:w="217" w:type="pct"/>
            <w:vAlign w:val="center"/>
          </w:tcPr>
          <w:p w14:paraId="613C1F80" w14:textId="77777777" w:rsidR="00981DFF" w:rsidRPr="00175008" w:rsidRDefault="006B7357" w:rsidP="00B85A90">
            <w:pPr>
              <w:pStyle w:val="TableCellCenter10pt"/>
              <w:keepNext w:val="0"/>
              <w:keepLines w:val="0"/>
            </w:pPr>
            <w:r w:rsidRPr="00175008">
              <w:t>X</w:t>
            </w:r>
          </w:p>
        </w:tc>
        <w:tc>
          <w:tcPr>
            <w:tcW w:w="217" w:type="pct"/>
            <w:vAlign w:val="center"/>
            <w:hideMark/>
          </w:tcPr>
          <w:p w14:paraId="5A916A82" w14:textId="77777777" w:rsidR="00981DFF" w:rsidRPr="00175008" w:rsidRDefault="006B7357" w:rsidP="00B85A90">
            <w:pPr>
              <w:pStyle w:val="TableCellCenter10pt"/>
              <w:keepNext w:val="0"/>
              <w:keepLines w:val="0"/>
            </w:pPr>
            <w:r w:rsidRPr="00175008">
              <w:t>X</w:t>
            </w:r>
          </w:p>
        </w:tc>
        <w:tc>
          <w:tcPr>
            <w:tcW w:w="290" w:type="pct"/>
            <w:vAlign w:val="center"/>
          </w:tcPr>
          <w:p w14:paraId="17AFE47B" w14:textId="77777777" w:rsidR="00981DFF" w:rsidRPr="00175008" w:rsidRDefault="006B7357" w:rsidP="00B85A90">
            <w:pPr>
              <w:pStyle w:val="TableCellCenter10pt"/>
              <w:keepNext w:val="0"/>
              <w:keepLines w:val="0"/>
            </w:pPr>
            <w:r w:rsidRPr="00175008">
              <w:t>X</w:t>
            </w:r>
          </w:p>
        </w:tc>
        <w:tc>
          <w:tcPr>
            <w:tcW w:w="292" w:type="pct"/>
            <w:vAlign w:val="center"/>
          </w:tcPr>
          <w:p w14:paraId="51DD01B3" w14:textId="77777777" w:rsidR="00981DFF" w:rsidRPr="00175008" w:rsidRDefault="006B7357" w:rsidP="00B85A90">
            <w:pPr>
              <w:pStyle w:val="TableCellCenter10pt"/>
              <w:keepNext w:val="0"/>
              <w:keepLines w:val="0"/>
            </w:pPr>
            <w:r w:rsidRPr="00175008">
              <w:t>X</w:t>
            </w:r>
          </w:p>
        </w:tc>
        <w:tc>
          <w:tcPr>
            <w:tcW w:w="401" w:type="pct"/>
            <w:vAlign w:val="center"/>
          </w:tcPr>
          <w:p w14:paraId="269700A7" w14:textId="77777777" w:rsidR="00981DFF" w:rsidRPr="00175008" w:rsidRDefault="006B7357" w:rsidP="00B85A90">
            <w:pPr>
              <w:pStyle w:val="TableCellCenter10pt"/>
              <w:keepNext w:val="0"/>
              <w:keepLines w:val="0"/>
            </w:pPr>
            <w:r w:rsidRPr="00175008">
              <w:t>X</w:t>
            </w:r>
          </w:p>
        </w:tc>
        <w:tc>
          <w:tcPr>
            <w:tcW w:w="399" w:type="pct"/>
            <w:vAlign w:val="center"/>
          </w:tcPr>
          <w:p w14:paraId="0A00CB3B" w14:textId="77777777" w:rsidR="00981DFF" w:rsidRPr="00175008" w:rsidRDefault="006B7357" w:rsidP="00B85A90">
            <w:pPr>
              <w:pStyle w:val="TableCellCenter10pt"/>
              <w:keepNext w:val="0"/>
              <w:keepLines w:val="0"/>
            </w:pPr>
            <w:r w:rsidRPr="00175008">
              <w:t>X</w:t>
            </w:r>
          </w:p>
        </w:tc>
        <w:tc>
          <w:tcPr>
            <w:tcW w:w="362" w:type="pct"/>
            <w:vAlign w:val="center"/>
          </w:tcPr>
          <w:p w14:paraId="5B8151A0" w14:textId="77777777" w:rsidR="00981DFF" w:rsidRPr="00175008" w:rsidRDefault="00981DFF" w:rsidP="00B85A90">
            <w:pPr>
              <w:pStyle w:val="TableCellCenter10pt"/>
              <w:keepNext w:val="0"/>
              <w:keepLines w:val="0"/>
            </w:pPr>
          </w:p>
        </w:tc>
        <w:tc>
          <w:tcPr>
            <w:tcW w:w="363" w:type="pct"/>
            <w:vAlign w:val="center"/>
          </w:tcPr>
          <w:p w14:paraId="0B255400" w14:textId="77777777" w:rsidR="00981DFF" w:rsidRPr="00175008" w:rsidRDefault="00981DFF" w:rsidP="00B85A90">
            <w:pPr>
              <w:pStyle w:val="TableCellCenter10pt"/>
              <w:keepNext w:val="0"/>
              <w:keepLines w:val="0"/>
            </w:pPr>
          </w:p>
        </w:tc>
        <w:tc>
          <w:tcPr>
            <w:tcW w:w="978" w:type="pct"/>
            <w:hideMark/>
          </w:tcPr>
          <w:p w14:paraId="3214348E" w14:textId="77777777" w:rsidR="00981DFF" w:rsidRPr="00175008" w:rsidRDefault="00981DFF" w:rsidP="00B85A90">
            <w:pPr>
              <w:pStyle w:val="TableCellLeft10pt"/>
              <w:keepNext w:val="0"/>
              <w:keepLines w:val="0"/>
            </w:pPr>
          </w:p>
        </w:tc>
      </w:tr>
      <w:tr w:rsidR="000121B5" w14:paraId="73DD0C72" w14:textId="77777777" w:rsidTr="00907560">
        <w:tc>
          <w:tcPr>
            <w:tcW w:w="867" w:type="pct"/>
            <w:vAlign w:val="center"/>
            <w:hideMark/>
          </w:tcPr>
          <w:p w14:paraId="0DF50BEE" w14:textId="77777777" w:rsidR="00981DFF" w:rsidRPr="00175008" w:rsidRDefault="006B7357" w:rsidP="00B85A90">
            <w:pPr>
              <w:pStyle w:val="TableCellLeft10pt"/>
              <w:keepNext w:val="0"/>
              <w:keepLines w:val="0"/>
              <w:pageBreakBefore/>
            </w:pPr>
            <w:r w:rsidRPr="00175008">
              <w:lastRenderedPageBreak/>
              <w:t>12-lead ECG with QTcF Determination</w:t>
            </w:r>
          </w:p>
          <w:p w14:paraId="0CD76914" w14:textId="77777777" w:rsidR="00981DFF" w:rsidRPr="00175008" w:rsidRDefault="006B7357" w:rsidP="00B85A90">
            <w:pPr>
              <w:pStyle w:val="TableCellLeft10pt"/>
              <w:keepNext w:val="0"/>
              <w:keepLines w:val="0"/>
            </w:pPr>
            <w:r w:rsidRPr="00175008">
              <w:t>(Only required for participants who receive lenvatinib/placebo in the Second Course treatment phase.)</w:t>
            </w:r>
          </w:p>
        </w:tc>
        <w:tc>
          <w:tcPr>
            <w:tcW w:w="217" w:type="pct"/>
            <w:vAlign w:val="center"/>
          </w:tcPr>
          <w:p w14:paraId="3EE6DFE9" w14:textId="77777777" w:rsidR="00981DFF" w:rsidRPr="00175008" w:rsidRDefault="006B7357" w:rsidP="00B85A90">
            <w:pPr>
              <w:pStyle w:val="TableCellCenter10pt"/>
              <w:keepNext w:val="0"/>
              <w:keepLines w:val="0"/>
            </w:pPr>
            <w:r w:rsidRPr="00175008">
              <w:t>X</w:t>
            </w:r>
          </w:p>
        </w:tc>
        <w:tc>
          <w:tcPr>
            <w:tcW w:w="217" w:type="pct"/>
            <w:vAlign w:val="center"/>
          </w:tcPr>
          <w:p w14:paraId="3A28B799" w14:textId="77777777" w:rsidR="00981DFF" w:rsidRPr="00175008" w:rsidRDefault="006B7357" w:rsidP="00B85A90">
            <w:pPr>
              <w:pStyle w:val="TableCellCenter10pt"/>
              <w:keepNext w:val="0"/>
              <w:keepLines w:val="0"/>
            </w:pPr>
            <w:r w:rsidRPr="00175008">
              <w:t>X</w:t>
            </w:r>
          </w:p>
        </w:tc>
        <w:tc>
          <w:tcPr>
            <w:tcW w:w="181" w:type="pct"/>
            <w:vAlign w:val="center"/>
          </w:tcPr>
          <w:p w14:paraId="47184D23" w14:textId="77777777" w:rsidR="00981DFF" w:rsidRPr="00175008" w:rsidRDefault="00981DFF" w:rsidP="00B85A90">
            <w:pPr>
              <w:pStyle w:val="TableCellCenter10pt"/>
              <w:keepNext w:val="0"/>
              <w:keepLines w:val="0"/>
            </w:pPr>
          </w:p>
        </w:tc>
        <w:tc>
          <w:tcPr>
            <w:tcW w:w="217" w:type="pct"/>
            <w:vAlign w:val="center"/>
          </w:tcPr>
          <w:p w14:paraId="0A54086B" w14:textId="77777777" w:rsidR="00981DFF" w:rsidRPr="00175008" w:rsidRDefault="00981DFF" w:rsidP="00B85A90">
            <w:pPr>
              <w:pStyle w:val="TableCellCenter10pt"/>
              <w:keepNext w:val="0"/>
              <w:keepLines w:val="0"/>
            </w:pPr>
          </w:p>
        </w:tc>
        <w:tc>
          <w:tcPr>
            <w:tcW w:w="217" w:type="pct"/>
            <w:vAlign w:val="center"/>
          </w:tcPr>
          <w:p w14:paraId="54D39609" w14:textId="77777777" w:rsidR="00981DFF" w:rsidRPr="00175008" w:rsidRDefault="00981DFF" w:rsidP="00B85A90">
            <w:pPr>
              <w:pStyle w:val="TableCellCenter10pt"/>
              <w:keepNext w:val="0"/>
              <w:keepLines w:val="0"/>
            </w:pPr>
          </w:p>
        </w:tc>
        <w:tc>
          <w:tcPr>
            <w:tcW w:w="290" w:type="pct"/>
            <w:vAlign w:val="center"/>
          </w:tcPr>
          <w:p w14:paraId="542FB4B4" w14:textId="77777777" w:rsidR="00981DFF" w:rsidRPr="00175008" w:rsidRDefault="006B7357" w:rsidP="00B85A90">
            <w:pPr>
              <w:pStyle w:val="TableCellCenter10pt"/>
              <w:keepNext w:val="0"/>
              <w:keepLines w:val="0"/>
            </w:pPr>
            <w:r w:rsidRPr="00175008">
              <w:t>X*</w:t>
            </w:r>
          </w:p>
        </w:tc>
        <w:tc>
          <w:tcPr>
            <w:tcW w:w="292" w:type="pct"/>
            <w:vAlign w:val="center"/>
          </w:tcPr>
          <w:p w14:paraId="45344AA3" w14:textId="77777777" w:rsidR="00981DFF" w:rsidRPr="00175008" w:rsidRDefault="00981DFF" w:rsidP="00B85A90">
            <w:pPr>
              <w:pStyle w:val="TableCellCenter10pt"/>
              <w:keepNext w:val="0"/>
              <w:keepLines w:val="0"/>
            </w:pPr>
          </w:p>
        </w:tc>
        <w:tc>
          <w:tcPr>
            <w:tcW w:w="401" w:type="pct"/>
            <w:vAlign w:val="center"/>
          </w:tcPr>
          <w:p w14:paraId="0220229D" w14:textId="77777777" w:rsidR="00981DFF" w:rsidRPr="00175008" w:rsidRDefault="006B7357" w:rsidP="00B85A90">
            <w:pPr>
              <w:pStyle w:val="TableCellCenter10pt"/>
              <w:keepNext w:val="0"/>
              <w:keepLines w:val="0"/>
            </w:pPr>
            <w:r w:rsidRPr="00175008">
              <w:t>X</w:t>
            </w:r>
          </w:p>
        </w:tc>
        <w:tc>
          <w:tcPr>
            <w:tcW w:w="399" w:type="pct"/>
            <w:vAlign w:val="center"/>
          </w:tcPr>
          <w:p w14:paraId="25DC9AE2" w14:textId="77777777" w:rsidR="00981DFF" w:rsidRPr="00175008" w:rsidRDefault="006B7357" w:rsidP="00B85A90">
            <w:pPr>
              <w:pStyle w:val="TableCellCenter10pt"/>
              <w:keepNext w:val="0"/>
              <w:keepLines w:val="0"/>
            </w:pPr>
            <w:r w:rsidRPr="00175008">
              <w:t>X</w:t>
            </w:r>
          </w:p>
        </w:tc>
        <w:tc>
          <w:tcPr>
            <w:tcW w:w="362" w:type="pct"/>
            <w:vAlign w:val="center"/>
          </w:tcPr>
          <w:p w14:paraId="1B2E8C46" w14:textId="77777777" w:rsidR="00981DFF" w:rsidRPr="00175008" w:rsidRDefault="00981DFF" w:rsidP="00B85A90">
            <w:pPr>
              <w:pStyle w:val="TableCellCenter10pt"/>
              <w:keepNext w:val="0"/>
              <w:keepLines w:val="0"/>
            </w:pPr>
          </w:p>
        </w:tc>
        <w:tc>
          <w:tcPr>
            <w:tcW w:w="363" w:type="pct"/>
            <w:vAlign w:val="center"/>
          </w:tcPr>
          <w:p w14:paraId="63C81E70" w14:textId="77777777" w:rsidR="00981DFF" w:rsidRPr="00175008" w:rsidRDefault="00981DFF" w:rsidP="00B85A90">
            <w:pPr>
              <w:pStyle w:val="TableCellCenter10pt"/>
              <w:keepNext w:val="0"/>
              <w:keepLines w:val="0"/>
            </w:pPr>
          </w:p>
        </w:tc>
        <w:tc>
          <w:tcPr>
            <w:tcW w:w="978" w:type="pct"/>
          </w:tcPr>
          <w:p w14:paraId="0F4493B2" w14:textId="77777777" w:rsidR="00981DFF" w:rsidRPr="00175008" w:rsidRDefault="006B7357" w:rsidP="00B85A90">
            <w:pPr>
              <w:pStyle w:val="TableCellLeft10pt"/>
              <w:keepNext w:val="0"/>
              <w:keepLines w:val="0"/>
            </w:pPr>
            <w:r w:rsidRPr="00175008">
              <w:t>*D1 of every fourth cycle starting with C6.</w:t>
            </w:r>
          </w:p>
          <w:p w14:paraId="54E2C172" w14:textId="77777777" w:rsidR="00981DFF" w:rsidRPr="00175008" w:rsidRDefault="006B7357" w:rsidP="00B85A90">
            <w:pPr>
              <w:pStyle w:val="TableCellLeft10pt"/>
              <w:keepNext w:val="0"/>
              <w:keepLines w:val="0"/>
            </w:pPr>
            <w:r w:rsidRPr="00175008">
              <w:t xml:space="preserve">For high-risk participants (Section 8.3.3), conduct ECG monitoring every cycle. </w:t>
            </w:r>
          </w:p>
          <w:p w14:paraId="1A240B95" w14:textId="77777777" w:rsidR="00981DFF" w:rsidRPr="00175008" w:rsidRDefault="006B7357" w:rsidP="00B85A90">
            <w:pPr>
              <w:pStyle w:val="TableCellLeft10pt"/>
              <w:keepNext w:val="0"/>
              <w:keepLines w:val="0"/>
            </w:pPr>
            <w:r w:rsidRPr="00175008">
              <w:t>If lenvatinib/placebo is discontinued, ECG is only required at EOT and Safety FU visit.</w:t>
            </w:r>
          </w:p>
        </w:tc>
      </w:tr>
      <w:tr w:rsidR="000121B5" w14:paraId="0E1D893E" w14:textId="77777777" w:rsidTr="00907560">
        <w:tc>
          <w:tcPr>
            <w:tcW w:w="867" w:type="pct"/>
            <w:vAlign w:val="center"/>
          </w:tcPr>
          <w:p w14:paraId="02336FE6" w14:textId="77777777" w:rsidR="00981DFF" w:rsidRPr="00175008" w:rsidRDefault="006B7357" w:rsidP="00B85A90">
            <w:pPr>
              <w:pStyle w:val="TableCellLeft10pt"/>
              <w:keepNext w:val="0"/>
              <w:keepLines w:val="0"/>
            </w:pPr>
            <w:r w:rsidRPr="00175008">
              <w:t>ECOG Performance Status</w:t>
            </w:r>
          </w:p>
        </w:tc>
        <w:tc>
          <w:tcPr>
            <w:tcW w:w="217" w:type="pct"/>
            <w:vAlign w:val="center"/>
          </w:tcPr>
          <w:p w14:paraId="0A586F0C" w14:textId="77777777" w:rsidR="00981DFF" w:rsidRPr="00175008" w:rsidRDefault="006B7357" w:rsidP="00B85A90">
            <w:pPr>
              <w:pStyle w:val="TableCellCenter10pt"/>
              <w:keepNext w:val="0"/>
              <w:keepLines w:val="0"/>
            </w:pPr>
            <w:r w:rsidRPr="00175008">
              <w:t>X*</w:t>
            </w:r>
          </w:p>
        </w:tc>
        <w:tc>
          <w:tcPr>
            <w:tcW w:w="217" w:type="pct"/>
            <w:vAlign w:val="center"/>
          </w:tcPr>
          <w:p w14:paraId="7DA8E471" w14:textId="77777777" w:rsidR="00981DFF" w:rsidRPr="00175008" w:rsidRDefault="006B7357" w:rsidP="00B85A90">
            <w:pPr>
              <w:pStyle w:val="TableCellCenter10pt"/>
              <w:keepNext w:val="0"/>
              <w:keepLines w:val="0"/>
            </w:pPr>
            <w:r w:rsidRPr="00175008">
              <w:t>X</w:t>
            </w:r>
          </w:p>
        </w:tc>
        <w:tc>
          <w:tcPr>
            <w:tcW w:w="181" w:type="pct"/>
            <w:vAlign w:val="center"/>
          </w:tcPr>
          <w:p w14:paraId="5350C604" w14:textId="77777777" w:rsidR="00981DFF" w:rsidRPr="00175008" w:rsidRDefault="006B7357" w:rsidP="00B85A90">
            <w:pPr>
              <w:pStyle w:val="TableCellCenter10pt"/>
              <w:keepNext w:val="0"/>
              <w:keepLines w:val="0"/>
            </w:pPr>
            <w:r w:rsidRPr="00175008">
              <w:t>X</w:t>
            </w:r>
          </w:p>
        </w:tc>
        <w:tc>
          <w:tcPr>
            <w:tcW w:w="217" w:type="pct"/>
            <w:vAlign w:val="center"/>
          </w:tcPr>
          <w:p w14:paraId="5CC965A3" w14:textId="77777777" w:rsidR="00981DFF" w:rsidRPr="00175008" w:rsidRDefault="006B7357" w:rsidP="00B85A90">
            <w:pPr>
              <w:pStyle w:val="TableCellCenter10pt"/>
              <w:keepNext w:val="0"/>
              <w:keepLines w:val="0"/>
            </w:pPr>
            <w:r w:rsidRPr="00175008">
              <w:t>X</w:t>
            </w:r>
          </w:p>
        </w:tc>
        <w:tc>
          <w:tcPr>
            <w:tcW w:w="217" w:type="pct"/>
            <w:vAlign w:val="center"/>
          </w:tcPr>
          <w:p w14:paraId="354D046B" w14:textId="77777777" w:rsidR="00981DFF" w:rsidRPr="00175008" w:rsidRDefault="006B7357" w:rsidP="00B85A90">
            <w:pPr>
              <w:pStyle w:val="TableCellCenter10pt"/>
              <w:keepNext w:val="0"/>
              <w:keepLines w:val="0"/>
            </w:pPr>
            <w:r w:rsidRPr="00175008">
              <w:t>X</w:t>
            </w:r>
          </w:p>
        </w:tc>
        <w:tc>
          <w:tcPr>
            <w:tcW w:w="290" w:type="pct"/>
            <w:vAlign w:val="center"/>
          </w:tcPr>
          <w:p w14:paraId="66AF4D6B" w14:textId="77777777" w:rsidR="00981DFF" w:rsidRPr="00175008" w:rsidRDefault="006B7357" w:rsidP="00B85A90">
            <w:pPr>
              <w:pStyle w:val="TableCellCenter10pt"/>
              <w:keepNext w:val="0"/>
              <w:keepLines w:val="0"/>
            </w:pPr>
            <w:r w:rsidRPr="00175008">
              <w:t>X</w:t>
            </w:r>
          </w:p>
        </w:tc>
        <w:tc>
          <w:tcPr>
            <w:tcW w:w="292" w:type="pct"/>
            <w:vAlign w:val="center"/>
          </w:tcPr>
          <w:p w14:paraId="6E39E5D3" w14:textId="77777777" w:rsidR="00981DFF" w:rsidRPr="00175008" w:rsidRDefault="006B7357" w:rsidP="00B85A90">
            <w:pPr>
              <w:pStyle w:val="TableCellCenter10pt"/>
              <w:keepNext w:val="0"/>
              <w:keepLines w:val="0"/>
            </w:pPr>
            <w:r w:rsidRPr="00175008">
              <w:t>X</w:t>
            </w:r>
          </w:p>
        </w:tc>
        <w:tc>
          <w:tcPr>
            <w:tcW w:w="401" w:type="pct"/>
            <w:vAlign w:val="center"/>
          </w:tcPr>
          <w:p w14:paraId="3E32B555" w14:textId="77777777" w:rsidR="00981DFF" w:rsidRPr="00175008" w:rsidRDefault="006B7357" w:rsidP="00B85A90">
            <w:pPr>
              <w:pStyle w:val="TableCellCenter10pt"/>
              <w:keepNext w:val="0"/>
              <w:keepLines w:val="0"/>
            </w:pPr>
            <w:r w:rsidRPr="00175008">
              <w:t>X</w:t>
            </w:r>
          </w:p>
        </w:tc>
        <w:tc>
          <w:tcPr>
            <w:tcW w:w="399" w:type="pct"/>
            <w:vAlign w:val="center"/>
          </w:tcPr>
          <w:p w14:paraId="3A634416" w14:textId="77777777" w:rsidR="00981DFF" w:rsidRPr="00175008" w:rsidRDefault="006B7357" w:rsidP="00B85A90">
            <w:pPr>
              <w:pStyle w:val="TableCellCenter10pt"/>
              <w:keepNext w:val="0"/>
              <w:keepLines w:val="0"/>
            </w:pPr>
            <w:r w:rsidRPr="00175008">
              <w:t>X</w:t>
            </w:r>
          </w:p>
        </w:tc>
        <w:tc>
          <w:tcPr>
            <w:tcW w:w="362" w:type="pct"/>
            <w:vAlign w:val="center"/>
          </w:tcPr>
          <w:p w14:paraId="0D37E167" w14:textId="77777777" w:rsidR="00981DFF" w:rsidRPr="00175008" w:rsidRDefault="00981DFF" w:rsidP="00B85A90">
            <w:pPr>
              <w:pStyle w:val="TableCellCenter10pt"/>
              <w:keepNext w:val="0"/>
              <w:keepLines w:val="0"/>
            </w:pPr>
          </w:p>
        </w:tc>
        <w:tc>
          <w:tcPr>
            <w:tcW w:w="363" w:type="pct"/>
            <w:vAlign w:val="center"/>
          </w:tcPr>
          <w:p w14:paraId="33CEE4FD" w14:textId="77777777" w:rsidR="00981DFF" w:rsidRPr="00175008" w:rsidRDefault="00981DFF" w:rsidP="00B85A90">
            <w:pPr>
              <w:pStyle w:val="TableCellCenter10pt"/>
              <w:keepNext w:val="0"/>
              <w:keepLines w:val="0"/>
            </w:pPr>
          </w:p>
        </w:tc>
        <w:tc>
          <w:tcPr>
            <w:tcW w:w="978" w:type="pct"/>
          </w:tcPr>
          <w:p w14:paraId="23339D12" w14:textId="77777777" w:rsidR="00981DFF" w:rsidRPr="00175008" w:rsidRDefault="006B7357" w:rsidP="00B85A90">
            <w:pPr>
              <w:pStyle w:val="TableCellLeft10pt"/>
              <w:keepNext w:val="0"/>
              <w:keepLines w:val="0"/>
            </w:pPr>
            <w:r w:rsidRPr="00175008">
              <w:t>* Perform within 7 days before C1 of Second Course treatment.</w:t>
            </w:r>
          </w:p>
        </w:tc>
      </w:tr>
      <w:tr w:rsidR="000121B5" w14:paraId="522770BF" w14:textId="77777777" w:rsidTr="00981DFF">
        <w:tc>
          <w:tcPr>
            <w:tcW w:w="5000" w:type="pct"/>
            <w:gridSpan w:val="13"/>
          </w:tcPr>
          <w:p w14:paraId="1E26D0DD" w14:textId="77777777" w:rsidR="00981DFF" w:rsidRPr="00175008" w:rsidRDefault="006B7357" w:rsidP="00B85A90">
            <w:pPr>
              <w:pStyle w:val="TableHeadingTextLeft10pt"/>
              <w:pageBreakBefore/>
            </w:pPr>
            <w:r w:rsidRPr="00175008">
              <w:lastRenderedPageBreak/>
              <w:t>Laboratory Procedures/Assessments (Local Laboratory)</w:t>
            </w:r>
          </w:p>
        </w:tc>
      </w:tr>
      <w:tr w:rsidR="000121B5" w14:paraId="1F832ED2" w14:textId="77777777" w:rsidTr="00907560">
        <w:tc>
          <w:tcPr>
            <w:tcW w:w="867" w:type="pct"/>
            <w:vAlign w:val="center"/>
            <w:hideMark/>
          </w:tcPr>
          <w:p w14:paraId="4E1D2DA5" w14:textId="77777777" w:rsidR="00981DFF" w:rsidRPr="00175008" w:rsidRDefault="006B7357" w:rsidP="00B85A90">
            <w:pPr>
              <w:pStyle w:val="TableCellLeft10pt"/>
              <w:keepNext w:val="0"/>
              <w:keepLines w:val="0"/>
            </w:pPr>
            <w:r w:rsidRPr="00175008">
              <w:t>Pregnancy Test – urine or Serum β-hCG (WOCBP only)</w:t>
            </w:r>
          </w:p>
          <w:p w14:paraId="506D001C" w14:textId="77777777" w:rsidR="00981DFF" w:rsidRPr="00175008" w:rsidRDefault="006B7357" w:rsidP="00B85A90">
            <w:pPr>
              <w:pStyle w:val="TableCellLeft10pt"/>
              <w:keepNext w:val="0"/>
              <w:keepLines w:val="0"/>
            </w:pPr>
            <w:r w:rsidRPr="00175008">
              <w:t>(Required on D1 of every cycle for participants who receive lenvatinib/placebo in the Second Course treatment phase.)</w:t>
            </w:r>
          </w:p>
        </w:tc>
        <w:tc>
          <w:tcPr>
            <w:tcW w:w="217" w:type="pct"/>
            <w:vAlign w:val="center"/>
          </w:tcPr>
          <w:p w14:paraId="00AA24F7" w14:textId="77777777" w:rsidR="00981DFF" w:rsidRPr="00175008" w:rsidRDefault="006B7357" w:rsidP="00B85A90">
            <w:pPr>
              <w:pStyle w:val="TableCellCenter10pt"/>
              <w:keepNext w:val="0"/>
              <w:keepLines w:val="0"/>
            </w:pPr>
            <w:r w:rsidRPr="00175008">
              <w:t>X*</w:t>
            </w:r>
          </w:p>
        </w:tc>
        <w:tc>
          <w:tcPr>
            <w:tcW w:w="217" w:type="pct"/>
            <w:vAlign w:val="center"/>
          </w:tcPr>
          <w:p w14:paraId="1A58D5B3" w14:textId="77777777" w:rsidR="00981DFF" w:rsidRPr="00175008" w:rsidRDefault="006B7357" w:rsidP="00B85A90">
            <w:pPr>
              <w:pStyle w:val="TableCellCenter10pt"/>
              <w:keepNext w:val="0"/>
              <w:keepLines w:val="0"/>
            </w:pPr>
            <w:r w:rsidRPr="00175008">
              <w:t>X</w:t>
            </w:r>
          </w:p>
        </w:tc>
        <w:tc>
          <w:tcPr>
            <w:tcW w:w="181" w:type="pct"/>
            <w:vAlign w:val="center"/>
          </w:tcPr>
          <w:p w14:paraId="5D0AEFD2" w14:textId="77777777" w:rsidR="00981DFF" w:rsidRPr="00175008" w:rsidRDefault="006B7357" w:rsidP="00B85A90">
            <w:pPr>
              <w:pStyle w:val="TableCellCenter10pt"/>
              <w:keepNext w:val="0"/>
              <w:keepLines w:val="0"/>
            </w:pPr>
            <w:r w:rsidRPr="00175008">
              <w:t>X</w:t>
            </w:r>
          </w:p>
        </w:tc>
        <w:tc>
          <w:tcPr>
            <w:tcW w:w="217" w:type="pct"/>
            <w:vAlign w:val="center"/>
          </w:tcPr>
          <w:p w14:paraId="079F2EAF" w14:textId="77777777" w:rsidR="00981DFF" w:rsidRPr="00175008" w:rsidRDefault="006B7357" w:rsidP="00B85A90">
            <w:pPr>
              <w:pStyle w:val="TableCellCenter10pt"/>
              <w:keepNext w:val="0"/>
              <w:keepLines w:val="0"/>
            </w:pPr>
            <w:r w:rsidRPr="00175008">
              <w:t>X</w:t>
            </w:r>
          </w:p>
        </w:tc>
        <w:tc>
          <w:tcPr>
            <w:tcW w:w="217" w:type="pct"/>
            <w:vAlign w:val="center"/>
          </w:tcPr>
          <w:p w14:paraId="00CEB436" w14:textId="77777777" w:rsidR="00981DFF" w:rsidRPr="00175008" w:rsidRDefault="006B7357" w:rsidP="00B85A90">
            <w:pPr>
              <w:pStyle w:val="TableCellCenter10pt"/>
              <w:keepNext w:val="0"/>
              <w:keepLines w:val="0"/>
            </w:pPr>
            <w:r w:rsidRPr="00175008">
              <w:t>X</w:t>
            </w:r>
          </w:p>
        </w:tc>
        <w:tc>
          <w:tcPr>
            <w:tcW w:w="290" w:type="pct"/>
            <w:vAlign w:val="center"/>
          </w:tcPr>
          <w:p w14:paraId="14E43DC8" w14:textId="77777777" w:rsidR="00981DFF" w:rsidRPr="00175008" w:rsidRDefault="006B7357" w:rsidP="00B85A90">
            <w:pPr>
              <w:pStyle w:val="TableCellCenter10pt"/>
              <w:keepNext w:val="0"/>
              <w:keepLines w:val="0"/>
            </w:pPr>
            <w:r w:rsidRPr="00175008">
              <w:t>X</w:t>
            </w:r>
          </w:p>
        </w:tc>
        <w:tc>
          <w:tcPr>
            <w:tcW w:w="292" w:type="pct"/>
            <w:vAlign w:val="center"/>
          </w:tcPr>
          <w:p w14:paraId="1322E40C" w14:textId="77777777" w:rsidR="00981DFF" w:rsidRPr="00175008" w:rsidRDefault="006B7357" w:rsidP="00B85A90">
            <w:pPr>
              <w:pStyle w:val="TableCellCenter10pt"/>
              <w:keepNext w:val="0"/>
              <w:keepLines w:val="0"/>
            </w:pPr>
            <w:r w:rsidRPr="00175008">
              <w:t>X</w:t>
            </w:r>
          </w:p>
        </w:tc>
        <w:tc>
          <w:tcPr>
            <w:tcW w:w="401" w:type="pct"/>
            <w:vAlign w:val="center"/>
          </w:tcPr>
          <w:p w14:paraId="3C935CCA" w14:textId="77777777" w:rsidR="00981DFF" w:rsidRPr="00175008" w:rsidRDefault="006B7357" w:rsidP="00B85A90">
            <w:pPr>
              <w:pStyle w:val="TableCellCenter10pt"/>
              <w:keepNext w:val="0"/>
              <w:keepLines w:val="0"/>
            </w:pPr>
            <w:r w:rsidRPr="00175008">
              <w:t>X</w:t>
            </w:r>
          </w:p>
        </w:tc>
        <w:tc>
          <w:tcPr>
            <w:tcW w:w="399" w:type="pct"/>
            <w:vAlign w:val="center"/>
          </w:tcPr>
          <w:p w14:paraId="7C5B8AF5" w14:textId="77777777" w:rsidR="00981DFF" w:rsidRPr="00175008" w:rsidRDefault="006B7357" w:rsidP="00B85A90">
            <w:pPr>
              <w:pStyle w:val="TableCellCenter10pt"/>
              <w:keepNext w:val="0"/>
              <w:keepLines w:val="0"/>
            </w:pPr>
            <w:r w:rsidRPr="00175008">
              <w:t>X</w:t>
            </w:r>
          </w:p>
        </w:tc>
        <w:tc>
          <w:tcPr>
            <w:tcW w:w="362" w:type="pct"/>
            <w:vAlign w:val="center"/>
          </w:tcPr>
          <w:p w14:paraId="5EEECBCB" w14:textId="77777777" w:rsidR="00981DFF" w:rsidRPr="00175008" w:rsidRDefault="00981DFF" w:rsidP="00B85A90">
            <w:pPr>
              <w:pStyle w:val="TableCellCenter10pt"/>
              <w:keepNext w:val="0"/>
              <w:keepLines w:val="0"/>
            </w:pPr>
          </w:p>
        </w:tc>
        <w:tc>
          <w:tcPr>
            <w:tcW w:w="363" w:type="pct"/>
            <w:vAlign w:val="center"/>
          </w:tcPr>
          <w:p w14:paraId="0A0D0F14" w14:textId="77777777" w:rsidR="00981DFF" w:rsidRPr="00175008" w:rsidRDefault="00981DFF" w:rsidP="00B85A90">
            <w:pPr>
              <w:pStyle w:val="TableCellCenter10pt"/>
              <w:keepNext w:val="0"/>
              <w:keepLines w:val="0"/>
            </w:pPr>
          </w:p>
        </w:tc>
        <w:tc>
          <w:tcPr>
            <w:tcW w:w="978" w:type="pct"/>
          </w:tcPr>
          <w:p w14:paraId="32082E0F" w14:textId="77777777" w:rsidR="00981DFF" w:rsidRPr="00175008" w:rsidRDefault="006B7357" w:rsidP="00B85A90">
            <w:pPr>
              <w:pStyle w:val="TableCellLeft10pt"/>
              <w:keepNext w:val="0"/>
              <w:keepLines w:val="0"/>
            </w:pPr>
            <w:r w:rsidRPr="00175008">
              <w:t>*Obtain a urine pregnancy test within 24 hours before the first dose for all participants</w:t>
            </w:r>
          </w:p>
          <w:p w14:paraId="7EDBCD56" w14:textId="77777777" w:rsidR="00981DFF" w:rsidRPr="00175008" w:rsidRDefault="006B7357" w:rsidP="00B85A90">
            <w:pPr>
              <w:pStyle w:val="TableCellLeft10pt"/>
              <w:keepNext w:val="0"/>
              <w:keepLines w:val="0"/>
            </w:pPr>
            <w:r w:rsidRPr="00175008">
              <w:t>If a urine pregnancy test cannot be confirmed as negative, a serum pregnancy test is required.</w:t>
            </w:r>
          </w:p>
          <w:p w14:paraId="51615EEB" w14:textId="77777777" w:rsidR="00981DFF" w:rsidRPr="00175008" w:rsidRDefault="006B7357" w:rsidP="00B85A90">
            <w:pPr>
              <w:pStyle w:val="TableCellLeft10pt"/>
              <w:keepNext w:val="0"/>
              <w:keepLines w:val="0"/>
            </w:pPr>
            <w:r w:rsidRPr="00175008">
              <w:t>Additional urine/serum testing may be performed if clinically warranted, and/or as defined by local regulations.</w:t>
            </w:r>
          </w:p>
        </w:tc>
      </w:tr>
      <w:tr w:rsidR="000121B5" w14:paraId="25833716" w14:textId="77777777" w:rsidTr="00907560">
        <w:trPr>
          <w:trHeight w:val="1227"/>
        </w:trPr>
        <w:tc>
          <w:tcPr>
            <w:tcW w:w="867" w:type="pct"/>
            <w:vAlign w:val="center"/>
            <w:hideMark/>
          </w:tcPr>
          <w:p w14:paraId="06A7F2C7" w14:textId="77777777" w:rsidR="00981DFF" w:rsidRPr="00175008" w:rsidRDefault="006B7357" w:rsidP="00B85A90">
            <w:pPr>
              <w:pStyle w:val="TableCellLeft10pt"/>
              <w:keepNext w:val="0"/>
              <w:keepLines w:val="0"/>
            </w:pPr>
            <w:r w:rsidRPr="00175008">
              <w:t>Hematology</w:t>
            </w:r>
          </w:p>
        </w:tc>
        <w:tc>
          <w:tcPr>
            <w:tcW w:w="217" w:type="pct"/>
            <w:vAlign w:val="center"/>
          </w:tcPr>
          <w:p w14:paraId="74197084" w14:textId="77777777" w:rsidR="00981DFF" w:rsidRPr="00175008" w:rsidRDefault="006B7357" w:rsidP="00B85A90">
            <w:pPr>
              <w:pStyle w:val="TableCellCenter10pt"/>
              <w:keepNext w:val="0"/>
              <w:keepLines w:val="0"/>
            </w:pPr>
            <w:r w:rsidRPr="00175008">
              <w:t>X*</w:t>
            </w:r>
          </w:p>
        </w:tc>
        <w:tc>
          <w:tcPr>
            <w:tcW w:w="217" w:type="pct"/>
            <w:vAlign w:val="center"/>
          </w:tcPr>
          <w:p w14:paraId="0EFE68F3" w14:textId="77777777" w:rsidR="00981DFF" w:rsidRPr="00175008" w:rsidRDefault="006B7357" w:rsidP="00B85A90">
            <w:pPr>
              <w:pStyle w:val="TableCellCenter10pt"/>
              <w:keepNext w:val="0"/>
              <w:keepLines w:val="0"/>
            </w:pPr>
            <w:r w:rsidRPr="00175008">
              <w:t>X</w:t>
            </w:r>
          </w:p>
        </w:tc>
        <w:tc>
          <w:tcPr>
            <w:tcW w:w="181" w:type="pct"/>
            <w:vAlign w:val="center"/>
            <w:hideMark/>
          </w:tcPr>
          <w:p w14:paraId="510CE275" w14:textId="77777777" w:rsidR="00981DFF" w:rsidRPr="00175008" w:rsidRDefault="006B7357" w:rsidP="00B85A90">
            <w:pPr>
              <w:pStyle w:val="TableCellCenter10pt"/>
              <w:keepNext w:val="0"/>
              <w:keepLines w:val="0"/>
            </w:pPr>
            <w:r w:rsidRPr="00175008">
              <w:t>X</w:t>
            </w:r>
          </w:p>
        </w:tc>
        <w:tc>
          <w:tcPr>
            <w:tcW w:w="217" w:type="pct"/>
            <w:vAlign w:val="center"/>
          </w:tcPr>
          <w:p w14:paraId="76587479" w14:textId="77777777" w:rsidR="00981DFF" w:rsidRPr="00175008" w:rsidRDefault="006B7357" w:rsidP="00B85A90">
            <w:pPr>
              <w:pStyle w:val="TableCellCenter10pt"/>
              <w:keepNext w:val="0"/>
              <w:keepLines w:val="0"/>
            </w:pPr>
            <w:r w:rsidRPr="00175008">
              <w:t>X</w:t>
            </w:r>
          </w:p>
        </w:tc>
        <w:tc>
          <w:tcPr>
            <w:tcW w:w="217" w:type="pct"/>
            <w:vAlign w:val="center"/>
          </w:tcPr>
          <w:p w14:paraId="3A793B38" w14:textId="77777777" w:rsidR="00981DFF" w:rsidRPr="00175008" w:rsidRDefault="006B7357" w:rsidP="00B85A90">
            <w:pPr>
              <w:pStyle w:val="TableCellCenter10pt"/>
              <w:keepNext w:val="0"/>
              <w:keepLines w:val="0"/>
            </w:pPr>
            <w:r w:rsidRPr="00175008">
              <w:t>X</w:t>
            </w:r>
          </w:p>
        </w:tc>
        <w:tc>
          <w:tcPr>
            <w:tcW w:w="290" w:type="pct"/>
            <w:vAlign w:val="center"/>
          </w:tcPr>
          <w:p w14:paraId="57E1B786" w14:textId="77777777" w:rsidR="00981DFF" w:rsidRPr="00175008" w:rsidRDefault="006B7357" w:rsidP="00B85A90">
            <w:pPr>
              <w:pStyle w:val="TableCellCenter10pt"/>
              <w:keepNext w:val="0"/>
              <w:keepLines w:val="0"/>
            </w:pPr>
            <w:r w:rsidRPr="00175008">
              <w:t>X</w:t>
            </w:r>
          </w:p>
        </w:tc>
        <w:tc>
          <w:tcPr>
            <w:tcW w:w="292" w:type="pct"/>
            <w:vAlign w:val="center"/>
          </w:tcPr>
          <w:p w14:paraId="094A63E7" w14:textId="77777777" w:rsidR="00981DFF" w:rsidRPr="00175008" w:rsidRDefault="006B7357" w:rsidP="00B85A90">
            <w:pPr>
              <w:pStyle w:val="TableCellCenter10pt"/>
              <w:keepNext w:val="0"/>
              <w:keepLines w:val="0"/>
            </w:pPr>
            <w:r w:rsidRPr="00175008">
              <w:t>X</w:t>
            </w:r>
          </w:p>
        </w:tc>
        <w:tc>
          <w:tcPr>
            <w:tcW w:w="401" w:type="pct"/>
            <w:vAlign w:val="center"/>
          </w:tcPr>
          <w:p w14:paraId="05E74EB1" w14:textId="77777777" w:rsidR="00981DFF" w:rsidRPr="00175008" w:rsidRDefault="006B7357" w:rsidP="00B85A90">
            <w:pPr>
              <w:pStyle w:val="TableCellCenter10pt"/>
              <w:keepNext w:val="0"/>
              <w:keepLines w:val="0"/>
            </w:pPr>
            <w:r w:rsidRPr="00175008">
              <w:t>X</w:t>
            </w:r>
          </w:p>
        </w:tc>
        <w:tc>
          <w:tcPr>
            <w:tcW w:w="399" w:type="pct"/>
            <w:vAlign w:val="center"/>
            <w:hideMark/>
          </w:tcPr>
          <w:p w14:paraId="15C29181" w14:textId="77777777" w:rsidR="00981DFF" w:rsidRPr="00175008" w:rsidRDefault="006B7357" w:rsidP="00B85A90">
            <w:pPr>
              <w:pStyle w:val="TableCellCenter10pt"/>
              <w:keepNext w:val="0"/>
              <w:keepLines w:val="0"/>
            </w:pPr>
            <w:r w:rsidRPr="00175008">
              <w:t>X</w:t>
            </w:r>
          </w:p>
        </w:tc>
        <w:tc>
          <w:tcPr>
            <w:tcW w:w="362" w:type="pct"/>
            <w:vAlign w:val="center"/>
          </w:tcPr>
          <w:p w14:paraId="6454B3FD" w14:textId="77777777" w:rsidR="00981DFF" w:rsidRPr="00175008" w:rsidRDefault="00981DFF" w:rsidP="00B85A90">
            <w:pPr>
              <w:pStyle w:val="TableCellCenter10pt"/>
              <w:keepNext w:val="0"/>
              <w:keepLines w:val="0"/>
            </w:pPr>
          </w:p>
        </w:tc>
        <w:tc>
          <w:tcPr>
            <w:tcW w:w="363" w:type="pct"/>
            <w:vAlign w:val="center"/>
          </w:tcPr>
          <w:p w14:paraId="2089DE9B" w14:textId="77777777" w:rsidR="00981DFF" w:rsidRPr="00175008" w:rsidRDefault="00981DFF" w:rsidP="00B85A90">
            <w:pPr>
              <w:pStyle w:val="TableCellCenter10pt"/>
              <w:keepNext w:val="0"/>
              <w:keepLines w:val="0"/>
            </w:pPr>
          </w:p>
        </w:tc>
        <w:tc>
          <w:tcPr>
            <w:tcW w:w="978" w:type="pct"/>
            <w:vMerge w:val="restart"/>
          </w:tcPr>
          <w:p w14:paraId="642DB726" w14:textId="77777777" w:rsidR="00981DFF" w:rsidRPr="00175008" w:rsidRDefault="006B7357" w:rsidP="00B85A90">
            <w:pPr>
              <w:pStyle w:val="TableCellLeft10pt"/>
              <w:keepNext w:val="0"/>
              <w:keepLines w:val="0"/>
            </w:pPr>
            <w:r w:rsidRPr="00175008">
              <w:t>*Perform within 7 days before first dose in C1 to confirm Second Course eligibility.</w:t>
            </w:r>
          </w:p>
          <w:p w14:paraId="48D81AA6" w14:textId="77777777" w:rsidR="00981DFF" w:rsidRPr="00175008" w:rsidRDefault="00981DFF" w:rsidP="00B85A90">
            <w:pPr>
              <w:pStyle w:val="TableCellLeft10pt"/>
              <w:keepNext w:val="0"/>
              <w:keepLines w:val="0"/>
            </w:pPr>
          </w:p>
        </w:tc>
      </w:tr>
      <w:tr w:rsidR="000121B5" w14:paraId="4017FA00" w14:textId="77777777" w:rsidTr="00907560">
        <w:tc>
          <w:tcPr>
            <w:tcW w:w="867" w:type="pct"/>
            <w:vAlign w:val="center"/>
            <w:hideMark/>
          </w:tcPr>
          <w:p w14:paraId="35E5063C" w14:textId="77777777" w:rsidR="00981DFF" w:rsidRPr="00175008" w:rsidRDefault="006B7357" w:rsidP="00B85A90">
            <w:pPr>
              <w:pStyle w:val="TableCellLeft10pt"/>
              <w:keepNext w:val="0"/>
              <w:keepLines w:val="0"/>
            </w:pPr>
            <w:r w:rsidRPr="00175008">
              <w:t>Chemistry</w:t>
            </w:r>
          </w:p>
        </w:tc>
        <w:tc>
          <w:tcPr>
            <w:tcW w:w="217" w:type="pct"/>
            <w:vAlign w:val="center"/>
          </w:tcPr>
          <w:p w14:paraId="2E2CEAF6" w14:textId="77777777" w:rsidR="00981DFF" w:rsidRPr="00175008" w:rsidRDefault="006B7357" w:rsidP="00B85A90">
            <w:pPr>
              <w:pStyle w:val="TableCellCenter10pt"/>
              <w:keepNext w:val="0"/>
              <w:keepLines w:val="0"/>
            </w:pPr>
            <w:r w:rsidRPr="00175008">
              <w:t>X*</w:t>
            </w:r>
          </w:p>
        </w:tc>
        <w:tc>
          <w:tcPr>
            <w:tcW w:w="217" w:type="pct"/>
            <w:vAlign w:val="center"/>
          </w:tcPr>
          <w:p w14:paraId="0C3EBDEE" w14:textId="77777777" w:rsidR="00981DFF" w:rsidRPr="00175008" w:rsidRDefault="006B7357" w:rsidP="00B85A90">
            <w:pPr>
              <w:pStyle w:val="TableCellCenter10pt"/>
              <w:keepNext w:val="0"/>
              <w:keepLines w:val="0"/>
            </w:pPr>
            <w:r w:rsidRPr="00175008">
              <w:t>X</w:t>
            </w:r>
          </w:p>
        </w:tc>
        <w:tc>
          <w:tcPr>
            <w:tcW w:w="181" w:type="pct"/>
            <w:vAlign w:val="center"/>
            <w:hideMark/>
          </w:tcPr>
          <w:p w14:paraId="5E090FC7" w14:textId="77777777" w:rsidR="00981DFF" w:rsidRPr="00175008" w:rsidRDefault="006B7357" w:rsidP="00B85A90">
            <w:pPr>
              <w:pStyle w:val="TableCellCenter10pt"/>
              <w:keepNext w:val="0"/>
              <w:keepLines w:val="0"/>
            </w:pPr>
            <w:r w:rsidRPr="00175008">
              <w:t>X</w:t>
            </w:r>
          </w:p>
        </w:tc>
        <w:tc>
          <w:tcPr>
            <w:tcW w:w="217" w:type="pct"/>
            <w:vAlign w:val="center"/>
          </w:tcPr>
          <w:p w14:paraId="1CAF279A" w14:textId="77777777" w:rsidR="00981DFF" w:rsidRPr="00175008" w:rsidRDefault="006B7357" w:rsidP="00B85A90">
            <w:pPr>
              <w:pStyle w:val="TableCellCenter10pt"/>
              <w:keepNext w:val="0"/>
              <w:keepLines w:val="0"/>
            </w:pPr>
            <w:r w:rsidRPr="00175008">
              <w:t>X</w:t>
            </w:r>
          </w:p>
        </w:tc>
        <w:tc>
          <w:tcPr>
            <w:tcW w:w="217" w:type="pct"/>
            <w:vAlign w:val="center"/>
          </w:tcPr>
          <w:p w14:paraId="068EFE6A" w14:textId="77777777" w:rsidR="00981DFF" w:rsidRPr="00175008" w:rsidRDefault="006B7357" w:rsidP="00B85A90">
            <w:pPr>
              <w:pStyle w:val="TableCellCenter10pt"/>
              <w:keepNext w:val="0"/>
              <w:keepLines w:val="0"/>
            </w:pPr>
            <w:r w:rsidRPr="00175008">
              <w:t>X</w:t>
            </w:r>
          </w:p>
        </w:tc>
        <w:tc>
          <w:tcPr>
            <w:tcW w:w="290" w:type="pct"/>
            <w:vAlign w:val="center"/>
          </w:tcPr>
          <w:p w14:paraId="36C2D637" w14:textId="77777777" w:rsidR="00981DFF" w:rsidRPr="00175008" w:rsidRDefault="006B7357" w:rsidP="00B85A90">
            <w:pPr>
              <w:pStyle w:val="TableCellCenter10pt"/>
              <w:keepNext w:val="0"/>
              <w:keepLines w:val="0"/>
            </w:pPr>
            <w:r w:rsidRPr="00175008">
              <w:t>X</w:t>
            </w:r>
          </w:p>
        </w:tc>
        <w:tc>
          <w:tcPr>
            <w:tcW w:w="292" w:type="pct"/>
            <w:vAlign w:val="center"/>
          </w:tcPr>
          <w:p w14:paraId="6BA0CE2D" w14:textId="77777777" w:rsidR="00981DFF" w:rsidRPr="00175008" w:rsidRDefault="006B7357" w:rsidP="00B85A90">
            <w:pPr>
              <w:pStyle w:val="TableCellCenter10pt"/>
              <w:keepNext w:val="0"/>
              <w:keepLines w:val="0"/>
            </w:pPr>
            <w:r w:rsidRPr="00175008">
              <w:t>X</w:t>
            </w:r>
          </w:p>
        </w:tc>
        <w:tc>
          <w:tcPr>
            <w:tcW w:w="401" w:type="pct"/>
            <w:vAlign w:val="center"/>
          </w:tcPr>
          <w:p w14:paraId="13127828" w14:textId="77777777" w:rsidR="00981DFF" w:rsidRPr="00175008" w:rsidRDefault="006B7357" w:rsidP="00B85A90">
            <w:pPr>
              <w:pStyle w:val="TableCellCenter10pt"/>
              <w:keepNext w:val="0"/>
              <w:keepLines w:val="0"/>
            </w:pPr>
            <w:r w:rsidRPr="00175008">
              <w:t>X</w:t>
            </w:r>
          </w:p>
        </w:tc>
        <w:tc>
          <w:tcPr>
            <w:tcW w:w="399" w:type="pct"/>
            <w:vAlign w:val="center"/>
            <w:hideMark/>
          </w:tcPr>
          <w:p w14:paraId="469847E9" w14:textId="77777777" w:rsidR="00981DFF" w:rsidRPr="00175008" w:rsidRDefault="006B7357" w:rsidP="00B85A90">
            <w:pPr>
              <w:pStyle w:val="TableCellCenter10pt"/>
              <w:keepNext w:val="0"/>
              <w:keepLines w:val="0"/>
            </w:pPr>
            <w:r w:rsidRPr="00175008">
              <w:t>X</w:t>
            </w:r>
          </w:p>
        </w:tc>
        <w:tc>
          <w:tcPr>
            <w:tcW w:w="362" w:type="pct"/>
            <w:vAlign w:val="center"/>
          </w:tcPr>
          <w:p w14:paraId="5B0B8405" w14:textId="77777777" w:rsidR="00981DFF" w:rsidRPr="00175008" w:rsidRDefault="00981DFF" w:rsidP="00B85A90">
            <w:pPr>
              <w:pStyle w:val="TableCellCenter10pt"/>
              <w:keepNext w:val="0"/>
              <w:keepLines w:val="0"/>
            </w:pPr>
          </w:p>
        </w:tc>
        <w:tc>
          <w:tcPr>
            <w:tcW w:w="363" w:type="pct"/>
            <w:vAlign w:val="center"/>
          </w:tcPr>
          <w:p w14:paraId="63D48D81" w14:textId="77777777" w:rsidR="00981DFF" w:rsidRPr="00175008" w:rsidRDefault="00981DFF" w:rsidP="00B85A90">
            <w:pPr>
              <w:pStyle w:val="TableCellCenter10pt"/>
              <w:keepNext w:val="0"/>
              <w:keepLines w:val="0"/>
            </w:pPr>
          </w:p>
        </w:tc>
        <w:tc>
          <w:tcPr>
            <w:tcW w:w="978" w:type="pct"/>
            <w:vMerge/>
          </w:tcPr>
          <w:p w14:paraId="6C4577F6" w14:textId="77777777" w:rsidR="00981DFF" w:rsidRPr="00175008" w:rsidRDefault="00981DFF" w:rsidP="00B85A90">
            <w:pPr>
              <w:pStyle w:val="TableCellLeft10pt"/>
              <w:keepNext w:val="0"/>
              <w:keepLines w:val="0"/>
            </w:pPr>
          </w:p>
        </w:tc>
      </w:tr>
      <w:tr w:rsidR="000121B5" w14:paraId="63BF030E" w14:textId="77777777" w:rsidTr="00907560">
        <w:tc>
          <w:tcPr>
            <w:tcW w:w="867" w:type="pct"/>
            <w:vAlign w:val="center"/>
            <w:hideMark/>
          </w:tcPr>
          <w:p w14:paraId="72DE9F8C" w14:textId="77777777" w:rsidR="00981DFF" w:rsidRPr="00175008" w:rsidRDefault="006B7357" w:rsidP="00B85A90">
            <w:pPr>
              <w:pStyle w:val="TableCellLeft10pt"/>
              <w:keepNext w:val="0"/>
              <w:keepLines w:val="0"/>
            </w:pPr>
            <w:r w:rsidRPr="00175008">
              <w:lastRenderedPageBreak/>
              <w:t>Thyroid Function Tests</w:t>
            </w:r>
          </w:p>
          <w:p w14:paraId="619BBDFC" w14:textId="77777777" w:rsidR="00981DFF" w:rsidRPr="00175008" w:rsidRDefault="006B7357" w:rsidP="00B85A90">
            <w:pPr>
              <w:pStyle w:val="TableCellLeft10pt"/>
              <w:keepNext w:val="0"/>
              <w:keepLines w:val="0"/>
            </w:pPr>
            <w:r w:rsidRPr="00175008">
              <w:t>(T3 or FT3, Free T4, TSH)</w:t>
            </w:r>
          </w:p>
        </w:tc>
        <w:tc>
          <w:tcPr>
            <w:tcW w:w="217" w:type="pct"/>
            <w:vAlign w:val="center"/>
          </w:tcPr>
          <w:p w14:paraId="2ED45DC4" w14:textId="77777777" w:rsidR="00981DFF" w:rsidRPr="00175008" w:rsidRDefault="006B7357" w:rsidP="00B85A90">
            <w:pPr>
              <w:pStyle w:val="TableCellCenter10pt"/>
              <w:keepNext w:val="0"/>
              <w:keepLines w:val="0"/>
            </w:pPr>
            <w:r w:rsidRPr="00175008">
              <w:t>X*</w:t>
            </w:r>
          </w:p>
        </w:tc>
        <w:tc>
          <w:tcPr>
            <w:tcW w:w="217" w:type="pct"/>
            <w:vAlign w:val="center"/>
          </w:tcPr>
          <w:p w14:paraId="241DED4A" w14:textId="77777777" w:rsidR="00981DFF" w:rsidRPr="00175008" w:rsidRDefault="00981DFF" w:rsidP="00B85A90">
            <w:pPr>
              <w:pStyle w:val="TableCellCenter10pt"/>
              <w:keepNext w:val="0"/>
              <w:keepLines w:val="0"/>
            </w:pPr>
          </w:p>
        </w:tc>
        <w:tc>
          <w:tcPr>
            <w:tcW w:w="181" w:type="pct"/>
            <w:vAlign w:val="center"/>
          </w:tcPr>
          <w:p w14:paraId="2B24F57E" w14:textId="77777777" w:rsidR="00981DFF" w:rsidRPr="00175008" w:rsidRDefault="006B7357" w:rsidP="00B85A90">
            <w:pPr>
              <w:pStyle w:val="TableCellCenter10pt"/>
              <w:keepNext w:val="0"/>
              <w:keepLines w:val="0"/>
            </w:pPr>
            <w:r w:rsidRPr="00175008">
              <w:t>X</w:t>
            </w:r>
          </w:p>
        </w:tc>
        <w:tc>
          <w:tcPr>
            <w:tcW w:w="217" w:type="pct"/>
            <w:vAlign w:val="center"/>
          </w:tcPr>
          <w:p w14:paraId="43EAB2CC" w14:textId="77777777" w:rsidR="00981DFF" w:rsidRPr="00175008" w:rsidRDefault="00981DFF" w:rsidP="00B85A90">
            <w:pPr>
              <w:pStyle w:val="TableCellCenter10pt"/>
              <w:keepNext w:val="0"/>
              <w:keepLines w:val="0"/>
            </w:pPr>
          </w:p>
        </w:tc>
        <w:tc>
          <w:tcPr>
            <w:tcW w:w="217" w:type="pct"/>
            <w:vAlign w:val="center"/>
          </w:tcPr>
          <w:p w14:paraId="1DDA15A7" w14:textId="77777777" w:rsidR="00981DFF" w:rsidRPr="00175008" w:rsidRDefault="006B7357" w:rsidP="00B85A90">
            <w:pPr>
              <w:pStyle w:val="TableCellCenter10pt"/>
              <w:keepNext w:val="0"/>
              <w:keepLines w:val="0"/>
            </w:pPr>
            <w:r w:rsidRPr="00175008">
              <w:t>X</w:t>
            </w:r>
          </w:p>
        </w:tc>
        <w:tc>
          <w:tcPr>
            <w:tcW w:w="290" w:type="pct"/>
            <w:vAlign w:val="center"/>
          </w:tcPr>
          <w:p w14:paraId="527D5D77" w14:textId="77777777" w:rsidR="00981DFF" w:rsidRPr="00175008" w:rsidRDefault="006B7357" w:rsidP="00B85A90">
            <w:pPr>
              <w:pStyle w:val="TableCellCenter10pt"/>
              <w:keepNext w:val="0"/>
              <w:keepLines w:val="0"/>
            </w:pPr>
            <w:r w:rsidRPr="00175008">
              <w:t>X</w:t>
            </w:r>
          </w:p>
        </w:tc>
        <w:tc>
          <w:tcPr>
            <w:tcW w:w="292" w:type="pct"/>
            <w:vAlign w:val="center"/>
          </w:tcPr>
          <w:p w14:paraId="2E77881B" w14:textId="77777777" w:rsidR="00981DFF" w:rsidRPr="00175008" w:rsidRDefault="006B7357" w:rsidP="00B85A90">
            <w:pPr>
              <w:pStyle w:val="TableCellCenter10pt"/>
              <w:keepNext w:val="0"/>
              <w:keepLines w:val="0"/>
            </w:pPr>
            <w:r w:rsidRPr="00175008">
              <w:t>X</w:t>
            </w:r>
          </w:p>
        </w:tc>
        <w:tc>
          <w:tcPr>
            <w:tcW w:w="401" w:type="pct"/>
            <w:vAlign w:val="center"/>
          </w:tcPr>
          <w:p w14:paraId="3AAD4089" w14:textId="77777777" w:rsidR="00981DFF" w:rsidRPr="00175008" w:rsidRDefault="00981DFF" w:rsidP="00B85A90">
            <w:pPr>
              <w:pStyle w:val="TableCellCenter10pt"/>
              <w:keepNext w:val="0"/>
              <w:keepLines w:val="0"/>
            </w:pPr>
          </w:p>
        </w:tc>
        <w:tc>
          <w:tcPr>
            <w:tcW w:w="399" w:type="pct"/>
            <w:vAlign w:val="center"/>
          </w:tcPr>
          <w:p w14:paraId="2391A19C" w14:textId="77777777" w:rsidR="00981DFF" w:rsidRPr="00175008" w:rsidRDefault="006B7357" w:rsidP="00B85A90">
            <w:pPr>
              <w:pStyle w:val="TableCellCenter10pt"/>
              <w:keepNext w:val="0"/>
              <w:keepLines w:val="0"/>
            </w:pPr>
            <w:r w:rsidRPr="00175008">
              <w:t>X</w:t>
            </w:r>
          </w:p>
        </w:tc>
        <w:tc>
          <w:tcPr>
            <w:tcW w:w="362" w:type="pct"/>
            <w:vAlign w:val="center"/>
          </w:tcPr>
          <w:p w14:paraId="24F1AF58" w14:textId="77777777" w:rsidR="00981DFF" w:rsidRPr="00175008" w:rsidRDefault="00981DFF" w:rsidP="00B85A90">
            <w:pPr>
              <w:pStyle w:val="TableCellCenter10pt"/>
              <w:keepNext w:val="0"/>
              <w:keepLines w:val="0"/>
            </w:pPr>
          </w:p>
        </w:tc>
        <w:tc>
          <w:tcPr>
            <w:tcW w:w="363" w:type="pct"/>
            <w:vAlign w:val="center"/>
          </w:tcPr>
          <w:p w14:paraId="66E09C5B" w14:textId="77777777" w:rsidR="00981DFF" w:rsidRPr="00175008" w:rsidRDefault="00981DFF" w:rsidP="00B85A90">
            <w:pPr>
              <w:pStyle w:val="TableCellCenter10pt"/>
              <w:keepNext w:val="0"/>
              <w:keepLines w:val="0"/>
            </w:pPr>
          </w:p>
        </w:tc>
        <w:tc>
          <w:tcPr>
            <w:tcW w:w="978" w:type="pct"/>
          </w:tcPr>
          <w:p w14:paraId="51DB43A5" w14:textId="77777777" w:rsidR="00981DFF" w:rsidRPr="00175008" w:rsidRDefault="006B7357" w:rsidP="00B85A90">
            <w:pPr>
              <w:pStyle w:val="TableCellLeft10pt"/>
              <w:keepNext w:val="0"/>
              <w:keepLines w:val="0"/>
            </w:pPr>
            <w:r w:rsidRPr="00175008">
              <w:t>*Perform within 7 days before first dose in C1, then every 2 cycles thereafter (C3, C5, C7, etc.).</w:t>
            </w:r>
          </w:p>
        </w:tc>
      </w:tr>
      <w:tr w:rsidR="000121B5" w14:paraId="3C048886" w14:textId="77777777" w:rsidTr="00907560">
        <w:tc>
          <w:tcPr>
            <w:tcW w:w="867" w:type="pct"/>
            <w:vAlign w:val="center"/>
            <w:hideMark/>
          </w:tcPr>
          <w:p w14:paraId="31E5226D" w14:textId="77777777" w:rsidR="00981DFF" w:rsidRPr="00175008" w:rsidRDefault="006B7357" w:rsidP="00334202">
            <w:pPr>
              <w:pStyle w:val="TableCellLeft10pt"/>
              <w:keepNext w:val="0"/>
              <w:keepLines w:val="0"/>
            </w:pPr>
            <w:r w:rsidRPr="00175008">
              <w:t>Urine Dipstick Testing</w:t>
            </w:r>
          </w:p>
          <w:p w14:paraId="3E66907B" w14:textId="77777777" w:rsidR="00981DFF" w:rsidRPr="00175008" w:rsidRDefault="006B7357" w:rsidP="00907560">
            <w:pPr>
              <w:pStyle w:val="TableCellLeft10pt"/>
            </w:pPr>
            <w:r w:rsidRPr="00175008">
              <w:t>(or Urinalysis; only required if participant is continuing to receive lenvatinib/placebo in Second Course)</w:t>
            </w:r>
          </w:p>
        </w:tc>
        <w:tc>
          <w:tcPr>
            <w:tcW w:w="217" w:type="pct"/>
            <w:vAlign w:val="center"/>
          </w:tcPr>
          <w:p w14:paraId="7FC19333" w14:textId="77777777" w:rsidR="00981DFF" w:rsidRPr="00175008" w:rsidRDefault="006B7357" w:rsidP="00907560">
            <w:pPr>
              <w:pStyle w:val="TableCellCenter10pt"/>
            </w:pPr>
            <w:r w:rsidRPr="00175008">
              <w:t>X*</w:t>
            </w:r>
          </w:p>
        </w:tc>
        <w:tc>
          <w:tcPr>
            <w:tcW w:w="217" w:type="pct"/>
            <w:vAlign w:val="center"/>
          </w:tcPr>
          <w:p w14:paraId="40390789" w14:textId="77777777" w:rsidR="00981DFF" w:rsidRPr="00175008" w:rsidRDefault="006B7357" w:rsidP="00907560">
            <w:pPr>
              <w:pStyle w:val="TableCellCenter10pt"/>
            </w:pPr>
            <w:r w:rsidRPr="00175008">
              <w:t>X</w:t>
            </w:r>
          </w:p>
        </w:tc>
        <w:tc>
          <w:tcPr>
            <w:tcW w:w="181" w:type="pct"/>
            <w:vAlign w:val="center"/>
          </w:tcPr>
          <w:p w14:paraId="66E2DDEC" w14:textId="77777777" w:rsidR="00981DFF" w:rsidRPr="00175008" w:rsidRDefault="006B7357" w:rsidP="00907560">
            <w:pPr>
              <w:pStyle w:val="TableCellCenter10pt"/>
            </w:pPr>
            <w:r w:rsidRPr="00175008">
              <w:t>X</w:t>
            </w:r>
          </w:p>
        </w:tc>
        <w:tc>
          <w:tcPr>
            <w:tcW w:w="217" w:type="pct"/>
            <w:vAlign w:val="center"/>
          </w:tcPr>
          <w:p w14:paraId="286887B1" w14:textId="77777777" w:rsidR="00981DFF" w:rsidRPr="00175008" w:rsidRDefault="006B7357" w:rsidP="00907560">
            <w:pPr>
              <w:pStyle w:val="TableCellCenter10pt"/>
            </w:pPr>
            <w:r w:rsidRPr="00175008">
              <w:t>X</w:t>
            </w:r>
          </w:p>
        </w:tc>
        <w:tc>
          <w:tcPr>
            <w:tcW w:w="217" w:type="pct"/>
            <w:vAlign w:val="center"/>
          </w:tcPr>
          <w:p w14:paraId="4D2A6CCA" w14:textId="77777777" w:rsidR="00981DFF" w:rsidRPr="00175008" w:rsidRDefault="006B7357" w:rsidP="00907560">
            <w:pPr>
              <w:pStyle w:val="TableCellCenter10pt"/>
            </w:pPr>
            <w:r w:rsidRPr="00175008">
              <w:t>X</w:t>
            </w:r>
          </w:p>
        </w:tc>
        <w:tc>
          <w:tcPr>
            <w:tcW w:w="290" w:type="pct"/>
            <w:vAlign w:val="center"/>
          </w:tcPr>
          <w:p w14:paraId="6F9C52E7" w14:textId="77777777" w:rsidR="00981DFF" w:rsidRPr="00175008" w:rsidRDefault="006B7357" w:rsidP="00907560">
            <w:pPr>
              <w:pStyle w:val="TableCellCenter10pt"/>
            </w:pPr>
            <w:r w:rsidRPr="00175008">
              <w:t>X</w:t>
            </w:r>
          </w:p>
        </w:tc>
        <w:tc>
          <w:tcPr>
            <w:tcW w:w="292" w:type="pct"/>
            <w:vAlign w:val="center"/>
          </w:tcPr>
          <w:p w14:paraId="5B2559BC" w14:textId="77777777" w:rsidR="00981DFF" w:rsidRPr="00175008" w:rsidRDefault="006B7357" w:rsidP="00907560">
            <w:pPr>
              <w:pStyle w:val="TableCellCenter10pt"/>
            </w:pPr>
            <w:r w:rsidRPr="00175008">
              <w:t>X</w:t>
            </w:r>
          </w:p>
        </w:tc>
        <w:tc>
          <w:tcPr>
            <w:tcW w:w="401" w:type="pct"/>
            <w:vAlign w:val="center"/>
          </w:tcPr>
          <w:p w14:paraId="42F057D7" w14:textId="77777777" w:rsidR="00981DFF" w:rsidRPr="00175008" w:rsidRDefault="00981DFF" w:rsidP="00907560">
            <w:pPr>
              <w:pStyle w:val="TableCellCenter10pt"/>
            </w:pPr>
          </w:p>
        </w:tc>
        <w:tc>
          <w:tcPr>
            <w:tcW w:w="399" w:type="pct"/>
            <w:vAlign w:val="center"/>
          </w:tcPr>
          <w:p w14:paraId="1966A514" w14:textId="77777777" w:rsidR="00981DFF" w:rsidRPr="00175008" w:rsidRDefault="006B7357" w:rsidP="00907560">
            <w:pPr>
              <w:pStyle w:val="TableCellCenter10pt"/>
            </w:pPr>
            <w:r w:rsidRPr="00175008">
              <w:t>X</w:t>
            </w:r>
          </w:p>
        </w:tc>
        <w:tc>
          <w:tcPr>
            <w:tcW w:w="362" w:type="pct"/>
            <w:vAlign w:val="center"/>
          </w:tcPr>
          <w:p w14:paraId="11D7BF2B" w14:textId="77777777" w:rsidR="00981DFF" w:rsidRPr="00175008" w:rsidRDefault="00981DFF" w:rsidP="00907560">
            <w:pPr>
              <w:pStyle w:val="TableCellCenter10pt"/>
            </w:pPr>
          </w:p>
        </w:tc>
        <w:tc>
          <w:tcPr>
            <w:tcW w:w="363" w:type="pct"/>
            <w:vAlign w:val="center"/>
          </w:tcPr>
          <w:p w14:paraId="1CCD925D" w14:textId="77777777" w:rsidR="00981DFF" w:rsidRPr="00175008" w:rsidRDefault="00981DFF" w:rsidP="00907560">
            <w:pPr>
              <w:pStyle w:val="TableCellCenter10pt"/>
            </w:pPr>
          </w:p>
        </w:tc>
        <w:tc>
          <w:tcPr>
            <w:tcW w:w="978" w:type="pct"/>
          </w:tcPr>
          <w:p w14:paraId="1574C70A" w14:textId="77777777" w:rsidR="00981DFF" w:rsidRPr="00175008" w:rsidRDefault="006B7357" w:rsidP="00907560">
            <w:pPr>
              <w:pStyle w:val="TableCellLeft10pt"/>
            </w:pPr>
            <w:r w:rsidRPr="00175008">
              <w:t>*Perform screening urinalysis test within 7 days before first dose in C1. Participants taking lenvatinib/placebo should have urine dipstick testing on Day 1 of each cycle.</w:t>
            </w:r>
          </w:p>
        </w:tc>
      </w:tr>
      <w:tr w:rsidR="000121B5" w14:paraId="2D7D48CD" w14:textId="77777777" w:rsidTr="00907560">
        <w:tc>
          <w:tcPr>
            <w:tcW w:w="867" w:type="pct"/>
            <w:vAlign w:val="center"/>
          </w:tcPr>
          <w:p w14:paraId="14F657DF" w14:textId="77777777" w:rsidR="00981DFF" w:rsidRPr="00175008" w:rsidRDefault="006B7357" w:rsidP="00907560">
            <w:pPr>
              <w:pStyle w:val="TableCellLeft10pt"/>
            </w:pPr>
            <w:r w:rsidRPr="00175008">
              <w:lastRenderedPageBreak/>
              <w:t>Urinalysis</w:t>
            </w:r>
          </w:p>
          <w:p w14:paraId="4995BBA9" w14:textId="77777777" w:rsidR="00981DFF" w:rsidRPr="00175008" w:rsidRDefault="006B7357" w:rsidP="00907560">
            <w:pPr>
              <w:pStyle w:val="TableCellLeft10pt"/>
            </w:pPr>
            <w:r w:rsidRPr="00175008">
              <w:t>(Only required after C1 if participant is continuing to receive lenvatinib/placebo in Second Course)</w:t>
            </w:r>
          </w:p>
        </w:tc>
        <w:tc>
          <w:tcPr>
            <w:tcW w:w="217" w:type="pct"/>
            <w:vAlign w:val="center"/>
          </w:tcPr>
          <w:p w14:paraId="104D1E56" w14:textId="77777777" w:rsidR="00981DFF" w:rsidRPr="00175008" w:rsidRDefault="006B7357" w:rsidP="00907560">
            <w:pPr>
              <w:pStyle w:val="TableCellCenter10pt"/>
            </w:pPr>
            <w:r w:rsidRPr="00175008">
              <w:t>X*</w:t>
            </w:r>
          </w:p>
        </w:tc>
        <w:tc>
          <w:tcPr>
            <w:tcW w:w="217" w:type="pct"/>
            <w:vAlign w:val="center"/>
          </w:tcPr>
          <w:p w14:paraId="799177D8" w14:textId="77777777" w:rsidR="00981DFF" w:rsidRPr="00175008" w:rsidRDefault="00981DFF" w:rsidP="00907560">
            <w:pPr>
              <w:pStyle w:val="TableCellCenter10pt"/>
            </w:pPr>
          </w:p>
        </w:tc>
        <w:tc>
          <w:tcPr>
            <w:tcW w:w="181" w:type="pct"/>
            <w:vAlign w:val="center"/>
          </w:tcPr>
          <w:p w14:paraId="5CAF98EC" w14:textId="77777777" w:rsidR="00981DFF" w:rsidRPr="00175008" w:rsidRDefault="006B7357" w:rsidP="00907560">
            <w:pPr>
              <w:pStyle w:val="TableCellCenter10pt"/>
            </w:pPr>
            <w:r w:rsidRPr="00175008">
              <w:t>X</w:t>
            </w:r>
          </w:p>
        </w:tc>
        <w:tc>
          <w:tcPr>
            <w:tcW w:w="217" w:type="pct"/>
            <w:vAlign w:val="center"/>
          </w:tcPr>
          <w:p w14:paraId="578A6E86" w14:textId="77777777" w:rsidR="00981DFF" w:rsidRPr="00175008" w:rsidRDefault="00981DFF" w:rsidP="00907560">
            <w:pPr>
              <w:pStyle w:val="TableCellCenter10pt"/>
            </w:pPr>
          </w:p>
        </w:tc>
        <w:tc>
          <w:tcPr>
            <w:tcW w:w="217" w:type="pct"/>
            <w:vAlign w:val="center"/>
          </w:tcPr>
          <w:p w14:paraId="74BEEDE2" w14:textId="77777777" w:rsidR="00981DFF" w:rsidRPr="00175008" w:rsidRDefault="00981DFF" w:rsidP="00907560">
            <w:pPr>
              <w:pStyle w:val="TableCellCenter10pt"/>
            </w:pPr>
          </w:p>
        </w:tc>
        <w:tc>
          <w:tcPr>
            <w:tcW w:w="290" w:type="pct"/>
            <w:vAlign w:val="center"/>
          </w:tcPr>
          <w:p w14:paraId="5BB8E3D2" w14:textId="77777777" w:rsidR="00981DFF" w:rsidRPr="00175008" w:rsidRDefault="006B7357" w:rsidP="00907560">
            <w:pPr>
              <w:pStyle w:val="TableCellCenter10pt"/>
            </w:pPr>
            <w:r w:rsidRPr="00175008">
              <w:t>X</w:t>
            </w:r>
          </w:p>
        </w:tc>
        <w:tc>
          <w:tcPr>
            <w:tcW w:w="292" w:type="pct"/>
            <w:vAlign w:val="center"/>
          </w:tcPr>
          <w:p w14:paraId="5F08DEB5" w14:textId="77777777" w:rsidR="00981DFF" w:rsidRPr="00175008" w:rsidRDefault="00981DFF" w:rsidP="00907560">
            <w:pPr>
              <w:pStyle w:val="TableCellCenter10pt"/>
            </w:pPr>
          </w:p>
        </w:tc>
        <w:tc>
          <w:tcPr>
            <w:tcW w:w="401" w:type="pct"/>
            <w:vAlign w:val="center"/>
          </w:tcPr>
          <w:p w14:paraId="7254A369" w14:textId="77777777" w:rsidR="00981DFF" w:rsidRPr="00175008" w:rsidRDefault="00981DFF" w:rsidP="00907560">
            <w:pPr>
              <w:pStyle w:val="TableCellCenter10pt"/>
            </w:pPr>
          </w:p>
        </w:tc>
        <w:tc>
          <w:tcPr>
            <w:tcW w:w="399" w:type="pct"/>
            <w:vAlign w:val="center"/>
          </w:tcPr>
          <w:p w14:paraId="340DF54C" w14:textId="77777777" w:rsidR="00981DFF" w:rsidRPr="00175008" w:rsidRDefault="00981DFF" w:rsidP="00907560">
            <w:pPr>
              <w:pStyle w:val="TableCellCenter10pt"/>
            </w:pPr>
          </w:p>
        </w:tc>
        <w:tc>
          <w:tcPr>
            <w:tcW w:w="362" w:type="pct"/>
            <w:vAlign w:val="center"/>
          </w:tcPr>
          <w:p w14:paraId="16882BB8" w14:textId="77777777" w:rsidR="00981DFF" w:rsidRPr="00175008" w:rsidRDefault="00981DFF" w:rsidP="00907560">
            <w:pPr>
              <w:pStyle w:val="TableCellCenter10pt"/>
            </w:pPr>
          </w:p>
        </w:tc>
        <w:tc>
          <w:tcPr>
            <w:tcW w:w="363" w:type="pct"/>
            <w:vAlign w:val="center"/>
          </w:tcPr>
          <w:p w14:paraId="0101F3C9" w14:textId="77777777" w:rsidR="00981DFF" w:rsidRPr="00175008" w:rsidRDefault="00981DFF" w:rsidP="00907560">
            <w:pPr>
              <w:pStyle w:val="TableCellCenter10pt"/>
            </w:pPr>
          </w:p>
        </w:tc>
        <w:tc>
          <w:tcPr>
            <w:tcW w:w="978" w:type="pct"/>
          </w:tcPr>
          <w:p w14:paraId="42F21380" w14:textId="77777777" w:rsidR="00981DFF" w:rsidRPr="00175008" w:rsidRDefault="006B7357" w:rsidP="00907560">
            <w:pPr>
              <w:pStyle w:val="TableCellLeft10pt"/>
            </w:pPr>
            <w:r w:rsidRPr="00175008">
              <w:t>Collect at C3, C6, C9, and every 3 cycles if participant is receiving lenvatinib/placebo.</w:t>
            </w:r>
          </w:p>
          <w:p w14:paraId="5BE2F928" w14:textId="77777777" w:rsidR="00981DFF" w:rsidRPr="00175008" w:rsidRDefault="006B7357" w:rsidP="00907560">
            <w:pPr>
              <w:pStyle w:val="TableCellLeft10pt"/>
            </w:pPr>
            <w:r w:rsidRPr="00175008">
              <w:t>*Perform screening urinalysis tests within 7 days before first dose in C1 to confirm Second Course eligibility.</w:t>
            </w:r>
          </w:p>
        </w:tc>
      </w:tr>
      <w:tr w:rsidR="000121B5" w14:paraId="680FA015" w14:textId="77777777" w:rsidTr="00907560">
        <w:tc>
          <w:tcPr>
            <w:tcW w:w="867" w:type="pct"/>
            <w:vAlign w:val="center"/>
          </w:tcPr>
          <w:p w14:paraId="3A5EAF13" w14:textId="77777777" w:rsidR="00981DFF" w:rsidRPr="00175008" w:rsidRDefault="006B7357" w:rsidP="00907560">
            <w:pPr>
              <w:pStyle w:val="TableCellLeft10pt"/>
            </w:pPr>
            <w:r w:rsidRPr="00175008">
              <w:t>INR or PT and aPTT</w:t>
            </w:r>
          </w:p>
        </w:tc>
        <w:tc>
          <w:tcPr>
            <w:tcW w:w="217" w:type="pct"/>
            <w:vAlign w:val="center"/>
          </w:tcPr>
          <w:p w14:paraId="5D6F3422" w14:textId="77777777" w:rsidR="00981DFF" w:rsidRPr="00175008" w:rsidRDefault="006B7357" w:rsidP="00907560">
            <w:pPr>
              <w:pStyle w:val="TableCellCenter10pt"/>
            </w:pPr>
            <w:r w:rsidRPr="00175008">
              <w:t>X*</w:t>
            </w:r>
          </w:p>
        </w:tc>
        <w:tc>
          <w:tcPr>
            <w:tcW w:w="217" w:type="pct"/>
            <w:vAlign w:val="center"/>
          </w:tcPr>
          <w:p w14:paraId="0E2FDA17" w14:textId="77777777" w:rsidR="00981DFF" w:rsidRPr="00175008" w:rsidRDefault="00981DFF" w:rsidP="00907560">
            <w:pPr>
              <w:pStyle w:val="TableCellCenter10pt"/>
            </w:pPr>
          </w:p>
        </w:tc>
        <w:tc>
          <w:tcPr>
            <w:tcW w:w="181" w:type="pct"/>
            <w:vAlign w:val="center"/>
          </w:tcPr>
          <w:p w14:paraId="5CCE60BF" w14:textId="77777777" w:rsidR="00981DFF" w:rsidRPr="00175008" w:rsidRDefault="00981DFF" w:rsidP="00907560">
            <w:pPr>
              <w:pStyle w:val="TableCellCenter10pt"/>
            </w:pPr>
          </w:p>
        </w:tc>
        <w:tc>
          <w:tcPr>
            <w:tcW w:w="217" w:type="pct"/>
            <w:vAlign w:val="center"/>
          </w:tcPr>
          <w:p w14:paraId="746268A8" w14:textId="77777777" w:rsidR="00981DFF" w:rsidRPr="00175008" w:rsidRDefault="00981DFF" w:rsidP="00907560">
            <w:pPr>
              <w:pStyle w:val="TableCellCenter10pt"/>
            </w:pPr>
          </w:p>
        </w:tc>
        <w:tc>
          <w:tcPr>
            <w:tcW w:w="217" w:type="pct"/>
            <w:vAlign w:val="center"/>
          </w:tcPr>
          <w:p w14:paraId="7E55FD19" w14:textId="77777777" w:rsidR="00981DFF" w:rsidRPr="00175008" w:rsidRDefault="00981DFF" w:rsidP="00907560">
            <w:pPr>
              <w:pStyle w:val="TableCellCenter10pt"/>
            </w:pPr>
          </w:p>
        </w:tc>
        <w:tc>
          <w:tcPr>
            <w:tcW w:w="290" w:type="pct"/>
            <w:vAlign w:val="center"/>
          </w:tcPr>
          <w:p w14:paraId="43DBA2E4" w14:textId="77777777" w:rsidR="00981DFF" w:rsidRPr="00175008" w:rsidRDefault="00981DFF" w:rsidP="00907560">
            <w:pPr>
              <w:pStyle w:val="TableCellCenter10pt"/>
            </w:pPr>
          </w:p>
        </w:tc>
        <w:tc>
          <w:tcPr>
            <w:tcW w:w="292" w:type="pct"/>
            <w:vAlign w:val="center"/>
          </w:tcPr>
          <w:p w14:paraId="5C04D394" w14:textId="77777777" w:rsidR="00981DFF" w:rsidRPr="00175008" w:rsidRDefault="00981DFF" w:rsidP="00907560">
            <w:pPr>
              <w:pStyle w:val="TableCellCenter10pt"/>
            </w:pPr>
          </w:p>
        </w:tc>
        <w:tc>
          <w:tcPr>
            <w:tcW w:w="401" w:type="pct"/>
            <w:vAlign w:val="center"/>
          </w:tcPr>
          <w:p w14:paraId="4035AAEF" w14:textId="77777777" w:rsidR="00981DFF" w:rsidRPr="00175008" w:rsidRDefault="00981DFF" w:rsidP="00907560">
            <w:pPr>
              <w:pStyle w:val="TableCellCenter10pt"/>
            </w:pPr>
          </w:p>
        </w:tc>
        <w:tc>
          <w:tcPr>
            <w:tcW w:w="399" w:type="pct"/>
            <w:vAlign w:val="center"/>
          </w:tcPr>
          <w:p w14:paraId="65EB6851" w14:textId="77777777" w:rsidR="00981DFF" w:rsidRPr="00175008" w:rsidRDefault="00981DFF" w:rsidP="00907560">
            <w:pPr>
              <w:pStyle w:val="TableCellCenter10pt"/>
            </w:pPr>
          </w:p>
        </w:tc>
        <w:tc>
          <w:tcPr>
            <w:tcW w:w="362" w:type="pct"/>
            <w:vAlign w:val="center"/>
          </w:tcPr>
          <w:p w14:paraId="130DCEEF" w14:textId="77777777" w:rsidR="00981DFF" w:rsidRPr="00175008" w:rsidRDefault="00981DFF" w:rsidP="00907560">
            <w:pPr>
              <w:pStyle w:val="TableCellCenter10pt"/>
            </w:pPr>
          </w:p>
        </w:tc>
        <w:tc>
          <w:tcPr>
            <w:tcW w:w="363" w:type="pct"/>
            <w:vAlign w:val="center"/>
          </w:tcPr>
          <w:p w14:paraId="13C862B2" w14:textId="77777777" w:rsidR="00981DFF" w:rsidRPr="00175008" w:rsidRDefault="00981DFF" w:rsidP="00907560">
            <w:pPr>
              <w:pStyle w:val="TableCellCenter10pt"/>
            </w:pPr>
          </w:p>
        </w:tc>
        <w:tc>
          <w:tcPr>
            <w:tcW w:w="978" w:type="pct"/>
          </w:tcPr>
          <w:p w14:paraId="097EFF2A" w14:textId="77777777" w:rsidR="00981DFF" w:rsidRPr="00175008" w:rsidRDefault="006B7357" w:rsidP="00907560">
            <w:pPr>
              <w:pStyle w:val="TableCellLeft10pt"/>
            </w:pPr>
            <w:r w:rsidRPr="00175008">
              <w:t>*Perform within 7 days before first dose in C1. Additional testing to be conducted as clinically indicated for participants taking anticoagulants.</w:t>
            </w:r>
          </w:p>
        </w:tc>
      </w:tr>
    </w:tbl>
    <w:p w14:paraId="1FAA6078" w14:textId="77777777" w:rsidR="001C6557" w:rsidRPr="00A074CD" w:rsidRDefault="00A074CD" w:rsidP="00EF27CA">
      <w:pPr>
        <w:pStyle w:val="Paragraph"/>
        <w:rPr>
          <w:del w:id="1544" w:author="Powell, Deana" w:date="2023-10-19T15:28:00Z"/>
          <w:sz w:val="18"/>
          <w:szCs w:val="18"/>
        </w:rPr>
      </w:pPr>
      <w:del w:id="1545" w:author="Powell, Deana" w:date="2023-10-19T15:28:00Z">
        <w:r w:rsidRPr="00A074CD">
          <w:rPr>
            <w:sz w:val="18"/>
            <w:szCs w:val="18"/>
          </w:rPr>
          <w:delText xml:space="preserve">Abbreviations: </w:delText>
        </w:r>
        <w:r w:rsidR="00F22FF8" w:rsidRPr="00F22FF8">
          <w:rPr>
            <w:sz w:val="18"/>
            <w:szCs w:val="18"/>
          </w:rPr>
          <w:delText xml:space="preserve">AE = adverse event; aPTT = activated partial thromboplastin time; β-HCG; = β human chorionic gonadotropin; C = cycle; CBC = complete blood count; CXDY= Cycle X Day Y ; D = day; </w:delText>
        </w:r>
        <w:r w:rsidR="009A5562">
          <w:rPr>
            <w:sz w:val="18"/>
            <w:szCs w:val="18"/>
          </w:rPr>
          <w:delText>discon</w:delText>
        </w:r>
        <w:r w:rsidR="00F22FF8" w:rsidRPr="00F22FF8">
          <w:rPr>
            <w:sz w:val="18"/>
            <w:szCs w:val="18"/>
          </w:rPr>
          <w:delText xml:space="preserve"> = discontinuation; ECG = electrocardiogram; ECOG = Eastern Cooperative Oncology Group; EOT = end</w:delText>
        </w:r>
        <w:r w:rsidR="00763F04">
          <w:rPr>
            <w:sz w:val="18"/>
            <w:szCs w:val="18"/>
          </w:rPr>
          <w:delText>-</w:delText>
        </w:r>
        <w:r w:rsidR="00F22FF8" w:rsidRPr="00F22FF8">
          <w:rPr>
            <w:sz w:val="18"/>
            <w:szCs w:val="18"/>
          </w:rPr>
          <w:delText>of</w:delText>
        </w:r>
        <w:r w:rsidR="00763F04">
          <w:rPr>
            <w:sz w:val="18"/>
            <w:szCs w:val="18"/>
          </w:rPr>
          <w:delText>-</w:delText>
        </w:r>
        <w:r w:rsidR="00F22FF8" w:rsidRPr="00F22FF8">
          <w:rPr>
            <w:sz w:val="18"/>
            <w:szCs w:val="18"/>
          </w:rPr>
          <w:delText>treatment; FT3 = free triiodothyronine; FU = follow-up; INR = international normalized ratio; IV = intravenous; MRI = magnetic resonance imaging; PD = progressive disease;</w:delText>
        </w:r>
        <w:r w:rsidR="002C3D1A">
          <w:rPr>
            <w:sz w:val="18"/>
            <w:szCs w:val="18"/>
          </w:rPr>
          <w:delText xml:space="preserve"> </w:delText>
        </w:r>
        <w:r w:rsidR="00F22FF8" w:rsidRPr="00F22FF8">
          <w:rPr>
            <w:sz w:val="18"/>
            <w:szCs w:val="18"/>
          </w:rPr>
          <w:delText>PT = prothrombin time; PTT = partial thromboplastin time; Q9W = every 9 weeks; Q12W = every 12 weeks; QTcF = QT interval corrected with Fridericia’s formula; SAE = serious adverse event; T3 = triiodothyronine; T4 = thyroxine; TSH = thyroid</w:delText>
        </w:r>
        <w:r w:rsidR="0050677F">
          <w:rPr>
            <w:sz w:val="18"/>
            <w:szCs w:val="18"/>
          </w:rPr>
          <w:delText>-</w:delText>
        </w:r>
        <w:r w:rsidR="00F22FF8" w:rsidRPr="00F22FF8">
          <w:rPr>
            <w:sz w:val="18"/>
            <w:szCs w:val="18"/>
          </w:rPr>
          <w:delText>stimulating hormone; WOCBP = women of childbearing potential</w:delText>
        </w:r>
        <w:r w:rsidR="00F22FF8">
          <w:rPr>
            <w:sz w:val="18"/>
            <w:szCs w:val="18"/>
          </w:rPr>
          <w:delText>.</w:delText>
        </w:r>
      </w:del>
    </w:p>
    <w:p w14:paraId="6643968F" w14:textId="77777777" w:rsidR="00EB71E9" w:rsidRDefault="00EB71E9" w:rsidP="007F42AD">
      <w:pPr>
        <w:pStyle w:val="Paragraph"/>
        <w:rPr>
          <w:del w:id="1546" w:author="Powell, Deana" w:date="2023-10-19T15:28:00Z"/>
        </w:rPr>
      </w:pPr>
    </w:p>
    <w:p w14:paraId="49F3EA47" w14:textId="77777777" w:rsidR="00EB71E9" w:rsidRPr="007F42AD" w:rsidRDefault="00EB71E9" w:rsidP="00A72B20">
      <w:pPr>
        <w:rPr>
          <w:del w:id="1547" w:author="Powell, Deana" w:date="2023-10-19T15:28:00Z"/>
        </w:rPr>
        <w:sectPr w:rsidR="00EB71E9" w:rsidRPr="007F42AD" w:rsidSect="001177E8">
          <w:headerReference w:type="default" r:id="rId32"/>
          <w:footerReference w:type="default" r:id="rId33"/>
          <w:pgSz w:w="15840" w:h="12240" w:orient="landscape" w:code="1"/>
          <w:pgMar w:top="1800" w:right="1440" w:bottom="1440" w:left="1440" w:header="720" w:footer="720" w:gutter="0"/>
          <w:cols w:space="720"/>
          <w:docGrid w:linePitch="326"/>
        </w:sectPr>
      </w:pPr>
    </w:p>
    <w:p w14:paraId="2D6F8913" w14:textId="77777777" w:rsidR="002B6FE4" w:rsidRPr="002B6FE4" w:rsidRDefault="00501903" w:rsidP="002B6FE4">
      <w:pPr>
        <w:pStyle w:val="Heading1"/>
        <w:rPr>
          <w:del w:id="1574" w:author="Powell, Deana" w:date="2023-10-19T15:28:00Z"/>
        </w:rPr>
      </w:pPr>
      <w:bookmarkStart w:id="1575" w:name="_Toc107570590"/>
      <w:del w:id="1576" w:author="Powell, Deana" w:date="2023-10-19T15:28:00Z">
        <w:r w:rsidRPr="00A70561">
          <w:lastRenderedPageBreak/>
          <w:delText>Introduction</w:delText>
        </w:r>
        <w:bookmarkEnd w:id="1575"/>
      </w:del>
    </w:p>
    <w:p w14:paraId="3A7D3DD1" w14:textId="77777777" w:rsidR="00981DFF" w:rsidRPr="00907560" w:rsidRDefault="00981DFF" w:rsidP="00981DFF">
      <w:pPr>
        <w:rPr>
          <w:ins w:id="1577" w:author="Powell, Deana" w:date="2023-10-19T15:28:00Z"/>
          <w:sz w:val="2"/>
          <w:szCs w:val="2"/>
        </w:rPr>
      </w:pPr>
    </w:p>
    <w:p w14:paraId="71B93BE3" w14:textId="77777777" w:rsidR="00F86E86" w:rsidRPr="00F86E86" w:rsidRDefault="00F86E86" w:rsidP="00F86E86">
      <w:pPr>
        <w:pStyle w:val="Paragraph"/>
        <w:keepNext/>
        <w:spacing w:before="0" w:after="0" w:line="20" w:lineRule="exact"/>
        <w:rPr>
          <w:ins w:id="1578" w:author="Powell, Deana" w:date="2023-10-19T15:28:00Z"/>
          <w:sz w:val="2"/>
          <w:szCs w:val="2"/>
        </w:rPr>
      </w:pPr>
    </w:p>
    <w:tbl>
      <w:tblPr>
        <w:tblW w:w="129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8" w:type="dxa"/>
          <w:right w:w="58" w:type="dxa"/>
        </w:tblCellMar>
        <w:tblLook w:val="01E0" w:firstRow="1" w:lastRow="1" w:firstColumn="1" w:lastColumn="1" w:noHBand="0" w:noVBand="0"/>
      </w:tblPr>
      <w:tblGrid>
        <w:gridCol w:w="12946"/>
      </w:tblGrid>
      <w:tr w:rsidR="000121B5" w14:paraId="02D77B38" w14:textId="77777777" w:rsidTr="00F86E86">
        <w:trPr>
          <w:ins w:id="1579" w:author="Powell, Deana" w:date="2023-10-19T15:28:00Z"/>
        </w:trPr>
        <w:tc>
          <w:tcPr>
            <w:tcW w:w="5000" w:type="pct"/>
            <w:vAlign w:val="center"/>
          </w:tcPr>
          <w:p w14:paraId="6A3B5FCF" w14:textId="77777777" w:rsidR="00F86E86" w:rsidRPr="00F86E86" w:rsidRDefault="006B7357" w:rsidP="00F86E86">
            <w:pPr>
              <w:pStyle w:val="TableNote9pt"/>
              <w:rPr>
                <w:ins w:id="1580" w:author="Powell, Deana" w:date="2023-10-19T15:28:00Z"/>
                <w:rStyle w:val="SuggestedOptional"/>
                <w:color w:val="auto"/>
              </w:rPr>
            </w:pPr>
            <w:ins w:id="1581" w:author="Powell, Deana" w:date="2023-10-19T15:28:00Z">
              <w:r>
                <w:tab/>
              </w:r>
              <w:r w:rsidR="00907560">
                <w:t>A</w:t>
              </w:r>
              <w:r w:rsidR="00907560" w:rsidRPr="00907560">
                <w:t>bbreviations: AE = adverse event; aPTT = activated partial thromboplastin time; β-HCG; = β human chorionic gonadotropin; C = cycle; CBC = complete blood count; CXDY= Cycle X Day Y ; D = day; discon = discontinuation; ECG = electrocardiogram; ECOG = Eastern Cooperative Oncology Group; EOT = end-of-treatment; FT3 = free triiodothyronine; FU = follow-up; INR = international normalized ratio; IV = intravenous; MRI = magnetic resonance imaging; PD = progressive disease; PT = prothrombin time; PTT = partial thromboplastin time; Q9W = every 9 weeks; Q12W = every 12 weeks; QTcF = QT interval corrected with Fridericia’s formula; SAE = serious adverse event; T3 = triiodothyronine; T4 = thyroxine; TSH = thyroid-stimulating hormone; WOCBP = women of childbearing potential.</w:t>
              </w:r>
            </w:ins>
          </w:p>
        </w:tc>
      </w:tr>
    </w:tbl>
    <w:p w14:paraId="1F9EBFDA" w14:textId="77777777" w:rsidR="00E4762A" w:rsidRDefault="00E4762A" w:rsidP="00D823CC">
      <w:pPr>
        <w:pStyle w:val="ListEnd"/>
        <w:rPr>
          <w:ins w:id="1582" w:author="Powell, Deana" w:date="2023-10-19T15:28:00Z"/>
        </w:rPr>
      </w:pPr>
    </w:p>
    <w:p w14:paraId="436150EE" w14:textId="77777777" w:rsidR="00E4762A" w:rsidRPr="00757414" w:rsidRDefault="00E4762A" w:rsidP="00757414">
      <w:pPr>
        <w:pStyle w:val="Paragraph"/>
        <w:spacing w:before="0" w:after="0" w:line="20" w:lineRule="exact"/>
        <w:rPr>
          <w:ins w:id="1583" w:author="Powell, Deana" w:date="2023-10-19T15:28:00Z"/>
          <w:bCs/>
          <w:sz w:val="2"/>
        </w:rPr>
      </w:pPr>
    </w:p>
    <w:p w14:paraId="076A8325" w14:textId="77777777" w:rsidR="00E4762A" w:rsidRPr="00757414" w:rsidRDefault="00E4762A" w:rsidP="00757414">
      <w:pPr>
        <w:pStyle w:val="Paragraph"/>
        <w:spacing w:before="0" w:after="0" w:line="20" w:lineRule="exact"/>
        <w:rPr>
          <w:ins w:id="1584" w:author="Powell, Deana" w:date="2023-10-19T15:28:00Z"/>
          <w:bCs/>
          <w:sz w:val="2"/>
        </w:rPr>
        <w:sectPr w:rsidR="00E4762A" w:rsidRPr="00757414" w:rsidSect="008F0702">
          <w:pgSz w:w="15840" w:h="12240" w:orient="landscape"/>
          <w:pgMar w:top="1800" w:right="1440" w:bottom="1440" w:left="1440" w:header="720" w:footer="720" w:gutter="0"/>
          <w:cols w:space="708"/>
          <w:docGrid w:linePitch="360"/>
        </w:sectPr>
      </w:pPr>
    </w:p>
    <w:p w14:paraId="1C35DD43" w14:textId="77777777" w:rsidR="00E4762A" w:rsidRDefault="006B7357" w:rsidP="00E4762A">
      <w:pPr>
        <w:pStyle w:val="Heading1"/>
        <w:rPr>
          <w:ins w:id="1585" w:author="Powell, Deana" w:date="2023-10-19T15:28:00Z"/>
        </w:rPr>
      </w:pPr>
      <w:bookmarkStart w:id="1586" w:name="_Toc148621536"/>
      <w:ins w:id="1587" w:author="Powell, Deana" w:date="2023-10-19T15:28:00Z">
        <w:r w:rsidRPr="00E4762A">
          <w:lastRenderedPageBreak/>
          <w:t>INTRODUCTION</w:t>
        </w:r>
        <w:bookmarkEnd w:id="1586"/>
      </w:ins>
    </w:p>
    <w:p w14:paraId="59761D5E" w14:textId="77777777" w:rsidR="00E4762A" w:rsidRDefault="006B7357" w:rsidP="00E4762A">
      <w:pPr>
        <w:pStyle w:val="Paragraph"/>
      </w:pPr>
      <w:r w:rsidRPr="000034D9">
        <w:t>Pembrolizumab, a PD-1 inhibitor, in combination with lenvatinib, an anti-angiogenic tyrosine kinase inhibitor, are being investigated for participants eligible for 1L treatment of R/M HNSCC in this randomized, international, parallel design, double-blind, Phase 3 study.</w:t>
      </w:r>
    </w:p>
    <w:p w14:paraId="0A41B511" w14:textId="77777777" w:rsidR="00307BD9" w:rsidRDefault="006B7357" w:rsidP="00307BD9">
      <w:pPr>
        <w:pStyle w:val="Heading2"/>
      </w:pPr>
      <w:bookmarkStart w:id="1588" w:name="_Toc148621537"/>
      <w:bookmarkStart w:id="1589" w:name="_Toc107570591"/>
      <w:r w:rsidRPr="00307BD9">
        <w:t>Study Rationale</w:t>
      </w:r>
      <w:bookmarkEnd w:id="1588"/>
      <w:bookmarkEnd w:id="1589"/>
    </w:p>
    <w:p w14:paraId="15CBF2B8" w14:textId="52ED70DE" w:rsidR="00D46656" w:rsidRPr="005F12AE" w:rsidRDefault="006B7357" w:rsidP="00D46656">
      <w:pPr>
        <w:pStyle w:val="Paragraph"/>
      </w:pPr>
      <w:r w:rsidRPr="005F12AE">
        <w:t xml:space="preserve">Head and neck cancers describe an anatomically heterogeneous group of cancers that arise most often from the oral cavity, the oropharynx, the hypopharynx, and the larynx </w:t>
      </w:r>
      <w:r w:rsidR="00815B7C">
        <w:t>[Dorsey, K. 2013]</w:t>
      </w:r>
      <w:r w:rsidRPr="005F12AE">
        <w:t xml:space="preserve">. More than 90% of head and neck cancers are squamous cell carcinomas, originating from the epithelium of the mucosal lining of the upper aerodigestive tract </w:t>
      </w:r>
      <w:r w:rsidR="00815B7C">
        <w:t>[Gupta, B., et al 2016]</w:t>
      </w:r>
      <w:r w:rsidRPr="005F12AE">
        <w:t xml:space="preserve">. Head and neck cancers are the ninth most common malignancy in the world with high mortality rates in developing countries (age-standardized mortality rates of 7.9 and 2.2 per 100,000 in males and females, respectively) </w:t>
      </w:r>
      <w:r w:rsidR="00815B7C">
        <w:t>[Gupta, B., et al 2016]</w:t>
      </w:r>
      <w:r w:rsidRPr="005F12AE">
        <w:t>.</w:t>
      </w:r>
    </w:p>
    <w:p w14:paraId="4C2B3065" w14:textId="181209A5" w:rsidR="00D46656" w:rsidRPr="005F12AE" w:rsidRDefault="006B7357" w:rsidP="00D46656">
      <w:pPr>
        <w:pStyle w:val="Paragraph"/>
      </w:pPr>
      <w:r w:rsidRPr="005F12AE">
        <w:t>More than 90% of participants with HNSCC initially present with disease confined to the head and neck mucosa and/or to the regional cervical lymph nodes</w:t>
      </w:r>
      <w:r w:rsidR="000344CD">
        <w:t xml:space="preserve"> </w:t>
      </w:r>
      <w:r w:rsidR="00815B7C">
        <w:t>[Machiels, J. P. 2011]</w:t>
      </w:r>
      <w:r w:rsidRPr="005F12AE">
        <w:t>. Surgery and radiation therapy are markedly effective for participants with Stage I and II disease. However, despite intensive multimodal treatment, approximately 50% to 60% of participants with locally advanced Stage III or Stage IV HNSCC recur initially with locoregional disease. However, a significant proportion of these participants ultimately have incurable disease recurrence requiring palliative systemic treatment. The prognosis for participants with R/M HNSCC is dismal and OS is less than 1 year</w:t>
      </w:r>
      <w:r w:rsidR="00D21C08">
        <w:t xml:space="preserve"> </w:t>
      </w:r>
      <w:r w:rsidR="00815B7C">
        <w:t>[Argiris, A., et al 2017]</w:t>
      </w:r>
      <w:r w:rsidRPr="005F12AE">
        <w:t>.</w:t>
      </w:r>
    </w:p>
    <w:p w14:paraId="2FEC6B55" w14:textId="0A206BC6" w:rsidR="00D46656" w:rsidRPr="005F12AE" w:rsidRDefault="006B7357" w:rsidP="00D46656">
      <w:pPr>
        <w:pStyle w:val="Paragraph"/>
      </w:pPr>
      <w:r w:rsidRPr="005F12AE">
        <w:t xml:space="preserve">Participants with R/M HNSCC present a therapeutic challenge. First-line treatment generally includes the combination of either cetuximab or docetaxel with a platinum-based chemotherapy with or without 5-FU. Participants who are asymptomatic usually are treated with monotherapy to balance the side-effects associated with combination regimens. Options for 1L single-agent treatment include platinum, 5-FU, paclitaxel, docetaxel, methotrexate, cetuximab, gemcitabine, or capecitabine </w:t>
      </w:r>
      <w:r w:rsidR="00815B7C">
        <w:t>[National Comprehensive Cancer Network 2018]</w:t>
      </w:r>
      <w:r w:rsidRPr="005F12AE">
        <w:t xml:space="preserve">. No Phase 3 randomized trial showed an improvement in OS for any regimen until the EXTREME trial </w:t>
      </w:r>
      <w:r w:rsidR="00815B7C">
        <w:t>[Vermorken, J. B., et al 2008]</w:t>
      </w:r>
      <w:r w:rsidRPr="005F12AE">
        <w:t>. This trial showed that the addition of cetuximab to the combination of platinum plus 5-FU improved median OS to 10.1 months from 7.4 months when compared with platinum plus 5-FU alone.</w:t>
      </w:r>
    </w:p>
    <w:p w14:paraId="1BDE7126" w14:textId="77777777" w:rsidR="000034D9" w:rsidRDefault="006B7357" w:rsidP="000034D9">
      <w:pPr>
        <w:pStyle w:val="Paragraph"/>
      </w:pPr>
      <w:r>
        <w:t>Data from the final analysis of KEYNOTE-048, an ongoing Phase 3, open-label trial to compare the efficacy and safety of pembrolizumab as monotherapy or in combination with chemotherapy (platinum plus 5-FU) versus the standard EXTREME chemotherapy regimen (cetuximab in combination with platinum plus 5-FU is provided in Section 2.2.3). In the population of all participants, there was a clinically meaningful difference in OS when comparing pembrolizumab plus chemotherapy with standard treatment. The pembrolizumab monotherapy group had more responders who achieved a CR and a more durable DOR.</w:t>
      </w:r>
    </w:p>
    <w:p w14:paraId="3FA78D68" w14:textId="497D53DC" w:rsidR="000034D9" w:rsidRDefault="006B7357" w:rsidP="000034D9">
      <w:pPr>
        <w:pStyle w:val="Paragraph"/>
      </w:pPr>
      <w:r>
        <w:lastRenderedPageBreak/>
        <w:t xml:space="preserve">In preclinical models, lenvatinib decreased the TAM population, which is known as an immune-regulator in the tumor microenvironment. By decreasing TAMs, expression levels of cytokines and immune-regulating receptors were changed to increase immune activation. The immune-modulating effect of lenvatinib may result in a potent combination effect with PD-1/PD-L1 signal inhibitors. The effect of combining lenvatinib with anti-PD-1/PD-L1 agents has been investigated in the CT26 colorectal cancer syngeneic model (anti-PD-L1 agent) as well as the LL/2 lung cancer syngeneic model (anti-PD-1 agent). Combination treatment with lenvatinib and either an anti </w:t>
      </w:r>
      <w:del w:id="1590" w:author="Powell, Deana" w:date="2023-10-19T15:28:00Z">
        <w:r w:rsidR="00C45DA4">
          <w:noBreakHyphen/>
        </w:r>
      </w:del>
      <w:r>
        <w:t xml:space="preserve">PD-1 or anti-PD-L1 agent showed significant and superior antitumor effects compared with either compound alone in these 2 syngeneic models </w:t>
      </w:r>
      <w:r w:rsidR="00815B7C">
        <w:t>[Kato, Y., et al 2015]</w:t>
      </w:r>
      <w:r>
        <w:t>.</w:t>
      </w:r>
    </w:p>
    <w:p w14:paraId="19E89704" w14:textId="6806E92C" w:rsidR="000034D9" w:rsidRDefault="006B7357" w:rsidP="000034D9">
      <w:pPr>
        <w:pStyle w:val="Paragraph"/>
      </w:pPr>
      <w:bookmarkStart w:id="1591" w:name="_Hlk9602986"/>
      <w:r>
        <w:t xml:space="preserve">The ongoing pembrolizumab + lenvatinib combination Study 111/KEYNOTE-146 (Section 2.2.3) in participants with HNSCC has shown promising clinical activity and a manageable tolerability and safety profile </w:t>
      </w:r>
      <w:r w:rsidR="00815B7C">
        <w:t>[Taylor, M. H., et al 2018]</w:t>
      </w:r>
      <w:r>
        <w:t>. These results showed an ORR of 40.9% and median PFS of 8.2 months that strongly suggest greater efficacy with the combination of lenvatinib plus pembrolizumab than with either single</w:t>
      </w:r>
      <w:r w:rsidR="005739EB">
        <w:t xml:space="preserve"> </w:t>
      </w:r>
      <w:del w:id="1592" w:author="Powell, Deana" w:date="2023-10-19T15:28:00Z">
        <w:r w:rsidR="00DD36FB" w:rsidRPr="00DD36FB">
          <w:delText>-</w:delText>
        </w:r>
      </w:del>
      <w:r>
        <w:t>agent, a possibly additive effect</w:t>
      </w:r>
      <w:bookmarkEnd w:id="1591"/>
      <w:r>
        <w:t>.</w:t>
      </w:r>
    </w:p>
    <w:p w14:paraId="0AF62BD4" w14:textId="77777777" w:rsidR="00E4762A" w:rsidRDefault="006B7357" w:rsidP="000034D9">
      <w:pPr>
        <w:pStyle w:val="Paragraph"/>
      </w:pPr>
      <w:r>
        <w:t xml:space="preserve">The intended population of this Phase 3 trial represents participants with a high unmet medical need considering all of the participants have incurable disease. Based on results from the KEYNOTE-048 trial, which compared pembrolizumab monotherapy to current standard platinum-based chemotherapy plus cetuximab, </w:t>
      </w:r>
      <w:bookmarkStart w:id="1593" w:name="_Hlk19616396"/>
      <w:r>
        <w:t xml:space="preserve">pembrolizumab monotherapy may be considered a new standard-of-care treatment in 1L </w:t>
      </w:r>
      <w:bookmarkEnd w:id="1593"/>
      <w:r>
        <w:t>R/M HNSCC participants whose tumors express PD-L1 (CPS ≥1). Combination therapy with pembrolizumab plus lenvatinib would provide additional 1L treatment options for HNSCC participants.</w:t>
      </w:r>
    </w:p>
    <w:p w14:paraId="03741F0F" w14:textId="77777777" w:rsidR="00307BD9" w:rsidRDefault="006B7357" w:rsidP="00307BD9">
      <w:pPr>
        <w:pStyle w:val="Heading2"/>
      </w:pPr>
      <w:bookmarkStart w:id="1594" w:name="_Toc148621538"/>
      <w:bookmarkStart w:id="1595" w:name="_Toc107570592"/>
      <w:r w:rsidRPr="00307BD9">
        <w:t>Background</w:t>
      </w:r>
      <w:bookmarkEnd w:id="1594"/>
      <w:bookmarkEnd w:id="1595"/>
    </w:p>
    <w:p w14:paraId="18D83DCC" w14:textId="6C2C3D69" w:rsidR="00A30FA9" w:rsidRDefault="006B7357" w:rsidP="003B22EC">
      <w:pPr>
        <w:pStyle w:val="Paragraph"/>
      </w:pPr>
      <w:r w:rsidRPr="00A30FA9">
        <w:t xml:space="preserve">Pembrolizumab is a potent humanized IgG4 mAb with high specificity of binding to the PD </w:t>
      </w:r>
      <w:del w:id="1596" w:author="Powell, Deana" w:date="2023-10-19T15:28:00Z">
        <w:r w:rsidR="00E21EA3">
          <w:noBreakHyphen/>
        </w:r>
      </w:del>
      <w:r w:rsidRPr="00A30FA9">
        <w:t>1 receptor, thus inhibiting its interaction with PD-L1 and PD-L2. Based on preclinical in vitro data, pembrolizumab has high affinity and potent receptor blocking activity for PD-1. Pembrolizumab has an acceptable preclinical safety profile and is in clinical development as an IV immunotherapy for advanced malignancies. KEYTRUDA® (pembrolizumab) is indicated for the treatment of participants across a number of indications.</w:t>
      </w:r>
    </w:p>
    <w:p w14:paraId="3AC76931" w14:textId="10A55D42" w:rsidR="000034D9" w:rsidRDefault="006B7357" w:rsidP="003B22EC">
      <w:pPr>
        <w:pStyle w:val="Paragraph"/>
      </w:pPr>
      <w:r w:rsidRPr="00921F4C">
        <w:t>Lenvatinib (also known as E7080 or MK 7902</w:t>
      </w:r>
      <w:del w:id="1597" w:author="Powell, Deana" w:date="2023-10-19T15:28:00Z">
        <w:r w:rsidR="006E5939" w:rsidRPr="00BF54A9">
          <w:delText>; hereafter referred to as lenvatinib</w:delText>
        </w:r>
      </w:del>
      <w:r w:rsidRPr="00921F4C">
        <w:t xml:space="preserve">) inhibits the kinase activities of </w:t>
      </w:r>
      <w:ins w:id="1598" w:author="Powell, Deana" w:date="2023-10-19T15:28:00Z">
        <w:r w:rsidRPr="00921F4C">
          <w:t>vascular endothelial</w:t>
        </w:r>
        <w:r>
          <w:t xml:space="preserve"> growth factor (</w:t>
        </w:r>
      </w:ins>
      <w:r>
        <w:t>VEGF</w:t>
      </w:r>
      <w:ins w:id="1599" w:author="Powell, Deana" w:date="2023-10-19T15:28:00Z">
        <w:r>
          <w:t>)</w:t>
        </w:r>
      </w:ins>
      <w:r>
        <w:t xml:space="preserve"> receptors VEGFR1 (FLT1), VEGFR2 (KDR), and VEGFR3 (FLT4). Lenvatinib inhibits other kinases that have been implicated in pathogenic angiogenesis, tumor growth, and cancer progression in addition to their normal cellular functions, including </w:t>
      </w:r>
      <w:ins w:id="1600" w:author="Powell, Deana" w:date="2023-10-19T15:28:00Z">
        <w:r>
          <w:t>fibroblast growth factor (</w:t>
        </w:r>
      </w:ins>
      <w:r>
        <w:t>FGF</w:t>
      </w:r>
      <w:ins w:id="1601" w:author="Powell, Deana" w:date="2023-10-19T15:28:00Z">
        <w:r>
          <w:t>)</w:t>
        </w:r>
      </w:ins>
      <w:r>
        <w:t xml:space="preserve"> receptors FGFR1, 2, 3, and 4; </w:t>
      </w:r>
      <w:ins w:id="1602" w:author="Powell, Deana" w:date="2023-10-19T15:28:00Z">
        <w:r>
          <w:t>platelet derived growth factor receptor alpha (</w:t>
        </w:r>
      </w:ins>
      <w:r>
        <w:t>PDGFRα</w:t>
      </w:r>
      <w:del w:id="1603" w:author="Powell, Deana" w:date="2023-10-19T15:28:00Z">
        <w:r w:rsidR="00886753">
          <w:delText>;</w:delText>
        </w:r>
      </w:del>
      <w:ins w:id="1604" w:author="Powell, Deana" w:date="2023-10-19T15:28:00Z">
        <w:r>
          <w:t>),</w:t>
        </w:r>
      </w:ins>
      <w:r>
        <w:t xml:space="preserve"> KIT</w:t>
      </w:r>
      <w:del w:id="1605" w:author="Powell, Deana" w:date="2023-10-19T15:28:00Z">
        <w:r w:rsidR="00886753">
          <w:delText>;</w:delText>
        </w:r>
      </w:del>
      <w:ins w:id="1606" w:author="Powell, Deana" w:date="2023-10-19T15:28:00Z">
        <w:r>
          <w:t>,</w:t>
        </w:r>
      </w:ins>
      <w:r>
        <w:t xml:space="preserve"> and RET. Lenvatinib also </w:t>
      </w:r>
      <w:del w:id="1607" w:author="Powell, Deana" w:date="2023-10-19T15:28:00Z">
        <w:r w:rsidR="008A75F1">
          <w:delText>showed</w:delText>
        </w:r>
      </w:del>
      <w:ins w:id="1608" w:author="Powell, Deana" w:date="2023-10-19T15:28:00Z">
        <w:r>
          <w:t>exhibited</w:t>
        </w:r>
      </w:ins>
      <w:r>
        <w:t xml:space="preserve"> antiproliferative activity in cell lines dependent on activated FGFR signaling with a concurrent inhibition of FGF-receptor substrate 2α </w:t>
      </w:r>
      <w:r>
        <w:lastRenderedPageBreak/>
        <w:t>phosphorylation.</w:t>
      </w:r>
      <w:del w:id="1609" w:author="Powell, Deana" w:date="2023-10-19T15:28:00Z">
        <w:r w:rsidR="006E5939" w:rsidRPr="00BF54A9">
          <w:delText xml:space="preserve"> </w:delText>
        </w:r>
        <w:r w:rsidR="006E5939" w:rsidRPr="00F20CB3">
          <w:delText>Once daily (QD) dosing of lenvatinib combined with pembrolizumab is currently being developed for the treatment of R/M HNSCC</w:delText>
        </w:r>
        <w:r w:rsidR="006E5939">
          <w:delText>.</w:delText>
        </w:r>
      </w:del>
    </w:p>
    <w:p w14:paraId="0F1B4B7B" w14:textId="32F76A0B" w:rsidR="000034D9" w:rsidRDefault="006B7357" w:rsidP="003B22EC">
      <w:pPr>
        <w:pStyle w:val="Paragraph"/>
      </w:pPr>
      <w:r>
        <w:t xml:space="preserve">Refer to the respective </w:t>
      </w:r>
      <w:ins w:id="1610" w:author="Powell, Deana" w:date="2023-10-19T15:28:00Z">
        <w:r>
          <w:t>Investigator’s Brochure (</w:t>
        </w:r>
      </w:ins>
      <w:r>
        <w:t>IB</w:t>
      </w:r>
      <w:del w:id="1611" w:author="Powell, Deana" w:date="2023-10-19T15:28:00Z">
        <w:r w:rsidR="006E5939" w:rsidRPr="006E5939">
          <w:delText>/</w:delText>
        </w:r>
      </w:del>
      <w:ins w:id="1612" w:author="Powell, Deana" w:date="2023-10-19T15:28:00Z">
        <w:r>
          <w:t>)/</w:t>
        </w:r>
      </w:ins>
      <w:r>
        <w:t>approved labeling for detailed background information on pembrolizumab and lenvatinib.</w:t>
      </w:r>
    </w:p>
    <w:p w14:paraId="0AA305EF" w14:textId="77777777" w:rsidR="00E864AC" w:rsidRPr="00A30FA9" w:rsidRDefault="006B7357" w:rsidP="00E864AC">
      <w:pPr>
        <w:pStyle w:val="Heading3"/>
      </w:pPr>
      <w:bookmarkStart w:id="1613" w:name="_Toc148621539"/>
      <w:bookmarkStart w:id="1614" w:name="_Toc107570593"/>
      <w:r w:rsidRPr="00A30FA9">
        <w:t>Pharmaceutical and Therapeutic Background</w:t>
      </w:r>
      <w:bookmarkEnd w:id="1613"/>
      <w:bookmarkEnd w:id="1614"/>
    </w:p>
    <w:p w14:paraId="2B275E98" w14:textId="77777777" w:rsidR="00365C24" w:rsidRPr="00365C24" w:rsidRDefault="006B7357" w:rsidP="00365C24">
      <w:pPr>
        <w:pStyle w:val="Heading4"/>
      </w:pPr>
      <w:bookmarkStart w:id="1615" w:name="_Toc148621540"/>
      <w:bookmarkStart w:id="1616" w:name="_Toc107570594"/>
      <w:r w:rsidRPr="00365C24">
        <w:t>Pembrolizumab</w:t>
      </w:r>
      <w:bookmarkEnd w:id="1615"/>
      <w:bookmarkEnd w:id="1616"/>
    </w:p>
    <w:p w14:paraId="2064AC9C" w14:textId="4FC4A3BA" w:rsidR="00365C24" w:rsidRPr="00365C24" w:rsidRDefault="006B7357" w:rsidP="00365C24">
      <w:pPr>
        <w:pStyle w:val="Paragraph"/>
      </w:pPr>
      <w:r w:rsidRPr="00365C24">
        <w:t xml:space="preserve">The PD-1 receptor-ligand interaction is a major pathway hijacked by tumors to suppress immune control. The normal function of PD-1, expressed on the cell surface of activated T cells under healthy conditions, is to down-modulate unwanted or excessive immune responses, including autoimmune reactions. PD-1 (encoded by the gene Pdcd1) is an Ig superfamily member related to CD28 and CTLA-4 that has been shown to negatively regulate antigen receptor signaling on engagement of its ligands (PD-L1 and/or PD-L2) </w:t>
      </w:r>
      <w:r w:rsidR="00815B7C" w:rsidRPr="00815B7C">
        <w:rPr>
          <w:bCs/>
        </w:rPr>
        <w:t xml:space="preserve">[Greenwald, R. J., </w:t>
      </w:r>
      <w:r w:rsidR="00815B7C">
        <w:t>et al 2005] [Okazaki, T., et al 2001]</w:t>
      </w:r>
      <w:r w:rsidRPr="00365C24">
        <w:t>.</w:t>
      </w:r>
    </w:p>
    <w:p w14:paraId="513EA9C6" w14:textId="52DA1B4E" w:rsidR="00521E1C" w:rsidRPr="00365C24" w:rsidRDefault="006B7357" w:rsidP="00365C24">
      <w:pPr>
        <w:pStyle w:val="Paragraph"/>
      </w:pPr>
      <w:r w:rsidRPr="00365C24">
        <w:t xml:space="preserve">The structure of murine PD-1 has been resolved </w:t>
      </w:r>
      <w:r w:rsidR="00815B7C">
        <w:t>[Zhang, X., et al 2004]</w:t>
      </w:r>
      <w:r w:rsidRPr="00365C24">
        <w:t xml:space="preserve">. PD-1 and its family members are Type-I transmembrane glycoproteins containing an IgV–type domain responsible for ligand binding and a cytoplasmic tail responsible for the binding of signaling molecules. The cytoplasmic tail of PD-1 contains 2 tyrosine-based signaling motifs, an immunoreceptor tyrosine-based inhibition motif, and an immunoreceptor tyrosine-based switch motif. After T-cell stimulation, PD-1 recruits the tyrosine phosphatases, SHP-1 and SHP-2, to the immunoreceptor tyrosine-based switch motif within its cytoplasmic tail, leading to the dephosphorylation of effector molecules such as CD3ζ, PKCθ, and ZAP70, which are involved in the CD3 T-cell signaling cascade </w:t>
      </w:r>
      <w:r w:rsidR="00815B7C" w:rsidRPr="00815B7C">
        <w:rPr>
          <w:bCs/>
        </w:rPr>
        <w:t>[Okazaki, T., et al</w:t>
      </w:r>
      <w:r w:rsidR="00815B7C">
        <w:t xml:space="preserve"> 2001] [Chemnitz, J. M., et al 2004] [Sheppard, K-A, et al 2004] [Riley, J. L. 2009]</w:t>
      </w:r>
      <w:r w:rsidRPr="00365C24">
        <w:t xml:space="preserve">. The mechanism by which PD-1 down-modulates T-cell responses is similar to, but distinct from, that of CTLA-4, because both molecules regulate an overlapping set of signaling proteins </w:t>
      </w:r>
      <w:r w:rsidR="00815B7C" w:rsidRPr="00815B7C">
        <w:rPr>
          <w:bCs/>
        </w:rPr>
        <w:t xml:space="preserve">[Parry, R. V., </w:t>
      </w:r>
      <w:r w:rsidR="00815B7C">
        <w:t>et al 2005] [Francisco, L. M., et al 2010]</w:t>
      </w:r>
      <w:r w:rsidRPr="00365C24">
        <w:t>. As a consequence, the PD-1/PD-L1 pathway is an attractive target for therapeutic intervention in R/M HNSCC.</w:t>
      </w:r>
    </w:p>
    <w:p w14:paraId="6C03E73F" w14:textId="77777777" w:rsidR="003D1AA0" w:rsidRPr="00B95284" w:rsidRDefault="006B7357" w:rsidP="006B36F4">
      <w:pPr>
        <w:pStyle w:val="Heading4"/>
      </w:pPr>
      <w:bookmarkStart w:id="1617" w:name="_Toc148621541"/>
      <w:bookmarkStart w:id="1618" w:name="_Toc107570595"/>
      <w:r w:rsidRPr="00B95284">
        <w:t>Lenvatinib</w:t>
      </w:r>
      <w:bookmarkEnd w:id="1617"/>
      <w:bookmarkEnd w:id="1618"/>
    </w:p>
    <w:p w14:paraId="6CCB3F50" w14:textId="3C51F74D" w:rsidR="003D1AA0" w:rsidRDefault="006B7357" w:rsidP="00B9446E">
      <w:pPr>
        <w:pStyle w:val="Paragraph"/>
      </w:pPr>
      <w:bookmarkStart w:id="1619" w:name="_Hlk3460952"/>
      <w:r>
        <w:t xml:space="preserve">Angiogenesis, the formation of new blood vessels from a pre-existing vascular network, is essential for tumor growth and metastasis. VEGF and its family of receptors (VEGRs 1-3) play a major role in tumor angiogenesis </w:t>
      </w:r>
      <w:r w:rsidR="00815B7C" w:rsidRPr="00815B7C">
        <w:rPr>
          <w:bCs/>
        </w:rPr>
        <w:t>[Ferrara, N., et al</w:t>
      </w:r>
      <w:r w:rsidR="00815B7C">
        <w:t xml:space="preserve"> 2003] [Ellis, L. M. </w:t>
      </w:r>
      <w:ins w:id="1620" w:author="Powell, Deana" w:date="2023-10-19T15:28:00Z">
        <w:r w:rsidR="00815B7C">
          <w:t xml:space="preserve">and Hicklin, D. J. </w:t>
        </w:r>
      </w:ins>
      <w:r w:rsidR="00815B7C">
        <w:t>2008] [Tammela, T.</w:t>
      </w:r>
      <w:ins w:id="1621" w:author="Powell, Deana" w:date="2023-10-19T15:28:00Z">
        <w:r w:rsidR="00815B7C">
          <w:t xml:space="preserve"> and Alitalo, K.</w:t>
        </w:r>
      </w:ins>
      <w:r w:rsidR="00815B7C">
        <w:t xml:space="preserve"> 2010]</w:t>
      </w:r>
      <w:r>
        <w:t xml:space="preserve">. Accumulated evidence suggests that FGF and its receptor tyrosine kinase, FGFR also play important roles for tumor angiogenesis </w:t>
      </w:r>
      <w:r w:rsidR="00815B7C" w:rsidRPr="00815B7C">
        <w:rPr>
          <w:bCs/>
        </w:rPr>
        <w:t xml:space="preserve">[Cross, M. J. </w:t>
      </w:r>
      <w:ins w:id="1622" w:author="Powell, Deana" w:date="2023-10-19T15:28:00Z">
        <w:r w:rsidR="00815B7C" w:rsidRPr="00815B7C">
          <w:rPr>
            <w:bCs/>
          </w:rPr>
          <w:t>and</w:t>
        </w:r>
        <w:r w:rsidR="00815B7C">
          <w:t xml:space="preserve"> Claesson-Welsh L. </w:t>
        </w:r>
      </w:ins>
      <w:r w:rsidR="00815B7C">
        <w:t>2001] [Lieu, C., et al 2011] [Limaverde-Sousa, G., et al 2014]</w:t>
      </w:r>
      <w:r>
        <w:t>.</w:t>
      </w:r>
    </w:p>
    <w:p w14:paraId="4C48E1C3" w14:textId="77777777" w:rsidR="003D1AA0" w:rsidRDefault="006B7357" w:rsidP="00B9446E">
      <w:pPr>
        <w:pStyle w:val="Paragraph"/>
      </w:pPr>
      <w:bookmarkStart w:id="1623" w:name="_Hlk2154472"/>
      <w:r>
        <w:t xml:space="preserve">Lenvatinib is a potent multiple RTK inhibitor that selectively inhibits VEGF receptors, VEGFR1 (FLT1), VEGFR2 (KDR), and VEGFR3 (FLT4), FGFR1-4, PDGFRα, KIT, and </w:t>
      </w:r>
      <w:r>
        <w:lastRenderedPageBreak/>
        <w:t>RET. Among known kinase inhibitors in clinical use, lenvatinib is one of the only inhibitors currently labeled with a mechanism of action as an inhibitor of not only VEGFRs but also FGFRs, both of which are currently believed to be very important for tumor angiogenesis.</w:t>
      </w:r>
    </w:p>
    <w:p w14:paraId="2309DFDE" w14:textId="58AC0342" w:rsidR="003D1AA0" w:rsidRDefault="006B7357" w:rsidP="00B9446E">
      <w:pPr>
        <w:pStyle w:val="Paragraph"/>
      </w:pPr>
      <w:r>
        <w:t xml:space="preserve">Lenvatinib inhibited cell free kinase activities for VEGFR1-3 and FGFR1-3 with Ki values around 1 nmol/L, and 8-22 nmol/L, respectively. In cell-based assays, lenvatinib inhibited VEGF-derived and FGF-derived tube formation of HUVEC with IC50 values of 2.1 and 7.3 nmol/L, respectively. Analysis of the signal transduction molecules revealed that lenvatinib inhibited both the MAPK pathway and the mTOR-S6K-S6 pathway in HUVECs triggered by activated VEGFR and FGFR. Furthermore, lenvatinib (10, 30 mg/kg) significantly inhibited both VEGF- and FGF-driven angiogenesis in a murine in vivo model </w:t>
      </w:r>
      <w:r w:rsidR="00815B7C">
        <w:t>[Yamamoto, Y., et al 2014]</w:t>
      </w:r>
      <w:r>
        <w:t xml:space="preserve">. In vivo, lenvatinib </w:t>
      </w:r>
      <w:del w:id="1624" w:author="Powell, Deana" w:date="2023-10-19T15:28:00Z">
        <w:r w:rsidR="008A75F1">
          <w:rPr>
            <w:rFonts w:eastAsiaTheme="minorHAnsi" w:cstheme="minorBidi"/>
            <w:szCs w:val="22"/>
          </w:rPr>
          <w:delText>showed</w:delText>
        </w:r>
      </w:del>
      <w:ins w:id="1625" w:author="Powell, Deana" w:date="2023-10-19T15:28:00Z">
        <w:r>
          <w:t>exhibited</w:t>
        </w:r>
      </w:ins>
      <w:r>
        <w:t xml:space="preserve"> antitumor activity against various human tumor xenografts in athymic mice including 5 types of thyroid carcinomas (differentiated [papillary and follicular], anaplastic, squamous, and medullary thyroid carcinomas), RCC, HCC, melanoma, gastric cancer, NSCLC, ovarian cancer, Ewing’s sarcoma, and osteosarcoma. In addition, the antitumor activity of lenvatinib in combination with other anticancer agents in several xenograft models was greater than that of lenvatinib or the other agents alone</w:t>
      </w:r>
      <w:bookmarkEnd w:id="1623"/>
      <w:r>
        <w:t>.</w:t>
      </w:r>
    </w:p>
    <w:bookmarkEnd w:id="1619"/>
    <w:p w14:paraId="4CDDFBF3" w14:textId="77777777" w:rsidR="003D1AA0" w:rsidRDefault="006B7357" w:rsidP="00B9446E">
      <w:pPr>
        <w:pStyle w:val="Paragraph"/>
      </w:pPr>
      <w:r>
        <w:t xml:space="preserve">In summary, lenvatinib inhibited VEGF-driven VEGFR2 phosphorylation and suppressed proliferation and tube formation in </w:t>
      </w:r>
      <w:ins w:id="1626" w:author="Powell, Deana" w:date="2023-10-19T15:28:00Z">
        <w:r>
          <w:t>human umbilical vein endothelial cell (</w:t>
        </w:r>
      </w:ins>
      <w:r>
        <w:t>HUVEC</w:t>
      </w:r>
      <w:ins w:id="1627" w:author="Powell, Deana" w:date="2023-10-19T15:28:00Z">
        <w:r>
          <w:t>)</w:t>
        </w:r>
      </w:ins>
      <w:r>
        <w:t xml:space="preserve"> models. Antitumor activity of lenvatinib in vivo has been shown in numerous xenograft animals. These results suggest that lenvatinib may be a novel anticancer therapy through inhibition of angiogenesis and may be useful as either monotherapy or in combination with other anticancer drugs.</w:t>
      </w:r>
    </w:p>
    <w:p w14:paraId="7B176ADF" w14:textId="77777777" w:rsidR="003D1AA0" w:rsidRDefault="006B7357" w:rsidP="00B9446E">
      <w:pPr>
        <w:pStyle w:val="Heading4"/>
      </w:pPr>
      <w:bookmarkStart w:id="1628" w:name="_Toc148621542"/>
      <w:bookmarkStart w:id="1629" w:name="_Toc107570596"/>
      <w:r>
        <w:t>Pembrolizumab Plus Lenvatinib</w:t>
      </w:r>
      <w:bookmarkEnd w:id="1628"/>
      <w:bookmarkEnd w:id="1629"/>
    </w:p>
    <w:p w14:paraId="4C6BE5CC" w14:textId="0DC632E6" w:rsidR="003D1AA0" w:rsidRDefault="006B7357" w:rsidP="00B9446E">
      <w:pPr>
        <w:pStyle w:val="Paragraph"/>
      </w:pPr>
      <w:r>
        <w:t xml:space="preserve">The importance of intact immune surveillance function in controlling outgrowth of neoplastic transformations has been known for decades </w:t>
      </w:r>
      <w:r w:rsidR="00815B7C">
        <w:t>[Disis, M. L. 2010]</w:t>
      </w:r>
      <w:r>
        <w:t>. Accumulating evidence shows a correlation between tumor-infiltrating lymphocytes in cancer tissue and favorable prognosis in various malignancies. In particular, the presence of CD8+ T-cells and the ratio of CD8+ effector T-cells/FoxP3+ regulatory T-cells (T-regs) correlates with improved prognosis and long-term survival in solid malignancies, such as ovarian, colorectal, and pancreatic cancer; hepatocellular carcinoma; malignant melanoma; and renal cell carcinoma.</w:t>
      </w:r>
      <w:ins w:id="1630" w:author="Powell, Deana" w:date="2023-10-19T15:28:00Z">
        <w:r>
          <w:t xml:space="preserve"> Tumor-infiltrating lymphocytes can be expanded ex vivo and reinfused, inducing durable objective tumor responses in cancers such as melanoma </w:t>
        </w:r>
        <w:r w:rsidR="00815B7C" w:rsidRPr="00815B7C">
          <w:rPr>
            <w:bCs/>
          </w:rPr>
          <w:t xml:space="preserve">[Dudley, M. E., </w:t>
        </w:r>
        <w:r w:rsidR="00815B7C">
          <w:t>et al 2005] [Hunder, N. N., et al 2008]</w:t>
        </w:r>
        <w:r>
          <w:t>.</w:t>
        </w:r>
      </w:ins>
    </w:p>
    <w:p w14:paraId="625B9574" w14:textId="3AFDC758" w:rsidR="003D1AA0" w:rsidRDefault="006B7357" w:rsidP="00B9446E">
      <w:pPr>
        <w:pStyle w:val="Paragraph"/>
      </w:pPr>
      <w:r>
        <w:t xml:space="preserve">In preclinical models, lenvatinib decreased the </w:t>
      </w:r>
      <w:ins w:id="1631" w:author="Powell, Deana" w:date="2023-10-19T15:28:00Z">
        <w:r>
          <w:t>tumor-associated macrophage (</w:t>
        </w:r>
      </w:ins>
      <w:r>
        <w:t>TAM</w:t>
      </w:r>
      <w:ins w:id="1632" w:author="Powell, Deana" w:date="2023-10-19T15:28:00Z">
        <w:r>
          <w:t>)</w:t>
        </w:r>
      </w:ins>
      <w:r>
        <w:t xml:space="preserve"> population, which is known as an immune-regulator in the tumor microenvironment. The decrease in TAM population was accompanied by increases in activated cytotoxic T-cell populations through stimulation of interferon-gamma signaling, resulting in increased immune activation </w:t>
      </w:r>
      <w:r w:rsidR="00815B7C">
        <w:t>[Kimura, T., et al 2018]</w:t>
      </w:r>
      <w:r>
        <w:t xml:space="preserve">. The immune-modulating effect of lenvatinib may result in a potent combination effect with PD-1/L1 signal inhibitors. The effect of </w:t>
      </w:r>
      <w:r>
        <w:lastRenderedPageBreak/>
        <w:t xml:space="preserve">combining lenvatinib with an </w:t>
      </w:r>
      <w:del w:id="1633" w:author="Powell, Deana" w:date="2023-10-19T15:28:00Z">
        <w:r w:rsidR="00FF0E79">
          <w:delText>anti</w:delText>
        </w:r>
        <w:r w:rsidR="003A20D9" w:rsidRPr="003A20D9">
          <w:delText>human</w:delText>
        </w:r>
      </w:del>
      <w:ins w:id="1634" w:author="Powell, Deana" w:date="2023-10-19T15:28:00Z">
        <w:r>
          <w:t>anti-human</w:t>
        </w:r>
      </w:ins>
      <w:r>
        <w:t xml:space="preserve"> PD-1 humanized mAb was investigated in 4 murine tumor isograft models, which showed significant tumor growth inhibition compared </w:t>
      </w:r>
      <w:del w:id="1635" w:author="Powell, Deana" w:date="2023-10-19T15:28:00Z">
        <w:r w:rsidR="008A75F1">
          <w:delText>with</w:delText>
        </w:r>
      </w:del>
      <w:ins w:id="1636" w:author="Powell, Deana" w:date="2023-10-19T15:28:00Z">
        <w:r>
          <w:t>to</w:t>
        </w:r>
      </w:ins>
      <w:r>
        <w:t xml:space="preserve"> control. In the RAG murine tumor isograft tumor model, survival in the group treated with the combination was significantly longer than that of the respective monotherapy groups. In the CT26 murine tumor isograft model, treatment with the combination significantly increased the population of activated cytotoxic T </w:t>
      </w:r>
      <w:del w:id="1637" w:author="Powell, Deana" w:date="2023-10-19T15:28:00Z">
        <w:r w:rsidR="0050677F">
          <w:delText>-</w:delText>
        </w:r>
      </w:del>
      <w:r>
        <w:t xml:space="preserve">cells compared </w:t>
      </w:r>
      <w:del w:id="1638" w:author="Powell, Deana" w:date="2023-10-19T15:28:00Z">
        <w:r w:rsidR="008A75F1">
          <w:delText>with</w:delText>
        </w:r>
      </w:del>
      <w:ins w:id="1639" w:author="Powell, Deana" w:date="2023-10-19T15:28:00Z">
        <w:r>
          <w:t>to</w:t>
        </w:r>
      </w:ins>
      <w:r>
        <w:t xml:space="preserve"> that of the respective monotherapy groups </w:t>
      </w:r>
      <w:r w:rsidR="00815B7C">
        <w:t>[Kato, Y., et al 2019]</w:t>
      </w:r>
      <w:r>
        <w:t>. All treatments were well tolerated</w:t>
      </w:r>
      <w:del w:id="1640" w:author="Powell, Deana" w:date="2023-10-19T15:28:00Z">
        <w:r w:rsidR="00F73D8D" w:rsidRPr="003A20D9">
          <w:delText>,</w:delText>
        </w:r>
      </w:del>
      <w:r>
        <w:t xml:space="preserve"> and severe body weight loss was not observed.</w:t>
      </w:r>
    </w:p>
    <w:p w14:paraId="776DD199" w14:textId="77777777" w:rsidR="00E864AC" w:rsidRPr="00365C24" w:rsidRDefault="006B7357" w:rsidP="00365C24">
      <w:pPr>
        <w:pStyle w:val="Heading3"/>
      </w:pPr>
      <w:bookmarkStart w:id="1641" w:name="_Toc148621543"/>
      <w:bookmarkStart w:id="1642" w:name="_Toc107570597"/>
      <w:r w:rsidRPr="00365C24">
        <w:t>Preclinical and Clinical Studies</w:t>
      </w:r>
      <w:bookmarkEnd w:id="1641"/>
      <w:bookmarkEnd w:id="1642"/>
    </w:p>
    <w:p w14:paraId="4B0ED025" w14:textId="77777777" w:rsidR="00365C24" w:rsidRPr="00365C24" w:rsidRDefault="006B7357" w:rsidP="00365C24">
      <w:pPr>
        <w:pStyle w:val="Heading4"/>
      </w:pPr>
      <w:bookmarkStart w:id="1643" w:name="_Toc148621544"/>
      <w:bookmarkStart w:id="1644" w:name="_Toc107570598"/>
      <w:r>
        <w:t>Completed Studies With Pembrolizumab and Lenvatinib</w:t>
      </w:r>
      <w:bookmarkEnd w:id="1643"/>
      <w:bookmarkEnd w:id="1644"/>
    </w:p>
    <w:p w14:paraId="1253F522" w14:textId="49070E03" w:rsidR="00307BD9" w:rsidRDefault="006B7357" w:rsidP="00E4762A">
      <w:pPr>
        <w:pStyle w:val="Paragraph"/>
      </w:pPr>
      <w:r w:rsidRPr="00365C24">
        <w:t xml:space="preserve">Refer to the respective IBs for preclinical and clinical study data for pembrolizumab </w:t>
      </w:r>
      <w:r w:rsidR="00815B7C">
        <w:t>[IB Edition 17 2019]</w:t>
      </w:r>
      <w:r w:rsidRPr="00365C24">
        <w:t xml:space="preserve"> and lenvatinib </w:t>
      </w:r>
      <w:r w:rsidR="00815B7C">
        <w:t>[IB Edition 16 2019]</w:t>
      </w:r>
      <w:r w:rsidRPr="00365C24">
        <w:t>.</w:t>
      </w:r>
    </w:p>
    <w:p w14:paraId="39EFDD16" w14:textId="77777777" w:rsidR="00E864AC" w:rsidRPr="00365C24" w:rsidRDefault="006B7357" w:rsidP="00E864AC">
      <w:pPr>
        <w:pStyle w:val="Heading3"/>
      </w:pPr>
      <w:bookmarkStart w:id="1645" w:name="_Toc148621545"/>
      <w:bookmarkStart w:id="1646" w:name="_Toc107570599"/>
      <w:r w:rsidRPr="00365C24">
        <w:t>Ongoing Clinical Studies</w:t>
      </w:r>
      <w:r w:rsidR="00365C24" w:rsidRPr="00365C24">
        <w:t xml:space="preserve"> of Pembrolizumab and Lenvatinib</w:t>
      </w:r>
      <w:bookmarkEnd w:id="1645"/>
      <w:bookmarkEnd w:id="1646"/>
    </w:p>
    <w:p w14:paraId="420176A0" w14:textId="77777777" w:rsidR="00365C24" w:rsidRDefault="006B7357" w:rsidP="00365C24">
      <w:pPr>
        <w:pStyle w:val="Paragraph"/>
      </w:pPr>
      <w:bookmarkStart w:id="1647" w:name="_Hlk9587342"/>
      <w:r>
        <w:t xml:space="preserve">There is an expansive ongoing research program of clinical studies evaluating pembrolizumab in patients with a number of hematological and solid malignancies, including HNSCC. </w:t>
      </w:r>
      <w:bookmarkStart w:id="1648" w:name="OLE_LINK1"/>
      <w:bookmarkEnd w:id="1647"/>
      <w:r>
        <w:t>The clinical program for HNSCC consists of the completed and ongoing studies for recurrent/metastatic disease: KN012, KN055, KN040, and KN048, as well as this study, LEAP-010</w:t>
      </w:r>
      <w:bookmarkEnd w:id="1648"/>
      <w:r>
        <w:t>.</w:t>
      </w:r>
    </w:p>
    <w:p w14:paraId="4D30A59A" w14:textId="77777777" w:rsidR="00365C24" w:rsidRDefault="006B7357" w:rsidP="00365C24">
      <w:pPr>
        <w:pStyle w:val="Paragraph"/>
      </w:pPr>
      <w:r>
        <w:t>Lenvatinib is undergoing studies in participants with different types of solid tumors, including HNSCC, in combination with other therapies including PD-1 targeted therapies. Full lists of ongoing studies are in the respective IBs for pembrolizumab and lenvatinib.</w:t>
      </w:r>
    </w:p>
    <w:p w14:paraId="5E4DD7BD" w14:textId="77777777" w:rsidR="00365C24" w:rsidRPr="00365C24" w:rsidRDefault="006B7357" w:rsidP="00365C24">
      <w:pPr>
        <w:pStyle w:val="Paragraph"/>
        <w:rPr>
          <w:b/>
          <w:bCs/>
        </w:rPr>
      </w:pPr>
      <w:r w:rsidRPr="00365C24">
        <w:rPr>
          <w:b/>
          <w:bCs/>
        </w:rPr>
        <w:t>Ongoing Clinical Studies of Pembrolizumab in HNSCC</w:t>
      </w:r>
    </w:p>
    <w:p w14:paraId="6B5A62D8" w14:textId="77777777" w:rsidR="00365C24" w:rsidRPr="00365C24" w:rsidRDefault="006B7357" w:rsidP="00365C24">
      <w:pPr>
        <w:pStyle w:val="Paragraph"/>
        <w:rPr>
          <w:u w:val="single"/>
        </w:rPr>
      </w:pPr>
      <w:r w:rsidRPr="00365C24">
        <w:rPr>
          <w:u w:val="single"/>
        </w:rPr>
        <w:t xml:space="preserve">KEYNOTE-012 (KN012) </w:t>
      </w:r>
    </w:p>
    <w:p w14:paraId="058EFBF9" w14:textId="532F6FF8" w:rsidR="00365C24" w:rsidRDefault="006B7357" w:rsidP="00365C24">
      <w:pPr>
        <w:pStyle w:val="Paragraph"/>
      </w:pPr>
      <w:r>
        <w:t xml:space="preserve">KN012 is a Phase 1B, multicohort study evaluating the single-agent activity of pembrolizumab in various solid tumors, including 2 cohorts of participants (Cohorts B and B2) with R/M HNSCC. Cohort B consisted of 60 participants with PD-L1 positive HNSCC who received pembrolizumab 10 mg/kg Q2W. Cohort B2 consisted of 132 participants regardless of PD-L1 status, who received pembrolizumab 200 mg Q3W </w:t>
      </w:r>
      <w:r w:rsidR="00815B7C">
        <w:t>[Mehra, R., et al 2016]</w:t>
      </w:r>
      <w:r>
        <w:t>. Responses were seen in both HPV-positive and HPV-negative participants. This was the first immunotherapy demonstrating clinically meaningful antitumor activity in a heavily pretreated incurable HNSCC population with recurrent/metastatic disease. Enrollment is closed, but participants are ongoing in the study.</w:t>
      </w:r>
    </w:p>
    <w:p w14:paraId="59652A8A" w14:textId="19DADDFF" w:rsidR="00365C24" w:rsidRDefault="006B7357" w:rsidP="00365C24">
      <w:pPr>
        <w:pStyle w:val="Paragraph"/>
      </w:pPr>
      <w:r>
        <w:t xml:space="preserve">The efficacy and safety results after long-term follow-up based on pooled data from Cohorts B and B2 were presented at ASCO 2016 </w:t>
      </w:r>
      <w:r w:rsidR="00815B7C">
        <w:t>[Mehra, R., et al 2016]</w:t>
      </w:r>
      <w:r>
        <w:t xml:space="preserve">. In the recurrent/metastatic </w:t>
      </w:r>
      <w:r>
        <w:lastRenderedPageBreak/>
        <w:t xml:space="preserve">HNSCC population (n=192), the ORR was 21.9% (95% CI; 12.5% to 34.0%) in HPV-positive participants and 15.9% (95% CI: 10.0% to 23.4%) in HPV-negative participants. In a separate publication, when PD-L1 expression analyses were restricted to only tumor cells (tumor proportion scoring, TPS), there was no statistically significant increase ORR with PD-L1 positive (≥1%) versus negative (&lt;1%) tumors. Conversely, when immune cells were included in the scoring system (CPS), PD-L1 expression on tumor and immune cells significantly correlated with ORR, PFS, and OS </w:t>
      </w:r>
      <w:r w:rsidR="00815B7C">
        <w:t>[Chow, L. Q., et al 2016]</w:t>
      </w:r>
      <w:r>
        <w:t xml:space="preserve">. Median OS was 8.5 months (95% CI: 6.5 to 10.5). The 6-month PFS rate was 24.9% </w:t>
      </w:r>
      <w:r w:rsidR="00815B7C">
        <w:t>[Mehra, R., et al 2016]</w:t>
      </w:r>
      <w:r>
        <w:t>.</w:t>
      </w:r>
    </w:p>
    <w:p w14:paraId="191DDAFC" w14:textId="42DE1961" w:rsidR="00365C24" w:rsidRDefault="006B7357" w:rsidP="00365C24">
      <w:pPr>
        <w:pStyle w:val="Paragraph"/>
      </w:pPr>
      <w:r>
        <w:t xml:space="preserve">Importantly, the responses seen with pembrolizumab were durable. Among participants with recurrent/metastatic HNSCC, the DOR ranged from 1.8+ to 21.8+ months, and the median was not reached. Among participants who responded (n=34), 85% were in response for at least 6 months, and 71% of responders had ongoing responses </w:t>
      </w:r>
      <w:r w:rsidR="00815B7C">
        <w:t>[IB Edition 17 2019]</w:t>
      </w:r>
      <w:r>
        <w:t xml:space="preserve">. These results show the consistent durability of responses seen with pembrolizumab treatment and compare favorably to SOC chemotherapy or epidermal growth factor receptor inhibitors. </w:t>
      </w:r>
    </w:p>
    <w:p w14:paraId="2966A9C6" w14:textId="77777777" w:rsidR="00365C24" w:rsidRDefault="006B7357" w:rsidP="00365C24">
      <w:pPr>
        <w:pStyle w:val="Paragraph"/>
      </w:pPr>
      <w:r>
        <w:t>These results of KN012 show consistent and clinically meaningful activity of pembrolizumab in heavily pretreated participants with HNSCC and show a robust and unprecedented antitumor activity observed compared with available current SOC chemotherapy agents. The prolonged DOR seen in the majority of participants that respond to pembrolizumab is substantially distinct from what is expected with chemotherapy in previously treated patients with HNSCC.</w:t>
      </w:r>
    </w:p>
    <w:p w14:paraId="628BDB8E" w14:textId="77777777" w:rsidR="00365C24" w:rsidRPr="00365C24" w:rsidRDefault="006B7357" w:rsidP="00365C24">
      <w:pPr>
        <w:pStyle w:val="Paragraph"/>
        <w:rPr>
          <w:u w:val="single"/>
        </w:rPr>
      </w:pPr>
      <w:r w:rsidRPr="00365C24">
        <w:rPr>
          <w:u w:val="single"/>
        </w:rPr>
        <w:t>KEYNOTE-055 (KN055)</w:t>
      </w:r>
    </w:p>
    <w:p w14:paraId="2A72D37E" w14:textId="73970529" w:rsidR="00365C24" w:rsidRDefault="006B7357" w:rsidP="00365C24">
      <w:pPr>
        <w:pStyle w:val="Paragraph"/>
      </w:pPr>
      <w:r>
        <w:t xml:space="preserve">KN055 is a Phase 2, nonrandomized, single cohort study of pembrolizumab (200 mg Q3W) monotherapy in a heavily pretreated population of patients with recurrent/metastatic HNSCC who have progressed on prior platinum and cetuximab therapy. Results from 171 participants treated with pembrolizumab were presented by Bauml et al </w:t>
      </w:r>
      <w:r w:rsidR="00815B7C">
        <w:t>[Bauml, J., et al 2017]</w:t>
      </w:r>
      <w:r>
        <w:t xml:space="preserve">. When confirmed responses were evaluated, the ORR was 16% (CR, n=1; PR, n=27; 95% CI: 11% to 23%) with a median DOR of 8 months (range, 2+ to 12+ months); the stable disease rate was 19% (n=33; 95% CI: 14% to 26%). Response rates were slightly higher in participants that were PD-L1 positive; 18% of participants with CPS ≥1% PD-L1 expression responded to pembrolizumab compared with 12% of participants with CPS &lt;1% expression. Nonetheless, PD-L1–negative participants responded to pembrolizumab at a rate that is clinically meaningful; 6- and 12-month PFS and OS rates were relatively similar between PD-L1–negative and PD-L1–positive participants. The results presented by Bauml et al </w:t>
      </w:r>
      <w:r w:rsidR="00815B7C">
        <w:t>[Bauml, J., et al 2017]</w:t>
      </w:r>
      <w:r>
        <w:t>, confirm findings from KN012 in the recurrent/metastatic HNSCC population; pembrolizumab monotherapy (200 mg Q3W) demonstrates consistent and clinically meaningful activity in heavily pretreated participants with HNSCC.</w:t>
      </w:r>
    </w:p>
    <w:p w14:paraId="12285AC0" w14:textId="77777777" w:rsidR="00365C24" w:rsidRPr="00365C24" w:rsidRDefault="006B7357" w:rsidP="00365C24">
      <w:pPr>
        <w:pStyle w:val="Paragraph"/>
        <w:rPr>
          <w:u w:val="single"/>
        </w:rPr>
      </w:pPr>
      <w:r w:rsidRPr="00365C24">
        <w:rPr>
          <w:u w:val="single"/>
        </w:rPr>
        <w:t xml:space="preserve">KEYNOTE-040 (KN040) </w:t>
      </w:r>
    </w:p>
    <w:p w14:paraId="312E204A" w14:textId="77777777" w:rsidR="00365C24" w:rsidRDefault="006B7357" w:rsidP="00365C24">
      <w:pPr>
        <w:pStyle w:val="Paragraph"/>
      </w:pPr>
      <w:r>
        <w:lastRenderedPageBreak/>
        <w:t>KN040 is an ongoing Phase 3, randomized, active-controlled, open-label study of pembrolizumab versus the choice of 3 different SOC therapies in participants with R/M HNSCC. Four hundred and ninety-five participants with R/M HNSCC were randomized 1:1 to receive pembrolizumab 200 mg Q3W or the investigator’s choice of one of the following therapies chosen before randomization: single agent methotrexate, single agent docetaxel, or single agent cetuximab. Randomization was stratified by ECOG performance status (0 vs. 1), HPV status (oropharynx – p16 positive vs. oropharynx – p16 negative or larynx/hypopharynx/oral cavity HNSCC), and PD-L1 status (strong positive or not; strong positive was defined as TPS ≥50% PD-L1 testing by IHC). The primary objective of the study was to evaluate OS in participants with R/M HNSCC treated with pembrolizumab compared with SOC treatment. Enrollment is closed, but participants are ongoing in the study.</w:t>
      </w:r>
    </w:p>
    <w:p w14:paraId="5199749F" w14:textId="34D55928" w:rsidR="00365C24" w:rsidRDefault="006B7357" w:rsidP="00365C24">
      <w:pPr>
        <w:pStyle w:val="Paragraph"/>
      </w:pPr>
      <w:r>
        <w:t>The efficacy and safety data from the final analysis were reported, and at the time of the final analysis, 181 (73%) of 247 participants in the pembrolizumab group and 207 (83%) of 248 participants in the SOC group had died. The median OS in the ITT population was 8.4 months (95% CI 6.4 to 9.4) with pembrolizumab and 6.9 months (5.9 to 8.0) with SOC (HR</w:t>
      </w:r>
      <w:del w:id="1649" w:author="Powell, Deana" w:date="2023-10-19T15:28:00Z">
        <w:r w:rsidR="00FA1F15">
          <w:rPr>
            <w:color w:val="000000"/>
          </w:rPr>
          <w:delText> = </w:delText>
        </w:r>
      </w:del>
      <w:ins w:id="1650" w:author="Powell, Deana" w:date="2023-10-19T15:28:00Z">
        <w:r>
          <w:t xml:space="preserve"> = </w:t>
        </w:r>
      </w:ins>
      <w:r>
        <w:t xml:space="preserve">0.8, 0.65 to 0.98; nominal p=0.0161). In the ITT population, the median DOR was 18.4 months in the pembrolizumab group compared with only 5 months for SOC </w:t>
      </w:r>
      <w:r w:rsidR="00815B7C">
        <w:t>[Cohen, E. E. W., et al 2019]</w:t>
      </w:r>
      <w:r>
        <w:t>.</w:t>
      </w:r>
    </w:p>
    <w:p w14:paraId="071BEB61" w14:textId="77777777" w:rsidR="00365C24" w:rsidRDefault="006B7357" w:rsidP="00365C24">
      <w:pPr>
        <w:pStyle w:val="Paragraph"/>
      </w:pPr>
      <w:r>
        <w:t xml:space="preserve">For participants with a PD-L1 CPS≥1 tumor score, the HR for OS was 0.74 (95% CI 0.58 to 0.93; nominal p=0.0049), with a median survival of 8.7 months (95% CI 6.9 to 11.4) for pembrolizumab versus 7.1 months (5.7 to 8.3) with SOC. In participants whose tumor had PD-L1 TPS ≥50% expression, the HR for death was 0.53 (95% CI 0.35 to 0.81; nominal p=0.0014), and median OS was 11.6 months (95% CI 8.3 to 19.5) compared with 6.6 months (4.8 to 9.2) for pembrolizumab and SOC, respectively. </w:t>
      </w:r>
    </w:p>
    <w:p w14:paraId="5521A621" w14:textId="77777777" w:rsidR="00365C24" w:rsidRDefault="006B7357" w:rsidP="00365C24">
      <w:pPr>
        <w:pStyle w:val="Paragraph"/>
      </w:pPr>
      <w:r>
        <w:t>Fewer participants treated with pembrolizumab than with SOC had treatment-related AEs (63% vs. 84%), as well as higher toxicity AEs (Grade ≥3 treatment-related AEs 13% vs. 36%).</w:t>
      </w:r>
    </w:p>
    <w:p w14:paraId="06EF1B2E" w14:textId="77777777" w:rsidR="00365C24" w:rsidRPr="00365C24" w:rsidRDefault="006B7357" w:rsidP="00365C24">
      <w:pPr>
        <w:pStyle w:val="Paragraph"/>
        <w:rPr>
          <w:u w:val="single"/>
        </w:rPr>
      </w:pPr>
      <w:bookmarkStart w:id="1651" w:name="_Hlk10035638"/>
      <w:r w:rsidRPr="00365C24">
        <w:rPr>
          <w:u w:val="single"/>
        </w:rPr>
        <w:t>KEYNOTE-048 (KN048)</w:t>
      </w:r>
    </w:p>
    <w:p w14:paraId="1DF2695D" w14:textId="6198E465" w:rsidR="00365C24" w:rsidRDefault="006B7357" w:rsidP="00365C24">
      <w:pPr>
        <w:pStyle w:val="Paragraph"/>
      </w:pPr>
      <w:r>
        <w:t xml:space="preserve">KN048 is an ongoing Phase 3, randomized, active-controlled, open-label study of pembrolizumab, or pembrolizumab plus platinum plus 5-FU chemotherapies versus platinum plus 5-FU plus cetuximab (EXTREME regimen) in participants with 1L R/M HNSCC. A total of 882 participants with 1L R/M HNSCC were randomized worldwide 1:1:1 between the 3 arms of the study to examine the efficacy and safety of pembrolizumab (n=301 participants), or pembrolizumab plus chemotherapy (n=281 participants) versus SOC with cetuximab and chemotherapy (n=300 participants) </w:t>
      </w:r>
      <w:r w:rsidR="00815B7C" w:rsidRPr="00815B7C">
        <w:rPr>
          <w:bCs/>
        </w:rPr>
        <w:t>[Burtness, B., et al</w:t>
      </w:r>
      <w:r w:rsidR="00815B7C">
        <w:t xml:space="preserve"> 2018] [CSR P048 2020]</w:t>
      </w:r>
      <w:r>
        <w:t xml:space="preserve">. The primary endpoints of the study are PFS per RECIST 1.1 as assessed by BICR, and OS. Participants are ongoing in the study </w:t>
      </w:r>
      <w:r w:rsidR="00815B7C">
        <w:t>[CSR P048 2020]</w:t>
      </w:r>
      <w:r>
        <w:t>.</w:t>
      </w:r>
    </w:p>
    <w:p w14:paraId="77C0CA5B" w14:textId="78530314" w:rsidR="00365C24" w:rsidRDefault="006B7357" w:rsidP="00365C24">
      <w:pPr>
        <w:pStyle w:val="Paragraph"/>
      </w:pPr>
      <w:r>
        <w:lastRenderedPageBreak/>
        <w:t xml:space="preserve">Data from the second interim analysis for KEYNOTE-048 were presented at the 2018 ESMO Congress </w:t>
      </w:r>
      <w:r w:rsidR="00815B7C">
        <w:t>[Burtness, B., et al 2018]</w:t>
      </w:r>
      <w:r>
        <w:t xml:space="preserve">. The cutoff date for this final PFS/interim OS analysis was13-JUN-2018, with a minimum follow-up of approximately 17 months. For OS, pembrolizumab monotherapy was superior to the EXTREME regimen in participants with a CPS ≥20, HR = 0.61 (95% CI 0.45-0.83, p=0.0007), and yielded a median OS that was longer with pembrolizumab (14.9 months) than the EXTREME regimen (10.7 months). Statistical significance was also achieved for pembrolizumab monotherapy in participants whose tumors had PD-L1 expression of CPS ≥1 with HR = 0.78 (95% CI 0.64 to 0.96, p=0.0086) and a median OS of 12.3 months versus 10.3 months in participants receiving the EXTREME regimen </w:t>
      </w:r>
      <w:r w:rsidR="00815B7C">
        <w:t>[Burtness, B., et al 2018]</w:t>
      </w:r>
      <w:r>
        <w:t>.</w:t>
      </w:r>
    </w:p>
    <w:p w14:paraId="3A200064" w14:textId="63ABACF4" w:rsidR="00365C24" w:rsidRDefault="006B7357" w:rsidP="00365C24">
      <w:pPr>
        <w:pStyle w:val="Paragraph"/>
      </w:pPr>
      <w:r>
        <w:t xml:space="preserve">Confirmed ORR for pembrolizumab versus EXTREME was 23% versus 36% for CPS ≥20 with a more durable DOR of 20.9 versus 4.2 months, and 19% versus 35% for CPS ≥1 with a median DOR of 20.9 versus 4.5 months for CPS ≥1 </w:t>
      </w:r>
      <w:r w:rsidR="00815B7C">
        <w:t>[Burtness, B., et al 2018]</w:t>
      </w:r>
      <w:r>
        <w:t>.</w:t>
      </w:r>
    </w:p>
    <w:p w14:paraId="78BBD591" w14:textId="1638C22B" w:rsidR="00365C24" w:rsidRDefault="006B7357" w:rsidP="00365C24">
      <w:pPr>
        <w:pStyle w:val="Paragraph"/>
      </w:pPr>
      <w:r>
        <w:t xml:space="preserve">Pembrolizumab monotherapy had a more favorable toxicity profile compared with the EXTREME regimen with few treatment-related AEs (58.3% vs. 96.9%), fewer treatment-related Grade 3 to 5 AEs (16.7% vs. 69.0%), and fewer treatment-related AEs that led to treatment discontinuation (4.7% vs. 19.9%) </w:t>
      </w:r>
      <w:r w:rsidR="00815B7C">
        <w:t>[CSR P048V01MK3475 2018]</w:t>
      </w:r>
      <w:r>
        <w:t>.</w:t>
      </w:r>
    </w:p>
    <w:p w14:paraId="58FD0254" w14:textId="18F1D520" w:rsidR="00365C24" w:rsidRDefault="006B7357" w:rsidP="00365C24">
      <w:pPr>
        <w:pStyle w:val="Paragraph"/>
      </w:pPr>
      <w:r>
        <w:t xml:space="preserve">Data cutoff of the final analysis was 25-FEB-2019 (approximately 25 months after the last participant was randomized) </w:t>
      </w:r>
      <w:r w:rsidR="00815B7C">
        <w:t>[CSR P048 2020]</w:t>
      </w:r>
      <w:r>
        <w:t xml:space="preserve">. In participants whose tumors had PD-L1 expression, OS results further confirmed the statistically and clinically meaningful results observed at the second interim analysis, with an OS HR = 0.74 (95% CI: 0.61, 0.90) for CPS ≥1 and HR = 0.58 (95% CI: 0.44, 0.78) for CPS ≥20 </w:t>
      </w:r>
      <w:r w:rsidR="00815B7C">
        <w:t>[CSR P048 2020]</w:t>
      </w:r>
      <w:r>
        <w:t xml:space="preserve">. In the population of all participants, there was a clinically meaningful difference in OS when comparing pembrolizumab plus chemotherapy with standard treatment. The pembrolizumab monotherapy group had more responders who achieved a complete response and a more durable DOR (22.6 vs. 4.5 months) </w:t>
      </w:r>
      <w:r w:rsidR="00815B7C">
        <w:t>[Rischin, D., et al 2019]</w:t>
      </w:r>
      <w:r>
        <w:t>. The safety results at the final analysis were similar to those observed at the second interim analysis.</w:t>
      </w:r>
    </w:p>
    <w:p w14:paraId="7D4F24A8" w14:textId="09C5276D" w:rsidR="00365C24" w:rsidRDefault="006B7357" w:rsidP="00365C24">
      <w:pPr>
        <w:pStyle w:val="Paragraph"/>
      </w:pPr>
      <w:bookmarkStart w:id="1652" w:name="_Hlk9594964"/>
      <w:r>
        <w:t xml:space="preserve">At the second interim analysis, pembrolizumab + chemotherapy significantly improved OS in the total population (HR = 0.77 [95% CI 0.63-0.93]; p=0.00335) </w:t>
      </w:r>
      <w:r w:rsidR="00815B7C">
        <w:t>[CSR P048V01MK3475 2018]</w:t>
      </w:r>
      <w:r>
        <w:t xml:space="preserve">. Additionally, the safety profiles for pembrolizumab + chemotherapy and the EXTREME regimen were comparable </w:t>
      </w:r>
      <w:bookmarkEnd w:id="1652"/>
      <w:r>
        <w:t xml:space="preserve">(95.3% vs. 96.9% treatment-related AEs; 71.0% vs 69.0% treatment-related Grade 3 to 5 AEs; and 22.8% vs 19.9% treatment-related AEs that led to treatment discontinuation) </w:t>
      </w:r>
      <w:r w:rsidR="00815B7C">
        <w:t>[CSR P048V01MK3475 2018]</w:t>
      </w:r>
      <w:r>
        <w:t xml:space="preserve">. </w:t>
      </w:r>
    </w:p>
    <w:p w14:paraId="603E408F" w14:textId="796228E5" w:rsidR="00365C24" w:rsidRDefault="006B7357" w:rsidP="00365C24">
      <w:pPr>
        <w:pStyle w:val="Paragraph"/>
      </w:pPr>
      <w:r>
        <w:t xml:space="preserve">At the final analysis, pembrolizumab + chemotherapy OS results (HR = 0.72 [95% CI: 0.60, 0.87]) </w:t>
      </w:r>
      <w:r w:rsidR="00815B7C">
        <w:t>[CSR P048 2020]</w:t>
      </w:r>
      <w:r>
        <w:t xml:space="preserve"> further confirmed the statistically significant and clinically meaningful OS observed at the second interim analysis. In the population of participants who tumors express PD-L1, OS was statistically significant and clinically meaningful in PD-L1 CPS ≥1 (HR = 0.65 [95% CI: 0.53, 0.80], p=0.00002) and in CPS ≥20 (HR = 0.60 [95% CI: 0.45, 0.82], p=0.00044) </w:t>
      </w:r>
      <w:r w:rsidR="00815B7C">
        <w:t>[CSR P048 2020]</w:t>
      </w:r>
      <w:r>
        <w:t xml:space="preserve">. Furthermore, in participants whose tumors had </w:t>
      </w:r>
      <w:r>
        <w:lastRenderedPageBreak/>
        <w:t xml:space="preserve">PD-L1 expression, ORR and median time to response were similar, but the pembrolizumab + chemotherapy group had more durable DOR of 6.7 versus 4.3 months for CPS ≥1 and 7.1 versus 4.2 months for CPS ≥20 </w:t>
      </w:r>
      <w:r w:rsidR="00815B7C">
        <w:t>[Rischin, D., et al 2019]</w:t>
      </w:r>
      <w:r>
        <w:t>. The safety results at the final analysis were similar to those observed at the second interim analysis.</w:t>
      </w:r>
    </w:p>
    <w:p w14:paraId="4F3F8DC8" w14:textId="77777777" w:rsidR="00365C24" w:rsidRDefault="006B7357" w:rsidP="00365C24">
      <w:pPr>
        <w:pStyle w:val="Paragraph"/>
      </w:pPr>
      <w:bookmarkStart w:id="1653" w:name="OLE_LINK3"/>
      <w:r>
        <w:t xml:space="preserve">In summary, for 1L R/M HNSCC, pembrolizumab monotherapy significantly improved OS over the EXTREME regimen in both the CPS ≥20 and CPS ≥1 populations. Responses to pembrolizumab were durable with a more favorable toxicity profile compared with the EXTREME regimen. </w:t>
      </w:r>
      <w:bookmarkStart w:id="1654" w:name="OLE_LINK5"/>
      <w:r>
        <w:t xml:space="preserve">Pembrolizumab plus chemotherapy </w:t>
      </w:r>
      <w:bookmarkEnd w:id="1653"/>
      <w:r>
        <w:t>improved OS in the total population and in participants whose tumors had PD-1 expression, with a comparable safety profile. Therefore, pembrolizumab-based treatment may be considered a new 1L standard of care for R/M HNSCC</w:t>
      </w:r>
      <w:bookmarkEnd w:id="1654"/>
      <w:r>
        <w:t>.</w:t>
      </w:r>
    </w:p>
    <w:bookmarkEnd w:id="1651"/>
    <w:p w14:paraId="542F17B5" w14:textId="77777777" w:rsidR="00365C24" w:rsidRPr="00365C24" w:rsidRDefault="006B7357" w:rsidP="00365C24">
      <w:pPr>
        <w:pStyle w:val="Paragraph"/>
        <w:rPr>
          <w:u w:val="single"/>
        </w:rPr>
      </w:pPr>
      <w:r w:rsidRPr="00365C24">
        <w:rPr>
          <w:u w:val="single"/>
        </w:rPr>
        <w:t>Study 111/KEYNOTE-146</w:t>
      </w:r>
    </w:p>
    <w:p w14:paraId="2DAD63BB" w14:textId="0AFEB321" w:rsidR="00365C24" w:rsidRDefault="006B7357" w:rsidP="00365C24">
      <w:pPr>
        <w:pStyle w:val="Paragraph"/>
      </w:pPr>
      <w:r>
        <w:t xml:space="preserve">Study 111/KEYNOTE-146 is a multicenter, open-label, Phase 1b/2 clinical study being conducted to evaluate the efficacy and safety of lenvatinib in combination with pembrolizumab in selected solid tumors (ie, HNSCC, NSCLC, RCC, endometrial cancer, urothelial carcinoma, and melanoma) </w:t>
      </w:r>
      <w:r w:rsidR="00815B7C">
        <w:t>[IB Edition 16 2019]</w:t>
      </w:r>
      <w:r>
        <w:t>. The Phase 1b portion of this study has been completed and Phase 2 is ongoing. During the Phase 1b portion of the study, the MTD was determined to be 20 mg lenvatinib daily in combination with 200 mg of pembrolizumab IV Q3W. The safety and efficacy of the combination at the lenvatinib RP2D is being assessed in the Phase 2 portion of the study.</w:t>
      </w:r>
    </w:p>
    <w:p w14:paraId="6FD7C2C4" w14:textId="77CA135E" w:rsidR="00365C24" w:rsidRDefault="006B7357" w:rsidP="00365C24">
      <w:pPr>
        <w:pStyle w:val="Paragraph"/>
      </w:pPr>
      <w:r>
        <w:t>As of 01-DEC-2017, 22 study participants with measurable, confirmed metastatic HNSCC and ECOG performance status of 0 or 1 were enrolled in this cohort and received lenvatinib (20 mg/day orally) + pembrolizumab (200 mg IV Q3W). Participants were not preselected based on PD-L1 status. Tumor assessments were performed by study investigators using irRECIST. Of the participants, 9.1% had received no prior anticancer therapy, 63.6% had received 1 prior line of anticancer therapy, and 13.6% had received 2 prior lines of anticancer therapies and 13.6% had received ≥3 prior lines of anticancer therapies, respectively. At data cutoff (</w:t>
      </w:r>
      <w:r w:rsidR="00EB2920">
        <w:t>01</w:t>
      </w:r>
      <w:del w:id="1655" w:author="Powell, Deana" w:date="2023-10-19T15:28:00Z">
        <w:r w:rsidR="004227D8">
          <w:noBreakHyphen/>
        </w:r>
      </w:del>
      <w:ins w:id="1656" w:author="Powell, Deana" w:date="2023-10-19T15:28:00Z">
        <w:r w:rsidR="00EB2920">
          <w:t>-</w:t>
        </w:r>
      </w:ins>
      <w:r>
        <w:t xml:space="preserve">DEC-2017), ORR was 40.9% (95% CI: 20.7, 63.6); ORR (at Week 24) was 36.4% (95% CI: 17.2, 59.3), including 1 (4.5%) CR, 8 (36.4%) PR, 11 (50%) SD, 0 (0%) PD, and 2 (9.1%) unknown; median PFS of 8.2 months (95% CI: 4.3, NE); and PFS rate at 12 months was 41.9 % (95% CI: 17.6, 64.7) </w:t>
      </w:r>
      <w:r w:rsidR="00815B7C">
        <w:t>[Taylor, M. H., et al 2018]</w:t>
      </w:r>
      <w:r>
        <w:t>.</w:t>
      </w:r>
    </w:p>
    <w:p w14:paraId="4357BE22" w14:textId="6AE9FF1C" w:rsidR="00365C24" w:rsidRDefault="006B7357" w:rsidP="00365C24">
      <w:pPr>
        <w:pStyle w:val="Paragraph"/>
      </w:pPr>
      <w:r>
        <w:t xml:space="preserve">Grade 3 or 4 treatment-related AEs occurred in 72.7% of participants (Grade 3 treatment-related AEs in 15 participants [68.2%] and Grade 4 treatment-related AEs in 1 participant [4.5%]). The most common treatment-related AEs were fatigue (50.0%; Grade 3: 4.5%), hypertension (40.9%, Grade 3: 18.2%), and diarrhea (36.4%, Grade 3: 4.5%). Five participants experienced serious treatment-related AEs including hypertension, acute kidney injury, dehydration, hemoptysis and pulmonary edema. There were 5 fatal AEs reported; none were deemed treatment-related </w:t>
      </w:r>
      <w:bookmarkStart w:id="1657" w:name="_Hlk535302948"/>
      <w:r w:rsidR="00815B7C">
        <w:t>[Taylor, M. H., et al 2018]</w:t>
      </w:r>
      <w:r>
        <w:t>.</w:t>
      </w:r>
      <w:bookmarkEnd w:id="1657"/>
    </w:p>
    <w:p w14:paraId="1825EB9B" w14:textId="1E55F410" w:rsidR="00365C24" w:rsidRDefault="006B7357" w:rsidP="00365C24">
      <w:pPr>
        <w:pStyle w:val="Paragraph"/>
      </w:pPr>
      <w:r>
        <w:lastRenderedPageBreak/>
        <w:t xml:space="preserve">Overall, the study showed promising clinical activity and manageable toxicities, supporting further evaluation of the lenvatinib + pembrolizumab in participants with HNSCC </w:t>
      </w:r>
      <w:r w:rsidR="00815B7C">
        <w:t xml:space="preserve">[Taylor, M. H., et al </w:t>
      </w:r>
      <w:del w:id="1658" w:author="Powell, Deana" w:date="2023-10-19T15:28:00Z">
        <w:r w:rsidR="004173BC">
          <w:delText>2018</w:delText>
        </w:r>
      </w:del>
      <w:ins w:id="1659" w:author="Powell, Deana" w:date="2023-10-19T15:28:00Z">
        <w:r w:rsidR="00815B7C">
          <w:t>2018a</w:t>
        </w:r>
      </w:ins>
      <w:r w:rsidR="00815B7C">
        <w:t>]</w:t>
      </w:r>
      <w:r>
        <w:t xml:space="preserve">. Interim analysis results for NSCLC, urothelial carcinoma, melanoma, endometrial carcinoma and RCC study arms produced similar response rates and acceptable safety and tolerability </w:t>
      </w:r>
      <w:r w:rsidR="00815B7C" w:rsidRPr="00815B7C">
        <w:rPr>
          <w:bCs/>
        </w:rPr>
        <w:t>[Brose, M., et al</w:t>
      </w:r>
      <w:r w:rsidR="00815B7C">
        <w:t xml:space="preserve"> 2018] [Vogelzang, N., et al 2018] [Taylor, M., et al 2018] [Makker, V., et al 2018] [Lee, C. H., et al 2018]</w:t>
      </w:r>
      <w:r>
        <w:t>. From these studies, the combination of pembrolizumab and lenvatinib showed promising clinical activity and a manageable safety profile that is consistent with the safety profile of each agent when administered as monotherapy.</w:t>
      </w:r>
    </w:p>
    <w:p w14:paraId="01CC5734" w14:textId="77777777" w:rsidR="00307BD9" w:rsidRDefault="006B7357" w:rsidP="00365C24">
      <w:pPr>
        <w:pStyle w:val="Paragraph"/>
      </w:pPr>
      <w:r>
        <w:t>Based on Study 111/KEYNOTE-146, lenvatinib 20 mg QD in combination with pembrolizumab 200 mg IV Q3W was the dose selected for this Phase 3 study.</w:t>
      </w:r>
    </w:p>
    <w:p w14:paraId="7B4266B6" w14:textId="77777777" w:rsidR="00307BD9" w:rsidRPr="00E864AC" w:rsidRDefault="006B7357" w:rsidP="0005199C">
      <w:pPr>
        <w:pStyle w:val="Heading2"/>
      </w:pPr>
      <w:bookmarkStart w:id="1660" w:name="_Toc148621546"/>
      <w:bookmarkStart w:id="1661" w:name="_Toc107570600"/>
      <w:r w:rsidRPr="00E864AC">
        <w:t>Benefit/Risk Assessment</w:t>
      </w:r>
      <w:bookmarkEnd w:id="1660"/>
      <w:bookmarkEnd w:id="1661"/>
    </w:p>
    <w:p w14:paraId="3D6B4662" w14:textId="77777777" w:rsidR="007D2D2E" w:rsidRPr="00365C24" w:rsidRDefault="006B7357" w:rsidP="007D2D2E">
      <w:pPr>
        <w:pStyle w:val="Paragraph"/>
      </w:pPr>
      <w:r w:rsidRPr="00365C24">
        <w:t>It cannot be guaranteed that participants in clinical studies will directly benefit from treatment during participation, as clinical studies are designed to provide information about the safety and effectiveness of an investigational medicine.</w:t>
      </w:r>
    </w:p>
    <w:p w14:paraId="5777F797" w14:textId="77777777" w:rsidR="00365C24" w:rsidRPr="005739EB" w:rsidRDefault="006B7357" w:rsidP="00FD6147">
      <w:pPr>
        <w:pStyle w:val="Paragraph"/>
      </w:pPr>
      <w:r w:rsidRPr="005739EB">
        <w:t>With the results of the KEYNOTE-048 clinical trial demonstrating survival benefit with pembrolizumab for 1L R/M HNSCC, there is rationale for treating the participants with pembrolizumab monotherapy in the CPS ≥1 biomarker population. Therefore, pembrolizumab will be used in both the control and experimental arms, and all participants can be considered to be receiving clinically beneficial therapy. The existing data suggest that inhibiting angiogenesis in combination with PD-1 blockade is a promising therapeutic strategy, and the benefit/risk assessment for participants in this study is considered to be favorable, making the combination of pembrolizumab + lenvatinib a promising therapeutic option to test in participants with 1L R/M HNSCC whose tumor demonstrates PD-L1 expression.</w:t>
      </w:r>
    </w:p>
    <w:p w14:paraId="30623B77" w14:textId="6280C77A" w:rsidR="00A60B4B" w:rsidRPr="005739EB" w:rsidRDefault="006B7357" w:rsidP="00FD6147">
      <w:pPr>
        <w:pStyle w:val="Paragraph"/>
      </w:pPr>
      <w:r w:rsidRPr="005739EB">
        <w:t xml:space="preserve">Additional details regarding specific benefits and risks for participants participating in this clinical study may be found in the accompanying IB and </w:t>
      </w:r>
      <w:del w:id="1662" w:author="Powell, Deana" w:date="2023-10-19T15:28:00Z">
        <w:r w:rsidR="00A761B6">
          <w:delText>ICF</w:delText>
        </w:r>
      </w:del>
      <w:ins w:id="1663" w:author="Powell, Deana" w:date="2023-10-19T15:28:00Z">
        <w:r w:rsidRPr="005739EB">
          <w:t>informed consent</w:t>
        </w:r>
      </w:ins>
      <w:r w:rsidRPr="005739EB">
        <w:t xml:space="preserve"> documents.</w:t>
      </w:r>
    </w:p>
    <w:p w14:paraId="43901561" w14:textId="77777777" w:rsidR="008B1699" w:rsidRPr="005739EB" w:rsidRDefault="006B7357" w:rsidP="00FD6147">
      <w:pPr>
        <w:pStyle w:val="Paragraph"/>
        <w:rPr>
          <w:ins w:id="1664" w:author="Powell, Deana" w:date="2023-10-19T15:28:00Z"/>
        </w:rPr>
      </w:pPr>
      <w:ins w:id="1665" w:author="Powell, Deana" w:date="2023-10-19T15:28:00Z">
        <w:r w:rsidRPr="0059057D">
          <w:t>NOTE: Based on the data from an interim safety and efficacy analysis for LEAP-</w:t>
        </w:r>
        <w:r w:rsidRPr="001F062B">
          <w:t>010</w:t>
        </w:r>
        <w:r w:rsidRPr="0059057D">
          <w:t xml:space="preserve"> (</w:t>
        </w:r>
        <w:r w:rsidRPr="006A7A0A">
          <w:t>data cutoff 30-May</w:t>
        </w:r>
        <w:r w:rsidR="00FF709D" w:rsidRPr="006A7A0A">
          <w:t>-</w:t>
        </w:r>
        <w:r w:rsidRPr="006A7A0A">
          <w:t>2023</w:t>
        </w:r>
        <w:r w:rsidRPr="0059057D">
          <w:t>),</w:t>
        </w:r>
        <w:r w:rsidR="0041738C">
          <w:t xml:space="preserve"> </w:t>
        </w:r>
        <w:r w:rsidRPr="001F062B">
          <w:t>the study</w:t>
        </w:r>
        <w:r w:rsidRPr="0059057D">
          <w:t xml:space="preserve"> </w:t>
        </w:r>
        <w:r w:rsidRPr="001F062B">
          <w:t xml:space="preserve">will be discontinued based on a lack of additional clinical benefit on OS of the combination </w:t>
        </w:r>
        <w:r w:rsidR="00E62046">
          <w:t xml:space="preserve">of pembrolizumab plus </w:t>
        </w:r>
        <w:r w:rsidR="00FF709D">
          <w:t>l</w:t>
        </w:r>
        <w:r w:rsidR="00E62046">
          <w:t xml:space="preserve">envatinib </w:t>
        </w:r>
        <w:r w:rsidRPr="001F062B">
          <w:t xml:space="preserve">over pembrolizumab monotherapy. At this interim analysis, </w:t>
        </w:r>
        <w:r w:rsidR="00E62046">
          <w:t xml:space="preserve">the combination </w:t>
        </w:r>
        <w:r w:rsidRPr="001F062B">
          <w:t xml:space="preserve">did not demonstrate an improvement in OS versus pembrolizumab alone, and the likelihood of reaching the protocol specified threshold for statistical significance for OS at a future analysis was evaluated and deemed to be low. </w:t>
        </w:r>
        <w:r w:rsidRPr="0059057D">
          <w:t xml:space="preserve">Based upon these data, the study was unblinded </w:t>
        </w:r>
        <w:r w:rsidR="008972BC">
          <w:t>on</w:t>
        </w:r>
        <w:r w:rsidRPr="0059057D">
          <w:t xml:space="preserve"> </w:t>
        </w:r>
        <w:r w:rsidR="00C666FE" w:rsidRPr="006A7A0A">
          <w:t>16</w:t>
        </w:r>
        <w:r w:rsidR="006A7A0A" w:rsidRPr="006A7A0A">
          <w:noBreakHyphen/>
        </w:r>
        <w:r w:rsidR="00C666FE" w:rsidRPr="006A7A0A">
          <w:t>Aug</w:t>
        </w:r>
        <w:r w:rsidR="006A7A0A" w:rsidRPr="006A7A0A">
          <w:noBreakHyphen/>
        </w:r>
        <w:r w:rsidRPr="006A7A0A">
          <w:t>2023</w:t>
        </w:r>
        <w:r w:rsidRPr="0059057D">
          <w:t xml:space="preserve">. The prespecified </w:t>
        </w:r>
        <w:r w:rsidRPr="001F062B">
          <w:t xml:space="preserve">third interim analysis and </w:t>
        </w:r>
        <w:r w:rsidRPr="0059057D">
          <w:t xml:space="preserve">final analysis of the study described in the SAP will not be performed. Safety analysis will be performed at the end of the study; there will be no further </w:t>
        </w:r>
        <w:r w:rsidR="00891FD7">
          <w:t xml:space="preserve">planned </w:t>
        </w:r>
        <w:r w:rsidRPr="0059057D">
          <w:t>analyses for efficacy and ePRO endpoints.</w:t>
        </w:r>
      </w:ins>
    </w:p>
    <w:p w14:paraId="0990F937" w14:textId="77777777" w:rsidR="00F91D62" w:rsidRDefault="006B7357" w:rsidP="00F91D62">
      <w:pPr>
        <w:pStyle w:val="Heading1"/>
        <w:pageBreakBefore/>
        <w:ind w:left="475" w:hanging="475"/>
        <w:rPr>
          <w:ins w:id="1666" w:author="Powell, Deana" w:date="2023-10-19T15:28:00Z"/>
        </w:rPr>
      </w:pPr>
      <w:bookmarkStart w:id="1667" w:name="_Toc148621547"/>
      <w:ins w:id="1668" w:author="Powell, Deana" w:date="2023-10-19T15:28:00Z">
        <w:r w:rsidRPr="00F91D62">
          <w:lastRenderedPageBreak/>
          <w:t>HYPOTHESES, OBJECTIVES, AND ENDPOINTS</w:t>
        </w:r>
        <w:bookmarkEnd w:id="1667"/>
      </w:ins>
    </w:p>
    <w:p w14:paraId="19B577B1" w14:textId="77777777" w:rsidR="001F7049" w:rsidRDefault="006B7357" w:rsidP="001F7049">
      <w:pPr>
        <w:pStyle w:val="Paragraph"/>
      </w:pPr>
      <w:r w:rsidRPr="00724983">
        <w:t>Hypotheses are aligned with objectives in the Objectives and Endpoints table.</w:t>
      </w:r>
    </w:p>
    <w:p w14:paraId="61BD8A6E" w14:textId="147FA96D" w:rsidR="00CE055A" w:rsidRPr="00AF433E" w:rsidRDefault="00A2718A" w:rsidP="00C674DC">
      <w:pPr>
        <w:pStyle w:val="Paragraph"/>
      </w:pPr>
      <w:del w:id="1669" w:author="Powell, Deana" w:date="2023-10-19T15:28:00Z">
        <w:r>
          <w:delText>Males</w:delText>
        </w:r>
      </w:del>
      <w:ins w:id="1670" w:author="Powell, Deana" w:date="2023-10-19T15:28:00Z">
        <w:r w:rsidR="006B7357" w:rsidRPr="00DB59F0">
          <w:t>In</w:t>
        </w:r>
        <w:r w:rsidR="006B7357">
          <w:t xml:space="preserve"> </w:t>
        </w:r>
        <w:r w:rsidR="006B7357" w:rsidRPr="00A32452">
          <w:t>males</w:t>
        </w:r>
      </w:ins>
      <w:r w:rsidR="006B7357" w:rsidRPr="00A32452">
        <w:t xml:space="preserve"> and females who are at least 18 years old</w:t>
      </w:r>
      <w:r w:rsidR="006B7357">
        <w:rPr>
          <w:rStyle w:val="SuggestedOptional"/>
        </w:rPr>
        <w:t>,</w:t>
      </w:r>
      <w:r w:rsidR="006B7357" w:rsidRPr="00DB59F0">
        <w:t xml:space="preserve"> with</w:t>
      </w:r>
      <w:r w:rsidR="006B7357">
        <w:t xml:space="preserve"> a </w:t>
      </w:r>
      <w:r w:rsidR="006B7357" w:rsidRPr="00A32452">
        <w:t>histologically confirmed diagnosis of R/M HNSCC that is biomarker positive (</w:t>
      </w:r>
      <w:ins w:id="1671" w:author="Powell, Deana" w:date="2023-10-19T15:28:00Z">
        <w:r w:rsidR="006B7357">
          <w:t>combined positive score (</w:t>
        </w:r>
      </w:ins>
      <w:r w:rsidR="006B7357" w:rsidRPr="00A32452">
        <w:t>CPS</w:t>
      </w:r>
      <w:r w:rsidR="006B7357">
        <w:t> </w:t>
      </w:r>
      <w:r w:rsidR="006B7357" w:rsidRPr="00A32452">
        <w:t>≥1</w:t>
      </w:r>
      <w:del w:id="1672" w:author="Powell, Deana" w:date="2023-10-19T15:28:00Z">
        <w:r>
          <w:delText>),</w:delText>
        </w:r>
      </w:del>
      <w:ins w:id="1673" w:author="Powell, Deana" w:date="2023-10-19T15:28:00Z">
        <w:r w:rsidR="006B7357">
          <w:t>)</w:t>
        </w:r>
        <w:r w:rsidR="006B7357" w:rsidRPr="00A32452">
          <w:t>),</w:t>
        </w:r>
      </w:ins>
      <w:r w:rsidR="006B7357" w:rsidRPr="00A32452">
        <w:t xml:space="preserve"> and who are considered incurable by local therapies will be enrolled in this study.</w:t>
      </w:r>
    </w:p>
    <w:p w14:paraId="3F748297" w14:textId="77777777" w:rsidR="00CE055A" w:rsidRDefault="006B7357" w:rsidP="00ED57CB">
      <w:pPr>
        <w:pStyle w:val="Paragraph"/>
      </w:pPr>
      <w:r w:rsidRPr="00A32452">
        <w:t>Throughout this protocol, the term RECIST 1.1 refers to the adjustment of RECIST 1.1 to include a maximum of 10 target lesions and a maximum of 5 target lesions per organ. Refer to Section 4.2.1.1.1 for further details.</w:t>
      </w:r>
    </w:p>
    <w:p w14:paraId="73C2B285" w14:textId="77777777" w:rsidR="00B40A10" w:rsidRDefault="006B7357" w:rsidP="00ED57CB">
      <w:pPr>
        <w:pStyle w:val="Paragraph"/>
        <w:rPr>
          <w:ins w:id="1674" w:author="Powell, Deana" w:date="2023-10-19T15:28:00Z"/>
        </w:rPr>
      </w:pPr>
      <w:ins w:id="1675" w:author="Powell, Deana" w:date="2023-10-19T15:28:00Z">
        <w:r>
          <w:t xml:space="preserve">NOTE: </w:t>
        </w:r>
        <w:r w:rsidRPr="0059057D">
          <w:t>Based on the data from an interim safety and efficacy analysis for LEAP-</w:t>
        </w:r>
        <w:r w:rsidRPr="004B4510">
          <w:t>010</w:t>
        </w:r>
        <w:r w:rsidRPr="0059057D">
          <w:t xml:space="preserve"> (</w:t>
        </w:r>
        <w:r w:rsidRPr="00E85A52">
          <w:t>data cutoff 30</w:t>
        </w:r>
        <w:r w:rsidRPr="00E85A52">
          <w:noBreakHyphen/>
          <w:t>May</w:t>
        </w:r>
        <w:r w:rsidRPr="00E85A52">
          <w:noBreakHyphen/>
          <w:t>2023</w:t>
        </w:r>
        <w:r w:rsidRPr="0059057D">
          <w:t>),</w:t>
        </w:r>
        <w:r>
          <w:t xml:space="preserve"> </w:t>
        </w:r>
        <w:r w:rsidRPr="00A878CF">
          <w:t>the study</w:t>
        </w:r>
        <w:r w:rsidRPr="0059057D">
          <w:t xml:space="preserve"> </w:t>
        </w:r>
        <w:r w:rsidRPr="000415D7">
          <w:t xml:space="preserve">will be discontinued based on a lack of additional clinical benefit on OS of the combination </w:t>
        </w:r>
        <w:r w:rsidR="00E62046">
          <w:t xml:space="preserve">of pembrolizumab </w:t>
        </w:r>
        <w:r w:rsidR="00820E8A">
          <w:t>plus; lenvatinib</w:t>
        </w:r>
        <w:r w:rsidR="00E62046">
          <w:t xml:space="preserve"> </w:t>
        </w:r>
        <w:r w:rsidRPr="000415D7">
          <w:t>over pembrolizumab monotherapy. At this interim analysis,</w:t>
        </w:r>
        <w:r w:rsidR="00E62046">
          <w:t xml:space="preserve"> the combination</w:t>
        </w:r>
        <w:r w:rsidRPr="000415D7">
          <w:t xml:space="preserve"> did not demonstrate an improvement in OS versus pembrolizumab alone, and the likelihood of reaching the protocol specified threshold for statistical significance for OS at a future analysis was evaluated and deemed to be low. </w:t>
        </w:r>
        <w:r w:rsidRPr="0059057D">
          <w:t xml:space="preserve">Based upon these data, the study was unblinded </w:t>
        </w:r>
        <w:r w:rsidR="008972BC">
          <w:t>on</w:t>
        </w:r>
        <w:r>
          <w:t xml:space="preserve"> 16</w:t>
        </w:r>
        <w:r>
          <w:noBreakHyphen/>
          <w:t>Aug</w:t>
        </w:r>
        <w:r>
          <w:noBreakHyphen/>
        </w:r>
        <w:r w:rsidRPr="00E85A52">
          <w:t>2023</w:t>
        </w:r>
        <w:r w:rsidRPr="0059057D">
          <w:t xml:space="preserve">. The prespecified </w:t>
        </w:r>
        <w:r w:rsidRPr="00BE49B5">
          <w:t xml:space="preserve">third interim analysis and </w:t>
        </w:r>
        <w:r w:rsidRPr="0059057D">
          <w:t xml:space="preserve">final analysis of the study described in the SAP will not be performed. Safety analysis will be performed at the end of the study; there will be no further </w:t>
        </w:r>
        <w:r w:rsidR="00891FD7">
          <w:t xml:space="preserve">planned </w:t>
        </w:r>
        <w:r w:rsidRPr="0059057D">
          <w:t>analyses for efficacy and ePRO endpoints.</w:t>
        </w:r>
      </w:ins>
    </w:p>
    <w:p w14:paraId="0F478617" w14:textId="77777777" w:rsidR="00B40A10" w:rsidRDefault="006B7357" w:rsidP="00ED57CB">
      <w:pPr>
        <w:pStyle w:val="Paragraph"/>
        <w:rPr>
          <w:ins w:id="1676" w:author="Powell, Deana" w:date="2023-10-19T15:28:00Z"/>
          <w:lang w:val="en-GB"/>
        </w:rPr>
      </w:pPr>
      <w:ins w:id="1677" w:author="Powell, Deana" w:date="2023-10-19T15:28:00Z">
        <w:r w:rsidRPr="0059057D">
          <w:rPr>
            <w:lang w:val="en-GB"/>
          </w:rPr>
          <w:t>NOTE: In alignment with the study-specific investigator letter</w:t>
        </w:r>
        <w:r w:rsidRPr="00231446">
          <w:rPr>
            <w:lang w:val="en-GB"/>
          </w:rPr>
          <w:t xml:space="preserve"> dated 25-Aug-2023</w:t>
        </w:r>
        <w:r w:rsidRPr="0059057D">
          <w:rPr>
            <w:lang w:val="en-GB"/>
          </w:rPr>
          <w:t>, all study participants still receiving pembrolizumab should continue to receive pembrolizumab monotherapy on study and undergo modified protocol study procedures as specified in this amendment. Study participation should end after the 30</w:t>
        </w:r>
        <w:r>
          <w:rPr>
            <w:lang w:val="en-GB"/>
          </w:rPr>
          <w:noBreakHyphen/>
        </w:r>
        <w:r w:rsidRPr="0059057D">
          <w:rPr>
            <w:lang w:val="en-GB"/>
          </w:rPr>
          <w:t>day Safety Follow-up Visit (last scheduled visit)</w:t>
        </w:r>
        <w:r>
          <w:rPr>
            <w:lang w:val="en-GB"/>
          </w:rPr>
          <w:t xml:space="preserve"> with the following exceptions: participants who are potential candidates for Second Course treatment will continue in Efficacy Follow</w:t>
        </w:r>
        <w:r w:rsidR="007E75A2">
          <w:rPr>
            <w:lang w:val="en-GB"/>
          </w:rPr>
          <w:noBreakHyphen/>
        </w:r>
        <w:r>
          <w:rPr>
            <w:lang w:val="en-GB"/>
          </w:rPr>
          <w:t xml:space="preserve">up and all participants in China will continue in </w:t>
        </w:r>
        <w:r w:rsidR="00C22454">
          <w:rPr>
            <w:lang w:val="en-GB"/>
          </w:rPr>
          <w:t xml:space="preserve">Efficacy Follow-up and </w:t>
        </w:r>
        <w:r>
          <w:rPr>
            <w:lang w:val="en-GB"/>
          </w:rPr>
          <w:t>Survival Follow</w:t>
        </w:r>
        <w:r>
          <w:rPr>
            <w:lang w:val="en-GB"/>
          </w:rPr>
          <w:noBreakHyphen/>
          <w:t xml:space="preserve">up. All participants should stop ongoing treatment with </w:t>
        </w:r>
        <w:r w:rsidR="00C22454">
          <w:rPr>
            <w:lang w:val="en-GB"/>
          </w:rPr>
          <w:t>l</w:t>
        </w:r>
        <w:r>
          <w:rPr>
            <w:lang w:val="en-GB"/>
          </w:rPr>
          <w:t>envatinib/placebo.</w:t>
        </w:r>
      </w:ins>
    </w:p>
    <w:p w14:paraId="45EFD7E1" w14:textId="77777777" w:rsidR="00B40A10" w:rsidRDefault="006B7357" w:rsidP="00B40A10">
      <w:pPr>
        <w:pStyle w:val="Paragraph"/>
        <w:rPr>
          <w:ins w:id="1678" w:author="Powell, Deana" w:date="2023-10-19T15:28:00Z"/>
          <w:lang w:val="en-GB"/>
        </w:rPr>
      </w:pPr>
      <w:ins w:id="1679" w:author="Powell, Deana" w:date="2023-10-19T15:28:00Z">
        <w:r w:rsidRPr="0059057D">
          <w:rPr>
            <w:lang w:val="en-GB"/>
          </w:rPr>
          <w:t>Exceptions may be requested for lenvatinib for study participants who, in the assessment of their study physician, are benefiting from ongoing lenvatinib after consulting with the Sponsor. This applies to participants currently on pembrolizumab and lenvatinib and participants who have discontinued pembrolizumab and are currently continuing lenvatinib monotherapy. Participants who are considered by the investigator as candidates for continued monotherapy with lenvatinib after completion of 35 cycles of pembrolizumab and lenvatinib require a separate communication with the Sponsor. Participants who discontinue pembrolizumab prior to completion of Cycle 35 (eg, due to an AE) must discontinue lenvatinib at the same time.</w:t>
        </w:r>
      </w:ins>
    </w:p>
    <w:p w14:paraId="1D399D12" w14:textId="77777777" w:rsidR="00B40A10" w:rsidRPr="009F23E7" w:rsidRDefault="006B7357" w:rsidP="00ED57CB">
      <w:pPr>
        <w:pStyle w:val="Paragraph"/>
        <w:rPr>
          <w:ins w:id="1680" w:author="Powell, Deana" w:date="2023-10-19T15:28:00Z"/>
          <w:rStyle w:val="Instructions"/>
          <w:rFonts w:ascii="Times New Roman" w:hAnsi="Times New Roman"/>
          <w:vanish w:val="0"/>
          <w:color w:val="auto"/>
        </w:rPr>
      </w:pPr>
      <w:ins w:id="1681" w:author="Powell, Deana" w:date="2023-10-19T15:28:00Z">
        <w:r w:rsidRPr="0059057D">
          <w:rPr>
            <w:lang w:val="en-GB"/>
          </w:rPr>
          <w:t>All participants beyond the 30</w:t>
        </w:r>
        <w:r>
          <w:rPr>
            <w:lang w:val="en-GB"/>
          </w:rPr>
          <w:noBreakHyphen/>
        </w:r>
        <w:r w:rsidRPr="0059057D">
          <w:rPr>
            <w:lang w:val="en-GB"/>
          </w:rPr>
          <w:t>day Safety Follow-up Visit</w:t>
        </w:r>
        <w:r>
          <w:rPr>
            <w:lang w:val="en-GB"/>
          </w:rPr>
          <w:t xml:space="preserve"> (except participants who are potential candidates for Second Course treatment and all participants in China) </w:t>
        </w:r>
        <w:r w:rsidRPr="0059057D">
          <w:rPr>
            <w:lang w:val="en-GB"/>
          </w:rPr>
          <w:t xml:space="preserve">should be </w:t>
        </w:r>
        <w:r w:rsidRPr="0059057D">
          <w:rPr>
            <w:lang w:val="en-GB"/>
          </w:rPr>
          <w:lastRenderedPageBreak/>
          <w:t xml:space="preserve">discontinued from the study; however standard safety reporting should continue, as applicable. As of Amendment 05, participants who are still on study treatment will no longer require ePRO assessments or tumor response assessments by BICR to be performed. Scans will no longer be submitted to the iCRO. </w:t>
        </w:r>
        <w:r>
          <w:rPr>
            <w:lang w:val="en-GB"/>
          </w:rPr>
          <w:t xml:space="preserve">(Note: tumor response assessments by BICR and submission of scans to the iCRO will continue for participants in China.) </w:t>
        </w:r>
        <w:r w:rsidRPr="0059057D">
          <w:rPr>
            <w:lang w:val="en-GB"/>
          </w:rPr>
          <w:t xml:space="preserve">Participants who are still on study medication should continue tumor imaging </w:t>
        </w:r>
        <w:r w:rsidR="006B2BA5">
          <w:rPr>
            <w:lang w:val="en-GB"/>
          </w:rPr>
          <w:t xml:space="preserve">and investigator </w:t>
        </w:r>
        <w:r w:rsidRPr="0059057D">
          <w:rPr>
            <w:lang w:val="en-GB"/>
          </w:rPr>
          <w:t>assessment</w:t>
        </w:r>
        <w:r w:rsidR="006B2BA5">
          <w:rPr>
            <w:lang w:val="en-GB"/>
          </w:rPr>
          <w:t>s of imaging</w:t>
        </w:r>
        <w:r w:rsidRPr="0059057D">
          <w:rPr>
            <w:lang w:val="en-GB"/>
          </w:rPr>
          <w:t xml:space="preserve"> per protocol. Biomarker specimen collection is discontinued. The 30-Day Safety Follow-up Visit is the last required visit</w:t>
        </w:r>
        <w:r>
          <w:rPr>
            <w:lang w:val="en-GB"/>
          </w:rPr>
          <w:t xml:space="preserve"> (except participants who are potential candidates for Second Course treatment and all participants in China)</w:t>
        </w:r>
        <w:r w:rsidRPr="0059057D">
          <w:rPr>
            <w:lang w:val="en-GB"/>
          </w:rPr>
          <w:t>. Updated analyses are described in Section 9.</w:t>
        </w:r>
      </w:ins>
    </w:p>
    <w:p w14:paraId="464B7635" w14:textId="77777777" w:rsidR="005B1C07" w:rsidRPr="00103621" w:rsidRDefault="005B1C07" w:rsidP="00103621">
      <w:pPr>
        <w:pStyle w:val="Paragraph"/>
        <w:keepNext/>
        <w:spacing w:before="0" w:after="0" w:line="20" w:lineRule="exact"/>
        <w:rPr>
          <w:ins w:id="1682" w:author="Powell, Deana" w:date="2023-10-19T15:28:00Z"/>
          <w:sz w:val="2"/>
          <w:szCs w:val="2"/>
        </w:rPr>
      </w:pPr>
    </w:p>
    <w:tbl>
      <w:tblPr>
        <w:tblStyle w:val="TableGrid10"/>
        <w:tblW w:w="5000" w:type="pct"/>
        <w:tblLook w:val="04A0" w:firstRow="1" w:lastRow="0" w:firstColumn="1" w:lastColumn="0" w:noHBand="0" w:noVBand="1"/>
      </w:tblPr>
      <w:tblGrid>
        <w:gridCol w:w="4536"/>
        <w:gridCol w:w="4454"/>
      </w:tblGrid>
      <w:tr w:rsidR="00630DB2" w:rsidRPr="00CC1153" w14:paraId="0D284C69" w14:textId="77777777" w:rsidTr="00DE2689">
        <w:trPr>
          <w:tblHeader/>
          <w:del w:id="1683" w:author="Powell, Deana" w:date="2023-10-19T15:28:00Z"/>
        </w:trPr>
        <w:tc>
          <w:tcPr>
            <w:tcW w:w="4536" w:type="dxa"/>
            <w:vAlign w:val="center"/>
          </w:tcPr>
          <w:p w14:paraId="00937532" w14:textId="77777777" w:rsidR="00630DB2" w:rsidRPr="00CC1153" w:rsidRDefault="00630DB2" w:rsidP="00A72B20">
            <w:pPr>
              <w:pStyle w:val="Paragraph"/>
              <w:spacing w:before="120" w:after="120" w:line="240" w:lineRule="auto"/>
              <w:jc w:val="center"/>
              <w:rPr>
                <w:del w:id="1684" w:author="Powell, Deana" w:date="2023-10-19T15:28:00Z"/>
                <w:rFonts w:eastAsia="Calibri"/>
              </w:rPr>
            </w:pPr>
            <w:del w:id="1685" w:author="Powell, Deana" w:date="2023-10-19T15:28:00Z">
              <w:r w:rsidRPr="00CC1153">
                <w:rPr>
                  <w:rFonts w:eastAsia="Calibri"/>
                </w:rPr>
                <w:delText>Objectives</w:delText>
              </w:r>
            </w:del>
          </w:p>
        </w:tc>
        <w:tc>
          <w:tcPr>
            <w:tcW w:w="4454" w:type="dxa"/>
            <w:vAlign w:val="center"/>
          </w:tcPr>
          <w:p w14:paraId="3403B44A" w14:textId="77777777" w:rsidR="00630DB2" w:rsidRPr="00CC1153" w:rsidRDefault="00630DB2" w:rsidP="00A72B20">
            <w:pPr>
              <w:pStyle w:val="Paragraph"/>
              <w:spacing w:before="120" w:after="120" w:line="240" w:lineRule="auto"/>
              <w:jc w:val="center"/>
              <w:rPr>
                <w:del w:id="1686" w:author="Powell, Deana" w:date="2023-10-19T15:28:00Z"/>
                <w:rFonts w:eastAsia="Calibri"/>
              </w:rPr>
            </w:pPr>
            <w:del w:id="1687" w:author="Powell, Deana" w:date="2023-10-19T15:28:00Z">
              <w:r w:rsidRPr="00CC1153">
                <w:rPr>
                  <w:rFonts w:eastAsia="Calibri"/>
                </w:rPr>
                <w:delText>Endpoints</w:delText>
              </w:r>
            </w:del>
          </w:p>
        </w:tc>
      </w:tr>
    </w:tbl>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493"/>
        <w:gridCol w:w="4493"/>
      </w:tblGrid>
      <w:tr w:rsidR="000121B5" w14:paraId="114B9A26" w14:textId="77777777" w:rsidTr="002D0D74">
        <w:tc>
          <w:tcPr>
            <w:tcW w:w="4500" w:type="dxa"/>
          </w:tcPr>
          <w:p w14:paraId="5802B1B5" w14:textId="77777777" w:rsidR="005B1C07" w:rsidRPr="00F27CD5" w:rsidRDefault="006B7357" w:rsidP="002D0D74">
            <w:pPr>
              <w:pStyle w:val="TableLeft"/>
              <w:keepNext/>
              <w:rPr>
                <w:b/>
                <w:bCs w:val="0"/>
              </w:rPr>
            </w:pPr>
            <w:r w:rsidRPr="00F27CD5">
              <w:rPr>
                <w:b/>
                <w:bCs w:val="0"/>
              </w:rPr>
              <w:t>Primary</w:t>
            </w:r>
            <w:ins w:id="1688" w:author="Powell, Deana" w:date="2023-10-19T15:28:00Z">
              <w:r w:rsidRPr="00F27CD5">
                <w:rPr>
                  <w:b/>
                  <w:bCs w:val="0"/>
                </w:rPr>
                <w:t xml:space="preserve"> Objective</w:t>
              </w:r>
            </w:ins>
          </w:p>
        </w:tc>
        <w:tc>
          <w:tcPr>
            <w:tcW w:w="4500" w:type="dxa"/>
          </w:tcPr>
          <w:p w14:paraId="7A686084" w14:textId="77777777" w:rsidR="005B1C07" w:rsidRPr="00F27CD5" w:rsidRDefault="006B7357" w:rsidP="002D0D74">
            <w:pPr>
              <w:pStyle w:val="TableLeft"/>
              <w:keepNext/>
              <w:rPr>
                <w:b/>
                <w:bCs w:val="0"/>
              </w:rPr>
            </w:pPr>
            <w:ins w:id="1689" w:author="Powell, Deana" w:date="2023-10-19T15:28:00Z">
              <w:r w:rsidRPr="00F27CD5">
                <w:rPr>
                  <w:b/>
                  <w:bCs w:val="0"/>
                </w:rPr>
                <w:t>Primary Endpoint</w:t>
              </w:r>
            </w:ins>
          </w:p>
        </w:tc>
      </w:tr>
      <w:tr w:rsidR="000121B5" w14:paraId="2D2E4F20" w14:textId="77777777" w:rsidTr="00C81B8D">
        <w:tc>
          <w:tcPr>
            <w:tcW w:w="4500" w:type="dxa"/>
          </w:tcPr>
          <w:p w14:paraId="1C655064" w14:textId="77777777" w:rsidR="00AF433E" w:rsidRDefault="00AF433E" w:rsidP="00AF433E">
            <w:pPr>
              <w:pStyle w:val="TableLeft"/>
            </w:pPr>
          </w:p>
          <w:p w14:paraId="75C9C2B9" w14:textId="77777777" w:rsidR="005739EB" w:rsidRDefault="006B7357" w:rsidP="005739EB">
            <w:pPr>
              <w:pStyle w:val="ListBullet"/>
              <w:numPr>
                <w:ilvl w:val="0"/>
                <w:numId w:val="0"/>
              </w:numPr>
            </w:pPr>
            <w:r>
              <w:t>Objective: To compare pembrolizumab + lenvatinib to pembrolizumab + placebo with respect to ORR per RECIST 1.1 as assessed by BICR.</w:t>
            </w:r>
          </w:p>
          <w:p w14:paraId="58402E77" w14:textId="77777777" w:rsidR="005739EB" w:rsidRDefault="006B7357" w:rsidP="005739EB">
            <w:pPr>
              <w:pStyle w:val="ListBullet"/>
              <w:numPr>
                <w:ilvl w:val="0"/>
                <w:numId w:val="0"/>
              </w:numPr>
            </w:pPr>
            <w:r>
              <w:t xml:space="preserve">Hypothesis (H1): </w:t>
            </w:r>
            <w:r w:rsidRPr="00A32452">
              <w:t>Pembrolizumab + lenvatinib is superior to pembrolizumab + placebo with respect to ORR per RECIST 1.1 by BICR.</w:t>
            </w:r>
          </w:p>
          <w:p w14:paraId="31435D6E" w14:textId="77777777" w:rsidR="00A32452" w:rsidRDefault="00A32452" w:rsidP="00A32452">
            <w:pPr>
              <w:pStyle w:val="TableLeft"/>
            </w:pPr>
          </w:p>
        </w:tc>
        <w:tc>
          <w:tcPr>
            <w:tcW w:w="4500" w:type="dxa"/>
          </w:tcPr>
          <w:p w14:paraId="00640268" w14:textId="77777777" w:rsidR="00AF433E" w:rsidRDefault="00AF433E" w:rsidP="00AF433E">
            <w:pPr>
              <w:pStyle w:val="TableLeft"/>
            </w:pPr>
          </w:p>
          <w:p w14:paraId="17BD0129" w14:textId="77777777" w:rsidR="005739EB" w:rsidRPr="00AF433E" w:rsidRDefault="006B7357" w:rsidP="005739EB">
            <w:pPr>
              <w:pStyle w:val="ListBullet"/>
              <w:numPr>
                <w:ilvl w:val="0"/>
                <w:numId w:val="0"/>
              </w:numPr>
              <w:ind w:left="71"/>
            </w:pPr>
            <w:r>
              <w:t>OR, defined as a BOR of CR or PR</w:t>
            </w:r>
          </w:p>
          <w:p w14:paraId="48E25045" w14:textId="0FAF7AC1" w:rsidR="005B1C07" w:rsidRDefault="004A0657" w:rsidP="00F27CD5">
            <w:pPr>
              <w:pStyle w:val="TableLeft"/>
            </w:pPr>
            <w:del w:id="1690" w:author="Powell, Deana" w:date="2023-10-19T15:28:00Z">
              <w:r>
                <w:delText>.</w:delText>
              </w:r>
            </w:del>
          </w:p>
        </w:tc>
      </w:tr>
      <w:tr w:rsidR="000121B5" w14:paraId="492C95B3" w14:textId="77777777" w:rsidTr="002D0D74">
        <w:tc>
          <w:tcPr>
            <w:tcW w:w="4500" w:type="dxa"/>
          </w:tcPr>
          <w:p w14:paraId="649E456E" w14:textId="77777777" w:rsidR="00AF433E" w:rsidRDefault="00AF433E" w:rsidP="00412C40">
            <w:pPr>
              <w:pStyle w:val="TableLeft"/>
            </w:pPr>
          </w:p>
          <w:p w14:paraId="26DA7FC1" w14:textId="77777777" w:rsidR="005739EB" w:rsidRDefault="006B7357" w:rsidP="005739EB">
            <w:pPr>
              <w:pStyle w:val="ListBullet"/>
              <w:numPr>
                <w:ilvl w:val="0"/>
                <w:numId w:val="0"/>
              </w:numPr>
              <w:ind w:left="-28"/>
            </w:pPr>
            <w:r>
              <w:t>Objective: To compare pembrolizumab + lenvatinib to pembrolizumab + placebo with respect to PFS per RECIST 1.1 as assessed by BICR.</w:t>
            </w:r>
          </w:p>
          <w:p w14:paraId="2763CD15" w14:textId="77777777" w:rsidR="005739EB" w:rsidRDefault="006B7357" w:rsidP="005739EB">
            <w:pPr>
              <w:pStyle w:val="ListBullet"/>
              <w:numPr>
                <w:ilvl w:val="0"/>
                <w:numId w:val="0"/>
              </w:numPr>
              <w:ind w:left="-28"/>
            </w:pPr>
            <w:r>
              <w:t>Hypothesis (H2): Pembrolizumab + lenvatinib is superior to pembrolizumab + placebo with respect to PFS per RECIST 1.1 as assessed by BICR.</w:t>
            </w:r>
          </w:p>
          <w:p w14:paraId="3ABF5A6C" w14:textId="77777777" w:rsidR="00AF433E" w:rsidRDefault="00AF433E" w:rsidP="00AF433E">
            <w:pPr>
              <w:pStyle w:val="Paragraph"/>
            </w:pPr>
          </w:p>
        </w:tc>
        <w:tc>
          <w:tcPr>
            <w:tcW w:w="4500" w:type="dxa"/>
          </w:tcPr>
          <w:p w14:paraId="59FCB920" w14:textId="77777777" w:rsidR="00AF433E" w:rsidRDefault="00AF433E" w:rsidP="00412C40">
            <w:pPr>
              <w:pStyle w:val="TableLeft"/>
            </w:pPr>
          </w:p>
          <w:p w14:paraId="4F56DCF0" w14:textId="77777777" w:rsidR="005739EB" w:rsidRDefault="006B7357" w:rsidP="005739EB">
            <w:pPr>
              <w:pStyle w:val="ListBullet"/>
              <w:numPr>
                <w:ilvl w:val="0"/>
                <w:numId w:val="0"/>
              </w:numPr>
              <w:ind w:left="-19"/>
            </w:pPr>
            <w:r w:rsidRPr="00AF433E">
              <w:t>PFS, defined as the time from randomization to the first documented PD or death due to any cause, whichever occurs first.</w:t>
            </w:r>
          </w:p>
          <w:p w14:paraId="5266B4A2" w14:textId="77777777" w:rsidR="00AF433E" w:rsidRDefault="00AF433E" w:rsidP="00AF433E">
            <w:pPr>
              <w:pStyle w:val="Paragraph"/>
            </w:pPr>
          </w:p>
        </w:tc>
      </w:tr>
      <w:tr w:rsidR="000121B5" w14:paraId="2DE853D9" w14:textId="77777777" w:rsidTr="002D0D74">
        <w:tc>
          <w:tcPr>
            <w:tcW w:w="4500" w:type="dxa"/>
          </w:tcPr>
          <w:p w14:paraId="4E77CE9D" w14:textId="77777777" w:rsidR="00AF433E" w:rsidRDefault="00AF433E" w:rsidP="00334F09">
            <w:pPr>
              <w:pStyle w:val="TableLeft"/>
            </w:pPr>
          </w:p>
          <w:p w14:paraId="653E4E06" w14:textId="77777777" w:rsidR="005739EB" w:rsidRDefault="006B7357" w:rsidP="005739EB">
            <w:pPr>
              <w:pStyle w:val="ListBullet"/>
              <w:numPr>
                <w:ilvl w:val="0"/>
                <w:numId w:val="0"/>
              </w:numPr>
            </w:pPr>
            <w:r>
              <w:t>Objective: To compare pembrolizumab + lenvatinib to pembrolizumab + placebo with respect to OS.</w:t>
            </w:r>
          </w:p>
          <w:p w14:paraId="22443916" w14:textId="77777777" w:rsidR="005739EB" w:rsidRPr="00AF433E" w:rsidRDefault="006B7357" w:rsidP="005739EB">
            <w:pPr>
              <w:pStyle w:val="ListBullet"/>
              <w:numPr>
                <w:ilvl w:val="0"/>
                <w:numId w:val="0"/>
              </w:numPr>
              <w:rPr>
                <w:bCs/>
              </w:rPr>
            </w:pPr>
            <w:r>
              <w:lastRenderedPageBreak/>
              <w:t>Hypothesis (H3): Pembrolizumab + lenvatinib is superior to pembrolizumab + placebo with respect to OS.</w:t>
            </w:r>
          </w:p>
          <w:p w14:paraId="2E4ED2F7" w14:textId="77777777" w:rsidR="00AF433E" w:rsidRDefault="00AF433E" w:rsidP="00AF433E">
            <w:pPr>
              <w:pStyle w:val="Paragraph"/>
            </w:pPr>
          </w:p>
        </w:tc>
        <w:tc>
          <w:tcPr>
            <w:tcW w:w="4500" w:type="dxa"/>
          </w:tcPr>
          <w:p w14:paraId="21001CA2" w14:textId="77777777" w:rsidR="00AF433E" w:rsidRDefault="00AF433E" w:rsidP="00334F09">
            <w:pPr>
              <w:pStyle w:val="TableLeft"/>
            </w:pPr>
          </w:p>
          <w:p w14:paraId="1C573098" w14:textId="77777777" w:rsidR="005739EB" w:rsidRPr="00AF433E" w:rsidRDefault="006B7357" w:rsidP="005739EB">
            <w:pPr>
              <w:pStyle w:val="ListBullet"/>
              <w:numPr>
                <w:ilvl w:val="0"/>
                <w:numId w:val="0"/>
              </w:numPr>
              <w:rPr>
                <w:bCs/>
              </w:rPr>
            </w:pPr>
            <w:r w:rsidRPr="00AF433E">
              <w:t>OS, defined as the time from randomization to the date of death due to any cause.</w:t>
            </w:r>
          </w:p>
          <w:p w14:paraId="57F00478" w14:textId="77777777" w:rsidR="00AF433E" w:rsidRDefault="00AF433E" w:rsidP="00AF433E">
            <w:pPr>
              <w:pStyle w:val="Paragraph"/>
            </w:pPr>
          </w:p>
        </w:tc>
      </w:tr>
      <w:tr w:rsidR="000121B5" w14:paraId="3A01EEF4" w14:textId="77777777" w:rsidTr="002D0D74">
        <w:tc>
          <w:tcPr>
            <w:tcW w:w="4500" w:type="dxa"/>
          </w:tcPr>
          <w:p w14:paraId="44E58705" w14:textId="77777777" w:rsidR="005B1C07" w:rsidRPr="00F27CD5" w:rsidRDefault="006B7357" w:rsidP="00334202">
            <w:pPr>
              <w:pStyle w:val="TableLeft"/>
              <w:rPr>
                <w:b/>
                <w:bCs w:val="0"/>
              </w:rPr>
            </w:pPr>
            <w:r w:rsidRPr="00F27CD5">
              <w:rPr>
                <w:b/>
                <w:bCs w:val="0"/>
              </w:rPr>
              <w:lastRenderedPageBreak/>
              <w:t>Secondary</w:t>
            </w:r>
            <w:ins w:id="1691" w:author="Powell, Deana" w:date="2023-10-19T15:28:00Z">
              <w:r w:rsidRPr="00F27CD5">
                <w:rPr>
                  <w:b/>
                  <w:bCs w:val="0"/>
                </w:rPr>
                <w:t xml:space="preserve"> Objective</w:t>
              </w:r>
              <w:r w:rsidR="00035F1F" w:rsidRPr="00F27CD5">
                <w:rPr>
                  <w:b/>
                  <w:bCs w:val="0"/>
                </w:rPr>
                <w:t>s</w:t>
              </w:r>
            </w:ins>
          </w:p>
        </w:tc>
        <w:tc>
          <w:tcPr>
            <w:tcW w:w="4500" w:type="dxa"/>
          </w:tcPr>
          <w:p w14:paraId="3479A6D4" w14:textId="77777777" w:rsidR="005B1C07" w:rsidRPr="00F27CD5" w:rsidRDefault="006B7357" w:rsidP="002D0D74">
            <w:pPr>
              <w:pStyle w:val="TableLeft"/>
              <w:keepNext/>
              <w:rPr>
                <w:b/>
                <w:bCs w:val="0"/>
              </w:rPr>
            </w:pPr>
            <w:ins w:id="1692" w:author="Powell, Deana" w:date="2023-10-19T15:28:00Z">
              <w:r w:rsidRPr="00F27CD5">
                <w:rPr>
                  <w:b/>
                  <w:bCs w:val="0"/>
                </w:rPr>
                <w:t>Secondary Endpoint</w:t>
              </w:r>
              <w:r w:rsidR="00035F1F" w:rsidRPr="00F27CD5">
                <w:rPr>
                  <w:b/>
                  <w:bCs w:val="0"/>
                </w:rPr>
                <w:t>s</w:t>
              </w:r>
            </w:ins>
          </w:p>
        </w:tc>
      </w:tr>
      <w:tr w:rsidR="000121B5" w14:paraId="7107F1BC" w14:textId="77777777" w:rsidTr="00C81B8D">
        <w:tc>
          <w:tcPr>
            <w:tcW w:w="4500" w:type="dxa"/>
          </w:tcPr>
          <w:p w14:paraId="7738DB9B" w14:textId="77777777" w:rsidR="00AF433E" w:rsidRDefault="00AF433E" w:rsidP="00F27CD5">
            <w:pPr>
              <w:pStyle w:val="TableLeft"/>
            </w:pPr>
          </w:p>
          <w:p w14:paraId="5B4DC8C3" w14:textId="77777777" w:rsidR="005739EB" w:rsidRDefault="006B7357" w:rsidP="005739EB">
            <w:pPr>
              <w:pStyle w:val="ListBullet"/>
              <w:numPr>
                <w:ilvl w:val="0"/>
                <w:numId w:val="0"/>
              </w:numPr>
            </w:pPr>
            <w:bookmarkStart w:id="1693" w:name="OLE_LINK8"/>
            <w:r w:rsidRPr="00AF433E">
              <w:t>Objective: To evaluate pembrolizumab + lenvatinib and pembrolizumab + placebo with respect to DOR per RECIST 1.1 as assessed by BICR</w:t>
            </w:r>
            <w:bookmarkEnd w:id="1693"/>
            <w:r w:rsidRPr="00AF433E">
              <w:t>.</w:t>
            </w:r>
          </w:p>
          <w:p w14:paraId="521BB9A1" w14:textId="77777777" w:rsidR="00AF433E" w:rsidRDefault="00AF433E" w:rsidP="00AF433E">
            <w:pPr>
              <w:pStyle w:val="Paragraph"/>
            </w:pPr>
          </w:p>
        </w:tc>
        <w:tc>
          <w:tcPr>
            <w:tcW w:w="4500" w:type="dxa"/>
          </w:tcPr>
          <w:p w14:paraId="0CAD38B2" w14:textId="77777777" w:rsidR="00AF433E" w:rsidRDefault="00AF433E" w:rsidP="00F27CD5">
            <w:pPr>
              <w:pStyle w:val="TableLeft"/>
            </w:pPr>
          </w:p>
          <w:p w14:paraId="6C64CB05" w14:textId="77777777" w:rsidR="005739EB" w:rsidRDefault="006B7357" w:rsidP="005739EB">
            <w:pPr>
              <w:pStyle w:val="ListBullet"/>
              <w:numPr>
                <w:ilvl w:val="0"/>
                <w:numId w:val="0"/>
              </w:numPr>
            </w:pPr>
            <w:r w:rsidRPr="00AF433E">
              <w:t>DOR, defined as the time from the first documented evidence of CR or PR until PD or death due to any cause, whichever occurs first.</w:t>
            </w:r>
          </w:p>
          <w:p w14:paraId="71CD6E28" w14:textId="77777777" w:rsidR="00AF433E" w:rsidRDefault="00AF433E" w:rsidP="00AF433E">
            <w:pPr>
              <w:pStyle w:val="TableLeft"/>
            </w:pPr>
          </w:p>
        </w:tc>
      </w:tr>
      <w:tr w:rsidR="000121B5" w14:paraId="18C88290" w14:textId="77777777" w:rsidTr="002D0D74">
        <w:tc>
          <w:tcPr>
            <w:tcW w:w="4500" w:type="dxa"/>
          </w:tcPr>
          <w:p w14:paraId="58D1A737" w14:textId="77777777" w:rsidR="00AF433E" w:rsidRDefault="00AF433E" w:rsidP="00A94FB6">
            <w:pPr>
              <w:pStyle w:val="TableLeft"/>
            </w:pPr>
          </w:p>
          <w:p w14:paraId="7E08D4CC" w14:textId="77777777" w:rsidR="005739EB" w:rsidRPr="00AF433E" w:rsidRDefault="006B7357" w:rsidP="005739EB">
            <w:pPr>
              <w:pStyle w:val="ListBullet"/>
              <w:numPr>
                <w:ilvl w:val="0"/>
                <w:numId w:val="0"/>
              </w:numPr>
              <w:rPr>
                <w:bCs/>
              </w:rPr>
            </w:pPr>
            <w:r w:rsidRPr="00AF433E">
              <w:t>Objective: To assess the safety and tolerability of study intervention with pembrolizumab + lenvatinib and pembrolizumab + placebo.</w:t>
            </w:r>
          </w:p>
          <w:p w14:paraId="33D8A4EC" w14:textId="77777777" w:rsidR="00AF433E" w:rsidRDefault="00AF433E" w:rsidP="00AF433E">
            <w:pPr>
              <w:pStyle w:val="Paragraph"/>
            </w:pPr>
          </w:p>
        </w:tc>
        <w:tc>
          <w:tcPr>
            <w:tcW w:w="4500" w:type="dxa"/>
          </w:tcPr>
          <w:p w14:paraId="193BD3AB" w14:textId="77777777" w:rsidR="00AF433E" w:rsidRDefault="00AF433E" w:rsidP="00A94FB6">
            <w:pPr>
              <w:pStyle w:val="TableLeft"/>
              <w:rPr>
                <w:ins w:id="1694" w:author="Powell, Deana" w:date="2023-10-19T15:28:00Z"/>
              </w:rPr>
            </w:pPr>
          </w:p>
          <w:p w14:paraId="27340A1C" w14:textId="77777777" w:rsidR="006D7665" w:rsidRPr="00AF433E" w:rsidRDefault="006B7357" w:rsidP="006D7665">
            <w:pPr>
              <w:pStyle w:val="ListBullet"/>
              <w:numPr>
                <w:ilvl w:val="0"/>
                <w:numId w:val="0"/>
              </w:numPr>
              <w:ind w:left="-19"/>
              <w:rPr>
                <w:bCs/>
              </w:rPr>
            </w:pPr>
            <w:ins w:id="1695" w:author="Powell, Deana" w:date="2023-10-19T15:28:00Z">
              <w:r>
                <w:rPr>
                  <w:szCs w:val="24"/>
                </w:rPr>
                <w:t>-</w:t>
              </w:r>
            </w:ins>
            <w:r>
              <w:t>AEs</w:t>
            </w:r>
          </w:p>
          <w:p w14:paraId="1274967D" w14:textId="77777777" w:rsidR="006D7665" w:rsidRDefault="006B7357" w:rsidP="005739EB">
            <w:pPr>
              <w:pStyle w:val="ListBullet"/>
              <w:numPr>
                <w:ilvl w:val="0"/>
                <w:numId w:val="0"/>
              </w:numPr>
              <w:rPr>
                <w:bCs/>
              </w:rPr>
            </w:pPr>
            <w:ins w:id="1696" w:author="Powell, Deana" w:date="2023-10-19T15:28:00Z">
              <w:r>
                <w:rPr>
                  <w:bCs/>
                </w:rPr>
                <w:t>-</w:t>
              </w:r>
            </w:ins>
            <w:r>
              <w:rPr>
                <w:bCs/>
              </w:rPr>
              <w:t>Study drug discontinuations due to AEs.</w:t>
            </w:r>
          </w:p>
          <w:p w14:paraId="1DBDE35F" w14:textId="77777777" w:rsidR="00AF433E" w:rsidRDefault="00AF433E" w:rsidP="00AF433E">
            <w:pPr>
              <w:pStyle w:val="Paragraph"/>
            </w:pPr>
          </w:p>
        </w:tc>
      </w:tr>
      <w:tr w:rsidR="000121B5" w14:paraId="5EC73128" w14:textId="77777777" w:rsidTr="002D0D74">
        <w:tc>
          <w:tcPr>
            <w:tcW w:w="4500" w:type="dxa"/>
          </w:tcPr>
          <w:p w14:paraId="5F4599FD" w14:textId="77777777" w:rsidR="005B1C07" w:rsidRPr="00F27CD5" w:rsidRDefault="006B7357" w:rsidP="002D0D74">
            <w:pPr>
              <w:pStyle w:val="TableLeft"/>
              <w:keepNext/>
              <w:rPr>
                <w:b/>
                <w:bCs w:val="0"/>
              </w:rPr>
            </w:pPr>
            <w:r w:rsidRPr="00F27CD5">
              <w:rPr>
                <w:b/>
                <w:bCs w:val="0"/>
              </w:rPr>
              <w:t>Tertiary</w:t>
            </w:r>
            <w:r w:rsidR="00035F1F" w:rsidRPr="00F27CD5">
              <w:rPr>
                <w:b/>
                <w:bCs w:val="0"/>
              </w:rPr>
              <w:t>/</w:t>
            </w:r>
            <w:r w:rsidRPr="00F27CD5">
              <w:rPr>
                <w:b/>
                <w:bCs w:val="0"/>
              </w:rPr>
              <w:t>Exploratory</w:t>
            </w:r>
            <w:ins w:id="1697" w:author="Powell, Deana" w:date="2023-10-19T15:28:00Z">
              <w:r w:rsidRPr="00F27CD5">
                <w:rPr>
                  <w:b/>
                  <w:bCs w:val="0"/>
                </w:rPr>
                <w:t xml:space="preserve"> Objective</w:t>
              </w:r>
              <w:r w:rsidR="00035F1F" w:rsidRPr="00F27CD5">
                <w:rPr>
                  <w:b/>
                  <w:bCs w:val="0"/>
                </w:rPr>
                <w:t>s</w:t>
              </w:r>
            </w:ins>
          </w:p>
        </w:tc>
        <w:tc>
          <w:tcPr>
            <w:tcW w:w="4500" w:type="dxa"/>
          </w:tcPr>
          <w:p w14:paraId="0C316A49" w14:textId="77777777" w:rsidR="005B1C07" w:rsidRPr="00F27CD5" w:rsidRDefault="006B7357" w:rsidP="002D0D74">
            <w:pPr>
              <w:pStyle w:val="TableLeft"/>
              <w:keepNext/>
              <w:rPr>
                <w:b/>
                <w:bCs w:val="0"/>
              </w:rPr>
            </w:pPr>
            <w:ins w:id="1698" w:author="Powell, Deana" w:date="2023-10-19T15:28:00Z">
              <w:r w:rsidRPr="00F27CD5">
                <w:rPr>
                  <w:b/>
                  <w:bCs w:val="0"/>
                </w:rPr>
                <w:t>Tertiary</w:t>
              </w:r>
              <w:r w:rsidR="00035F1F" w:rsidRPr="00F27CD5">
                <w:rPr>
                  <w:b/>
                  <w:bCs w:val="0"/>
                </w:rPr>
                <w:t>/</w:t>
              </w:r>
              <w:r w:rsidRPr="00F27CD5">
                <w:rPr>
                  <w:b/>
                  <w:bCs w:val="0"/>
                </w:rPr>
                <w:t>Exploratory Endpoint</w:t>
              </w:r>
              <w:r w:rsidR="00035F1F" w:rsidRPr="00F27CD5">
                <w:rPr>
                  <w:b/>
                  <w:bCs w:val="0"/>
                </w:rPr>
                <w:t>s</w:t>
              </w:r>
            </w:ins>
          </w:p>
        </w:tc>
      </w:tr>
      <w:tr w:rsidR="000121B5" w14:paraId="11785724" w14:textId="77777777" w:rsidTr="00C81B8D">
        <w:tc>
          <w:tcPr>
            <w:tcW w:w="4500" w:type="dxa"/>
          </w:tcPr>
          <w:p w14:paraId="1AB5C60B" w14:textId="77777777" w:rsidR="00AF433E" w:rsidRDefault="006B7357" w:rsidP="006D7665">
            <w:pPr>
              <w:pStyle w:val="ListBullet"/>
              <w:numPr>
                <w:ilvl w:val="0"/>
                <w:numId w:val="0"/>
              </w:numPr>
              <w:ind w:left="-28"/>
            </w:pPr>
            <w:r w:rsidRPr="00AF433E">
              <w:t>Objective: To evaluate pembrolizumab + lenvatinib and pembrolizumab + placebo with respect to changes from baseline in HRQoL using the EORTC QLQ-C30 and EORTC QLQ-H&amp;N35.</w:t>
            </w:r>
          </w:p>
          <w:p w14:paraId="4A7B46CC" w14:textId="77777777" w:rsidR="00AF433E" w:rsidRDefault="00AF433E" w:rsidP="00AF433E">
            <w:pPr>
              <w:pStyle w:val="Paragraph"/>
            </w:pPr>
          </w:p>
        </w:tc>
        <w:tc>
          <w:tcPr>
            <w:tcW w:w="4500" w:type="dxa"/>
          </w:tcPr>
          <w:p w14:paraId="7657DFCA" w14:textId="77777777" w:rsidR="00AF433E" w:rsidRDefault="006B7357" w:rsidP="006D7665">
            <w:pPr>
              <w:pStyle w:val="ListBullet"/>
              <w:numPr>
                <w:ilvl w:val="0"/>
                <w:numId w:val="0"/>
              </w:numPr>
            </w:pPr>
            <w:r w:rsidRPr="00AF433E">
              <w:t>Scores from the EORTC QLQ-C30 and EORTC QLQ-H&amp;N35. Global health status/quality of life and physical functioning scores of the EORTC QLQ-C30 will be evaluated as overall measures of HRQoL.</w:t>
            </w:r>
          </w:p>
          <w:p w14:paraId="243146DD" w14:textId="77777777" w:rsidR="00AF433E" w:rsidRDefault="00AF433E" w:rsidP="00AF433E">
            <w:pPr>
              <w:pStyle w:val="Paragraph"/>
            </w:pPr>
          </w:p>
        </w:tc>
      </w:tr>
      <w:tr w:rsidR="000121B5" w14:paraId="6EADBB57" w14:textId="77777777" w:rsidTr="00C81B8D">
        <w:tc>
          <w:tcPr>
            <w:tcW w:w="4500" w:type="dxa"/>
          </w:tcPr>
          <w:p w14:paraId="50B3C529" w14:textId="77777777" w:rsidR="00AF433E" w:rsidRDefault="006B7357" w:rsidP="006D7665">
            <w:pPr>
              <w:pStyle w:val="ListBullet"/>
              <w:numPr>
                <w:ilvl w:val="0"/>
                <w:numId w:val="0"/>
              </w:numPr>
            </w:pPr>
            <w:r w:rsidRPr="00AF433E">
              <w:t>Objective: To evaluate pembrolizumab + lenvatinib and pembrolizumab + placebo with respect to health status as assessed using the EuroQoL EQ-5D-5L questionnaire, and to generate utility scores for use in economic models.</w:t>
            </w:r>
          </w:p>
          <w:p w14:paraId="1B9FA1DE" w14:textId="77777777" w:rsidR="00AF433E" w:rsidRDefault="00AF433E" w:rsidP="00AF433E">
            <w:pPr>
              <w:pStyle w:val="Paragraph"/>
            </w:pPr>
          </w:p>
        </w:tc>
        <w:tc>
          <w:tcPr>
            <w:tcW w:w="4500" w:type="dxa"/>
          </w:tcPr>
          <w:p w14:paraId="561191AC" w14:textId="77777777" w:rsidR="00AF433E" w:rsidRDefault="006B7357" w:rsidP="006D7665">
            <w:pPr>
              <w:pStyle w:val="ListBullet"/>
              <w:numPr>
                <w:ilvl w:val="0"/>
                <w:numId w:val="0"/>
              </w:numPr>
            </w:pPr>
            <w:r w:rsidRPr="00AF433E">
              <w:t>Health status and health utilities assessed using the EuroQoL EQ-5D-5L.</w:t>
            </w:r>
          </w:p>
          <w:p w14:paraId="7B0E4D05" w14:textId="77777777" w:rsidR="00AF433E" w:rsidRDefault="00AF433E" w:rsidP="00AF433E">
            <w:pPr>
              <w:pStyle w:val="Paragraph"/>
            </w:pPr>
          </w:p>
        </w:tc>
      </w:tr>
      <w:tr w:rsidR="000121B5" w14:paraId="436BC36A" w14:textId="77777777" w:rsidTr="00C81B8D">
        <w:tc>
          <w:tcPr>
            <w:tcW w:w="4500" w:type="dxa"/>
          </w:tcPr>
          <w:p w14:paraId="19F8E2A2" w14:textId="77777777" w:rsidR="00AF433E" w:rsidRDefault="006B7357" w:rsidP="006D7665">
            <w:pPr>
              <w:pStyle w:val="ListBullet"/>
              <w:numPr>
                <w:ilvl w:val="0"/>
                <w:numId w:val="0"/>
              </w:numPr>
            </w:pPr>
            <w:r w:rsidRPr="00AF433E">
              <w:lastRenderedPageBreak/>
              <w:t>Objective: To identify molecular (genomic, metabolic, and/or proteomic) biomarkers that may be indicative of clinical response/resistance, safety, and/or the mechanism of action of pembrolizumab and lenvatinib.</w:t>
            </w:r>
          </w:p>
          <w:p w14:paraId="7C1B1539" w14:textId="77777777" w:rsidR="00AF433E" w:rsidRDefault="00AF433E" w:rsidP="00AF433E">
            <w:pPr>
              <w:pStyle w:val="Paragraph"/>
            </w:pPr>
          </w:p>
        </w:tc>
        <w:tc>
          <w:tcPr>
            <w:tcW w:w="4500" w:type="dxa"/>
          </w:tcPr>
          <w:p w14:paraId="360A2AA3" w14:textId="77777777" w:rsidR="00AF433E" w:rsidRDefault="006B7357" w:rsidP="006D7665">
            <w:pPr>
              <w:pStyle w:val="ListBullet"/>
              <w:numPr>
                <w:ilvl w:val="0"/>
                <w:numId w:val="0"/>
              </w:numPr>
            </w:pPr>
            <w:r w:rsidRPr="00AF433E">
              <w:t>Molecular (genomic, metabolic, and/or proteomic) determinants of response or resistance to treatments, using blood and/or tumor tissue.</w:t>
            </w:r>
          </w:p>
          <w:p w14:paraId="3F127DAA" w14:textId="77777777" w:rsidR="00AF433E" w:rsidRDefault="00AF433E" w:rsidP="00AF433E">
            <w:pPr>
              <w:pStyle w:val="Paragraph"/>
            </w:pPr>
          </w:p>
        </w:tc>
      </w:tr>
    </w:tbl>
    <w:p w14:paraId="18349F7D" w14:textId="77777777" w:rsidR="00747FF6" w:rsidRPr="00103621" w:rsidRDefault="00747FF6" w:rsidP="00103621">
      <w:pPr>
        <w:pStyle w:val="Paragraph"/>
        <w:spacing w:before="0" w:after="0" w:line="20" w:lineRule="exact"/>
        <w:rPr>
          <w:sz w:val="2"/>
          <w:szCs w:val="2"/>
        </w:rPr>
      </w:pPr>
    </w:p>
    <w:p w14:paraId="35D73A0E" w14:textId="5A0506F1" w:rsidR="00F91D62" w:rsidRPr="00F91D62" w:rsidRDefault="007872F4" w:rsidP="00F103D9">
      <w:pPr>
        <w:pStyle w:val="Heading1"/>
        <w:pageBreakBefore/>
        <w:ind w:left="475" w:hanging="475"/>
        <w:rPr>
          <w:ins w:id="1699" w:author="Powell, Deana" w:date="2023-10-19T15:28:00Z"/>
        </w:rPr>
      </w:pPr>
      <w:bookmarkStart w:id="1700" w:name="_Toc148621548"/>
      <w:del w:id="1701" w:author="Powell, Deana" w:date="2023-10-19T15:28:00Z">
        <w:r>
          <w:lastRenderedPageBreak/>
          <w:delText xml:space="preserve">The </w:delText>
        </w:r>
      </w:del>
      <w:ins w:id="1702" w:author="Powell, Deana" w:date="2023-10-19T15:28:00Z">
        <w:r w:rsidR="006B7357" w:rsidRPr="00F103D9">
          <w:t>STUDY DESIGN</w:t>
        </w:r>
        <w:bookmarkEnd w:id="1700"/>
      </w:ins>
    </w:p>
    <w:p w14:paraId="1CDAF50B" w14:textId="77777777" w:rsidR="00F91D62" w:rsidRDefault="006B7357" w:rsidP="00F103D9">
      <w:pPr>
        <w:pStyle w:val="Heading2"/>
        <w:rPr>
          <w:moveTo w:id="1703" w:author="Powell, Deana" w:date="2023-10-19T15:28:00Z"/>
        </w:rPr>
      </w:pPr>
      <w:bookmarkStart w:id="1704" w:name="_Toc148621549"/>
      <w:moveToRangeStart w:id="1705" w:author="Powell, Deana" w:date="2023-10-19T15:28:00Z" w:name="move148621713"/>
      <w:moveTo w:id="1706" w:author="Powell, Deana" w:date="2023-10-19T15:28:00Z">
        <w:r w:rsidRPr="00F103D9">
          <w:t>Overall Design</w:t>
        </w:r>
        <w:bookmarkEnd w:id="1704"/>
      </w:moveTo>
    </w:p>
    <w:moveToRangeEnd w:id="1705"/>
    <w:p w14:paraId="0DE83AAC" w14:textId="77777777" w:rsidR="007872F4" w:rsidRDefault="007872F4" w:rsidP="007872F4">
      <w:pPr>
        <w:pStyle w:val="Paragraph"/>
        <w:rPr>
          <w:del w:id="1707" w:author="Powell, Deana" w:date="2023-10-19T15:28:00Z"/>
        </w:rPr>
      </w:pPr>
      <w:del w:id="1708" w:author="Powell, Deana" w:date="2023-10-19T15:28:00Z">
        <w:r>
          <w:delText>study will be considered positive if any one of the Primary Endpoints (OR</w:delText>
        </w:r>
        <w:r w:rsidR="00A0741B">
          <w:delText>R</w:delText>
        </w:r>
        <w:r>
          <w:delText>, PFS, or OS) is successful.</w:delText>
        </w:r>
      </w:del>
    </w:p>
    <w:p w14:paraId="211F9A46" w14:textId="77777777" w:rsidR="00501903" w:rsidRPr="00501903" w:rsidRDefault="009029B9" w:rsidP="004D17DB">
      <w:pPr>
        <w:pStyle w:val="Heading1"/>
        <w:rPr>
          <w:del w:id="1709" w:author="Powell, Deana" w:date="2023-10-19T15:28:00Z"/>
        </w:rPr>
      </w:pPr>
      <w:bookmarkStart w:id="1710" w:name="_Toc107570602"/>
      <w:del w:id="1711" w:author="Powell, Deana" w:date="2023-10-19T15:28:00Z">
        <w:r w:rsidRPr="002F4F23">
          <w:delText>S</w:delText>
        </w:r>
        <w:r w:rsidRPr="003E6F06">
          <w:delText>tu</w:delText>
        </w:r>
        <w:r w:rsidRPr="002F4F23">
          <w:delText>dy Design</w:delText>
        </w:r>
        <w:bookmarkEnd w:id="1710"/>
      </w:del>
    </w:p>
    <w:p w14:paraId="16F76530" w14:textId="77777777" w:rsidR="00F103D9" w:rsidRDefault="006B7357" w:rsidP="00056DC2">
      <w:pPr>
        <w:pStyle w:val="Paragraph"/>
        <w:rPr>
          <w:ins w:id="1712" w:author="Powell, Deana" w:date="2023-10-19T15:28:00Z"/>
        </w:rPr>
      </w:pPr>
      <w:ins w:id="1713" w:author="Powell, Deana" w:date="2023-10-19T15:28:00Z">
        <w:r>
          <w:t>Original protocol text that is contained in this section has been retained for reference.</w:t>
        </w:r>
      </w:ins>
    </w:p>
    <w:p w14:paraId="2BF1B323" w14:textId="77777777" w:rsidR="00B77F52" w:rsidRPr="0059057D" w:rsidRDefault="006B7357" w:rsidP="00B77F52">
      <w:pPr>
        <w:pStyle w:val="Paragraph"/>
        <w:rPr>
          <w:ins w:id="1714" w:author="Powell, Deana" w:date="2023-10-19T15:28:00Z"/>
        </w:rPr>
      </w:pPr>
      <w:ins w:id="1715" w:author="Powell, Deana" w:date="2023-10-19T15:28:00Z">
        <w:r w:rsidRPr="0059057D">
          <w:t xml:space="preserve">NOTE: Based </w:t>
        </w:r>
        <w:r w:rsidRPr="002E727C">
          <w:t>on the data from an interim safety and efficacy analysis for LEAP-010 (data cutoff 30-</w:t>
        </w:r>
        <w:r w:rsidR="008930B5" w:rsidRPr="002E727C">
          <w:t>May</w:t>
        </w:r>
        <w:r w:rsidR="00A860F3">
          <w:t>-</w:t>
        </w:r>
        <w:r w:rsidR="008930B5" w:rsidRPr="002E727C">
          <w:t>2023</w:t>
        </w:r>
        <w:r w:rsidR="00746CE0" w:rsidRPr="002E727C">
          <w:t>), the</w:t>
        </w:r>
        <w:r w:rsidRPr="002E727C">
          <w:t xml:space="preserve"> study will be discontinued based on a lack of additional clinical benefit on OS of the combination</w:t>
        </w:r>
        <w:r w:rsidR="00746CE0" w:rsidRPr="00746CE0">
          <w:t xml:space="preserve"> </w:t>
        </w:r>
        <w:r w:rsidR="00746CE0">
          <w:t xml:space="preserve">of pembrolizumab plus </w:t>
        </w:r>
        <w:r w:rsidR="0015750B">
          <w:t>l</w:t>
        </w:r>
        <w:r w:rsidR="00746CE0">
          <w:t>envatinib</w:t>
        </w:r>
        <w:r w:rsidRPr="002E727C">
          <w:t xml:space="preserve"> over pembrolizumab monotherapy. At this interim analysis, </w:t>
        </w:r>
        <w:r w:rsidR="00746CE0">
          <w:t xml:space="preserve">the combination </w:t>
        </w:r>
        <w:r w:rsidRPr="002E727C">
          <w:t xml:space="preserve">did not demonstrate an improvement in OS versus pembrolizumab alone, and the likelihood of reaching the protocol specified threshold for statistical significance for OS at a future analysis was evaluated and deemed to be low. Based upon these data, the study was unblinded </w:t>
        </w:r>
        <w:r w:rsidR="008972BC">
          <w:t>on</w:t>
        </w:r>
        <w:r w:rsidRPr="002E727C">
          <w:t xml:space="preserve"> 16-Aug-2023. The prespecified </w:t>
        </w:r>
        <w:r w:rsidRPr="00DB1257">
          <w:t xml:space="preserve">third interim analysis and </w:t>
        </w:r>
        <w:r w:rsidRPr="0059057D">
          <w:t xml:space="preserve">final analysis of the study described in the SAP will not be performed. Safety analysis will be performed at the end of the study; there will be no further </w:t>
        </w:r>
        <w:r w:rsidR="00891FD7">
          <w:t xml:space="preserve">planned </w:t>
        </w:r>
        <w:r w:rsidRPr="0059057D">
          <w:t>analyses for efficacy and ePRO endpoints.</w:t>
        </w:r>
      </w:ins>
    </w:p>
    <w:p w14:paraId="7272113D" w14:textId="77777777" w:rsidR="00B77F52" w:rsidRPr="00DB1257" w:rsidRDefault="006B7357" w:rsidP="00B77F52">
      <w:pPr>
        <w:pStyle w:val="Paragraph"/>
        <w:rPr>
          <w:ins w:id="1716" w:author="Powell, Deana" w:date="2023-10-19T15:28:00Z"/>
          <w:lang w:val="en-GB"/>
        </w:rPr>
      </w:pPr>
      <w:ins w:id="1717" w:author="Powell, Deana" w:date="2023-10-19T15:28:00Z">
        <w:r w:rsidRPr="0059057D">
          <w:rPr>
            <w:lang w:val="en-GB"/>
          </w:rPr>
          <w:t>NOTE: In alignment with the study-specific investigator letter</w:t>
        </w:r>
        <w:r w:rsidRPr="00DB1257">
          <w:rPr>
            <w:lang w:val="en-GB"/>
          </w:rPr>
          <w:t xml:space="preserve"> dated 25-Aug-2023</w:t>
        </w:r>
        <w:r w:rsidRPr="0059057D">
          <w:rPr>
            <w:lang w:val="en-GB"/>
          </w:rPr>
          <w:t>, all study participants still receiving pembrolizumab should continue to receive pembrolizumab monotherapy on study and undergo modified protocol study procedures as specified in this amendment. Study participation should end after the 30-day Safety Follow-up Visit (last scheduled visit)</w:t>
        </w:r>
        <w:r w:rsidRPr="00A47061">
          <w:rPr>
            <w:lang w:val="en-GB"/>
          </w:rPr>
          <w:t xml:space="preserve"> </w:t>
        </w:r>
        <w:r>
          <w:rPr>
            <w:lang w:val="en-GB"/>
          </w:rPr>
          <w:t xml:space="preserve">with the following exceptions: </w:t>
        </w:r>
        <w:bookmarkStart w:id="1718" w:name="_Hlk144388160"/>
        <w:bookmarkStart w:id="1719" w:name="_Hlk144387741"/>
        <w:r>
          <w:rPr>
            <w:lang w:val="en-GB"/>
          </w:rPr>
          <w:t xml:space="preserve">participants who are potential candidates for Second Course treatment </w:t>
        </w:r>
        <w:bookmarkEnd w:id="1718"/>
        <w:r>
          <w:rPr>
            <w:lang w:val="en-GB"/>
          </w:rPr>
          <w:t xml:space="preserve">will continue in Efficacy Follow-up and all participants in China will continue in </w:t>
        </w:r>
        <w:r w:rsidR="00592346">
          <w:rPr>
            <w:lang w:val="en-GB"/>
          </w:rPr>
          <w:t xml:space="preserve">Efficacy follow-up and </w:t>
        </w:r>
        <w:r>
          <w:rPr>
            <w:lang w:val="en-GB"/>
          </w:rPr>
          <w:t>Survival Follow-up</w:t>
        </w:r>
        <w:r w:rsidRPr="0059057D">
          <w:rPr>
            <w:lang w:val="en-GB"/>
          </w:rPr>
          <w:t>.</w:t>
        </w:r>
        <w:bookmarkEnd w:id="1719"/>
        <w:r w:rsidRPr="0059057D">
          <w:rPr>
            <w:lang w:val="en-GB"/>
          </w:rPr>
          <w:t xml:space="preserve"> All participants should stop ongoing treatment with lenvatinib/placebo. </w:t>
        </w:r>
      </w:ins>
    </w:p>
    <w:p w14:paraId="1D0C54F6" w14:textId="77777777" w:rsidR="00B77F52" w:rsidRPr="0059057D" w:rsidRDefault="006B7357" w:rsidP="00B77F52">
      <w:pPr>
        <w:pStyle w:val="Paragraph"/>
        <w:rPr>
          <w:ins w:id="1720" w:author="Powell, Deana" w:date="2023-10-19T15:28:00Z"/>
          <w:lang w:val="en-GB"/>
        </w:rPr>
      </w:pPr>
      <w:ins w:id="1721" w:author="Powell, Deana" w:date="2023-10-19T15:28:00Z">
        <w:r w:rsidRPr="0059057D">
          <w:rPr>
            <w:lang w:val="en-GB"/>
          </w:rPr>
          <w:t>Exceptions may be requested for lenvatinib for study participants who, in the assessment of their study physician, are benefiting from ongoing lenvatinib after consulting with the Sponsor</w:t>
        </w:r>
        <w:r w:rsidR="00820E8A" w:rsidRPr="0059057D">
          <w:rPr>
            <w:lang w:val="en-GB"/>
          </w:rPr>
          <w:t xml:space="preserve">. </w:t>
        </w:r>
        <w:r w:rsidRPr="0059057D">
          <w:rPr>
            <w:lang w:val="en-GB"/>
          </w:rPr>
          <w:t>This applies to participants currently on pembrolizumab and lenvatinib and participants who have discontinued pembrolizumab and are currently continuing lenvatinib monotherapy</w:t>
        </w:r>
        <w:r w:rsidR="00820E8A" w:rsidRPr="0059057D">
          <w:rPr>
            <w:lang w:val="en-GB"/>
          </w:rPr>
          <w:t xml:space="preserve">. </w:t>
        </w:r>
        <w:r w:rsidRPr="0059057D">
          <w:rPr>
            <w:lang w:val="en-GB"/>
          </w:rPr>
          <w:t>Participants who are considered by the investigator as candidates for continued monotherapy with lenvatinib after completion of 35 cycles of pembrolizumab and lenvatinib require a separate communication with the Sponsor</w:t>
        </w:r>
        <w:r w:rsidR="00820E8A" w:rsidRPr="0059057D">
          <w:rPr>
            <w:lang w:val="en-GB"/>
          </w:rPr>
          <w:t xml:space="preserve">. </w:t>
        </w:r>
        <w:r w:rsidRPr="0059057D">
          <w:rPr>
            <w:lang w:val="en-GB"/>
          </w:rPr>
          <w:t>Participants who discontinue pembrolizumab prior to completion of Cycle 35 (eg, due to an AE) must discontinue lenvatinib at the same time.</w:t>
        </w:r>
      </w:ins>
    </w:p>
    <w:p w14:paraId="7D242852" w14:textId="77777777" w:rsidR="006D1107" w:rsidRPr="00056DC2" w:rsidRDefault="006B7357" w:rsidP="006D1107">
      <w:pPr>
        <w:pStyle w:val="Paragraph"/>
        <w:rPr>
          <w:ins w:id="1722" w:author="Powell, Deana" w:date="2023-10-19T15:28:00Z"/>
        </w:rPr>
      </w:pPr>
      <w:ins w:id="1723" w:author="Powell, Deana" w:date="2023-10-19T15:28:00Z">
        <w:r w:rsidRPr="0059057D">
          <w:rPr>
            <w:lang w:val="en-GB"/>
          </w:rPr>
          <w:t xml:space="preserve">All participants beyond the 30-day Safety Follow-up Visit </w:t>
        </w:r>
        <w:bookmarkStart w:id="1724" w:name="_Hlk144387809"/>
        <w:r>
          <w:rPr>
            <w:lang w:val="en-GB"/>
          </w:rPr>
          <w:t xml:space="preserve">(except participants who are potential candidates for Second Course treatment and all participants in China) </w:t>
        </w:r>
        <w:bookmarkEnd w:id="1724"/>
        <w:r w:rsidRPr="0059057D">
          <w:rPr>
            <w:lang w:val="en-GB"/>
          </w:rPr>
          <w:t xml:space="preserve">should be discontinued from the study; however standard safety reporting should continue, as </w:t>
        </w:r>
        <w:r w:rsidRPr="0059057D">
          <w:rPr>
            <w:lang w:val="en-GB"/>
          </w:rPr>
          <w:lastRenderedPageBreak/>
          <w:t>applicable</w:t>
        </w:r>
        <w:r w:rsidR="00820E8A" w:rsidRPr="0059057D">
          <w:rPr>
            <w:lang w:val="en-GB"/>
          </w:rPr>
          <w:t xml:space="preserve">. </w:t>
        </w:r>
        <w:r w:rsidRPr="0059057D">
          <w:rPr>
            <w:lang w:val="en-GB"/>
          </w:rPr>
          <w:t>As of Amendment 05, participants who are still on study treatment will no longer require ePRO assessments or tumor response assessments by BICR to be performed</w:t>
        </w:r>
        <w:r w:rsidR="00820E8A" w:rsidRPr="0059057D">
          <w:rPr>
            <w:lang w:val="en-GB"/>
          </w:rPr>
          <w:t xml:space="preserve">. </w:t>
        </w:r>
        <w:r w:rsidRPr="0059057D">
          <w:rPr>
            <w:lang w:val="en-GB"/>
          </w:rPr>
          <w:t>Scans will no longer be submitted to the iCRO</w:t>
        </w:r>
        <w:r w:rsidR="00820E8A" w:rsidRPr="0059057D">
          <w:rPr>
            <w:lang w:val="en-GB"/>
          </w:rPr>
          <w:t xml:space="preserve">. </w:t>
        </w:r>
        <w:r w:rsidR="006C623E">
          <w:rPr>
            <w:lang w:val="en-GB"/>
          </w:rPr>
          <w:t xml:space="preserve">(Note: tumor response assessments by BICR and submission of scans to the iCRO will continue for participants in China.) </w:t>
        </w:r>
        <w:r w:rsidRPr="0059057D">
          <w:rPr>
            <w:lang w:val="en-GB"/>
          </w:rPr>
          <w:t xml:space="preserve">Participants who are still on study medication should continue tumor imaging </w:t>
        </w:r>
        <w:r w:rsidR="00891F73">
          <w:rPr>
            <w:lang w:val="en-GB"/>
          </w:rPr>
          <w:t xml:space="preserve">and investigator </w:t>
        </w:r>
        <w:r w:rsidRPr="0059057D">
          <w:rPr>
            <w:lang w:val="en-GB"/>
          </w:rPr>
          <w:t>assessment</w:t>
        </w:r>
        <w:r w:rsidR="00891F73">
          <w:rPr>
            <w:lang w:val="en-GB"/>
          </w:rPr>
          <w:t>s of imaging</w:t>
        </w:r>
        <w:r w:rsidRPr="0059057D">
          <w:rPr>
            <w:lang w:val="en-GB"/>
          </w:rPr>
          <w:t xml:space="preserve"> per protocol</w:t>
        </w:r>
        <w:r w:rsidR="00820E8A" w:rsidRPr="0059057D">
          <w:rPr>
            <w:lang w:val="en-GB"/>
          </w:rPr>
          <w:t xml:space="preserve">. </w:t>
        </w:r>
        <w:r w:rsidRPr="0059057D">
          <w:rPr>
            <w:lang w:val="en-GB"/>
          </w:rPr>
          <w:t>Biomarker specimen collection is discontinued</w:t>
        </w:r>
        <w:r w:rsidR="00820E8A" w:rsidRPr="0059057D">
          <w:rPr>
            <w:lang w:val="en-GB"/>
          </w:rPr>
          <w:t xml:space="preserve">. </w:t>
        </w:r>
        <w:r w:rsidRPr="0059057D">
          <w:rPr>
            <w:lang w:val="en-GB"/>
          </w:rPr>
          <w:t>The 30-Day Safety Follow-up Visit is the last required visit</w:t>
        </w:r>
        <w:r>
          <w:rPr>
            <w:lang w:val="en-GB"/>
          </w:rPr>
          <w:t xml:space="preserve"> (except participants who are potential candidates for Second Course treatment and </w:t>
        </w:r>
        <w:r w:rsidR="00B53B4B">
          <w:rPr>
            <w:lang w:val="en-GB"/>
          </w:rPr>
          <w:t xml:space="preserve">all </w:t>
        </w:r>
        <w:r>
          <w:rPr>
            <w:lang w:val="en-GB"/>
          </w:rPr>
          <w:t>participants in China)</w:t>
        </w:r>
        <w:r w:rsidRPr="0059057D">
          <w:rPr>
            <w:lang w:val="en-GB"/>
          </w:rPr>
          <w:t>. Updated analyses are described in Section 9.</w:t>
        </w:r>
        <w:r>
          <w:rPr>
            <w:lang w:val="en-GB"/>
          </w:rPr>
          <w:t xml:space="preserve"> </w:t>
        </w:r>
      </w:ins>
    </w:p>
    <w:p w14:paraId="380C3C8C" w14:textId="77777777" w:rsidR="00F91D62" w:rsidRDefault="006B7357" w:rsidP="00F103D9">
      <w:pPr>
        <w:pStyle w:val="Heading2"/>
        <w:rPr>
          <w:moveFrom w:id="1725" w:author="Powell, Deana" w:date="2023-10-19T15:28:00Z"/>
        </w:rPr>
      </w:pPr>
      <w:bookmarkStart w:id="1726" w:name="_Toc107570603"/>
      <w:moveFromRangeStart w:id="1727" w:author="Powell, Deana" w:date="2023-10-19T15:28:00Z" w:name="move148621713"/>
      <w:moveFrom w:id="1728" w:author="Powell, Deana" w:date="2023-10-19T15:28:00Z">
        <w:r w:rsidRPr="00F103D9">
          <w:t>Overall Design</w:t>
        </w:r>
        <w:bookmarkEnd w:id="1726"/>
      </w:moveFrom>
    </w:p>
    <w:moveFromRangeEnd w:id="1727"/>
    <w:p w14:paraId="6F2BD283" w14:textId="77777777" w:rsidR="00521E1C" w:rsidRPr="005D103B" w:rsidRDefault="006B7357" w:rsidP="00092D5C">
      <w:pPr>
        <w:pStyle w:val="Paragraph"/>
      </w:pPr>
      <w:r w:rsidRPr="005D103B">
        <w:t>This is a randomized, placebo-controlled, double-bind, parallel design, multisite study of pembrolizumab plus lenvatinib versus pembrolizumab plus placebo as 1L intervention in participants with R/M HNSCC whose tumors express PD-L1 (CPS ≥1). This Phase 3 study will be conducted in participants who have measurable disease per RECIST 1.1 as assessed by BICR, an ECOG performance status of 0 or 1, and have tumors that express PD-L1 CPS &gt;1 by immunohistochemistry testing.</w:t>
      </w:r>
    </w:p>
    <w:p w14:paraId="7F37EE30" w14:textId="5908D794" w:rsidR="00461FBA" w:rsidRDefault="006B7357" w:rsidP="00466C1F">
      <w:pPr>
        <w:pStyle w:val="Paragraph"/>
        <w:rPr>
          <w:ins w:id="1729" w:author="Powell, Deana" w:date="2023-10-19T15:28:00Z"/>
        </w:rPr>
      </w:pPr>
      <w:ins w:id="1730" w:author="Powell, Deana" w:date="2023-10-19T15:28:00Z">
        <w:r w:rsidRPr="00461FBA">
          <w:t xml:space="preserve">The </w:t>
        </w:r>
        <w:r w:rsidR="00140705">
          <w:t xml:space="preserve">original </w:t>
        </w:r>
        <w:r w:rsidRPr="00461FBA">
          <w:t xml:space="preserve">study design is shown in </w:t>
        </w:r>
        <w:r w:rsidR="00815B7C">
          <w:t xml:space="preserve">Figure </w:t>
        </w:r>
        <w:r w:rsidR="00815B7C">
          <w:rPr>
            <w:noProof/>
          </w:rPr>
          <w:t>1</w:t>
        </w:r>
        <w:r w:rsidRPr="00461FBA">
          <w:t xml:space="preserve"> (Initial Treatment) and </w:t>
        </w:r>
        <w:r w:rsidR="00815B7C">
          <w:t xml:space="preserve">Figure </w:t>
        </w:r>
        <w:r w:rsidR="00815B7C">
          <w:rPr>
            <w:noProof/>
          </w:rPr>
          <w:t>2</w:t>
        </w:r>
        <w:r w:rsidRPr="00461FBA">
          <w:t xml:space="preserve"> (Second Course).</w:t>
        </w:r>
        <w:r w:rsidR="00140705">
          <w:t xml:space="preserve"> The new study design per Amendment 05 is depicted in </w:t>
        </w:r>
        <w:r w:rsidR="00815B7C">
          <w:t xml:space="preserve">Figure </w:t>
        </w:r>
        <w:r w:rsidR="00815B7C">
          <w:rPr>
            <w:noProof/>
          </w:rPr>
          <w:t>3</w:t>
        </w:r>
        <w:r w:rsidR="00140705">
          <w:t xml:space="preserve"> and </w:t>
        </w:r>
        <w:r w:rsidR="00815B7C">
          <w:t xml:space="preserve">Figure </w:t>
        </w:r>
        <w:r w:rsidR="00815B7C">
          <w:rPr>
            <w:noProof/>
          </w:rPr>
          <w:t>4</w:t>
        </w:r>
        <w:r w:rsidR="00140705">
          <w:t>.</w:t>
        </w:r>
      </w:ins>
    </w:p>
    <w:p w14:paraId="1FB9985B" w14:textId="77777777" w:rsidR="00461FBA" w:rsidRDefault="006B7357" w:rsidP="00466C1F">
      <w:pPr>
        <w:pStyle w:val="Paragraph"/>
      </w:pPr>
      <w:r w:rsidRPr="00461FBA">
        <w:t>Approximately 500 participants will be randomized 1:1 to Arm 1 (pembrolizumab + lenvatinib) or Arm 2 (pembrolizumab + placebo). Stratification factors for this study are:</w:t>
      </w:r>
    </w:p>
    <w:p w14:paraId="2E16AAB5" w14:textId="77777777" w:rsidR="00461FBA" w:rsidRDefault="006B7357" w:rsidP="00461FBA">
      <w:pPr>
        <w:pStyle w:val="ListBullet"/>
      </w:pPr>
      <w:r>
        <w:t>PD-L1 tumor expression as determined by PD-L1 immunohistochemistry (TPS &lt;50% vs. ≥50%)</w:t>
      </w:r>
    </w:p>
    <w:p w14:paraId="369FBED1" w14:textId="77777777" w:rsidR="00461FBA" w:rsidRDefault="006B7357" w:rsidP="00461FBA">
      <w:pPr>
        <w:pStyle w:val="ListBullet"/>
      </w:pPr>
      <w:r>
        <w:t>HPV status for oropharynx cancer as determined by p16 immunohistochemistry (positive or negative); HPV status for participants without oropharynx cancer (eg, cancers of the oral cavity, hypopharynx and larynx) is considered HPV negative.</w:t>
      </w:r>
    </w:p>
    <w:p w14:paraId="29682255" w14:textId="77777777" w:rsidR="00461FBA" w:rsidRDefault="006B7357" w:rsidP="00461FBA">
      <w:pPr>
        <w:pStyle w:val="ListBullet"/>
      </w:pPr>
      <w:r>
        <w:t>ECOG performance status (0 vs. 1)</w:t>
      </w:r>
      <w:bookmarkStart w:id="1731" w:name="_Hlk41631550"/>
    </w:p>
    <w:bookmarkEnd w:id="1731"/>
    <w:p w14:paraId="1AF9D885" w14:textId="77777777" w:rsidR="00461FBA" w:rsidRPr="00461FBA" w:rsidRDefault="00461FBA" w:rsidP="00DD4732">
      <w:pPr>
        <w:pStyle w:val="ListEnd"/>
      </w:pPr>
    </w:p>
    <w:p w14:paraId="0212853E" w14:textId="77777777" w:rsidR="0092386B" w:rsidRDefault="007E0E81" w:rsidP="005D57F9">
      <w:pPr>
        <w:pStyle w:val="Paragraph"/>
        <w:rPr>
          <w:del w:id="1732" w:author="Powell, Deana" w:date="2023-10-19T15:28:00Z"/>
        </w:rPr>
      </w:pPr>
      <w:del w:id="1733" w:author="Powell, Deana" w:date="2023-10-19T15:28:00Z">
        <w:r>
          <w:delText xml:space="preserve">The study design is shown in </w:delText>
        </w:r>
        <w:r w:rsidR="004173BC" w:rsidRPr="00337395">
          <w:delText xml:space="preserve">Figure </w:delText>
        </w:r>
        <w:r w:rsidR="004173BC">
          <w:rPr>
            <w:noProof/>
          </w:rPr>
          <w:delText>1</w:delText>
        </w:r>
        <w:r w:rsidR="00F77CEA">
          <w:delText xml:space="preserve"> (Initial Treatment) </w:delText>
        </w:r>
        <w:r>
          <w:delText xml:space="preserve">and </w:delText>
        </w:r>
        <w:r w:rsidR="004173BC" w:rsidRPr="00337395">
          <w:delText xml:space="preserve">Figure </w:delText>
        </w:r>
        <w:r w:rsidR="004173BC">
          <w:rPr>
            <w:noProof/>
          </w:rPr>
          <w:delText>2</w:delText>
        </w:r>
        <w:r>
          <w:delText xml:space="preserve"> </w:delText>
        </w:r>
        <w:r w:rsidR="00F77CEA">
          <w:delText>(Second Course).</w:delText>
        </w:r>
      </w:del>
    </w:p>
    <w:p w14:paraId="7DF41E49" w14:textId="54A0E8A9" w:rsidR="00461FBA" w:rsidRPr="00CE055A" w:rsidRDefault="00D344B4" w:rsidP="00466C1F">
      <w:pPr>
        <w:pStyle w:val="Paragraph"/>
        <w:rPr>
          <w:rStyle w:val="SuggestedOptional"/>
          <w:color w:val="auto"/>
        </w:rPr>
      </w:pPr>
      <w:r w:rsidRPr="00E81A68">
        <w:t xml:space="preserve">Specific procedures to be performed during the study, </w:t>
      </w:r>
      <w:del w:id="1734" w:author="Powell, Deana" w:date="2023-10-19T15:28:00Z">
        <w:r w:rsidR="005C69F2" w:rsidRPr="00714C04">
          <w:rPr>
            <w:bCs/>
          </w:rPr>
          <w:delText>as well as their</w:delText>
        </w:r>
      </w:del>
      <w:ins w:id="1735" w:author="Powell, Deana" w:date="2023-10-19T15:28:00Z">
        <w:r w:rsidRPr="00E81A68">
          <w:t>including</w:t>
        </w:r>
      </w:ins>
      <w:r w:rsidRPr="00E81A68">
        <w:t xml:space="preserve"> prescribed times and associated visit windows, are outlined in </w:t>
      </w:r>
      <w:del w:id="1736" w:author="Powell, Deana" w:date="2023-10-19T15:28:00Z">
        <w:r w:rsidR="005C69F2" w:rsidRPr="00714C04">
          <w:rPr>
            <w:bCs/>
          </w:rPr>
          <w:delText xml:space="preserve">the SoA in </w:delText>
        </w:r>
      </w:del>
      <w:r w:rsidRPr="00461FBA">
        <w:t>Section</w:t>
      </w:r>
      <w:r w:rsidR="00EB57ED" w:rsidRPr="00461FBA">
        <w:t> </w:t>
      </w:r>
      <w:r w:rsidRPr="00461FBA">
        <w:t>1.3</w:t>
      </w:r>
      <w:ins w:id="1737" w:author="Powell, Deana" w:date="2023-10-19T15:28:00Z">
        <w:r w:rsidRPr="00E81A68">
          <w:t xml:space="preserve"> of the SoA</w:t>
        </w:r>
      </w:ins>
      <w:r w:rsidRPr="00E81A68">
        <w:t xml:space="preserve">. Details of each procedure are provided in </w:t>
      </w:r>
      <w:r w:rsidRPr="00461FBA">
        <w:t>Section</w:t>
      </w:r>
      <w:r w:rsidR="00EB57ED" w:rsidRPr="00461FBA">
        <w:t> </w:t>
      </w:r>
      <w:r w:rsidRPr="00461FBA">
        <w:t>8</w:t>
      </w:r>
      <w:r w:rsidRPr="00E81A68">
        <w:t>.</w:t>
      </w:r>
    </w:p>
    <w:p w14:paraId="193ACAA9" w14:textId="77777777" w:rsidR="00461FBA" w:rsidRDefault="006B7357" w:rsidP="00461FBA">
      <w:pPr>
        <w:pStyle w:val="Paragraph"/>
      </w:pPr>
      <w:r>
        <w:t xml:space="preserve">Participants will be evaluated with radiographic imaging to assess response to study intervention every 6 weeks from randomization through Year 1, and every 9 weeks after Year 1. All imaging obtained during the study will be submitted to the iCRO for determination of ORR and PFS (Section 4.2.1.1.1). Tumor imaging showing site-assessed PD </w:t>
      </w:r>
      <w:r>
        <w:lastRenderedPageBreak/>
        <w:t xml:space="preserve">will be submitted for verification by BICR. </w:t>
      </w:r>
      <w:bookmarkStart w:id="1738" w:name="_Hlk41472061"/>
      <w:r>
        <w:t xml:space="preserve">Treatment beyond centrally-verified PD per RECIST 1.1 may be permitted at the discretion of the investigator after consultation with the Sponsor and receiving signed informed consent. </w:t>
      </w:r>
      <w:bookmarkEnd w:id="1738"/>
    </w:p>
    <w:p w14:paraId="7F7D7DD9" w14:textId="77777777" w:rsidR="00461FBA" w:rsidRDefault="006B7357" w:rsidP="00461FBA">
      <w:pPr>
        <w:pStyle w:val="Paragraph"/>
      </w:pPr>
      <w:r>
        <w:t>Survival follow-up will begin after centrally-verified PD (or on completion of all efficacy assessments if the participant is receiving study intervention beyond centrally-verified PD) or the start of new anticancer treatment, whichever occurs first. On Sponsor request, participants may be contacted for survival status at any time during the study.</w:t>
      </w:r>
    </w:p>
    <w:p w14:paraId="0C51E07A" w14:textId="77777777" w:rsidR="00461FBA" w:rsidRDefault="006B7357" w:rsidP="00461FBA">
      <w:pPr>
        <w:pStyle w:val="Paragraph"/>
      </w:pPr>
      <w:r>
        <w:t>AE monitoring will be ongoing throughout the study. AEs will be graded in severity according to the guidelines outlined in the NCI CTCAE v5.0.</w:t>
      </w:r>
    </w:p>
    <w:p w14:paraId="3C1D5880" w14:textId="77777777" w:rsidR="00461FBA" w:rsidRDefault="006B7357" w:rsidP="00461FBA">
      <w:pPr>
        <w:pStyle w:val="Paragraph"/>
      </w:pPr>
      <w:r>
        <w:t>Treatment with pembrolizumab will continue for up to 35 treatment cycles, or until a discontinuation criterion (Section 7.1) is met. Participants who stop pembrolizumab after 35 cycles may continue to receive lenvatinib/placebo until a discontinuation criterion (Section 7.1) is met.</w:t>
      </w:r>
    </w:p>
    <w:p w14:paraId="4CD8F879" w14:textId="77777777" w:rsidR="00461FBA" w:rsidRDefault="006B7357" w:rsidP="00461FBA">
      <w:pPr>
        <w:pStyle w:val="Paragraph"/>
      </w:pPr>
      <w:r>
        <w:t>Participants who meet the criteria outlined in Section 6.7 may be considered for Second Course treatment with up to 17 cycles of pembrolizumab with or without lenvatinib/placebo.</w:t>
      </w:r>
    </w:p>
    <w:p w14:paraId="3AC108DB" w14:textId="77777777" w:rsidR="00521E1C" w:rsidRDefault="006B7357" w:rsidP="00461FBA">
      <w:pPr>
        <w:pStyle w:val="Paragraph"/>
      </w:pPr>
      <w:r>
        <w:t>After enrollment of the global portion of the study is complete, the study may remain open to enrollment in China alone until the target number of participants in China has been enrolled to meet local regulatory requirements. An extension portion of the study will be identical to the global study, (eg, inclusion and exclusion criteria, study endpoints, primary and secondary objectives, and study procedures).</w:t>
      </w:r>
    </w:p>
    <w:p w14:paraId="1A7D9DAA" w14:textId="77777777" w:rsidR="00C17DFC" w:rsidRDefault="006B7357" w:rsidP="00461FBA">
      <w:pPr>
        <w:pStyle w:val="Paragraph"/>
        <w:rPr>
          <w:ins w:id="1739" w:author="Powell, Deana" w:date="2023-10-19T15:28:00Z"/>
        </w:rPr>
      </w:pPr>
      <w:ins w:id="1740" w:author="Powell, Deana" w:date="2023-10-19T15:28:00Z">
        <w:r>
          <w:t xml:space="preserve">Note: At the time of writing Amendment 05, enrollment </w:t>
        </w:r>
        <w:r w:rsidR="005C3BC4">
          <w:t xml:space="preserve">in the China extension </w:t>
        </w:r>
        <w:r w:rsidR="000B4E46">
          <w:t xml:space="preserve">has </w:t>
        </w:r>
        <w:r w:rsidR="00794CF7">
          <w:t>clos</w:t>
        </w:r>
        <w:r w:rsidR="000B4E46">
          <w:t>ed.</w:t>
        </w:r>
        <w:r w:rsidR="009F2A17">
          <w:t xml:space="preserve"> Refer to Appendix 7 for country-specific requirements.</w:t>
        </w:r>
      </w:ins>
    </w:p>
    <w:p w14:paraId="60165002" w14:textId="77777777" w:rsidR="00461FBA" w:rsidRDefault="006B7357" w:rsidP="00461FBA">
      <w:pPr>
        <w:pStyle w:val="Paragraph"/>
      </w:pPr>
      <w:r w:rsidRPr="00461FBA">
        <w:t>Three interim analyses are planned in this study (Section 9.7).</w:t>
      </w:r>
    </w:p>
    <w:p w14:paraId="7EB1B85E" w14:textId="77777777" w:rsidR="00F103D9" w:rsidRDefault="006B7357" w:rsidP="001E6946">
      <w:pPr>
        <w:pStyle w:val="Heading2"/>
      </w:pPr>
      <w:bookmarkStart w:id="1741" w:name="_Toc148621550"/>
      <w:bookmarkStart w:id="1742" w:name="_Toc107570604"/>
      <w:r w:rsidRPr="001E6946">
        <w:t>Scientific Rationale for Study Design</w:t>
      </w:r>
      <w:bookmarkEnd w:id="1741"/>
      <w:bookmarkEnd w:id="1742"/>
    </w:p>
    <w:p w14:paraId="6FEA209D" w14:textId="77777777" w:rsidR="000127EC" w:rsidRDefault="000F6980" w:rsidP="000127EC">
      <w:pPr>
        <w:pStyle w:val="Heading3"/>
      </w:pPr>
      <w:bookmarkStart w:id="1743" w:name="_Toc148621551"/>
      <w:bookmarkStart w:id="1744" w:name="_Toc107570605"/>
      <w:r w:rsidRPr="000127EC">
        <w:t>Rationale for Endpoints</w:t>
      </w:r>
      <w:bookmarkEnd w:id="1743"/>
      <w:bookmarkEnd w:id="1744"/>
    </w:p>
    <w:p w14:paraId="03F22260" w14:textId="77777777" w:rsidR="000127EC" w:rsidRPr="00DD4732" w:rsidRDefault="006B7357" w:rsidP="000127EC">
      <w:pPr>
        <w:pStyle w:val="Heading4"/>
      </w:pPr>
      <w:bookmarkStart w:id="1745" w:name="_Toc148621552"/>
      <w:bookmarkStart w:id="1746" w:name="_Toc107570606"/>
      <w:r w:rsidRPr="00DD4732">
        <w:t>Efficacy Endpoints</w:t>
      </w:r>
      <w:bookmarkEnd w:id="1745"/>
      <w:bookmarkEnd w:id="1746"/>
    </w:p>
    <w:p w14:paraId="7B1D6050" w14:textId="13606342" w:rsidR="000127EC" w:rsidRDefault="006B7357" w:rsidP="00E4762A">
      <w:pPr>
        <w:pStyle w:val="Paragraph"/>
      </w:pPr>
      <w:r w:rsidRPr="00DD4732">
        <w:t>This study will use OS, ORR and PFS as primary endpoints. OS has been recognized as the gold standard for demonstration of superiority of a new antineoplastic therapy in randomized clinical trial. ORR and PFS are based on RECIST 1.1 criteria as assessed by BICR as the primary endpoints. ORR and PFS are acceptable measures of clinical benefit for a late</w:t>
      </w:r>
      <w:ins w:id="1747" w:author="Powell, Deana" w:date="2023-10-19T15:28:00Z">
        <w:r w:rsidR="006D7665">
          <w:t>-</w:t>
        </w:r>
      </w:ins>
      <w:r w:rsidRPr="00DD4732">
        <w:t xml:space="preserve">stage study that demonstrates superiority of a new antineoplastic therapy, especially if the magnitude of the effect is large and the therapy has an acceptable risk/benefit profile. The use of BICR and RECIST 1.1 to assess ORR and PFS is typically considered acceptable by </w:t>
      </w:r>
      <w:r w:rsidRPr="00DD4732">
        <w:lastRenderedPageBreak/>
        <w:t>regulatory authorities. Images will be submitted to an iCRO and read by an independent central review blinded to treatment assignment to minimize bias in the response assessments. In addition, the final determination of radiologic progression will be based on the central assessment of progression, rather than a local site investigator/radiology assessment. Expedited verification of radiologic progression as determined by central review will be communicated to the site.</w:t>
      </w:r>
    </w:p>
    <w:p w14:paraId="222DB0F0" w14:textId="77777777" w:rsidR="00DD4732" w:rsidRPr="00DD4732" w:rsidRDefault="006B7357" w:rsidP="00DD4732">
      <w:pPr>
        <w:pStyle w:val="Heading5"/>
      </w:pPr>
      <w:bookmarkStart w:id="1748" w:name="_Toc148621553"/>
      <w:bookmarkStart w:id="1749" w:name="_Toc107570607"/>
      <w:r>
        <w:t>RECIST 1.1</w:t>
      </w:r>
      <w:bookmarkEnd w:id="1748"/>
      <w:bookmarkEnd w:id="1749"/>
    </w:p>
    <w:p w14:paraId="4DE9B1F7" w14:textId="57BE2909" w:rsidR="00A41428" w:rsidRPr="00716AED" w:rsidRDefault="006C4FB0" w:rsidP="00716AED">
      <w:pPr>
        <w:pStyle w:val="Paragraph"/>
      </w:pPr>
      <w:r w:rsidRPr="00716AED">
        <w:t xml:space="preserve">RECIST 1.1 will be used by </w:t>
      </w:r>
      <w:ins w:id="1750" w:author="Powell, Deana" w:date="2023-10-19T15:28:00Z">
        <w:r w:rsidRPr="00716AED">
          <w:t xml:space="preserve">the </w:t>
        </w:r>
      </w:ins>
      <w:r w:rsidRPr="00716AED">
        <w:t>BICR when assessing images for efficacy measures</w:t>
      </w:r>
      <w:del w:id="1751" w:author="Powell, Deana" w:date="2023-10-19T15:28:00Z">
        <w:r w:rsidR="003700E6">
          <w:delText xml:space="preserve"> and</w:delText>
        </w:r>
        <w:r w:rsidR="00E45A0E">
          <w:delText xml:space="preserve"> </w:delText>
        </w:r>
        <w:r w:rsidR="003700E6">
          <w:delText>when determining eligibility (</w:delText>
        </w:r>
        <w:r w:rsidR="00744DDF">
          <w:delText>Section 8.2.1.5)</w:delText>
        </w:r>
        <w:r w:rsidR="00D80FE3">
          <w:rPr>
            <w:i/>
          </w:rPr>
          <w:delText>.</w:delText>
        </w:r>
      </w:del>
      <w:ins w:id="1752" w:author="Powell, Deana" w:date="2023-10-19T15:28:00Z">
        <w:r w:rsidRPr="00716AED">
          <w:t>.</w:t>
        </w:r>
      </w:ins>
      <w:r w:rsidRPr="00716AED">
        <w:t xml:space="preserve"> Although </w:t>
      </w:r>
      <w:del w:id="1753" w:author="Powell, Deana" w:date="2023-10-19T15:28:00Z">
        <w:r w:rsidR="00B06176" w:rsidRPr="00B06176">
          <w:delText>traditional</w:delText>
        </w:r>
      </w:del>
      <w:ins w:id="1754" w:author="Powell, Deana" w:date="2023-10-19T15:28:00Z">
        <w:r w:rsidRPr="00716AED">
          <w:t>original</w:t>
        </w:r>
      </w:ins>
      <w:r w:rsidRPr="00716AED">
        <w:t xml:space="preserve"> RECIST</w:t>
      </w:r>
      <w:ins w:id="1755" w:author="Powell, Deana" w:date="2023-10-19T15:28:00Z">
        <w:r w:rsidRPr="00716AED">
          <w:t> 1.</w:t>
        </w:r>
      </w:ins>
      <w:r w:rsidRPr="00716AED">
        <w:t>1</w:t>
      </w:r>
      <w:del w:id="1756" w:author="Powell, Deana" w:date="2023-10-19T15:28:00Z">
        <w:r w:rsidR="00B06176" w:rsidRPr="00B06176">
          <w:delText>.1 references</w:delText>
        </w:r>
      </w:del>
      <w:ins w:id="1757" w:author="Powell, Deana" w:date="2023-10-19T15:28:00Z">
        <w:r w:rsidRPr="00716AED">
          <w:t xml:space="preserve"> publication recommends</w:t>
        </w:r>
      </w:ins>
      <w:r w:rsidRPr="00716AED">
        <w:t xml:space="preserve"> a maximum of 5 target lesions in total and 2 per organ, this protocol has implemented an adjustment to RECIST 1.1 to allow a maximum of 10 target lesions in total and 5 per organ, if a larger number of target lesions is needed to adequately represent the tumor burden. Refer to </w:t>
      </w:r>
      <w:del w:id="1758" w:author="Powell, Deana" w:date="2023-10-19T15:28:00Z">
        <w:r w:rsidR="00B06176" w:rsidRPr="00B06176">
          <w:delText xml:space="preserve">Sec. </w:delText>
        </w:r>
      </w:del>
      <w:ins w:id="1759" w:author="Powell, Deana" w:date="2023-10-19T15:28:00Z">
        <w:r w:rsidRPr="00DD4732">
          <w:t>Section</w:t>
        </w:r>
        <w:r w:rsidR="005E0579" w:rsidRPr="00DD4732">
          <w:t> </w:t>
        </w:r>
      </w:ins>
      <w:r w:rsidRPr="00DD4732">
        <w:t>8.2.1.5</w:t>
      </w:r>
      <w:r w:rsidRPr="00716AED">
        <w:t xml:space="preserve"> for additional detail.</w:t>
      </w:r>
    </w:p>
    <w:p w14:paraId="195D3536" w14:textId="77777777" w:rsidR="000127EC" w:rsidRPr="00DD4732" w:rsidRDefault="006B7357" w:rsidP="000127EC">
      <w:pPr>
        <w:pStyle w:val="Heading4"/>
      </w:pPr>
      <w:bookmarkStart w:id="1760" w:name="_Toc148621554"/>
      <w:bookmarkStart w:id="1761" w:name="_Toc107570608"/>
      <w:r w:rsidRPr="00DD4732">
        <w:t>Safety Endpoints</w:t>
      </w:r>
      <w:bookmarkEnd w:id="1760"/>
      <w:bookmarkEnd w:id="1761"/>
    </w:p>
    <w:p w14:paraId="50657FFB" w14:textId="69DD61A9" w:rsidR="0078714C" w:rsidRPr="00A84BE9" w:rsidRDefault="006B7357" w:rsidP="0078714C">
      <w:pPr>
        <w:pStyle w:val="Paragraph"/>
      </w:pPr>
      <w:r w:rsidRPr="005E5479">
        <w:t>Safety parameters frequently used for evaluating investigational</w:t>
      </w:r>
      <w:ins w:id="1762" w:author="Powell, Deana" w:date="2023-10-19T15:28:00Z">
        <w:r w:rsidRPr="005E5479">
          <w:t>-</w:t>
        </w:r>
      </w:ins>
      <w:r w:rsidRPr="005E5479">
        <w:t>systemic anticancer treatments are included as safety endpoints including, but not limited to, the incidence of, causality, and outcome of AEs/SAEs</w:t>
      </w:r>
      <w:r w:rsidR="00876520">
        <w:t>,</w:t>
      </w:r>
      <w:r w:rsidRPr="005E5479">
        <w:t xml:space="preserve"> and changes in vital signs and laboratory values. AEs will be assessed as defined by </w:t>
      </w:r>
      <w:del w:id="1763" w:author="Powell, Deana" w:date="2023-10-19T15:28:00Z">
        <w:r w:rsidR="00EC4063">
          <w:delText xml:space="preserve">NCI </w:delText>
        </w:r>
      </w:del>
      <w:r w:rsidRPr="005E5479">
        <w:t>CTCAE</w:t>
      </w:r>
      <w:del w:id="1764" w:author="Powell, Deana" w:date="2023-10-19T15:28:00Z">
        <w:r w:rsidR="001B3F71" w:rsidRPr="001B3F71">
          <w:delText xml:space="preserve"> </w:delText>
        </w:r>
        <w:r w:rsidR="00EC4063">
          <w:delText>v</w:delText>
        </w:r>
        <w:r w:rsidR="001B3F71" w:rsidRPr="001B3F71">
          <w:delText>5</w:delText>
        </w:r>
      </w:del>
      <w:ins w:id="1765" w:author="Powell, Deana" w:date="2023-10-19T15:28:00Z">
        <w:r w:rsidRPr="005E5479">
          <w:t>, Version 5</w:t>
        </w:r>
      </w:ins>
      <w:r w:rsidRPr="005E5479">
        <w:t>.0.</w:t>
      </w:r>
    </w:p>
    <w:p w14:paraId="60EB9D3E" w14:textId="77777777" w:rsidR="00DD4732" w:rsidRDefault="006B7357" w:rsidP="005E5479">
      <w:pPr>
        <w:pStyle w:val="Heading4"/>
      </w:pPr>
      <w:bookmarkStart w:id="1766" w:name="_Toc148621555"/>
      <w:bookmarkStart w:id="1767" w:name="_Toc107570609"/>
      <w:r>
        <w:t>Exploratory Endpoints</w:t>
      </w:r>
      <w:bookmarkEnd w:id="1766"/>
      <w:bookmarkEnd w:id="1767"/>
    </w:p>
    <w:p w14:paraId="49FC444A" w14:textId="77777777" w:rsidR="00DD4732" w:rsidRPr="00DD4732" w:rsidRDefault="006B7357" w:rsidP="00DD4732">
      <w:pPr>
        <w:pStyle w:val="Heading5"/>
      </w:pPr>
      <w:bookmarkStart w:id="1768" w:name="_Toc148621556"/>
      <w:bookmarkStart w:id="1769" w:name="_Toc107570610"/>
      <w:r w:rsidRPr="00DD4732">
        <w:t>Rationale for Patient-reported Outcomes Endpoints</w:t>
      </w:r>
      <w:bookmarkEnd w:id="1768"/>
      <w:bookmarkEnd w:id="1769"/>
    </w:p>
    <w:p w14:paraId="6DD4B2E1" w14:textId="77777777" w:rsidR="00E25006" w:rsidRDefault="008B079D" w:rsidP="0078714C">
      <w:pPr>
        <w:pStyle w:val="Paragraph"/>
      </w:pPr>
      <w:r w:rsidRPr="00E25006">
        <w:t>Changes in HRQoL using PRO assessments can provide important information on clinical benefit and are accepted clinical endpoints by health authorities. Participants will provide information regarding their HRQoL using the EORTC QLQ-C30 and EORTC QLQ-H&amp;N35 PRO instruments. Health utilities will be evaluated using the EQ 5D-5L PRO instrument. These PROs assessments are not pure efficacy or safety endpoints because they are affected by both disease progression and treatment tolerability.</w:t>
      </w:r>
      <w:r w:rsidR="00A8355B" w:rsidRPr="005E5479">
        <w:t xml:space="preserve"> </w:t>
      </w:r>
    </w:p>
    <w:p w14:paraId="13DF6670" w14:textId="65C9A259" w:rsidR="00DD4732" w:rsidRPr="005E5479" w:rsidRDefault="006B7357" w:rsidP="0078714C">
      <w:pPr>
        <w:pStyle w:val="Paragraph"/>
      </w:pPr>
      <w:r w:rsidRPr="00DD4732">
        <w:t xml:space="preserve">The EORTC QLQ-C30 and EORTC QLQ-H&amp;N35 are psychometrically and clinically validated instruments appropriate for assessing HRQoL in participants with HNSCC </w:t>
      </w:r>
      <w:r w:rsidR="00815B7C" w:rsidRPr="00815B7C">
        <w:rPr>
          <w:bCs/>
        </w:rPr>
        <w:t>[Bjordal, K., et al</w:t>
      </w:r>
      <w:r w:rsidR="00815B7C">
        <w:t xml:space="preserve"> 1994] [Bjordal, K., et al 2000]</w:t>
      </w:r>
      <w:r w:rsidRPr="00DD4732">
        <w:t xml:space="preserve">. These instruments have been widely used in Phase 3 studies of participants with R/M HNSCC </w:t>
      </w:r>
      <w:r w:rsidR="00815B7C" w:rsidRPr="00815B7C">
        <w:rPr>
          <w:bCs/>
        </w:rPr>
        <w:t>[Mesia, R., et al</w:t>
      </w:r>
      <w:r w:rsidR="00815B7C">
        <w:t xml:space="preserve"> 2010] [Machiels, J. P., et al 2015] [Harrington, K. J., et al 2017] [Cohen, E. E. W., et al 2018]</w:t>
      </w:r>
      <w:r w:rsidRPr="00DD4732">
        <w:t>.</w:t>
      </w:r>
    </w:p>
    <w:p w14:paraId="7C69A489" w14:textId="77777777" w:rsidR="00A7247F" w:rsidRPr="00A7247F" w:rsidRDefault="006B7357" w:rsidP="00A7247F">
      <w:pPr>
        <w:pStyle w:val="Paragraph"/>
        <w:rPr>
          <w:b/>
          <w:bCs/>
          <w:u w:val="single"/>
        </w:rPr>
      </w:pPr>
      <w:r w:rsidRPr="00A7247F">
        <w:rPr>
          <w:b/>
          <w:bCs/>
          <w:u w:val="single"/>
        </w:rPr>
        <w:t>EORTC QLQ-C30</w:t>
      </w:r>
    </w:p>
    <w:p w14:paraId="7BDA1167" w14:textId="2C809B85" w:rsidR="0078714C" w:rsidRDefault="00D84D26" w:rsidP="0078714C">
      <w:pPr>
        <w:pStyle w:val="Paragraph"/>
      </w:pPr>
      <w:r w:rsidRPr="00D84D26">
        <w:t xml:space="preserve">EORTC QLQ-C30 is the most widely used cancer-specific HRQoL instrument, which contains 30 items and measures 5 functional dimensions (physical, role, emotional, cognitive, </w:t>
      </w:r>
      <w:r w:rsidRPr="00D84D26">
        <w:lastRenderedPageBreak/>
        <w:t xml:space="preserve">and social), 3 symptom items (fatigue, nausea/vomiting, and pain), 6 single items (dyspnea, sleep disturbance, appetite loss, constipation, diarrhea, and financial impact), and a global health and QoL scale </w:t>
      </w:r>
      <w:r w:rsidR="00815B7C">
        <w:t>[Aaronson, N. K., et al 1993]</w:t>
      </w:r>
      <w:r w:rsidRPr="00D84D26">
        <w:t xml:space="preserve">. The EORTC QLQ-C30 is a psychometrically and clinically validated instrument appropriate for assessing QoL in oncology studies </w:t>
      </w:r>
      <w:r w:rsidR="00815B7C">
        <w:t>[Aaronson, N. K., et al 1993]</w:t>
      </w:r>
      <w:r w:rsidRPr="00D84D26">
        <w:t>.</w:t>
      </w:r>
      <w:r w:rsidR="00A8355B" w:rsidRPr="005E5479">
        <w:t xml:space="preserve"> </w:t>
      </w:r>
    </w:p>
    <w:p w14:paraId="77DAA383" w14:textId="77777777" w:rsidR="00A7247F" w:rsidRDefault="006B7357" w:rsidP="0078714C">
      <w:pPr>
        <w:pStyle w:val="Paragraph"/>
        <w:rPr>
          <w:b/>
          <w:bCs/>
          <w:u w:val="single"/>
        </w:rPr>
      </w:pPr>
      <w:r w:rsidRPr="00A7247F">
        <w:rPr>
          <w:b/>
          <w:bCs/>
          <w:u w:val="single"/>
        </w:rPr>
        <w:t>EORTC QLQ-H&amp;N35</w:t>
      </w:r>
    </w:p>
    <w:p w14:paraId="19BFC59D" w14:textId="670465CC" w:rsidR="0078714C" w:rsidRDefault="000F6980" w:rsidP="0078714C">
      <w:pPr>
        <w:pStyle w:val="Paragraph"/>
      </w:pPr>
      <w:r w:rsidRPr="005E5479">
        <w:t>The</w:t>
      </w:r>
      <w:r w:rsidR="000C116A" w:rsidRPr="000C116A">
        <w:t xml:space="preserve"> EORTC QLQ-H&amp;N35</w:t>
      </w:r>
      <w:r w:rsidRPr="00A7247F">
        <w:t xml:space="preserve"> </w:t>
      </w:r>
      <w:r w:rsidR="000C116A" w:rsidRPr="000C116A">
        <w:t>is a disease-specific questionnaire developed to measure QoL in head and neck cancer</w:t>
      </w:r>
      <w:r w:rsidR="000C116A">
        <w:t>.</w:t>
      </w:r>
      <w:r>
        <w:t xml:space="preserve"> </w:t>
      </w:r>
      <w:r w:rsidR="000C116A" w:rsidRPr="000C116A">
        <w:t xml:space="preserve">The EORTC QLQ-H&amp;N35 consists of 7 multi-item scales (pain in the mouth, problems with swallowing, senses, speech, social eating, social contact, and sexuality), and 11 single-item scales (problems with teeth, mouth opening, dry mouth, sticky saliva, coughing, feeling ill, use of analgesics, use of nutritional supplements, use of feeding tube, weight gain, and weight loss) </w:t>
      </w:r>
      <w:r w:rsidR="00815B7C">
        <w:t>[Bjordal, K., et al 1994]</w:t>
      </w:r>
      <w:r w:rsidR="000C116A" w:rsidRPr="000C116A">
        <w:t>.</w:t>
      </w:r>
    </w:p>
    <w:p w14:paraId="6D0CD699" w14:textId="77777777" w:rsidR="00801EE5" w:rsidRPr="000205E9" w:rsidRDefault="006B7357" w:rsidP="00801EE5">
      <w:pPr>
        <w:pStyle w:val="Paragraph"/>
        <w:rPr>
          <w:b/>
          <w:u w:val="single"/>
        </w:rPr>
      </w:pPr>
      <w:r w:rsidRPr="000205E9">
        <w:rPr>
          <w:b/>
          <w:u w:val="single"/>
        </w:rPr>
        <w:t>EuroQoL EQ-5D-5L</w:t>
      </w:r>
    </w:p>
    <w:p w14:paraId="20919F20" w14:textId="6CF889C7" w:rsidR="005027FC" w:rsidRPr="00415C92" w:rsidRDefault="006B7357" w:rsidP="00801EE5">
      <w:pPr>
        <w:pStyle w:val="Paragraph"/>
        <w:rPr>
          <w:b/>
          <w:bCs/>
          <w:u w:val="single"/>
        </w:rPr>
      </w:pPr>
      <w:r>
        <w:t xml:space="preserve">The EuroQoL EQ-5D-5L is a standardized instrument for use as a measure of health outcome and will provide data to develop health utilities for use in health economic analyses </w:t>
      </w:r>
      <w:r w:rsidR="00815B7C">
        <w:t>[Rabin, R. and de Charro, F. 2001]</w:t>
      </w:r>
      <w:r>
        <w:t xml:space="preserve">. The 5 health state dimensions in the EQ-5D-5L include the following: mobility, self-care, usual activities, pain/discomfort, and anxiety/depression. Each dimension is rated on a 5-point scale from 1 (no problem) to 5 (unable to/extreme problems). The EQ-5D-5L also includes a graded (0 to 100) vertical visual analog scale on which the participant rates his or her general state of health at the time of the assessment. This instrument has been used extensively in cancer studies and published results from these studies support its validity and reliability </w:t>
      </w:r>
      <w:r w:rsidR="00815B7C">
        <w:t>[Pickard, A. S., et al 2007]</w:t>
      </w:r>
      <w:r w:rsidR="00850E85">
        <w:t xml:space="preserve"> </w:t>
      </w:r>
      <w:r w:rsidR="00815B7C">
        <w:t xml:space="preserve">[Pickard, A. S., et al </w:t>
      </w:r>
      <w:del w:id="1770" w:author="Powell, Deana" w:date="2023-10-19T15:28:00Z">
        <w:r w:rsidR="004173BC">
          <w:delText>2007</w:delText>
        </w:r>
      </w:del>
      <w:ins w:id="1771" w:author="Powell, Deana" w:date="2023-10-19T15:28:00Z">
        <w:r w:rsidR="00815B7C">
          <w:t>2007a</w:t>
        </w:r>
      </w:ins>
      <w:r w:rsidR="00815B7C">
        <w:t>]</w:t>
      </w:r>
      <w:r>
        <w:t>.</w:t>
      </w:r>
    </w:p>
    <w:p w14:paraId="0D9245B3" w14:textId="77777777" w:rsidR="000127EC" w:rsidRPr="00A7247F" w:rsidRDefault="006B7357" w:rsidP="000127EC">
      <w:pPr>
        <w:pStyle w:val="Heading4"/>
      </w:pPr>
      <w:bookmarkStart w:id="1772" w:name="_Toc148621557"/>
      <w:bookmarkStart w:id="1773" w:name="_Toc107570611"/>
      <w:r w:rsidRPr="00A7247F">
        <w:t>Pharmacokinetic Endpoints</w:t>
      </w:r>
      <w:bookmarkEnd w:id="1772"/>
      <w:bookmarkEnd w:id="1773"/>
    </w:p>
    <w:p w14:paraId="3F88AAE9" w14:textId="77777777" w:rsidR="00EE6876" w:rsidRDefault="006B7357" w:rsidP="000127EC">
      <w:pPr>
        <w:pStyle w:val="Paragraph"/>
      </w:pPr>
      <w:bookmarkStart w:id="1774" w:name="_Hlk19718094"/>
      <w:r>
        <w:t>No PK endpoints are planned for this study</w:t>
      </w:r>
      <w:bookmarkEnd w:id="1774"/>
      <w:r>
        <w:t>.</w:t>
      </w:r>
    </w:p>
    <w:p w14:paraId="2F69DFD8" w14:textId="77777777" w:rsidR="000127EC" w:rsidRPr="00A7247F" w:rsidRDefault="006B7357" w:rsidP="000127EC">
      <w:pPr>
        <w:pStyle w:val="Heading4"/>
      </w:pPr>
      <w:bookmarkStart w:id="1775" w:name="_Toc148621558"/>
      <w:bookmarkStart w:id="1776" w:name="_Toc107570612"/>
      <w:r w:rsidRPr="00A7247F">
        <w:t>Pharmacodynamic Endpoints</w:t>
      </w:r>
      <w:bookmarkEnd w:id="1775"/>
      <w:bookmarkEnd w:id="1776"/>
    </w:p>
    <w:p w14:paraId="0BBD1DA4" w14:textId="77777777" w:rsidR="000127EC" w:rsidRDefault="006B7357" w:rsidP="000127EC">
      <w:pPr>
        <w:pStyle w:val="Paragraph"/>
      </w:pPr>
      <w:r w:rsidRPr="00A7247F">
        <w:t>No pharmacodynamic endpoints are planned for this study.</w:t>
      </w:r>
    </w:p>
    <w:p w14:paraId="7836A432" w14:textId="77777777" w:rsidR="00346AB2" w:rsidRPr="001D5857" w:rsidRDefault="000F6980" w:rsidP="009F43D3">
      <w:pPr>
        <w:pStyle w:val="Heading4"/>
      </w:pPr>
      <w:bookmarkStart w:id="1777" w:name="_Toc148621559"/>
      <w:bookmarkStart w:id="1778" w:name="_Toc107570613"/>
      <w:r w:rsidRPr="000127EC">
        <w:t>Planned Exploratory Biomarker Research</w:t>
      </w:r>
      <w:bookmarkEnd w:id="1777"/>
      <w:bookmarkEnd w:id="1778"/>
    </w:p>
    <w:p w14:paraId="63460BEC" w14:textId="77777777" w:rsidR="00EB4AE6" w:rsidRDefault="006B7357" w:rsidP="00EB4AE6">
      <w:pPr>
        <w:pStyle w:val="Paragraph"/>
      </w:pPr>
      <w:r>
        <w:t xml:space="preserve">Cancer immunotherapies represent an important and novel class of antitumor agents. However, the mechanism of action of these exciting new therapies, including novel combination with antiangiogenesis therapy, is not completely understood and much remains to be learned regarding how best to leverage these new drugs in treating patients. Thus, to aid future patients, it is important to investigate the determinants of response or resistance to cancer immunotherapy and other treatments administered, as well as determinants of AEs in </w:t>
      </w:r>
      <w:r>
        <w:lastRenderedPageBreak/>
        <w:t>the course of our clinical studies. These efforts may identify novel predictive/PD biomarkers and generate information that may better guide single-agent and combination therapy with immuno-oncology drugs. To identify novel biomarkers, biospecimens (ie, blood components, tumor material) will be collected to support analyses of cellular components (eg, protein, DNA, RNA, metabolites) and other circulating molecules. Investigations may include but are not limited to:</w:t>
      </w:r>
    </w:p>
    <w:p w14:paraId="11443D05" w14:textId="77777777" w:rsidR="00EB4AE6" w:rsidRPr="00EB4AE6" w:rsidRDefault="006B7357" w:rsidP="00794DC5">
      <w:pPr>
        <w:pStyle w:val="ParagraphBold"/>
      </w:pPr>
      <w:r w:rsidRPr="00EB4AE6">
        <w:t>Germline (blood) genetic analyses (eg, SNP analyses, whole exome sequencing, whole genome sequencing)</w:t>
      </w:r>
    </w:p>
    <w:p w14:paraId="01E5ABF5" w14:textId="77777777" w:rsidR="00EB4AE6" w:rsidRDefault="006B7357" w:rsidP="00EB4AE6">
      <w:pPr>
        <w:pStyle w:val="Paragraph"/>
      </w:pPr>
      <w:r>
        <w:t>This research may evaluate whether genetic variation within a clinical study population correlates with response to the treatment(s) under evaluation. If genetic variation is found to predict efficacy or AEs, the data might inform optimal use of therapies in the patient population. Furthermore, it is important to evaluate germline DNA variation across the genome in order to interpret tumor-specific DNA mutations.</w:t>
      </w:r>
    </w:p>
    <w:p w14:paraId="63027FE3" w14:textId="77777777" w:rsidR="00EB4AE6" w:rsidRPr="00EB4AE6" w:rsidRDefault="006B7357" w:rsidP="00794DC5">
      <w:pPr>
        <w:pStyle w:val="ParagraphBold"/>
      </w:pPr>
      <w:r w:rsidRPr="00EB4AE6">
        <w:t>Genetic (DNA) analyses from tumor</w:t>
      </w:r>
    </w:p>
    <w:p w14:paraId="71F115E9" w14:textId="77777777" w:rsidR="00EB4AE6" w:rsidRDefault="006B7357" w:rsidP="00EB4AE6">
      <w:pPr>
        <w:pStyle w:val="Paragraph"/>
      </w:pPr>
      <w:r>
        <w:t>The application of new technologies, such as next generation sequencing, has provided scientists the opportunity to identify tumor-specific DNA changes (ie, mutations, methylation status, microsatellite instability) contributing towards the development/progression of cancer and/or driving response to therapy. Key molecular changes of interest to immuno-oncology drug development include the mutational burden of tumors and the clonality of T-cells in the tumor microenvironment. Increased mutational burden (sometimes referred to as a ‘hyper-mutated’ state) may generate neo-antigen presentation in the tumor microenvironment. To conduct this type of research, it is important to identify tumor-specific mutations that occur across all genes in the tumor genome. Evaluation of molecular targets and signaling pathways including angiogenesis and/or growth factor related signaling pathways related to pembrolizumab and lenvatinib may also be explored. Thus, genome-wide approaches may be used for this effort. Note that in order to understand tumor-specific mutations, it is necessary to compare the tumor genome with the germline genome. Circulating tumor DNA and/or RNA may also be evaluated from blood samples.</w:t>
      </w:r>
    </w:p>
    <w:p w14:paraId="48E27272" w14:textId="77777777" w:rsidR="00EB4AE6" w:rsidRPr="00EB4AE6" w:rsidRDefault="006B7357" w:rsidP="00794DC5">
      <w:pPr>
        <w:pStyle w:val="ParagraphBold"/>
      </w:pPr>
      <w:r w:rsidRPr="00EB4AE6">
        <w:t>Tumor and blood RNA analyses</w:t>
      </w:r>
    </w:p>
    <w:p w14:paraId="324D6159" w14:textId="77777777" w:rsidR="00EB4AE6" w:rsidRDefault="006B7357" w:rsidP="00EB4AE6">
      <w:pPr>
        <w:pStyle w:val="Paragraph"/>
      </w:pPr>
      <w:r>
        <w:t>Both genome-wide and targeted messenger RNA (mRNA) expression profiling and sequencing in tumor tissue and in blood may be performed to define gene signatures that correlate to clinical response to treatment with pembrolizumab or other immunotherapies. Pembrolizumab induces a response in tumors that likely reflects an inflamed/immune phenotype. Specific immune-related gene sets (ie, those capturing interferon-gamma transcriptional pathways) may be evaluated and new signatures may be identified. Individual genes related to the immune system and growth factor signaling pathways (eg, VEGF and FGF) may also be evaluated. MicroRNA profiling may also be pursued as well as exosomal profiling.</w:t>
      </w:r>
    </w:p>
    <w:p w14:paraId="5D9C5651" w14:textId="77777777" w:rsidR="00EB4AE6" w:rsidRPr="00EB4AE6" w:rsidRDefault="006B7357" w:rsidP="00794DC5">
      <w:pPr>
        <w:pStyle w:val="ParagraphBold"/>
      </w:pPr>
      <w:r w:rsidRPr="00EB4AE6">
        <w:lastRenderedPageBreak/>
        <w:t>Proteomics and immunohistochemistry (IHC) using blood or tumor</w:t>
      </w:r>
    </w:p>
    <w:p w14:paraId="51A84A1A" w14:textId="77777777" w:rsidR="00EB4AE6" w:rsidRDefault="006B7357" w:rsidP="00EB4AE6">
      <w:pPr>
        <w:pStyle w:val="Paragraph"/>
      </w:pPr>
      <w:r>
        <w:t>Tumor and blood samples from this study may undergo proteomic analyses (eg, PD-L1 IHC). PD-L1 protein level in tumor sections, assessed by IHC, has been shown to correlate with response to pembrolizumab in patients with NSCLC, and an in vitro diagnostic (IVD) device has been developed for use with pembrolizumab in NSCLC. Preliminary data indicates that this association may also be true in additional cancer types (ie, triple negative breast cancer, head and neck, and gastric). Additional tumor or blood-derived proteins may also correlate with response to pembrolizumab and lenvatinib combination therapy. Therefore, tumor tissue may be subjected to proteomic analyses using a variety of platforms that could include but are not limited to immunoassays and liquid chromatography/mass spectrometry. This approach could identify novel protein biomarkers that could aid in patient selection for pembrolizumab (MK-3475) and lenvatinib combination therapy.</w:t>
      </w:r>
    </w:p>
    <w:p w14:paraId="402F97C5" w14:textId="77777777" w:rsidR="00EB4AE6" w:rsidRPr="00EB4AE6" w:rsidRDefault="006B7357" w:rsidP="00794DC5">
      <w:pPr>
        <w:pStyle w:val="ParagraphBold"/>
      </w:pPr>
      <w:r w:rsidRPr="00EB4AE6">
        <w:t>Other blood-derived biomarkers</w:t>
      </w:r>
    </w:p>
    <w:p w14:paraId="7CDE2F9D" w14:textId="77777777" w:rsidR="00EB4AE6" w:rsidRDefault="006B7357" w:rsidP="00EB4AE6">
      <w:pPr>
        <w:pStyle w:val="Paragraph"/>
      </w:pPr>
      <w:r>
        <w:t>In addition to expression on the tumor tissue, PD-L1, circulating cytokines and angiogenic factors, and other tumor derived proteins can be shed from tumor and released into the blood. Assays such as enzyme-linked immunosorbent assay (ELISA) measure such proteins in serum. Correlation of expression with response to pembrolizumab and lenvatinib combination therapy may identify new approaches for predictive biomarkers in blood, representing a major advance from today’s reliance on assessing tumor biomarkers. This research would serve to develop such assays for future clinical use.</w:t>
      </w:r>
    </w:p>
    <w:p w14:paraId="72D58C13" w14:textId="77777777" w:rsidR="00EB4AE6" w:rsidRDefault="006B7357" w:rsidP="00EB4AE6">
      <w:pPr>
        <w:pStyle w:val="Paragraph"/>
      </w:pPr>
      <w:r>
        <w:t>Other molecular changes of interest include the subtype of T-cells in the tumor microenvironment. The T-cell repertoire from tumor tissue and blood components may be evaluated.</w:t>
      </w:r>
    </w:p>
    <w:p w14:paraId="056BA06E" w14:textId="77777777" w:rsidR="00EB4AE6" w:rsidRPr="00EB4AE6" w:rsidRDefault="006B7357" w:rsidP="00794DC5">
      <w:pPr>
        <w:pStyle w:val="ParagraphBold"/>
      </w:pPr>
      <w:r w:rsidRPr="00EB4AE6">
        <w:t>Biomarker research using stool</w:t>
      </w:r>
    </w:p>
    <w:p w14:paraId="0CF64241" w14:textId="0256CD63" w:rsidR="00EB4AE6" w:rsidRDefault="006B7357" w:rsidP="00EB4AE6">
      <w:pPr>
        <w:pStyle w:val="Paragraph"/>
      </w:pPr>
      <w:r>
        <w:t xml:space="preserve">Landmark studies have demonstrated that the gut microbiome can shape anti-tumor immunity and responses to immune checkpoint blockade in mouse models, and that modulation of the gut microbiome may enhance responses to immune checkpoint blockade. This has also been studied in patients on immune checkpoint blockade (anti-CTLA-4 and anti-PD-1), with evidence that differential bacterial signatures exist in responders versus non-responders to therapy (with responders having higher diversity of the gut microbiome and differential composition compared with non-responders). Importantly, these differences in the gut microbiome are associated with differential immune signatures in the tumor microenvironment </w:t>
      </w:r>
      <w:r w:rsidR="00815B7C">
        <w:t>[Lynch, S. V. 2016]</w:t>
      </w:r>
      <w:r>
        <w:t>.</w:t>
      </w:r>
    </w:p>
    <w:p w14:paraId="0005CF0F" w14:textId="77777777" w:rsidR="002B76AA" w:rsidRPr="002048C0" w:rsidRDefault="006B7357" w:rsidP="002B76AA">
      <w:pPr>
        <w:pStyle w:val="Heading3"/>
      </w:pPr>
      <w:bookmarkStart w:id="1779" w:name="_Toc148621560"/>
      <w:bookmarkStart w:id="1780" w:name="_Toc107570614"/>
      <w:r w:rsidRPr="002048C0">
        <w:t>Rationale for the Use of Comparator/Placebo</w:t>
      </w:r>
      <w:bookmarkEnd w:id="1779"/>
      <w:bookmarkEnd w:id="1780"/>
    </w:p>
    <w:p w14:paraId="79E52519" w14:textId="77777777" w:rsidR="002048C0" w:rsidRDefault="006B7357" w:rsidP="002048C0">
      <w:pPr>
        <w:pStyle w:val="Paragraph"/>
      </w:pPr>
      <w:r>
        <w:t xml:space="preserve">Based on results from the KEYNOTE-048 trial, which compared pembrolizumab monotherapy to current standard platinum-based chemotherapy plus cetuximab, </w:t>
      </w:r>
      <w:r>
        <w:lastRenderedPageBreak/>
        <w:t>pembrolizumab monotherapy showed clinical benefit and may be considered a standard-of-care treatment in first-line R/M HNSCC participants whose tumors express PD-L1 (CPS ≥1) and is therefore being used as the comparator in this trial.</w:t>
      </w:r>
    </w:p>
    <w:p w14:paraId="66CD2831" w14:textId="77777777" w:rsidR="002B76AA" w:rsidRDefault="006B7357" w:rsidP="002048C0">
      <w:pPr>
        <w:pStyle w:val="Paragraph"/>
      </w:pPr>
      <w:r>
        <w:t>The use of a placebo in combination with pembrolizumab will ensure the objectivity of the local investigators’ treatment decisions and AE causality assessments.</w:t>
      </w:r>
    </w:p>
    <w:p w14:paraId="796B7712" w14:textId="77777777" w:rsidR="002B76AA" w:rsidRDefault="006B7357" w:rsidP="002B76AA">
      <w:pPr>
        <w:pStyle w:val="Heading2"/>
      </w:pPr>
      <w:bookmarkStart w:id="1781" w:name="_Toc148621561"/>
      <w:bookmarkStart w:id="1782" w:name="_Toc107570615"/>
      <w:r w:rsidRPr="002B76AA">
        <w:t>Justification for Dose</w:t>
      </w:r>
      <w:bookmarkEnd w:id="1781"/>
      <w:bookmarkEnd w:id="1782"/>
    </w:p>
    <w:p w14:paraId="2AC3E4E7" w14:textId="77777777" w:rsidR="00FC62F6" w:rsidRPr="00FC62F6" w:rsidRDefault="006B7357" w:rsidP="00FC62F6">
      <w:pPr>
        <w:pStyle w:val="Heading3"/>
      </w:pPr>
      <w:bookmarkStart w:id="1783" w:name="_Toc148621562"/>
      <w:bookmarkStart w:id="1784" w:name="_Toc107570616"/>
      <w:r>
        <w:t>Pembrolizumab</w:t>
      </w:r>
      <w:bookmarkEnd w:id="1783"/>
      <w:bookmarkEnd w:id="1784"/>
    </w:p>
    <w:p w14:paraId="38313308" w14:textId="13DE6608" w:rsidR="00764D1D" w:rsidRPr="00303A25" w:rsidRDefault="006B7357" w:rsidP="00476FB7">
      <w:pPr>
        <w:pStyle w:val="Paragraph"/>
        <w:keepNext/>
      </w:pPr>
      <w:r w:rsidRPr="00303A25">
        <w:t xml:space="preserve">The planned dose of pembrolizumab for this study is 200 mg Q3W. Based on the totality of data generated in the </w:t>
      </w:r>
      <w:del w:id="1785" w:author="Powell, Deana" w:date="2023-10-19T15:28:00Z">
        <w:r w:rsidR="00F64243">
          <w:delText>KEYTRUDA</w:delText>
        </w:r>
        <w:r w:rsidR="00975C59" w:rsidRPr="005A69B0">
          <w:rPr>
            <w:vertAlign w:val="superscript"/>
          </w:rPr>
          <w:delText>®</w:delText>
        </w:r>
      </w:del>
      <w:ins w:id="1786" w:author="Powell, Deana" w:date="2023-10-19T15:28:00Z">
        <w:r w:rsidRPr="00303A25">
          <w:t>Keytruda</w:t>
        </w:r>
      </w:ins>
      <w:r w:rsidRPr="00303A25">
        <w:t xml:space="preserve"> development program, 200 mg Q3W is </w:t>
      </w:r>
      <w:del w:id="1787" w:author="Powell, Deana" w:date="2023-10-19T15:28:00Z">
        <w:r w:rsidR="00B02581" w:rsidRPr="00B02581">
          <w:delText>the</w:delText>
        </w:r>
      </w:del>
      <w:ins w:id="1788" w:author="Powell, Deana" w:date="2023-10-19T15:28:00Z">
        <w:r w:rsidRPr="00303A25">
          <w:t>an</w:t>
        </w:r>
      </w:ins>
      <w:r w:rsidRPr="00303A25">
        <w:t xml:space="preserve"> appropriate dose of pembrolizumab for adults across all indications. As outlined below, this dose is justified by:</w:t>
      </w:r>
    </w:p>
    <w:p w14:paraId="527F8DD3" w14:textId="55FCF402" w:rsidR="00764D1D" w:rsidRPr="00303A25" w:rsidRDefault="006B7357" w:rsidP="00070122">
      <w:pPr>
        <w:pStyle w:val="ListBullet"/>
        <w:rPr>
          <w:rFonts w:cs="Arial"/>
          <w:bCs/>
          <w:szCs w:val="48"/>
        </w:rPr>
      </w:pPr>
      <w:r w:rsidRPr="00303A25">
        <w:rPr>
          <w:rFonts w:cs="Arial"/>
          <w:bCs/>
          <w:szCs w:val="48"/>
        </w:rPr>
        <w:t>Clinical data from 8</w:t>
      </w:r>
      <w:r>
        <w:rPr>
          <w:rFonts w:cs="Arial"/>
          <w:bCs/>
          <w:szCs w:val="48"/>
        </w:rPr>
        <w:t> </w:t>
      </w:r>
      <w:r w:rsidRPr="00303A25">
        <w:rPr>
          <w:rFonts w:cs="Arial"/>
          <w:bCs/>
          <w:szCs w:val="48"/>
        </w:rPr>
        <w:t>randomized studies in melanoma and NSCLC indications demonstrating flat dose- and exposure-efficacy relationships from 2 mg/kg Q3W to 10 mg/kg Q2W</w:t>
      </w:r>
      <w:del w:id="1789" w:author="Powell, Deana" w:date="2023-10-19T15:28:00Z">
        <w:r w:rsidR="00B02581">
          <w:delText>,</w:delText>
        </w:r>
      </w:del>
      <w:r w:rsidRPr="00303A25">
        <w:rPr>
          <w:rFonts w:cs="Arial"/>
          <w:bCs/>
          <w:szCs w:val="48"/>
        </w:rPr>
        <w:t xml:space="preserve"> representing an approximate 5- to 7.5-fold exposure range (refer to IB, Section 5.2.2)</w:t>
      </w:r>
    </w:p>
    <w:p w14:paraId="0270C248" w14:textId="319AB65E" w:rsidR="00764D1D" w:rsidRPr="00303A25" w:rsidRDefault="006B7357" w:rsidP="00070122">
      <w:pPr>
        <w:pStyle w:val="ListBullet"/>
        <w:rPr>
          <w:rFonts w:cs="Arial"/>
          <w:bCs/>
          <w:szCs w:val="48"/>
        </w:rPr>
      </w:pPr>
      <w:r w:rsidRPr="00303A25">
        <w:rPr>
          <w:rFonts w:cs="Arial"/>
          <w:bCs/>
          <w:szCs w:val="48"/>
        </w:rPr>
        <w:t xml:space="preserve">Population PK analysis showing that both fixed dosing and weight-based dosing provides similar control of PK variability with considerable overlap in the </w:t>
      </w:r>
      <w:del w:id="1790" w:author="Powell, Deana" w:date="2023-10-19T15:28:00Z">
        <w:r w:rsidR="00051B65">
          <w:delText>distribution</w:delText>
        </w:r>
      </w:del>
      <w:ins w:id="1791" w:author="Powell, Deana" w:date="2023-10-19T15:28:00Z">
        <w:r w:rsidRPr="00303A25">
          <w:rPr>
            <w:rFonts w:cs="Arial"/>
            <w:bCs/>
            <w:szCs w:val="48"/>
          </w:rPr>
          <w:t>distributions</w:t>
        </w:r>
      </w:ins>
      <w:r w:rsidRPr="00303A25">
        <w:rPr>
          <w:rFonts w:cs="Arial"/>
          <w:bCs/>
          <w:szCs w:val="48"/>
        </w:rPr>
        <w:t xml:space="preserve"> of exposures, supporting suitability of </w:t>
      </w:r>
      <w:del w:id="1792" w:author="Powell, Deana" w:date="2023-10-19T15:28:00Z">
        <w:r w:rsidR="00051B65">
          <w:delText>200mg</w:delText>
        </w:r>
      </w:del>
      <w:ins w:id="1793" w:author="Powell, Deana" w:date="2023-10-19T15:28:00Z">
        <w:r w:rsidRPr="00303A25">
          <w:rPr>
            <w:rFonts w:cs="Arial"/>
            <w:bCs/>
            <w:szCs w:val="48"/>
          </w:rPr>
          <w:t>200 mg</w:t>
        </w:r>
      </w:ins>
      <w:r w:rsidRPr="00303A25">
        <w:rPr>
          <w:rFonts w:cs="Arial"/>
          <w:bCs/>
          <w:szCs w:val="48"/>
        </w:rPr>
        <w:t xml:space="preserve"> Q3W</w:t>
      </w:r>
    </w:p>
    <w:p w14:paraId="3AD9E37A" w14:textId="66470BDC" w:rsidR="00764D1D" w:rsidRPr="00303A25" w:rsidRDefault="006B7357" w:rsidP="00070122">
      <w:pPr>
        <w:pStyle w:val="ListBullet"/>
        <w:rPr>
          <w:rFonts w:cs="Arial"/>
          <w:bCs/>
          <w:szCs w:val="48"/>
        </w:rPr>
      </w:pPr>
      <w:r w:rsidRPr="00303A25">
        <w:rPr>
          <w:rFonts w:cs="Arial"/>
          <w:bCs/>
          <w:szCs w:val="48"/>
        </w:rPr>
        <w:t xml:space="preserve">Clinical data showing meaningful improvement in benefit-risk including </w:t>
      </w:r>
      <w:del w:id="1794" w:author="Powell, Deana" w:date="2023-10-19T15:28:00Z">
        <w:r w:rsidR="00FA6DF8">
          <w:delText>OS</w:delText>
        </w:r>
      </w:del>
      <w:ins w:id="1795" w:author="Powell, Deana" w:date="2023-10-19T15:28:00Z">
        <w:r w:rsidRPr="00303A25">
          <w:rPr>
            <w:rFonts w:cs="Arial"/>
            <w:bCs/>
            <w:szCs w:val="48"/>
          </w:rPr>
          <w:t>overall survival</w:t>
        </w:r>
      </w:ins>
      <w:r w:rsidRPr="00303A25">
        <w:rPr>
          <w:rFonts w:cs="Arial"/>
          <w:bCs/>
          <w:szCs w:val="48"/>
        </w:rPr>
        <w:t xml:space="preserve"> at 200 mg Q3W across multiple indications</w:t>
      </w:r>
      <w:del w:id="1796" w:author="Powell, Deana" w:date="2023-10-19T15:28:00Z">
        <w:r w:rsidR="00B02581">
          <w:delText>, and</w:delText>
        </w:r>
      </w:del>
    </w:p>
    <w:p w14:paraId="53F89650" w14:textId="77777777" w:rsidR="00764D1D" w:rsidRPr="00303A25" w:rsidRDefault="006B7357" w:rsidP="00B15030">
      <w:pPr>
        <w:pStyle w:val="ListBullet"/>
      </w:pPr>
      <w:r w:rsidRPr="00303A25">
        <w:t>Pharmacology data showing full target saturation in both systemic circulation (inferred from PK data) and tumor (inferred from PBPK analysis) at 200 mg Q3W.</w:t>
      </w:r>
    </w:p>
    <w:p w14:paraId="1B985622" w14:textId="77777777" w:rsidR="004A1CE3" w:rsidRDefault="006B7357" w:rsidP="004A1CE3">
      <w:pPr>
        <w:pStyle w:val="Paragraph"/>
      </w:pPr>
      <w:r>
        <w:t>Among the 8 randomized dose-comparison studies, a total of 2262 participants were enrolled with melanoma and NSCLC, covering different disease settings (treatment-naïve, previously treated, PD-L1 enriched, and all-comers) and different treatment settings (monotherapy and in combination with chemotherapy). Five studies compared 2 mg/kg Q3W versus 10 mg/kg Q3W (KN001 Cohort B2, KN001 Cohort D, KN002, KN010, and KN021), and 3 studies compared 10 mg/kg Q3W versus 10 mg/kg Q2W (KN001 Cohort B3, KN001 Cohort F2 and KN006). All of these studies showed flat dose- and exposure-response relationships across the doses studied representing an approximate 5- to 7.5-fold difference in exposure. The 2 mg/kg (or 200 mg fixed-dose) Q3W provided similar responses to the highest doses studied. Subsequently, flat dose-exposure-response relationships were also observed in other tumor types including head and neck cancer, bladder cancer, gastric cancer and classical Hodgkin lymphoma, confirming 200 mg Q3W as the appropriate dose independent of the tumor type. These findings are consistent with the mechanism of action of pembrolizumab, which acts by interaction with immune cells, and not via direct binding to cancer cells.</w:t>
      </w:r>
    </w:p>
    <w:p w14:paraId="3E2D2564" w14:textId="77777777" w:rsidR="004A1CE3" w:rsidRDefault="006B7357" w:rsidP="004A1CE3">
      <w:pPr>
        <w:pStyle w:val="Paragraph"/>
      </w:pPr>
      <w:r>
        <w:lastRenderedPageBreak/>
        <w:t>Additionally, pharmacology data clearly show target saturation at 200 mg Q3W. First, PK data in KN001 evaluating TMDD conclusively showed saturation of PD-1 in systemic circulation at doses much lower than 200 mg Q3W. Second, a PBPK analysis was conducted to predict tumor PD-1 saturation over a wide range of tumor penetration and PD-1 expression. This evaluation concluded that pembrolizumab at 200 mg Q3W achieves full PD</w:t>
      </w:r>
      <w:r>
        <w:noBreakHyphen/>
        <w:t>1 saturation in both blood and tumor.</w:t>
      </w:r>
    </w:p>
    <w:p w14:paraId="6500501F" w14:textId="77777777" w:rsidR="0050708F" w:rsidRDefault="006B7357" w:rsidP="00EC1173">
      <w:pPr>
        <w:pStyle w:val="Paragraph"/>
      </w:pPr>
      <w:r>
        <w:t>Finally, population PK analysis of pembrolizumab, which characterized the influence of body weight and other participant covariates on exposure, has shown that the fixed-dosing provides similar control of PK variability as weight-based dosing, with considerable overlap in the distribution of exposures from the 200 mg Q3W fixed-dose and 2 mg/kg Q3W dose. Supported by these PK characteristics and given that fixed-dose has advantages of reduced dosing complexity and reduced potential of dosing errors, the 200 mg Q3W fixed-dose was selected for evaluation across all pembrolizumab protocols.</w:t>
      </w:r>
      <w:bookmarkStart w:id="1797" w:name="_Hlk498081435"/>
    </w:p>
    <w:p w14:paraId="418C0A81" w14:textId="77777777" w:rsidR="00FC62F6" w:rsidRPr="000015A3" w:rsidRDefault="006B7357" w:rsidP="00362C32">
      <w:pPr>
        <w:pStyle w:val="Heading3"/>
      </w:pPr>
      <w:bookmarkStart w:id="1798" w:name="_Toc148621563"/>
      <w:bookmarkStart w:id="1799" w:name="_Toc107570617"/>
      <w:r w:rsidRPr="000015A3">
        <w:t>Lenvatinib</w:t>
      </w:r>
      <w:bookmarkEnd w:id="1798"/>
      <w:bookmarkEnd w:id="1799"/>
    </w:p>
    <w:p w14:paraId="347BDC9E" w14:textId="4E9EDD33" w:rsidR="00FC62F6" w:rsidRPr="000015A3" w:rsidRDefault="006B7357" w:rsidP="00362C32">
      <w:pPr>
        <w:pStyle w:val="Paragraph"/>
      </w:pPr>
      <w:r w:rsidRPr="000015A3">
        <w:t xml:space="preserve">The dosing regimen of lenvatinib was selected based on the results of the Phase 1b portion of Phase 1b/2 Study </w:t>
      </w:r>
      <w:del w:id="1800" w:author="Powell, Deana" w:date="2023-10-19T15:28:00Z">
        <w:r w:rsidR="005C6FA8">
          <w:delText>-</w:delText>
        </w:r>
      </w:del>
      <w:r w:rsidRPr="000015A3">
        <w:t>111/KEYNOTE-146, the primary endpoint of which was to determine the MTD and RP2D for lenvatinib in combination with pembrolizumab 200 mg Q3W. Thirteen participants (lenvatinib 24 mg/day + pembrolizumab 200 mg IV Q3W: n=3; lenvatinib 20 mg/day + pembrolizumab 200 mg: n=10) were enrolled in the Phase 1b portion of the study. Eight of the participants had RCC, 2 had NSCLC, 2 had endometrial carcinoma, and 1 had melanoma. There were 2 DLTs at the dose of lenvatinib 24 mg/day + pembrolizumab 200 mg IV Q3W (1 participant had Grade 3 arthralgia, and another had Grade 3 fatigue); hence, this was defined as the toxic dose. No DLTs were reported in the next 10 participants (expansion part), all of whom received the lenvatinib 20 mg/day + pembrolizumab 200 mg Q3W dose.</w:t>
      </w:r>
    </w:p>
    <w:p w14:paraId="0ECB6681" w14:textId="4A94A911" w:rsidR="00FC62F6" w:rsidRPr="000015A3" w:rsidRDefault="006B7357" w:rsidP="00362C32">
      <w:pPr>
        <w:pStyle w:val="Paragraph"/>
      </w:pPr>
      <w:r w:rsidRPr="000015A3">
        <w:t xml:space="preserve">Based on review of all of the clinical data from these 13 participants, the MTD and RP2D were determined to be 20 mg lenvatinib daily in combination with a fixed dose of 200 mg pembrolizumab given Q3W. Based on the promising </w:t>
      </w:r>
      <w:del w:id="1801" w:author="Powell, Deana" w:date="2023-10-19T15:28:00Z">
        <w:r w:rsidR="00FF0E79">
          <w:delText>anti</w:delText>
        </w:r>
        <w:r w:rsidR="005C6FA8" w:rsidRPr="0022102F">
          <w:delText>tumor</w:delText>
        </w:r>
      </w:del>
      <w:ins w:id="1802" w:author="Powell, Deana" w:date="2023-10-19T15:28:00Z">
        <w:r w:rsidRPr="000015A3">
          <w:t>anti-tumor</w:t>
        </w:r>
      </w:ins>
      <w:r w:rsidRPr="000015A3">
        <w:t xml:space="preserve"> efficacy and tolerable safety profile seen in both the </w:t>
      </w:r>
      <w:del w:id="1803" w:author="Powell, Deana" w:date="2023-10-19T15:28:00Z">
        <w:r w:rsidR="005C6FA8" w:rsidRPr="0022102F">
          <w:delText>EC</w:delText>
        </w:r>
      </w:del>
      <w:ins w:id="1804" w:author="Powell, Deana" w:date="2023-10-19T15:28:00Z">
        <w:r w:rsidRPr="000015A3">
          <w:t>endometrial carcinoma</w:t>
        </w:r>
      </w:ins>
      <w:r w:rsidRPr="000015A3">
        <w:t xml:space="preserve"> and RCC expansion cohorts from Study 111/KEYNOTE-146 </w:t>
      </w:r>
      <w:r w:rsidR="00815B7C">
        <w:t>[Makker, V., et al 2018]</w:t>
      </w:r>
      <w:r w:rsidRPr="000015A3">
        <w:t xml:space="preserve">, </w:t>
      </w:r>
      <w:del w:id="1805" w:author="Powell, Deana" w:date="2023-10-19T15:28:00Z">
        <w:r w:rsidR="00507167">
          <w:delText>2</w:delText>
        </w:r>
      </w:del>
      <w:ins w:id="1806" w:author="Powell, Deana" w:date="2023-10-19T15:28:00Z">
        <w:r w:rsidRPr="000015A3">
          <w:t>two</w:t>
        </w:r>
      </w:ins>
      <w:r w:rsidRPr="000015A3">
        <w:t xml:space="preserve"> Phase 3 studies have been initiated for both of these tumor types, Study E7080-G000-309/KEYNOTE-775 and Study E7080-G000-307/KEYNOTE-581.</w:t>
      </w:r>
    </w:p>
    <w:p w14:paraId="1866BF5C" w14:textId="77777777" w:rsidR="00BC411C" w:rsidRDefault="006B7357" w:rsidP="00EF754A">
      <w:pPr>
        <w:pStyle w:val="Heading3"/>
      </w:pPr>
      <w:bookmarkStart w:id="1807" w:name="_Toc148621564"/>
      <w:bookmarkStart w:id="1808" w:name="_Toc107570618"/>
      <w:r>
        <w:t>Starting Dose for This Study</w:t>
      </w:r>
      <w:bookmarkEnd w:id="1807"/>
      <w:bookmarkEnd w:id="1808"/>
    </w:p>
    <w:p w14:paraId="38C7E152" w14:textId="77777777" w:rsidR="00EF754A" w:rsidRPr="008D3CAB" w:rsidRDefault="006B7357" w:rsidP="000015A3">
      <w:pPr>
        <w:pStyle w:val="Paragraph"/>
      </w:pPr>
      <w:r w:rsidRPr="000015A3">
        <w:t>The starting dose of lenvatinib/placebo is 20 mg/day. Dose reductions of lenvatinib occur in succession based on the previous dose level (14, 10, and 8 mg/day). See Section 6.6 for dose modification. All participants will receive pembrolizumab 200 mg IV Q3W. Pembrolizumab dose reductions are not permitted.</w:t>
      </w:r>
    </w:p>
    <w:p w14:paraId="34E40262" w14:textId="4426DA26" w:rsidR="00E26FF9" w:rsidRDefault="006B7357" w:rsidP="00AA4D20">
      <w:pPr>
        <w:pStyle w:val="Heading3"/>
      </w:pPr>
      <w:bookmarkStart w:id="1809" w:name="_Toc148621565"/>
      <w:bookmarkStart w:id="1810" w:name="_Toc107570619"/>
      <w:r>
        <w:lastRenderedPageBreak/>
        <w:t xml:space="preserve">Maximum Dose </w:t>
      </w:r>
      <w:del w:id="1811" w:author="Powell, Deana" w:date="2023-10-19T15:28:00Z">
        <w:r w:rsidR="00D80FE3" w:rsidRPr="009273DF">
          <w:delText>/</w:delText>
        </w:r>
      </w:del>
      <w:r>
        <w:t>Exposure for This Study</w:t>
      </w:r>
      <w:bookmarkEnd w:id="1809"/>
      <w:bookmarkEnd w:id="1810"/>
    </w:p>
    <w:p w14:paraId="2A3C3EF2" w14:textId="77777777" w:rsidR="000207C5" w:rsidRPr="00DB1257" w:rsidRDefault="006B7357" w:rsidP="000207C5">
      <w:pPr>
        <w:pStyle w:val="Paragraph"/>
        <w:rPr>
          <w:ins w:id="1812" w:author="Powell, Deana" w:date="2023-10-19T15:28:00Z"/>
          <w:lang w:val="en-GB"/>
        </w:rPr>
      </w:pPr>
      <w:ins w:id="1813" w:author="Powell, Deana" w:date="2023-10-19T15:28:00Z">
        <w:r w:rsidRPr="0059057D">
          <w:rPr>
            <w:lang w:val="en-GB"/>
          </w:rPr>
          <w:t>NOTE: In alignment with the study-specific investigator letter</w:t>
        </w:r>
        <w:r w:rsidRPr="00DB1257">
          <w:rPr>
            <w:lang w:val="en-GB"/>
          </w:rPr>
          <w:t xml:space="preserve"> dated 25-Aug-2023</w:t>
        </w:r>
        <w:r w:rsidRPr="0059057D">
          <w:rPr>
            <w:lang w:val="en-GB"/>
          </w:rPr>
          <w:t>, all study participants still receiving pembrolizumab should continue to receive pembrolizumab monotherapy on study and undergo modified protocol study procedures as specified in this amendment. Study participation should end after the 30-day Safety Follow-up Visit (last scheduled visit)</w:t>
        </w:r>
        <w:r w:rsidRPr="00A47061">
          <w:rPr>
            <w:lang w:val="en-GB"/>
          </w:rPr>
          <w:t xml:space="preserve"> </w:t>
        </w:r>
        <w:r>
          <w:rPr>
            <w:lang w:val="en-GB"/>
          </w:rPr>
          <w:t xml:space="preserve">with the following exceptions: participants who are potential candidates for Second Course treatment will continue in Efficacy Follow-up and all participants in China will continue in </w:t>
        </w:r>
        <w:r w:rsidR="00E84AC2">
          <w:rPr>
            <w:lang w:val="en-GB"/>
          </w:rPr>
          <w:t>Efficacy</w:t>
        </w:r>
        <w:r>
          <w:rPr>
            <w:lang w:val="en-GB"/>
          </w:rPr>
          <w:t xml:space="preserve"> Follow-up</w:t>
        </w:r>
        <w:r w:rsidR="00E84AC2">
          <w:rPr>
            <w:lang w:val="en-GB"/>
          </w:rPr>
          <w:t xml:space="preserve"> and </w:t>
        </w:r>
        <w:r w:rsidR="00704C1B">
          <w:rPr>
            <w:lang w:val="en-GB"/>
          </w:rPr>
          <w:t>Survival Follow-up</w:t>
        </w:r>
        <w:r w:rsidR="00704C1B" w:rsidRPr="0059057D">
          <w:rPr>
            <w:lang w:val="en-GB"/>
          </w:rPr>
          <w:t xml:space="preserve">. </w:t>
        </w:r>
        <w:r w:rsidRPr="0059057D">
          <w:rPr>
            <w:lang w:val="en-GB"/>
          </w:rPr>
          <w:t xml:space="preserve">All participants should stop ongoing treatment with lenvatinib/placebo. </w:t>
        </w:r>
      </w:ins>
    </w:p>
    <w:p w14:paraId="64479F7B" w14:textId="77777777" w:rsidR="000207C5" w:rsidRPr="0059057D" w:rsidRDefault="006B7357" w:rsidP="000207C5">
      <w:pPr>
        <w:pStyle w:val="Paragraph"/>
        <w:rPr>
          <w:ins w:id="1814" w:author="Powell, Deana" w:date="2023-10-19T15:28:00Z"/>
          <w:lang w:val="en-GB"/>
        </w:rPr>
      </w:pPr>
      <w:ins w:id="1815" w:author="Powell, Deana" w:date="2023-10-19T15:28:00Z">
        <w:r w:rsidRPr="0059057D">
          <w:rPr>
            <w:lang w:val="en-GB"/>
          </w:rPr>
          <w:t>Exceptions may be requested for lenvatinib for study participants who, in the assessment of their study physician, are benefiting from ongoing lenvatinib after consulting with the Sponsor</w:t>
        </w:r>
        <w:r w:rsidR="00820E8A" w:rsidRPr="0059057D">
          <w:rPr>
            <w:lang w:val="en-GB"/>
          </w:rPr>
          <w:t xml:space="preserve">. </w:t>
        </w:r>
        <w:r w:rsidRPr="0059057D">
          <w:rPr>
            <w:lang w:val="en-GB"/>
          </w:rPr>
          <w:t>This applies to participants currently on pembrolizumab and lenvatinib and participants who have discontinued pembrolizumab and are currently continuing lenvatinib monotherapy. Participants who are considered by the investigator as candidates for continued monotherapy with lenvatinib after completion of 35 cycles of pembrolizumab and lenvatinib require a separate communication with the Sponsor</w:t>
        </w:r>
        <w:r w:rsidR="00820E8A" w:rsidRPr="0059057D">
          <w:rPr>
            <w:lang w:val="en-GB"/>
          </w:rPr>
          <w:t xml:space="preserve">. </w:t>
        </w:r>
        <w:r w:rsidRPr="0059057D">
          <w:rPr>
            <w:lang w:val="en-GB"/>
          </w:rPr>
          <w:t>Participants who discontinue pembrolizumab prior to completion of Cycle 35 (eg, due to an AE) must discontinue lenvatinib at the same time.</w:t>
        </w:r>
      </w:ins>
    </w:p>
    <w:p w14:paraId="5A4B08A4" w14:textId="77777777" w:rsidR="000015A3" w:rsidRDefault="006B7357" w:rsidP="000015A3">
      <w:pPr>
        <w:pStyle w:val="Paragraph"/>
      </w:pPr>
      <w:r>
        <w:t>The maximum dose/exposure of pembrolizumab allowed in this study is 200 mg Q3W for approximately 2 years (35 cycles). Participants meeting criteria for Second Course treatment with pembrolizumab (Section 6.7) may receive an additional 200 mg IV Q3W for up to 1 year (17 cycles).</w:t>
      </w:r>
    </w:p>
    <w:p w14:paraId="0B975AD1" w14:textId="77777777" w:rsidR="000015A3" w:rsidRDefault="006B7357" w:rsidP="000015A3">
      <w:pPr>
        <w:pStyle w:val="Paragraph"/>
      </w:pPr>
      <w:r>
        <w:t>The maximum dose/exposure of lenvatinib allowed in this study is 20 mg QD until disease progression or unacceptable toxicity.</w:t>
      </w:r>
      <w:bookmarkEnd w:id="1797"/>
    </w:p>
    <w:p w14:paraId="425BAA9F" w14:textId="77777777" w:rsidR="00E20725" w:rsidRDefault="006B7357" w:rsidP="00E20725">
      <w:pPr>
        <w:pStyle w:val="Heading2"/>
      </w:pPr>
      <w:bookmarkStart w:id="1816" w:name="_Toc148621566"/>
      <w:bookmarkStart w:id="1817" w:name="_Toc107570620"/>
      <w:r w:rsidRPr="00E20725">
        <w:t>Beginning and End</w:t>
      </w:r>
      <w:ins w:id="1818" w:author="Powell, Deana" w:date="2023-10-19T15:28:00Z">
        <w:r w:rsidRPr="00E20725">
          <w:t>-</w:t>
        </w:r>
      </w:ins>
      <w:r w:rsidRPr="00E20725">
        <w:t>of</w:t>
      </w:r>
      <w:ins w:id="1819" w:author="Powell, Deana" w:date="2023-10-19T15:28:00Z">
        <w:r w:rsidRPr="00E20725">
          <w:t>-</w:t>
        </w:r>
      </w:ins>
      <w:r w:rsidRPr="00E20725">
        <w:t>Study Definition</w:t>
      </w:r>
      <w:bookmarkEnd w:id="1816"/>
      <w:bookmarkEnd w:id="1817"/>
    </w:p>
    <w:p w14:paraId="218BD001" w14:textId="77777777" w:rsidR="00F57E93" w:rsidRPr="00F57E93" w:rsidRDefault="006B7357" w:rsidP="00F57E93">
      <w:pPr>
        <w:pStyle w:val="Paragraph"/>
        <w:rPr>
          <w:del w:id="1820" w:author="Powell, Deana" w:date="2023-10-19T15:28:00Z"/>
          <w:color w:val="000000" w:themeColor="text1"/>
        </w:rPr>
      </w:pPr>
      <w:r w:rsidRPr="00D26068">
        <w:rPr>
          <w:rFonts w:eastAsiaTheme="minorHAnsi"/>
        </w:rPr>
        <w:t>The overall study begins when the first participant (or their legally acceptable representative) provides documented informed consent. The overall study ends when the last participant completes the last study-related contact, withdraws consent, or is lost to follow-up (</w:t>
      </w:r>
      <w:del w:id="1821" w:author="Powell, Deana" w:date="2023-10-19T15:28:00Z">
        <w:r w:rsidR="00BA6E98" w:rsidRPr="00BA6E98">
          <w:rPr>
            <w:color w:val="000000" w:themeColor="text1"/>
          </w:rPr>
          <w:delText>ie, the participant is unable to be contacted by the investigator).</w:delText>
        </w:r>
      </w:del>
    </w:p>
    <w:p w14:paraId="51AD6E54" w14:textId="0BB774EF" w:rsidR="00472234" w:rsidRPr="00472234" w:rsidRDefault="006B7357" w:rsidP="00472234">
      <w:pPr>
        <w:pStyle w:val="Paragraph"/>
        <w:rPr>
          <w:rFonts w:eastAsiaTheme="minorHAnsi"/>
        </w:rPr>
      </w:pPr>
      <w:ins w:id="1822" w:author="Powell, Deana" w:date="2023-10-19T15:28:00Z">
        <w:r>
          <w:rPr>
            <w:rFonts w:eastAsiaTheme="minorHAnsi"/>
          </w:rPr>
          <w:t>Section 7.3)</w:t>
        </w:r>
        <w:r w:rsidRPr="00D26068">
          <w:rPr>
            <w:rFonts w:eastAsiaTheme="minorHAnsi"/>
          </w:rPr>
          <w:t>.</w:t>
        </w:r>
        <w:r>
          <w:rPr>
            <w:rFonts w:eastAsiaTheme="minorHAnsi"/>
          </w:rPr>
          <w:t xml:space="preserve"> </w:t>
        </w:r>
      </w:ins>
      <w:r w:rsidRPr="00472234">
        <w:rPr>
          <w:rFonts w:eastAsiaTheme="minorHAnsi"/>
        </w:rPr>
        <w:t xml:space="preserve">For purposes of analysis and reporting, the overall study ends when the Sponsor receives the last laboratory </w:t>
      </w:r>
      <w:r w:rsidR="009A6A10">
        <w:rPr>
          <w:rFonts w:eastAsiaTheme="minorHAnsi"/>
        </w:rPr>
        <w:t xml:space="preserve">test </w:t>
      </w:r>
      <w:r w:rsidRPr="00472234">
        <w:rPr>
          <w:rFonts w:eastAsiaTheme="minorHAnsi"/>
        </w:rPr>
        <w:t>result or at the time of final contact with the last participant, whichever comes last.</w:t>
      </w:r>
    </w:p>
    <w:p w14:paraId="056E5AD2" w14:textId="2332E89D" w:rsidR="00FE75A9" w:rsidRPr="00D26068" w:rsidRDefault="006B7357" w:rsidP="00472234">
      <w:pPr>
        <w:pStyle w:val="Paragraph"/>
        <w:rPr>
          <w:rFonts w:eastAsiaTheme="minorHAnsi"/>
        </w:rPr>
      </w:pPr>
      <w:r w:rsidRPr="00474379">
        <w:rPr>
          <w:rFonts w:eastAsiaTheme="minorHAnsi"/>
        </w:rPr>
        <w:t xml:space="preserve">If the study includes countries in the European Economic Area (EEA), the local start of the study in the </w:t>
      </w:r>
      <w:del w:id="1823" w:author="Powell, Deana" w:date="2023-10-19T15:28:00Z">
        <w:r w:rsidR="00F57E93" w:rsidRPr="00F57E93">
          <w:rPr>
            <w:color w:val="000000" w:themeColor="text1"/>
          </w:rPr>
          <w:delText>EAA</w:delText>
        </w:r>
      </w:del>
      <w:ins w:id="1824" w:author="Powell, Deana" w:date="2023-10-19T15:28:00Z">
        <w:r w:rsidRPr="00474379">
          <w:rPr>
            <w:rFonts w:eastAsiaTheme="minorHAnsi"/>
          </w:rPr>
          <w:t>E</w:t>
        </w:r>
        <w:r>
          <w:rPr>
            <w:rFonts w:eastAsiaTheme="minorHAnsi"/>
          </w:rPr>
          <w:t>E</w:t>
        </w:r>
        <w:r w:rsidRPr="00474379">
          <w:rPr>
            <w:rFonts w:eastAsiaTheme="minorHAnsi"/>
          </w:rPr>
          <w:t>A</w:t>
        </w:r>
      </w:ins>
      <w:r w:rsidRPr="00474379">
        <w:rPr>
          <w:rFonts w:eastAsiaTheme="minorHAnsi"/>
        </w:rPr>
        <w:t xml:space="preserve"> is defined as First Site Ready (FSR) in any Member State.</w:t>
      </w:r>
    </w:p>
    <w:p w14:paraId="699D6629" w14:textId="77777777" w:rsidR="00E20725" w:rsidRDefault="006B7357" w:rsidP="00E20725">
      <w:pPr>
        <w:pStyle w:val="Heading3"/>
      </w:pPr>
      <w:bookmarkStart w:id="1825" w:name="_Toc148621567"/>
      <w:bookmarkStart w:id="1826" w:name="_Toc107570621"/>
      <w:r w:rsidRPr="00E20725">
        <w:lastRenderedPageBreak/>
        <w:t>Clinical Criteria for Early Study Termination</w:t>
      </w:r>
      <w:bookmarkEnd w:id="1825"/>
      <w:bookmarkEnd w:id="1826"/>
    </w:p>
    <w:p w14:paraId="5665143A" w14:textId="28A147B4" w:rsidR="000015A3" w:rsidRDefault="006B7357" w:rsidP="00D848C6">
      <w:pPr>
        <w:pStyle w:val="Paragraph"/>
      </w:pPr>
      <w:r w:rsidRPr="00704EC2">
        <w:t>The clinical study may be terminated early if the extent (incidence and/or severity) of emerging effects</w:t>
      </w:r>
      <w:del w:id="1827" w:author="Powell, Deana" w:date="2023-10-19T15:28:00Z">
        <w:r w:rsidR="002140B6" w:rsidRPr="00357FA1">
          <w:delText>/clinical endpoints</w:delText>
        </w:r>
      </w:del>
      <w:r w:rsidRPr="00704EC2">
        <w:t xml:space="preserve"> is such that the risk/benefit ratio to the study population as a whole is unacceptable. In addition, further recruitment in the study or at (a) particular study site(s) may be </w:t>
      </w:r>
      <w:r>
        <w:t xml:space="preserve">stopped </w:t>
      </w:r>
      <w:del w:id="1828" w:author="Powell, Deana" w:date="2023-10-19T15:28:00Z">
        <w:r w:rsidR="002140B6" w:rsidRPr="00357FA1">
          <w:delText xml:space="preserve">due to insufficient compliance with the protocol, GCP, and/or other applicable regulatory requirements, procedure-related problems or </w:delText>
        </w:r>
        <w:r w:rsidR="002140B6">
          <w:delText xml:space="preserve">the number of </w:delText>
        </w:r>
        <w:r w:rsidR="002140B6" w:rsidRPr="00357FA1">
          <w:delText xml:space="preserve">discontinuations </w:delText>
        </w:r>
        <w:r w:rsidR="002140B6">
          <w:delText xml:space="preserve">for </w:delText>
        </w:r>
        <w:r w:rsidR="002140B6" w:rsidRPr="00357FA1">
          <w:delText>administrative reasons</w:delText>
        </w:r>
        <w:r w:rsidR="002140B6">
          <w:delText xml:space="preserve"> is too high</w:delText>
        </w:r>
      </w:del>
      <w:ins w:id="1829" w:author="Powell, Deana" w:date="2023-10-19T15:28:00Z">
        <w:r>
          <w:t>as described in Appendix 1.10</w:t>
        </w:r>
      </w:ins>
      <w:r w:rsidRPr="00704EC2">
        <w:t>.</w:t>
      </w:r>
    </w:p>
    <w:p w14:paraId="4E48861A" w14:textId="77777777" w:rsidR="009B5D0E" w:rsidRPr="00501903" w:rsidRDefault="009B5D0E" w:rsidP="00334202">
      <w:pPr>
        <w:pStyle w:val="Heading1"/>
        <w:pageBreakBefore/>
        <w:ind w:left="475" w:hanging="475"/>
        <w:rPr>
          <w:del w:id="1830" w:author="Powell, Deana" w:date="2023-10-19T15:28:00Z"/>
        </w:rPr>
      </w:pPr>
      <w:bookmarkStart w:id="1831" w:name="_Toc107570622"/>
      <w:del w:id="1832" w:author="Powell, Deana" w:date="2023-10-19T15:28:00Z">
        <w:r w:rsidRPr="00FE7981">
          <w:rPr>
            <w:rFonts w:eastAsiaTheme="minorHAnsi"/>
          </w:rPr>
          <w:lastRenderedPageBreak/>
          <w:delText>Study Population</w:delText>
        </w:r>
        <w:bookmarkEnd w:id="1831"/>
      </w:del>
    </w:p>
    <w:p w14:paraId="0557B58E" w14:textId="77777777" w:rsidR="00E20725" w:rsidRDefault="006B7357" w:rsidP="00334202">
      <w:pPr>
        <w:pStyle w:val="Heading1"/>
        <w:keepNext w:val="0"/>
        <w:keepLines w:val="0"/>
        <w:ind w:left="475" w:hanging="475"/>
        <w:rPr>
          <w:ins w:id="1833" w:author="Powell, Deana" w:date="2023-10-19T15:28:00Z"/>
        </w:rPr>
      </w:pPr>
      <w:bookmarkStart w:id="1834" w:name="_Toc148621568"/>
      <w:ins w:id="1835" w:author="Powell, Deana" w:date="2023-10-19T15:28:00Z">
        <w:r w:rsidRPr="00E20725">
          <w:t>STUDY POPULATION</w:t>
        </w:r>
        <w:bookmarkEnd w:id="1834"/>
      </w:ins>
    </w:p>
    <w:p w14:paraId="10DCAFA0" w14:textId="7681A4AE" w:rsidR="00007FEB" w:rsidRDefault="006B7357" w:rsidP="00AE31F0">
      <w:pPr>
        <w:pStyle w:val="Paragraph"/>
        <w:rPr>
          <w:rFonts w:eastAsiaTheme="minorHAnsi"/>
        </w:rPr>
      </w:pPr>
      <w:r w:rsidRPr="00007FEB">
        <w:rPr>
          <w:rFonts w:eastAsiaTheme="minorHAnsi"/>
        </w:rPr>
        <w:t>As stated in the Code of Conduct for Clinical Trials (</w:t>
      </w:r>
      <w:r>
        <w:rPr>
          <w:rFonts w:eastAsiaTheme="minorHAnsi"/>
        </w:rPr>
        <w:t>Appendix 1.1</w:t>
      </w:r>
      <w:r w:rsidRPr="00007FEB">
        <w:rPr>
          <w:rFonts w:eastAsiaTheme="minorHAnsi"/>
        </w:rPr>
        <w:t xml:space="preserve">), </w:t>
      </w:r>
      <w:r>
        <w:rPr>
          <w:rFonts w:eastAsiaTheme="minorHAnsi"/>
        </w:rPr>
        <w:t xml:space="preserve">this study includes </w:t>
      </w:r>
      <w:del w:id="1836" w:author="Powell, Deana" w:date="2023-10-19T15:28:00Z">
        <w:r w:rsidR="00AB66D0" w:rsidRPr="00AB66D0">
          <w:delText>people</w:delText>
        </w:r>
      </w:del>
      <w:ins w:id="1837" w:author="Powell, Deana" w:date="2023-10-19T15:28:00Z">
        <w:r>
          <w:rPr>
            <w:rFonts w:eastAsiaTheme="minorHAnsi"/>
          </w:rPr>
          <w:t>participants</w:t>
        </w:r>
      </w:ins>
      <w:r>
        <w:rPr>
          <w:rFonts w:eastAsiaTheme="minorHAnsi"/>
        </w:rPr>
        <w:t xml:space="preserve"> of </w:t>
      </w:r>
      <w:r w:rsidRPr="00007FEB">
        <w:rPr>
          <w:rFonts w:eastAsiaTheme="minorHAnsi"/>
        </w:rPr>
        <w:t>varying age</w:t>
      </w:r>
      <w:r>
        <w:rPr>
          <w:rFonts w:eastAsiaTheme="minorHAnsi"/>
        </w:rPr>
        <w:t xml:space="preserve"> (as applicable)</w:t>
      </w:r>
      <w:r w:rsidRPr="00007FEB">
        <w:rPr>
          <w:rFonts w:eastAsiaTheme="minorHAnsi"/>
        </w:rPr>
        <w:t>, race, ethnicity, and sex</w:t>
      </w:r>
      <w:r>
        <w:rPr>
          <w:rFonts w:eastAsiaTheme="minorHAnsi"/>
        </w:rPr>
        <w:t xml:space="preserve"> (as applicable)</w:t>
      </w:r>
      <w:r w:rsidRPr="00007FEB">
        <w:rPr>
          <w:rFonts w:eastAsiaTheme="minorHAnsi"/>
        </w:rPr>
        <w:t xml:space="preserve">. The collection and use of these demographic data </w:t>
      </w:r>
      <w:del w:id="1838" w:author="Powell, Deana" w:date="2023-10-19T15:28:00Z">
        <w:r w:rsidR="00AB66D0" w:rsidRPr="00AB66D0">
          <w:delText>is to</w:delText>
        </w:r>
      </w:del>
      <w:ins w:id="1839" w:author="Powell, Deana" w:date="2023-10-19T15:28:00Z">
        <w:r>
          <w:rPr>
            <w:rFonts w:eastAsiaTheme="minorHAnsi"/>
          </w:rPr>
          <w:t>will</w:t>
        </w:r>
      </w:ins>
      <w:r w:rsidRPr="00007FEB">
        <w:rPr>
          <w:rFonts w:eastAsiaTheme="minorHAnsi"/>
        </w:rPr>
        <w:t xml:space="preserve"> follow all local laws </w:t>
      </w:r>
      <w:r>
        <w:rPr>
          <w:rFonts w:eastAsiaTheme="minorHAnsi"/>
        </w:rPr>
        <w:t xml:space="preserve">and </w:t>
      </w:r>
      <w:r w:rsidRPr="00007FEB">
        <w:rPr>
          <w:rFonts w:eastAsiaTheme="minorHAnsi"/>
        </w:rPr>
        <w:t xml:space="preserve">participant confidentiality </w:t>
      </w:r>
      <w:r>
        <w:rPr>
          <w:rFonts w:eastAsiaTheme="minorHAnsi"/>
        </w:rPr>
        <w:t xml:space="preserve">guidelines </w:t>
      </w:r>
      <w:r w:rsidRPr="00007FEB">
        <w:rPr>
          <w:rFonts w:eastAsiaTheme="minorHAnsi"/>
        </w:rPr>
        <w:t>while supporting the study of the disease, its related factors, and the IMP under investigation.</w:t>
      </w:r>
    </w:p>
    <w:p w14:paraId="7D4A58F3" w14:textId="77777777" w:rsidR="00FE75A9" w:rsidRPr="00AE31F0" w:rsidRDefault="006B7357" w:rsidP="00AE31F0">
      <w:pPr>
        <w:pStyle w:val="Paragraph"/>
        <w:rPr>
          <w:rFonts w:eastAsiaTheme="minorHAnsi"/>
        </w:rPr>
      </w:pPr>
      <w:r w:rsidRPr="00AE31F0">
        <w:rPr>
          <w:rFonts w:eastAsiaTheme="minorHAnsi"/>
        </w:rPr>
        <w:t>Prospective approval of protocol deviations to recruitment and enrollment criteria, also known as protocol waivers or exemptions, is not permitted.</w:t>
      </w:r>
    </w:p>
    <w:p w14:paraId="28435B97" w14:textId="77777777" w:rsidR="00E20725" w:rsidRDefault="006B7357" w:rsidP="00BA333C">
      <w:pPr>
        <w:pStyle w:val="Heading2"/>
      </w:pPr>
      <w:bookmarkStart w:id="1840" w:name="_Toc148621569"/>
      <w:bookmarkStart w:id="1841" w:name="_Toc107570623"/>
      <w:r w:rsidRPr="00BA333C">
        <w:t>Inclusion Criteria</w:t>
      </w:r>
      <w:bookmarkEnd w:id="1840"/>
      <w:bookmarkEnd w:id="1841"/>
    </w:p>
    <w:p w14:paraId="3B1D6654" w14:textId="642C3199" w:rsidR="00FE75A9" w:rsidRPr="00CB5E7C" w:rsidRDefault="009369CA" w:rsidP="00CB5E7C">
      <w:pPr>
        <w:pStyle w:val="Paragraph"/>
        <w:keepNext/>
      </w:pPr>
      <w:del w:id="1842" w:author="Powell, Deana" w:date="2023-10-19T15:28:00Z">
        <w:r>
          <w:delText xml:space="preserve">A </w:delText>
        </w:r>
        <w:r w:rsidR="00616A3B" w:rsidRPr="00616A3B">
          <w:delText>participant</w:delText>
        </w:r>
      </w:del>
      <w:ins w:id="1843" w:author="Powell, Deana" w:date="2023-10-19T15:28:00Z">
        <w:r w:rsidR="006B7357" w:rsidRPr="00CB5E7C">
          <w:t>A</w:t>
        </w:r>
        <w:r w:rsidR="006B7357">
          <w:t>n individual</w:t>
        </w:r>
      </w:ins>
      <w:r w:rsidR="006B7357" w:rsidRPr="00CB5E7C">
        <w:t xml:space="preserve"> </w:t>
      </w:r>
      <w:r w:rsidR="004D4695">
        <w:t>is</w:t>
      </w:r>
      <w:r w:rsidR="006B7357" w:rsidRPr="00CB5E7C">
        <w:t xml:space="preserve"> eligible for inclusion in the study if the </w:t>
      </w:r>
      <w:del w:id="1844" w:author="Powell, Deana" w:date="2023-10-19T15:28:00Z">
        <w:r w:rsidR="00616A3B" w:rsidRPr="00616A3B">
          <w:delText>participant</w:delText>
        </w:r>
      </w:del>
      <w:ins w:id="1845" w:author="Powell, Deana" w:date="2023-10-19T15:28:00Z">
        <w:r w:rsidR="006B7357">
          <w:t>individual</w:t>
        </w:r>
      </w:ins>
      <w:r w:rsidR="00BC6D0B" w:rsidRPr="00CB5E7C">
        <w:t xml:space="preserve"> meets </w:t>
      </w:r>
      <w:r w:rsidR="00BC0358" w:rsidRPr="00CB5E7C">
        <w:t xml:space="preserve">all of </w:t>
      </w:r>
      <w:r w:rsidR="00BC6D0B" w:rsidRPr="00CB5E7C">
        <w:t>the following criteria</w:t>
      </w:r>
      <w:r w:rsidR="006B7357" w:rsidRPr="00CB5E7C">
        <w:t>:</w:t>
      </w:r>
    </w:p>
    <w:p w14:paraId="71EB8060" w14:textId="77777777" w:rsidR="00BA333C" w:rsidRPr="00BA333C" w:rsidRDefault="006B7357" w:rsidP="00BA333C">
      <w:pPr>
        <w:pStyle w:val="Paragraph"/>
        <w:keepNext/>
        <w:rPr>
          <w:ins w:id="1846" w:author="Powell, Deana" w:date="2023-10-19T15:28:00Z"/>
          <w:b/>
          <w:bCs/>
        </w:rPr>
      </w:pPr>
      <w:ins w:id="1847" w:author="Powell, Deana" w:date="2023-10-19T15:28:00Z">
        <w:r w:rsidRPr="00BA333C">
          <w:rPr>
            <w:b/>
          </w:rPr>
          <w:t>Type of Participant and Disease Characteristics</w:t>
        </w:r>
      </w:ins>
    </w:p>
    <w:p w14:paraId="52561C72" w14:textId="77777777" w:rsidR="0058427F" w:rsidRDefault="006B7357" w:rsidP="0058427F">
      <w:pPr>
        <w:pStyle w:val="ListNumber"/>
      </w:pPr>
      <w:r>
        <w:t xml:space="preserve">Has histologically confirmed diagnosis of R/M HNSCC that is considered incurable by local therapies. </w:t>
      </w:r>
    </w:p>
    <w:p w14:paraId="4C8E20CC" w14:textId="77777777" w:rsidR="0058427F" w:rsidRDefault="006B7357" w:rsidP="0058427F">
      <w:pPr>
        <w:pStyle w:val="ListNumber"/>
        <w:numPr>
          <w:ilvl w:val="0"/>
          <w:numId w:val="0"/>
        </w:numPr>
        <w:ind w:left="360"/>
      </w:pPr>
      <w:r>
        <w:t>Note:  Participants with newly-diagnosed HNSCC must have distant metastases and be Stage M1 at study entry.</w:t>
      </w:r>
    </w:p>
    <w:p w14:paraId="038D14B8" w14:textId="77777777" w:rsidR="0058427F" w:rsidRDefault="006B7357" w:rsidP="0058427F">
      <w:pPr>
        <w:pStyle w:val="ListNumber"/>
      </w:pPr>
      <w:r>
        <w:t xml:space="preserve">Has a primary tumor location of oropharynx, oral cavity, hypopharynx, or larynx. </w:t>
      </w:r>
    </w:p>
    <w:p w14:paraId="56608BD1" w14:textId="415A06A2" w:rsidR="0058427F" w:rsidRDefault="006B7357" w:rsidP="0058427F">
      <w:pPr>
        <w:pStyle w:val="ListNumber"/>
        <w:numPr>
          <w:ilvl w:val="0"/>
          <w:numId w:val="0"/>
        </w:numPr>
        <w:ind w:left="360"/>
      </w:pPr>
      <w:r>
        <w:t>Note:  Other primary tumor sites of HNSCC, including nasopharynx (any histology) or unknown primary tumor (including p16+ unknown primary) are not eligible.</w:t>
      </w:r>
    </w:p>
    <w:p w14:paraId="35BD4A1F" w14:textId="77777777" w:rsidR="00960ECF" w:rsidRDefault="00960ECF" w:rsidP="00960ECF">
      <w:pPr>
        <w:pStyle w:val="ListEnd"/>
      </w:pPr>
    </w:p>
    <w:p w14:paraId="50E0BAE0" w14:textId="77777777" w:rsidR="00BA333C" w:rsidRPr="00624F15" w:rsidRDefault="006B7357" w:rsidP="00624F15">
      <w:pPr>
        <w:pStyle w:val="Paragraph"/>
        <w:keepNext/>
        <w:rPr>
          <w:b/>
          <w:bCs/>
        </w:rPr>
      </w:pPr>
      <w:r w:rsidRPr="00624F15">
        <w:rPr>
          <w:b/>
        </w:rPr>
        <w:t>Demographics</w:t>
      </w:r>
    </w:p>
    <w:p w14:paraId="586DF712" w14:textId="55FF4F8F" w:rsidR="00E73D15" w:rsidRPr="00960ECF" w:rsidRDefault="006B7357" w:rsidP="000F6A5F">
      <w:pPr>
        <w:pStyle w:val="ListNumber"/>
        <w:rPr>
          <w:rStyle w:val="SuggestedOptional"/>
          <w:color w:val="auto"/>
        </w:rPr>
      </w:pPr>
      <w:r>
        <w:rPr>
          <w:rFonts w:eastAsia="Times New Roman"/>
        </w:rPr>
        <w:t>Is</w:t>
      </w:r>
      <w:r w:rsidRPr="00470037">
        <w:t xml:space="preserve"> male or female, and at least 18 years of age at the time of documented informed consent.</w:t>
      </w:r>
      <w:r w:rsidR="0058427F">
        <w:rPr>
          <w:rStyle w:val="SuggestedOptional"/>
        </w:rPr>
        <w:t xml:space="preserve"> </w:t>
      </w:r>
    </w:p>
    <w:p w14:paraId="3E9BFCBD" w14:textId="77777777" w:rsidR="00960ECF" w:rsidRDefault="00960ECF" w:rsidP="00960ECF">
      <w:pPr>
        <w:pStyle w:val="ListEnd"/>
      </w:pPr>
    </w:p>
    <w:p w14:paraId="0DAC4343" w14:textId="77777777" w:rsidR="00624F15" w:rsidRDefault="000F6980" w:rsidP="00B6144A">
      <w:pPr>
        <w:pStyle w:val="Paragraph"/>
        <w:rPr>
          <w:b/>
          <w:bCs/>
        </w:rPr>
      </w:pPr>
      <w:r w:rsidRPr="00BF377F">
        <w:rPr>
          <w:b/>
        </w:rPr>
        <w:t>Male Participants</w:t>
      </w:r>
    </w:p>
    <w:p w14:paraId="249D0D06" w14:textId="77777777" w:rsidR="0058427F" w:rsidRDefault="006B7357" w:rsidP="00B6144A">
      <w:pPr>
        <w:pStyle w:val="Paragraph"/>
      </w:pPr>
      <w:r>
        <w:t>Contraceptive use by men should be consistent with local regulations regarding the methods of contraception for those participating in clinical studies. If the contraception requirements in the local label for any of the study interventions is more stringent than the requirements above, the local label requirements are to be followed.</w:t>
      </w:r>
    </w:p>
    <w:p w14:paraId="3809750C" w14:textId="77777777" w:rsidR="0058427F" w:rsidRDefault="006B7357" w:rsidP="00B6144A">
      <w:pPr>
        <w:pStyle w:val="ListNumber"/>
        <w:keepLines w:val="0"/>
      </w:pPr>
      <w:r>
        <w:t xml:space="preserve">Male participants are eligible to participate if they agree to the following during the intervention period and for at least 7 days after the last dose of lenvatinib/placebo </w:t>
      </w:r>
    </w:p>
    <w:p w14:paraId="5DDC2D57" w14:textId="77777777" w:rsidR="0058427F" w:rsidRDefault="006B7357" w:rsidP="00B6144A">
      <w:pPr>
        <w:pStyle w:val="ListBullet"/>
        <w:keepLines w:val="0"/>
      </w:pPr>
      <w:r>
        <w:lastRenderedPageBreak/>
        <w:t>Be abstinent from heterosexual intercourse as their preferred and usual lifestyle (abstinent on a long term and persistent basis) and agree to remain abstinent</w:t>
      </w:r>
    </w:p>
    <w:p w14:paraId="62C45698" w14:textId="59A3AFEF" w:rsidR="00B6144A" w:rsidRDefault="006B7357" w:rsidP="00B6144A">
      <w:pPr>
        <w:pStyle w:val="ListBullet"/>
        <w:keepLines w:val="0"/>
        <w:numPr>
          <w:ilvl w:val="0"/>
          <w:numId w:val="0"/>
        </w:numPr>
        <w:ind w:left="360"/>
      </w:pPr>
      <w:r>
        <w:t>OR</w:t>
      </w:r>
    </w:p>
    <w:p w14:paraId="77A14BAC" w14:textId="38C8CAC0" w:rsidR="00B6144A" w:rsidRDefault="00B6144A">
      <w:pPr>
        <w:rPr>
          <w:rFonts w:eastAsia="MS Gothic"/>
          <w:szCs w:val="20"/>
        </w:rPr>
      </w:pPr>
    </w:p>
    <w:p w14:paraId="213AE5F4" w14:textId="77777777" w:rsidR="0058427F" w:rsidRDefault="006B7357" w:rsidP="00B6144A">
      <w:pPr>
        <w:pStyle w:val="ListBullet"/>
        <w:keepLines w:val="0"/>
      </w:pPr>
      <w:r>
        <w:t>Must agree to use contraception unless confirmed to be azoospermic (vasectomized or secondary to medical cause [Appendix 5]) as detailed below:</w:t>
      </w:r>
    </w:p>
    <w:p w14:paraId="6B948839" w14:textId="77777777" w:rsidR="0058427F" w:rsidRDefault="006B7357" w:rsidP="00B6144A">
      <w:pPr>
        <w:pStyle w:val="ListBullet"/>
        <w:keepLines w:val="0"/>
        <w:numPr>
          <w:ilvl w:val="0"/>
          <w:numId w:val="0"/>
        </w:numPr>
        <w:ind w:left="360"/>
      </w:pPr>
      <w:r>
        <w:t>Agree to use a male condom plus partner use of an additional contraceptive method when having penile-vaginal intercourse with a WOCBP who is not currently pregnant. Note: Men with a pregnant or breastfeeding partner must agree to remain abstinent from penile-vaginal intercourse or use a male condom during each episode of penile-vaginal penetration.</w:t>
      </w:r>
    </w:p>
    <w:p w14:paraId="3C3AD098" w14:textId="331DBFE5" w:rsidR="00BF377F" w:rsidRDefault="006B7357" w:rsidP="00B6144A">
      <w:pPr>
        <w:pStyle w:val="ListBullet"/>
        <w:keepLines w:val="0"/>
        <w:numPr>
          <w:ilvl w:val="0"/>
          <w:numId w:val="0"/>
        </w:numPr>
        <w:ind w:left="360"/>
      </w:pPr>
      <w:r>
        <w:t>Please note that 7 days after lenvatinib is stopped, if the participant is on pembrolizumab only, no male contraception measures are needed.</w:t>
      </w:r>
    </w:p>
    <w:p w14:paraId="17577BE7" w14:textId="77777777" w:rsidR="00960ECF" w:rsidRPr="00BF377F" w:rsidRDefault="00960ECF" w:rsidP="00B6144A">
      <w:pPr>
        <w:pStyle w:val="ListEnd"/>
      </w:pPr>
    </w:p>
    <w:p w14:paraId="376121A0" w14:textId="333CC703" w:rsidR="00624F15" w:rsidRDefault="000F6980" w:rsidP="00BF377F">
      <w:pPr>
        <w:pStyle w:val="Paragraph"/>
        <w:keepNext/>
        <w:rPr>
          <w:b/>
          <w:bCs/>
        </w:rPr>
      </w:pPr>
      <w:r w:rsidRPr="00BF377F">
        <w:rPr>
          <w:b/>
        </w:rPr>
        <w:t>Female Participants</w:t>
      </w:r>
    </w:p>
    <w:p w14:paraId="2453B8C4" w14:textId="77777777" w:rsidR="0058427F" w:rsidRDefault="006B7357" w:rsidP="00BF377F">
      <w:pPr>
        <w:pStyle w:val="Paragraph"/>
      </w:pPr>
      <w:r w:rsidRPr="0058427F">
        <w:t>Contraceptive use by women should be consistent with local regulations regarding the methods of contraception for those participating in clinical studies. If the contraception requirements in the local label for any of the study interventions is more stringent than the requirements above, the local label requirements are to be followed.</w:t>
      </w:r>
    </w:p>
    <w:p w14:paraId="3AE3EF2D" w14:textId="77777777" w:rsidR="0058427F" w:rsidRDefault="006B7357" w:rsidP="0058427F">
      <w:pPr>
        <w:pStyle w:val="ListNumber"/>
      </w:pPr>
      <w:r>
        <w:t xml:space="preserve">A female participant is eligible to participate if she is not pregnant or breastfeeding, and at least one of the following conditions applies: </w:t>
      </w:r>
    </w:p>
    <w:p w14:paraId="555B5F1F" w14:textId="77777777" w:rsidR="0058427F" w:rsidRDefault="006B7357" w:rsidP="0058427F">
      <w:pPr>
        <w:pStyle w:val="ListBullet"/>
      </w:pPr>
      <w:r>
        <w:t>Is not a WOCBP</w:t>
      </w:r>
    </w:p>
    <w:p w14:paraId="2D5D16EF" w14:textId="77777777" w:rsidR="0058427F" w:rsidRDefault="006B7357" w:rsidP="0058427F">
      <w:pPr>
        <w:pStyle w:val="ListBullet"/>
        <w:numPr>
          <w:ilvl w:val="0"/>
          <w:numId w:val="0"/>
        </w:numPr>
        <w:ind w:left="360"/>
      </w:pPr>
      <w:r>
        <w:t>OR</w:t>
      </w:r>
    </w:p>
    <w:p w14:paraId="67458D2A" w14:textId="77777777" w:rsidR="0058427F" w:rsidRDefault="006B7357" w:rsidP="0058427F">
      <w:pPr>
        <w:pStyle w:val="ListBullet"/>
      </w:pPr>
      <w:r>
        <w:t xml:space="preserve">Is a WOCBP and using a contraceptive method that is highly effective (with a failure rate of &lt;1% per year), with low user dependency, or be abstinent from heterosexual intercourse as their preferred and usual lifestyle (abstinent on a long term and persistent basis), as described in Appendix 5 during the intervention period and for at least 120 days post pembrolizumab or 30 days post lenvatinib/placebo whichever occurs last. The investigator should evaluate the potential for contraceptive method failure (ie, noncompliance, recently initiated) in relationship to the first dose of study intervention. </w:t>
      </w:r>
      <w:bookmarkStart w:id="1848" w:name="_Hlk68639934"/>
    </w:p>
    <w:p w14:paraId="724562E4" w14:textId="77777777" w:rsidR="0058427F" w:rsidRDefault="006B7357" w:rsidP="0058427F">
      <w:pPr>
        <w:pStyle w:val="ListBullet2"/>
      </w:pPr>
      <w:r>
        <w:t>A WOCBP must have a negative highly sensitive pregnancy test (urine or serum as required by local regulations) within 24 hours before the first dose of study intervention.</w:t>
      </w:r>
      <w:bookmarkEnd w:id="1848"/>
    </w:p>
    <w:p w14:paraId="6AEFAE7A" w14:textId="77777777" w:rsidR="0058427F" w:rsidRDefault="006B7357" w:rsidP="0058427F">
      <w:pPr>
        <w:pStyle w:val="ListBullet2"/>
      </w:pPr>
      <w:r>
        <w:t xml:space="preserve">If a urine test cannot be confirmed as negative (eg, an ambiguous result), a serum pregnancy test is required. In such cases, the participant must be excluded from participation if the serum pregnancy result is positive. </w:t>
      </w:r>
      <w:bookmarkStart w:id="1849" w:name="_Hlk19537541"/>
    </w:p>
    <w:p w14:paraId="08055CA9" w14:textId="77777777" w:rsidR="0058427F" w:rsidRDefault="006B7357" w:rsidP="0058427F">
      <w:pPr>
        <w:pStyle w:val="ListBullet2"/>
      </w:pPr>
      <w:r>
        <w:t>Additional requirements for pregnancy testing during and after study intervention are located in Appendix 2.</w:t>
      </w:r>
      <w:bookmarkEnd w:id="1849"/>
    </w:p>
    <w:p w14:paraId="50C066E2" w14:textId="77777777" w:rsidR="0058427F" w:rsidRDefault="006B7357" w:rsidP="0058427F">
      <w:pPr>
        <w:pStyle w:val="ListBullet2"/>
      </w:pPr>
      <w:r>
        <w:lastRenderedPageBreak/>
        <w:t xml:space="preserve">The investigator is responsible for review of medical history, menstrual history, and recent sexual activity to decrease the risk for inclusion of a woman with an early undetected pregnancy. </w:t>
      </w:r>
    </w:p>
    <w:p w14:paraId="0037BB61" w14:textId="77777777" w:rsidR="0058427F" w:rsidRPr="0058427F" w:rsidRDefault="0058427F" w:rsidP="0058427F">
      <w:pPr>
        <w:pStyle w:val="ListEnd"/>
      </w:pPr>
    </w:p>
    <w:p w14:paraId="751C3274" w14:textId="77777777" w:rsidR="00BF377F" w:rsidRPr="00BF377F" w:rsidRDefault="006B7357" w:rsidP="00BF377F">
      <w:pPr>
        <w:pStyle w:val="Paragraph"/>
        <w:keepNext/>
        <w:rPr>
          <w:b/>
          <w:bCs/>
        </w:rPr>
      </w:pPr>
      <w:r w:rsidRPr="00BF377F">
        <w:rPr>
          <w:b/>
        </w:rPr>
        <w:t>Informed Consent</w:t>
      </w:r>
    </w:p>
    <w:p w14:paraId="55C89183" w14:textId="7DF95B70" w:rsidR="0058427F" w:rsidRDefault="006B7357" w:rsidP="0058427F">
      <w:pPr>
        <w:pStyle w:val="ListNumber"/>
      </w:pPr>
      <w:r w:rsidRPr="0058427F">
        <w:t xml:space="preserve">The participant (or legally acceptable representative) has provided documented informed consent for the study. </w:t>
      </w:r>
    </w:p>
    <w:p w14:paraId="0A83431B" w14:textId="77777777" w:rsidR="00BF377F" w:rsidRPr="0058427F" w:rsidRDefault="006B7357" w:rsidP="00BF377F">
      <w:pPr>
        <w:pStyle w:val="Paragraph"/>
        <w:keepNext/>
      </w:pPr>
      <w:r w:rsidRPr="0058427F">
        <w:rPr>
          <w:b/>
          <w:bCs/>
        </w:rPr>
        <w:t>Additional Categories</w:t>
      </w:r>
    </w:p>
    <w:p w14:paraId="68B22797" w14:textId="77777777" w:rsidR="0058427F" w:rsidRPr="0058427F" w:rsidRDefault="006B7357" w:rsidP="008E2BEE">
      <w:pPr>
        <w:pStyle w:val="ListNumber"/>
        <w:rPr>
          <w:rStyle w:val="SuggestedOptional"/>
          <w:color w:val="auto"/>
        </w:rPr>
      </w:pPr>
      <w:r w:rsidRPr="0058427F">
        <w:t>Has measurable disease per RECIST 1.1 as assessed by</w:t>
      </w:r>
      <w:r>
        <w:rPr>
          <w:rStyle w:val="SuggestedOptional"/>
        </w:rPr>
        <w:t xml:space="preserve"> </w:t>
      </w:r>
      <w:r w:rsidR="006C4FB0" w:rsidRPr="0058427F">
        <w:t>BICR</w:t>
      </w:r>
      <w:r w:rsidR="00F13E3F">
        <w:t>.</w:t>
      </w:r>
    </w:p>
    <w:p w14:paraId="15A5C252" w14:textId="0E77AFA0" w:rsidR="00135781" w:rsidRPr="00843BAF" w:rsidRDefault="006B7357" w:rsidP="0058427F">
      <w:pPr>
        <w:pStyle w:val="ListNumber"/>
        <w:numPr>
          <w:ilvl w:val="0"/>
          <w:numId w:val="0"/>
        </w:numPr>
        <w:ind w:left="360"/>
        <w:rPr>
          <w:rStyle w:val="ParagraphChar"/>
        </w:rPr>
      </w:pPr>
      <w:r w:rsidRPr="0058427F">
        <w:t>Note:</w:t>
      </w:r>
      <w:r w:rsidR="00417822">
        <w:t xml:space="preserve"> </w:t>
      </w:r>
      <w:r w:rsidR="00417822" w:rsidRPr="00843BAF">
        <w:t xml:space="preserve">Lesions situated in a previously irradiated area are considered measurable if progression has been </w:t>
      </w:r>
      <w:del w:id="1850" w:author="Powell, Deana" w:date="2023-10-19T15:28:00Z">
        <w:r w:rsidR="008A75F1">
          <w:delText>showed</w:delText>
        </w:r>
      </w:del>
      <w:ins w:id="1851" w:author="Powell, Deana" w:date="2023-10-19T15:28:00Z">
        <w:r w:rsidR="00417822" w:rsidRPr="00843BAF">
          <w:t>shown</w:t>
        </w:r>
      </w:ins>
      <w:r w:rsidR="00417822" w:rsidRPr="00843BAF">
        <w:t xml:space="preserve"> in such lesions.</w:t>
      </w:r>
    </w:p>
    <w:p w14:paraId="131C7DF0" w14:textId="77777777" w:rsidR="00BB2BAD" w:rsidRPr="00BB2BAD" w:rsidRDefault="006B7357" w:rsidP="00BB2BAD">
      <w:pPr>
        <w:pStyle w:val="ListNumber"/>
      </w:pPr>
      <w:bookmarkStart w:id="1852" w:name="_Hlk36028467"/>
      <w:r w:rsidRPr="00BB2BAD">
        <w:t>Has provided an archival tumor tissue sample or newly obtained core, excisional, or incisional</w:t>
      </w:r>
      <w:r w:rsidR="006C4FB0" w:rsidRPr="00843BAF">
        <w:t xml:space="preserve"> </w:t>
      </w:r>
      <w:r w:rsidRPr="00BB2BAD">
        <w:t>biopsy of a tumor lesion not previously irradiated. FFPE tissue blocks are preferred to slides. Newly obtained biopsies are preferred to archived tissue</w:t>
      </w:r>
      <w:bookmarkEnd w:id="1852"/>
      <w:r w:rsidRPr="00BB2BAD">
        <w:t xml:space="preserve">. </w:t>
      </w:r>
    </w:p>
    <w:p w14:paraId="471811DD" w14:textId="77777777" w:rsidR="002F0DB7" w:rsidRPr="00843BAF" w:rsidRDefault="006B7357" w:rsidP="00BB2BAD">
      <w:pPr>
        <w:pStyle w:val="ListNumber"/>
        <w:numPr>
          <w:ilvl w:val="0"/>
          <w:numId w:val="0"/>
        </w:numPr>
        <w:ind w:left="360"/>
      </w:pPr>
      <w:r>
        <w:t xml:space="preserve">Note: </w:t>
      </w:r>
      <w:r w:rsidRPr="00BB2BAD">
        <w:t xml:space="preserve">Details pertaining to tumor tissue submission can be found in the </w:t>
      </w:r>
      <w:r w:rsidR="006C4FB0" w:rsidRPr="00BB2BAD">
        <w:t>Procedures</w:t>
      </w:r>
      <w:r w:rsidR="006C4FB0" w:rsidRPr="00843BAF">
        <w:t xml:space="preserve"> Manual.</w:t>
      </w:r>
    </w:p>
    <w:p w14:paraId="0172358A" w14:textId="77777777" w:rsidR="00FF47CE" w:rsidRDefault="006B7357" w:rsidP="00FF47CE">
      <w:pPr>
        <w:pStyle w:val="ListNumber"/>
      </w:pPr>
      <w:r>
        <w:t xml:space="preserve">Has a PD-L1 positive (CPS ≥1) tumor as determined by the central laboratory. </w:t>
      </w:r>
    </w:p>
    <w:p w14:paraId="157C91FA" w14:textId="77777777" w:rsidR="00FF47CE" w:rsidRDefault="006B7357" w:rsidP="00FF47CE">
      <w:pPr>
        <w:pStyle w:val="ListNumber"/>
      </w:pPr>
      <w:r>
        <w:t>Participants with oropharyngeal cancer must have results from testing of HPV status defined as p16 IHC testing using CINtec® p16 Histology assay and a 70% cutoff point. If HPV status was previously tested using this method, no additional testing is required.</w:t>
      </w:r>
    </w:p>
    <w:p w14:paraId="66F8E90E" w14:textId="77777777" w:rsidR="00FF47CE" w:rsidRDefault="006B7357" w:rsidP="00FF47CE">
      <w:pPr>
        <w:pStyle w:val="ListNumber"/>
        <w:numPr>
          <w:ilvl w:val="0"/>
          <w:numId w:val="0"/>
        </w:numPr>
        <w:ind w:left="360"/>
      </w:pPr>
      <w:r>
        <w:t>Note:  If local p16 testing results are not available or cannot be assessed using this method, a tumor tissue sample must be submitted for p16 testing at the designated central laboratory, and results must be received before randomization.</w:t>
      </w:r>
    </w:p>
    <w:p w14:paraId="76119D21" w14:textId="77777777" w:rsidR="00BB2BAD" w:rsidRDefault="006B7357" w:rsidP="00293B31">
      <w:pPr>
        <w:pStyle w:val="ListNumber"/>
      </w:pPr>
      <w:r w:rsidRPr="004B14DF">
        <w:t xml:space="preserve"> </w:t>
      </w:r>
      <w:r w:rsidR="00787325" w:rsidRPr="00787325">
        <w:t>Has an ECOG performance score of 0 to 1.</w:t>
      </w:r>
    </w:p>
    <w:p w14:paraId="1CC5F7D2" w14:textId="209935F7" w:rsidR="00BB2BAD" w:rsidRPr="004B14DF" w:rsidRDefault="00297103" w:rsidP="00296F9A">
      <w:pPr>
        <w:pStyle w:val="ListEnd"/>
        <w:rPr>
          <w:ins w:id="1853" w:author="Powell, Deana" w:date="2023-10-19T15:28:00Z"/>
        </w:rPr>
      </w:pPr>
      <w:del w:id="1854" w:author="Powell, Deana" w:date="2023-10-19T15:28:00Z">
        <w:r>
          <w:delText>Ha</w:delText>
        </w:r>
        <w:r w:rsidR="003521A4">
          <w:delText>s</w:delText>
        </w:r>
      </w:del>
    </w:p>
    <w:p w14:paraId="71C0FE70" w14:textId="30B7F7FC" w:rsidR="001F5D6B" w:rsidRDefault="006B7357" w:rsidP="00890294">
      <w:pPr>
        <w:pStyle w:val="ListNumber"/>
      </w:pPr>
      <w:ins w:id="1855" w:author="Powell, Deana" w:date="2023-10-19T15:28:00Z">
        <w:r w:rsidRPr="00520788">
          <w:t>Have</w:t>
        </w:r>
      </w:ins>
      <w:r w:rsidRPr="00520788">
        <w:t xml:space="preserve"> adequately controlled BP with or without antihypertensive medications, defined as BP ≤150/90 mm Hg with no change in antihypertensive medications within 1 week </w:t>
      </w:r>
      <w:del w:id="1856" w:author="Powell, Deana" w:date="2023-10-19T15:28:00Z">
        <w:r w:rsidR="009B1AC6">
          <w:delText>before</w:delText>
        </w:r>
      </w:del>
      <w:ins w:id="1857" w:author="Powell, Deana" w:date="2023-10-19T15:28:00Z">
        <w:r w:rsidRPr="00520788">
          <w:t>prior to</w:t>
        </w:r>
      </w:ins>
      <w:r w:rsidRPr="00520788">
        <w:t xml:space="preserve"> randomization.</w:t>
      </w:r>
    </w:p>
    <w:p w14:paraId="13EE1603" w14:textId="77777777" w:rsidR="001F5D6B" w:rsidRPr="00F029C2" w:rsidRDefault="001F5D6B" w:rsidP="007A6194">
      <w:pPr>
        <w:pStyle w:val="ListEnd"/>
      </w:pPr>
    </w:p>
    <w:p w14:paraId="2FCF265D" w14:textId="009A5192" w:rsidR="00456D62" w:rsidRDefault="006B7357" w:rsidP="009D70FF">
      <w:pPr>
        <w:pStyle w:val="ListNumber"/>
      </w:pPr>
      <w:r w:rsidRPr="009D70FF">
        <w:t>Has adequate organ function as defined in the following table (</w:t>
      </w:r>
      <w:r w:rsidR="00815B7C">
        <w:t xml:space="preserve">Table </w:t>
      </w:r>
      <w:r w:rsidR="00815B7C">
        <w:rPr>
          <w:noProof/>
        </w:rPr>
        <w:t>3</w:t>
      </w:r>
      <w:r w:rsidRPr="009D70FF">
        <w:t>). Specimens must be collected within 7 days before the start of study intervention.</w:t>
      </w:r>
    </w:p>
    <w:p w14:paraId="38FF9D3F" w14:textId="5B06FEBE" w:rsidR="00456D62" w:rsidRDefault="00456D62" w:rsidP="00960ECF">
      <w:pPr>
        <w:pStyle w:val="ListEnd"/>
      </w:pPr>
    </w:p>
    <w:p w14:paraId="41403D19" w14:textId="56004D2B" w:rsidR="009D70FF" w:rsidRDefault="006B7357" w:rsidP="009D70FF">
      <w:pPr>
        <w:pStyle w:val="Caption"/>
        <w:keepNext/>
      </w:pPr>
      <w:bookmarkStart w:id="1858" w:name="_Ref148599892"/>
      <w:bookmarkStart w:id="1859" w:name="_Toc148621759"/>
      <w:bookmarkStart w:id="1860" w:name="_Ref9934584"/>
      <w:bookmarkStart w:id="1861" w:name="_Toc107570810"/>
      <w:r>
        <w:t xml:space="preserve">Table </w:t>
      </w:r>
      <w:r w:rsidR="00815B7C">
        <w:rPr>
          <w:noProof/>
        </w:rPr>
        <w:t>3</w:t>
      </w:r>
      <w:bookmarkEnd w:id="1858"/>
      <w:bookmarkEnd w:id="1860"/>
      <w:r>
        <w:tab/>
        <w:t>Adequate Organ Function Laboratory Values</w:t>
      </w:r>
      <w:bookmarkEnd w:id="1859"/>
      <w:bookmarkEnd w:id="1861"/>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90"/>
        <w:gridCol w:w="4696"/>
      </w:tblGrid>
      <w:tr w:rsidR="000121B5" w14:paraId="341F9100" w14:textId="77777777" w:rsidTr="007D022B">
        <w:trPr>
          <w:tblHeader/>
        </w:trPr>
        <w:tc>
          <w:tcPr>
            <w:tcW w:w="2387" w:type="pct"/>
            <w:tcBorders>
              <w:bottom w:val="single" w:sz="4" w:space="0" w:color="auto"/>
            </w:tcBorders>
          </w:tcPr>
          <w:p w14:paraId="5874BF4C" w14:textId="77777777" w:rsidR="009D70FF" w:rsidRPr="000F1040" w:rsidRDefault="006B7357" w:rsidP="009D70FF">
            <w:pPr>
              <w:pStyle w:val="TableHeadingTextLeft10pt"/>
            </w:pPr>
            <w:r w:rsidRPr="000F1040">
              <w:t>System</w:t>
            </w:r>
          </w:p>
        </w:tc>
        <w:tc>
          <w:tcPr>
            <w:tcW w:w="2613" w:type="pct"/>
          </w:tcPr>
          <w:p w14:paraId="11DBB0F0" w14:textId="77777777" w:rsidR="009D70FF" w:rsidRPr="000F1040" w:rsidRDefault="006B7357" w:rsidP="009D70FF">
            <w:pPr>
              <w:pStyle w:val="TableHeadingTextLeft10pt"/>
            </w:pPr>
            <w:r w:rsidRPr="000F1040">
              <w:t>Laboratory Value</w:t>
            </w:r>
          </w:p>
        </w:tc>
      </w:tr>
      <w:tr w:rsidR="000121B5" w14:paraId="5449A6C3" w14:textId="77777777" w:rsidTr="009D70FF">
        <w:tc>
          <w:tcPr>
            <w:tcW w:w="2387" w:type="pct"/>
            <w:tcBorders>
              <w:right w:val="nil"/>
            </w:tcBorders>
          </w:tcPr>
          <w:p w14:paraId="3A0A6E1D" w14:textId="77777777" w:rsidR="009D70FF" w:rsidRPr="000F1040" w:rsidRDefault="006B7357" w:rsidP="009D70FF">
            <w:pPr>
              <w:pStyle w:val="TableCellLeft10pt"/>
            </w:pPr>
            <w:r w:rsidRPr="000F1040">
              <w:t>Hematological</w:t>
            </w:r>
          </w:p>
        </w:tc>
        <w:tc>
          <w:tcPr>
            <w:tcW w:w="2613" w:type="pct"/>
            <w:tcBorders>
              <w:left w:val="nil"/>
            </w:tcBorders>
          </w:tcPr>
          <w:p w14:paraId="3D2F2275" w14:textId="77777777" w:rsidR="009D70FF" w:rsidRPr="000F1040" w:rsidRDefault="009D70FF" w:rsidP="009F4A06"/>
        </w:tc>
      </w:tr>
      <w:tr w:rsidR="000121B5" w14:paraId="3D706EEC" w14:textId="77777777" w:rsidTr="009F4A06">
        <w:tc>
          <w:tcPr>
            <w:tcW w:w="2387" w:type="pct"/>
          </w:tcPr>
          <w:p w14:paraId="288F72E3" w14:textId="77777777" w:rsidR="009D70FF" w:rsidRPr="000F1040" w:rsidRDefault="006B7357" w:rsidP="009D70FF">
            <w:pPr>
              <w:pStyle w:val="TableListBullet10pt"/>
              <w:numPr>
                <w:ilvl w:val="0"/>
                <w:numId w:val="0"/>
              </w:numPr>
              <w:ind w:left="259"/>
            </w:pPr>
            <w:r w:rsidRPr="000F1040">
              <w:t>Absolute neutrophil count (ANC)</w:t>
            </w:r>
          </w:p>
        </w:tc>
        <w:tc>
          <w:tcPr>
            <w:tcW w:w="2613" w:type="pct"/>
          </w:tcPr>
          <w:p w14:paraId="22374575" w14:textId="77777777" w:rsidR="009D70FF" w:rsidRPr="000F1040" w:rsidRDefault="006B7357" w:rsidP="009D70FF">
            <w:pPr>
              <w:pStyle w:val="TableCellLeft10pt"/>
            </w:pPr>
            <w:r w:rsidRPr="000F1040">
              <w:t>≥1500/µL</w:t>
            </w:r>
          </w:p>
        </w:tc>
      </w:tr>
      <w:tr w:rsidR="000121B5" w14:paraId="526DC05B" w14:textId="77777777" w:rsidTr="009F4A06">
        <w:tc>
          <w:tcPr>
            <w:tcW w:w="2387" w:type="pct"/>
          </w:tcPr>
          <w:p w14:paraId="1D5C3046" w14:textId="77777777" w:rsidR="009D70FF" w:rsidRPr="000F1040" w:rsidRDefault="006B7357" w:rsidP="009D70FF">
            <w:pPr>
              <w:pStyle w:val="TableListBullet10pt"/>
              <w:numPr>
                <w:ilvl w:val="0"/>
                <w:numId w:val="0"/>
              </w:numPr>
              <w:ind w:left="259"/>
            </w:pPr>
            <w:r w:rsidRPr="000F1040">
              <w:t>Platelets</w:t>
            </w:r>
          </w:p>
        </w:tc>
        <w:tc>
          <w:tcPr>
            <w:tcW w:w="2613" w:type="pct"/>
          </w:tcPr>
          <w:p w14:paraId="74B4AD6A" w14:textId="77777777" w:rsidR="009D70FF" w:rsidRPr="000F1040" w:rsidRDefault="006B7357" w:rsidP="009D70FF">
            <w:pPr>
              <w:pStyle w:val="TableCellLeft10pt"/>
            </w:pPr>
            <w:r w:rsidRPr="000F1040">
              <w:t>≥100 000/µL</w:t>
            </w:r>
          </w:p>
        </w:tc>
      </w:tr>
      <w:tr w:rsidR="000121B5" w14:paraId="26BBEC9E" w14:textId="77777777" w:rsidTr="009F4A06">
        <w:tc>
          <w:tcPr>
            <w:tcW w:w="2387" w:type="pct"/>
          </w:tcPr>
          <w:p w14:paraId="57793ED8" w14:textId="77777777" w:rsidR="009D70FF" w:rsidRPr="000F1040" w:rsidRDefault="006B7357" w:rsidP="009D70FF">
            <w:pPr>
              <w:pStyle w:val="TableListBullet10pt"/>
              <w:numPr>
                <w:ilvl w:val="0"/>
                <w:numId w:val="0"/>
              </w:numPr>
              <w:ind w:left="259"/>
            </w:pPr>
            <w:r w:rsidRPr="000F1040">
              <w:t>Hemoglobin</w:t>
            </w:r>
          </w:p>
        </w:tc>
        <w:tc>
          <w:tcPr>
            <w:tcW w:w="2613" w:type="pct"/>
          </w:tcPr>
          <w:p w14:paraId="616CD1DD" w14:textId="77777777" w:rsidR="009D70FF" w:rsidRPr="000F1040" w:rsidRDefault="006B7357" w:rsidP="009D70FF">
            <w:pPr>
              <w:pStyle w:val="TableCellLeft10pt"/>
            </w:pPr>
            <w:r w:rsidRPr="000F1040">
              <w:t>≥9.0 g/dL or ≥5.6 mmol/L</w:t>
            </w:r>
            <w:r w:rsidRPr="009D70FF">
              <w:rPr>
                <w:vertAlign w:val="superscript"/>
              </w:rPr>
              <w:t>a</w:t>
            </w:r>
          </w:p>
        </w:tc>
      </w:tr>
      <w:tr w:rsidR="000121B5" w14:paraId="06090981" w14:textId="77777777" w:rsidTr="009F4A06">
        <w:tc>
          <w:tcPr>
            <w:tcW w:w="2387" w:type="pct"/>
          </w:tcPr>
          <w:p w14:paraId="1271415E" w14:textId="77777777" w:rsidR="009D70FF" w:rsidRPr="000F1040" w:rsidRDefault="006B7357" w:rsidP="009D70FF">
            <w:pPr>
              <w:pStyle w:val="TableListBullet10pt"/>
              <w:numPr>
                <w:ilvl w:val="0"/>
                <w:numId w:val="0"/>
              </w:numPr>
              <w:ind w:left="259"/>
            </w:pPr>
            <w:r w:rsidRPr="000F1040">
              <w:lastRenderedPageBreak/>
              <w:t>Renal</w:t>
            </w:r>
          </w:p>
        </w:tc>
        <w:tc>
          <w:tcPr>
            <w:tcW w:w="2613" w:type="pct"/>
          </w:tcPr>
          <w:p w14:paraId="1DE57011" w14:textId="77777777" w:rsidR="009D70FF" w:rsidRPr="000F1040" w:rsidRDefault="009D70FF" w:rsidP="009D70FF">
            <w:pPr>
              <w:pStyle w:val="TableCellLeft10pt"/>
            </w:pPr>
          </w:p>
        </w:tc>
      </w:tr>
      <w:tr w:rsidR="000121B5" w14:paraId="3C1177D1" w14:textId="77777777" w:rsidTr="009D70FF">
        <w:tc>
          <w:tcPr>
            <w:tcW w:w="2387" w:type="pct"/>
            <w:tcBorders>
              <w:bottom w:val="single" w:sz="4" w:space="0" w:color="auto"/>
            </w:tcBorders>
          </w:tcPr>
          <w:p w14:paraId="23BE5EB9" w14:textId="77777777" w:rsidR="009D70FF" w:rsidRPr="000F1040" w:rsidRDefault="006B7357" w:rsidP="009D70FF">
            <w:pPr>
              <w:pStyle w:val="TableListBullet10pt"/>
              <w:numPr>
                <w:ilvl w:val="0"/>
                <w:numId w:val="0"/>
              </w:numPr>
              <w:ind w:left="259"/>
            </w:pPr>
            <w:r w:rsidRPr="000F1040">
              <w:t>Creatinine OR</w:t>
            </w:r>
            <w:r w:rsidRPr="000F1040">
              <w:br/>
              <w:t>Measured or calculated</w:t>
            </w:r>
            <w:r w:rsidRPr="00335598">
              <w:rPr>
                <w:vertAlign w:val="superscript"/>
              </w:rPr>
              <w:t>b</w:t>
            </w:r>
            <w:r w:rsidRPr="000F1040">
              <w:t xml:space="preserve"> creatinine clearance</w:t>
            </w:r>
            <w:r w:rsidRPr="000F1040">
              <w:br/>
              <w:t>(GFR can also be used in place of creatinine or CrCl)</w:t>
            </w:r>
          </w:p>
        </w:tc>
        <w:tc>
          <w:tcPr>
            <w:tcW w:w="2613" w:type="pct"/>
          </w:tcPr>
          <w:p w14:paraId="5944B646" w14:textId="77777777" w:rsidR="009D70FF" w:rsidRPr="000F1040" w:rsidRDefault="006B7357" w:rsidP="009D70FF">
            <w:pPr>
              <w:pStyle w:val="TableCellLeft10pt"/>
            </w:pPr>
            <w:r w:rsidRPr="000F1040">
              <w:t>≤1.5 × ULN OR</w:t>
            </w:r>
            <w:r w:rsidRPr="000F1040">
              <w:br/>
              <w:t>≥30 mL/min for participant with creatinine levels &gt;1.5 × institutional ULN</w:t>
            </w:r>
          </w:p>
        </w:tc>
      </w:tr>
      <w:tr w:rsidR="000121B5" w14:paraId="7A2414D7" w14:textId="77777777" w:rsidTr="009D70FF">
        <w:tc>
          <w:tcPr>
            <w:tcW w:w="2387" w:type="pct"/>
            <w:tcBorders>
              <w:right w:val="nil"/>
            </w:tcBorders>
          </w:tcPr>
          <w:p w14:paraId="052E6558" w14:textId="77777777" w:rsidR="009D70FF" w:rsidRPr="000F1040" w:rsidRDefault="006B7357" w:rsidP="009D70FF">
            <w:pPr>
              <w:pStyle w:val="TableCellLeft10pt"/>
            </w:pPr>
            <w:r w:rsidRPr="000F1040">
              <w:t>Hepatic</w:t>
            </w:r>
          </w:p>
        </w:tc>
        <w:tc>
          <w:tcPr>
            <w:tcW w:w="2613" w:type="pct"/>
            <w:tcBorders>
              <w:left w:val="nil"/>
            </w:tcBorders>
          </w:tcPr>
          <w:p w14:paraId="5FF2A155" w14:textId="77777777" w:rsidR="009D70FF" w:rsidRPr="000F1040" w:rsidRDefault="009D70FF" w:rsidP="009F4A06"/>
        </w:tc>
      </w:tr>
      <w:tr w:rsidR="000121B5" w14:paraId="7A6CF11A" w14:textId="77777777" w:rsidTr="009F4A06">
        <w:tc>
          <w:tcPr>
            <w:tcW w:w="2387" w:type="pct"/>
          </w:tcPr>
          <w:p w14:paraId="55406993" w14:textId="77777777" w:rsidR="009D70FF" w:rsidRPr="000F1040" w:rsidRDefault="006B7357" w:rsidP="009D70FF">
            <w:pPr>
              <w:pStyle w:val="TableListBullet10pt"/>
              <w:numPr>
                <w:ilvl w:val="0"/>
                <w:numId w:val="0"/>
              </w:numPr>
              <w:ind w:left="259"/>
            </w:pPr>
            <w:r w:rsidRPr="000F1040">
              <w:t>Total bilirubin</w:t>
            </w:r>
          </w:p>
        </w:tc>
        <w:tc>
          <w:tcPr>
            <w:tcW w:w="2613" w:type="pct"/>
          </w:tcPr>
          <w:p w14:paraId="231F14C8" w14:textId="77777777" w:rsidR="009D70FF" w:rsidRPr="000F1040" w:rsidRDefault="006B7357" w:rsidP="009D70FF">
            <w:pPr>
              <w:pStyle w:val="TableCellLeft10pt"/>
            </w:pPr>
            <w:r w:rsidRPr="000F1040">
              <w:t>≤1.5 ×ULN OR direct bilirubin ≤ULN for participants with total bilirubin levels &gt;1.5 × ULN</w:t>
            </w:r>
          </w:p>
        </w:tc>
      </w:tr>
      <w:tr w:rsidR="000121B5" w14:paraId="04D16EC6" w14:textId="77777777" w:rsidTr="009F4A06">
        <w:tc>
          <w:tcPr>
            <w:tcW w:w="2387" w:type="pct"/>
          </w:tcPr>
          <w:p w14:paraId="406A7858" w14:textId="77777777" w:rsidR="009D70FF" w:rsidRPr="000F1040" w:rsidRDefault="006B7357" w:rsidP="009D70FF">
            <w:pPr>
              <w:pStyle w:val="TableListBullet10pt"/>
              <w:numPr>
                <w:ilvl w:val="0"/>
                <w:numId w:val="0"/>
              </w:numPr>
              <w:ind w:left="259"/>
            </w:pPr>
            <w:r w:rsidRPr="000F1040">
              <w:t>AST (SGOT) and ALT (SGPT)</w:t>
            </w:r>
          </w:p>
        </w:tc>
        <w:tc>
          <w:tcPr>
            <w:tcW w:w="2613" w:type="pct"/>
          </w:tcPr>
          <w:p w14:paraId="4F979239" w14:textId="77777777" w:rsidR="009D70FF" w:rsidRPr="000F1040" w:rsidRDefault="006B7357" w:rsidP="009D70FF">
            <w:pPr>
              <w:pStyle w:val="TableCellLeft10pt"/>
            </w:pPr>
            <w:r w:rsidRPr="000F1040">
              <w:t>≤2.5 × ULN (≤5 × ULN for participants with liver metastases)</w:t>
            </w:r>
          </w:p>
        </w:tc>
      </w:tr>
      <w:tr w:rsidR="000121B5" w14:paraId="43EAB4F1" w14:textId="77777777" w:rsidTr="009F4A06">
        <w:tc>
          <w:tcPr>
            <w:tcW w:w="2387" w:type="pct"/>
          </w:tcPr>
          <w:p w14:paraId="71936224" w14:textId="77777777" w:rsidR="009D70FF" w:rsidRPr="000F1040" w:rsidRDefault="006B7357" w:rsidP="009D70FF">
            <w:pPr>
              <w:pStyle w:val="TableCellLeft10pt"/>
            </w:pPr>
            <w:bookmarkStart w:id="1862" w:name="_Hlk20922663"/>
            <w:r w:rsidRPr="000F1040">
              <w:t>Coagulation</w:t>
            </w:r>
          </w:p>
        </w:tc>
        <w:tc>
          <w:tcPr>
            <w:tcW w:w="2613" w:type="pct"/>
          </w:tcPr>
          <w:p w14:paraId="3E28F278" w14:textId="77777777" w:rsidR="009D70FF" w:rsidRPr="000F1040" w:rsidRDefault="009D70FF" w:rsidP="009F4A06"/>
        </w:tc>
      </w:tr>
      <w:tr w:rsidR="000121B5" w14:paraId="736A79A8" w14:textId="77777777" w:rsidTr="009F4A06">
        <w:tc>
          <w:tcPr>
            <w:tcW w:w="2387" w:type="pct"/>
          </w:tcPr>
          <w:p w14:paraId="1E2C691B" w14:textId="77777777" w:rsidR="009D70FF" w:rsidRPr="009D70FF" w:rsidRDefault="006B7357" w:rsidP="009D70FF">
            <w:pPr>
              <w:pStyle w:val="TableListBullet10pt"/>
              <w:numPr>
                <w:ilvl w:val="0"/>
                <w:numId w:val="0"/>
              </w:numPr>
              <w:ind w:left="259"/>
            </w:pPr>
            <w:bookmarkStart w:id="1863" w:name="_Hlk20924534"/>
            <w:r w:rsidRPr="009D70FF">
              <w:t>International normalized ratio (INR) OR prothrombin time (PT)</w:t>
            </w:r>
          </w:p>
          <w:p w14:paraId="28C8E556" w14:textId="77777777" w:rsidR="009D70FF" w:rsidRPr="000F1040" w:rsidRDefault="006B7357" w:rsidP="009D70FF">
            <w:pPr>
              <w:pStyle w:val="TableListBullet10pt"/>
              <w:numPr>
                <w:ilvl w:val="0"/>
                <w:numId w:val="0"/>
              </w:numPr>
              <w:ind w:left="259"/>
            </w:pPr>
            <w:r w:rsidRPr="009D70FF">
              <w:t>Activated partial thromboplastin time (aPTT)</w:t>
            </w:r>
            <w:r w:rsidRPr="009D70FF">
              <w:rPr>
                <w:vertAlign w:val="superscript"/>
              </w:rPr>
              <w:t>c</w:t>
            </w:r>
          </w:p>
        </w:tc>
        <w:tc>
          <w:tcPr>
            <w:tcW w:w="2613" w:type="pct"/>
          </w:tcPr>
          <w:p w14:paraId="3E12D462" w14:textId="77777777" w:rsidR="009D70FF" w:rsidRPr="000F1040" w:rsidRDefault="006B7357" w:rsidP="009D70FF">
            <w:pPr>
              <w:pStyle w:val="TableCellLeft10pt"/>
            </w:pPr>
            <w:r w:rsidRPr="000F1040">
              <w:t>≤1.5 × ULN unless participant is receiving anticoagulant therapy as long as PT or PTT is within therapeutic range of intended use of anticoagulants</w:t>
            </w:r>
          </w:p>
        </w:tc>
      </w:tr>
      <w:bookmarkEnd w:id="1862"/>
      <w:bookmarkEnd w:id="1863"/>
      <w:tr w:rsidR="000121B5" w14:paraId="2BB72E3E" w14:textId="77777777" w:rsidTr="009F4A06">
        <w:tc>
          <w:tcPr>
            <w:tcW w:w="5000" w:type="pct"/>
            <w:gridSpan w:val="2"/>
          </w:tcPr>
          <w:p w14:paraId="56CA1BDD" w14:textId="77777777" w:rsidR="009D70FF" w:rsidRPr="000F1040" w:rsidRDefault="006B7357" w:rsidP="00335598">
            <w:pPr>
              <w:pStyle w:val="TableNote9pt"/>
            </w:pPr>
            <w:r>
              <w:tab/>
            </w:r>
            <w:r w:rsidRPr="000F1040">
              <w:t>ALT (SGPT)=alanine aminotransferase (serum glutamic pyruvic transaminase); AST (SGOT)=aspartate aminotransferase (serum glutamic oxaloacetic transaminase); GFR=glomerular filtration rate; ULN=upper limit of normal.</w:t>
            </w:r>
          </w:p>
          <w:p w14:paraId="229BD49D" w14:textId="1CB13B51" w:rsidR="009D70FF" w:rsidRPr="000F1040" w:rsidRDefault="0056691F" w:rsidP="00335598">
            <w:pPr>
              <w:pStyle w:val="TableNote9pt"/>
            </w:pPr>
            <w:del w:id="1864" w:author="Powell, Deana" w:date="2023-10-19T15:28:00Z">
              <w:r>
                <w:rPr>
                  <w:sz w:val="20"/>
                  <w:vertAlign w:val="superscript"/>
                </w:rPr>
                <w:delText>a</w:delText>
              </w:r>
              <w:r w:rsidRPr="0011674F">
                <w:rPr>
                  <w:sz w:val="20"/>
                </w:rPr>
                <w:delText>Criteria</w:delText>
              </w:r>
            </w:del>
            <w:ins w:id="1865" w:author="Powell, Deana" w:date="2023-10-19T15:28:00Z">
              <w:r w:rsidR="006B7357" w:rsidRPr="000F1040">
                <w:t>a</w:t>
              </w:r>
              <w:r w:rsidR="00335598">
                <w:tab/>
              </w:r>
              <w:r w:rsidR="006B7357" w:rsidRPr="000F1040">
                <w:t>Criteria</w:t>
              </w:r>
            </w:ins>
            <w:r w:rsidR="006B7357" w:rsidRPr="000F1040">
              <w:t xml:space="preserve"> must be met without erythropoietin dependency and without packed red blood cell (pRBC) transfusion within last 2 weeks.</w:t>
            </w:r>
          </w:p>
          <w:p w14:paraId="4F385105" w14:textId="563D51D0" w:rsidR="00335598" w:rsidRDefault="0056691F" w:rsidP="00335598">
            <w:pPr>
              <w:pStyle w:val="TableNote9pt"/>
            </w:pPr>
            <w:del w:id="1866" w:author="Powell, Deana" w:date="2023-10-19T15:28:00Z">
              <w:r>
                <w:rPr>
                  <w:sz w:val="20"/>
                  <w:vertAlign w:val="superscript"/>
                </w:rPr>
                <w:delText>b</w:delText>
              </w:r>
              <w:r w:rsidRPr="0011674F">
                <w:rPr>
                  <w:sz w:val="20"/>
                </w:rPr>
                <w:delText>Creatinine</w:delText>
              </w:r>
            </w:del>
            <w:ins w:id="1867" w:author="Powell, Deana" w:date="2023-10-19T15:28:00Z">
              <w:r w:rsidR="006B7357" w:rsidRPr="000F1040">
                <w:t>b</w:t>
              </w:r>
              <w:r w:rsidR="006B7357">
                <w:tab/>
              </w:r>
              <w:r w:rsidR="006B7357" w:rsidRPr="000F1040">
                <w:t>Creatinine</w:t>
              </w:r>
            </w:ins>
            <w:r w:rsidR="006B7357" w:rsidRPr="000F1040">
              <w:t xml:space="preserve"> clearance (CrCl) should be calculated per institutional standard.</w:t>
            </w:r>
          </w:p>
          <w:p w14:paraId="3E88F952" w14:textId="77777777" w:rsidR="009D70FF" w:rsidRPr="000F1040" w:rsidRDefault="006B7357" w:rsidP="00335598">
            <w:pPr>
              <w:pStyle w:val="TableNote9pt"/>
            </w:pPr>
            <w:r>
              <w:tab/>
            </w:r>
            <w:r w:rsidRPr="000F1040">
              <w:t>Note: This table includes eligibility-defining laboratory value requirements for treatment; laboratory value requirements should be adapted according to local regulations and guidelines for the administration of specific chemotherapies.</w:t>
            </w:r>
          </w:p>
          <w:p w14:paraId="27D183BA" w14:textId="09788C08" w:rsidR="009D70FF" w:rsidRPr="000F1040" w:rsidRDefault="00112023" w:rsidP="00335598">
            <w:pPr>
              <w:pStyle w:val="TableNote9pt"/>
            </w:pPr>
            <w:del w:id="1868" w:author="Powell, Deana" w:date="2023-10-19T15:28:00Z">
              <w:r>
                <w:rPr>
                  <w:sz w:val="20"/>
                  <w:vertAlign w:val="superscript"/>
                </w:rPr>
                <w:delText>c</w:delText>
              </w:r>
              <w:r w:rsidRPr="00112023">
                <w:rPr>
                  <w:sz w:val="20"/>
                </w:rPr>
                <w:delText>PTT</w:delText>
              </w:r>
            </w:del>
            <w:ins w:id="1869" w:author="Powell, Deana" w:date="2023-10-19T15:28:00Z">
              <w:r w:rsidR="006B7357" w:rsidRPr="000F1040">
                <w:t>c</w:t>
              </w:r>
              <w:r w:rsidR="00335598">
                <w:tab/>
              </w:r>
              <w:r w:rsidR="006B7357" w:rsidRPr="000F1040">
                <w:t>PTT</w:t>
              </w:r>
            </w:ins>
            <w:r w:rsidR="006B7357" w:rsidRPr="000F1040">
              <w:t xml:space="preserve"> may be performed if the local lab is unable to perform aPTT.</w:t>
            </w:r>
          </w:p>
        </w:tc>
      </w:tr>
    </w:tbl>
    <w:p w14:paraId="2D75D8CA" w14:textId="77777777" w:rsidR="00BF377F" w:rsidRDefault="00BF377F" w:rsidP="00960ECF">
      <w:pPr>
        <w:pStyle w:val="ListEnd"/>
      </w:pPr>
    </w:p>
    <w:p w14:paraId="1D0A962D" w14:textId="77777777" w:rsidR="00BF377F" w:rsidRDefault="006B7357" w:rsidP="009679F8">
      <w:pPr>
        <w:pStyle w:val="Heading2"/>
      </w:pPr>
      <w:bookmarkStart w:id="1870" w:name="_Toc148621570"/>
      <w:bookmarkStart w:id="1871" w:name="_Toc107570624"/>
      <w:r w:rsidRPr="009679F8">
        <w:t>Exclusion Criteria</w:t>
      </w:r>
      <w:bookmarkEnd w:id="1870"/>
      <w:bookmarkEnd w:id="1871"/>
    </w:p>
    <w:p w14:paraId="3A2FF931" w14:textId="77777777" w:rsidR="00FE75A9" w:rsidRPr="00A85FEB" w:rsidRDefault="006B7357" w:rsidP="00466EE7">
      <w:pPr>
        <w:pStyle w:val="Paragraph"/>
        <w:keepNext/>
        <w:rPr>
          <w:rFonts w:eastAsiaTheme="minorHAnsi"/>
        </w:rPr>
      </w:pPr>
      <w:r w:rsidRPr="00A85FEB">
        <w:rPr>
          <w:rFonts w:eastAsiaTheme="minorHAnsi"/>
        </w:rPr>
        <w:t>The participant must be excluded from the study if the participant</w:t>
      </w:r>
      <w:ins w:id="1872" w:author="Powell, Deana" w:date="2023-10-19T15:28:00Z">
        <w:r w:rsidR="005B0A0A">
          <w:rPr>
            <w:rFonts w:eastAsiaTheme="minorHAnsi"/>
          </w:rPr>
          <w:t xml:space="preserve"> meets </w:t>
        </w:r>
        <w:r w:rsidR="001C54B2">
          <w:rPr>
            <w:rFonts w:eastAsiaTheme="minorHAnsi"/>
          </w:rPr>
          <w:t xml:space="preserve">any of </w:t>
        </w:r>
        <w:r w:rsidR="005B0A0A">
          <w:rPr>
            <w:rFonts w:eastAsiaTheme="minorHAnsi"/>
          </w:rPr>
          <w:t>the following criteria</w:t>
        </w:r>
      </w:ins>
      <w:r w:rsidRPr="00A85FEB">
        <w:rPr>
          <w:rFonts w:eastAsiaTheme="minorHAnsi"/>
        </w:rPr>
        <w:t>:</w:t>
      </w:r>
    </w:p>
    <w:p w14:paraId="5D779328" w14:textId="77777777" w:rsidR="009679F8" w:rsidRPr="009679F8" w:rsidRDefault="006B7357" w:rsidP="009679F8">
      <w:pPr>
        <w:pStyle w:val="Paragraph"/>
        <w:keepNext/>
        <w:rPr>
          <w:b/>
          <w:bCs/>
        </w:rPr>
      </w:pPr>
      <w:r w:rsidRPr="009679F8">
        <w:rPr>
          <w:b/>
        </w:rPr>
        <w:t>Medical Conditions</w:t>
      </w:r>
    </w:p>
    <w:p w14:paraId="17A5EC12" w14:textId="77777777" w:rsidR="003B2AAC" w:rsidRDefault="006B7357" w:rsidP="00DE48CC">
      <w:pPr>
        <w:pStyle w:val="ListNumber"/>
        <w:numPr>
          <w:ilvl w:val="0"/>
          <w:numId w:val="40"/>
        </w:numPr>
      </w:pPr>
      <w:r>
        <w:t xml:space="preserve">Has any evidence of symptoms or signs of active tumor bleeding within 6 months before randomization. </w:t>
      </w:r>
    </w:p>
    <w:p w14:paraId="535E2815" w14:textId="77777777" w:rsidR="003B2AAC" w:rsidRDefault="006B7357" w:rsidP="003B2AAC">
      <w:pPr>
        <w:pStyle w:val="ListNumber"/>
      </w:pPr>
      <w:bookmarkStart w:id="1873" w:name="_Hlk19715674"/>
      <w:r>
        <w:t xml:space="preserve">Has radiographic evidence of major blood vessel invasion/infiltration or tumor demonstrates &gt;90 degree abutment or encasement of a major blood vessel. </w:t>
      </w:r>
    </w:p>
    <w:p w14:paraId="5E349AA6" w14:textId="77777777" w:rsidR="003B2AAC" w:rsidRDefault="006B7357" w:rsidP="003B2AAC">
      <w:pPr>
        <w:pStyle w:val="ListNumber"/>
        <w:numPr>
          <w:ilvl w:val="0"/>
          <w:numId w:val="0"/>
        </w:numPr>
        <w:ind w:left="360"/>
      </w:pPr>
      <w:r>
        <w:t>Note: The degree of proximity to major blood vessels should be considered because of the potential risk of severe hemorrhage associated with tumor shrinkage/necrosis after lenvatinib therapy.</w:t>
      </w:r>
    </w:p>
    <w:bookmarkEnd w:id="1873"/>
    <w:p w14:paraId="231DB729" w14:textId="77777777" w:rsidR="003B2AAC" w:rsidRDefault="006B7357" w:rsidP="003B2AAC">
      <w:pPr>
        <w:pStyle w:val="ListNumber"/>
      </w:pPr>
      <w:r>
        <w:t xml:space="preserve">Has a history of re-irradiation to any head and neck sites of disease including the cervical, infraclavicular or supraclavicular lymph nodes for head and neck cancer. </w:t>
      </w:r>
    </w:p>
    <w:p w14:paraId="4608661A" w14:textId="77777777" w:rsidR="003B2AAC" w:rsidRDefault="006B7357" w:rsidP="003B2AAC">
      <w:pPr>
        <w:pStyle w:val="ListNumber"/>
      </w:pPr>
      <w:r>
        <w:t xml:space="preserve">Has ulceration and/or fungation of disease onto the skin surface. </w:t>
      </w:r>
      <w:bookmarkStart w:id="1874" w:name="_Hlk41632117"/>
    </w:p>
    <w:bookmarkEnd w:id="1874"/>
    <w:p w14:paraId="4B41D4DA" w14:textId="77777777" w:rsidR="003B2AAC" w:rsidRDefault="006B7357" w:rsidP="003B2AAC">
      <w:pPr>
        <w:pStyle w:val="ListNumber"/>
      </w:pPr>
      <w:r>
        <w:t xml:space="preserve"> </w:t>
      </w:r>
      <w:bookmarkStart w:id="1875" w:name="_Hlk69921249"/>
      <w:r>
        <w:t>Has a life expectancy of less than 3 months and/or has rapidly progressing disease (eg, uncontrolled tumor pain) in the opinion of the treating investigator</w:t>
      </w:r>
      <w:bookmarkEnd w:id="1875"/>
      <w:r>
        <w:t>.</w:t>
      </w:r>
    </w:p>
    <w:p w14:paraId="378F8E21" w14:textId="77777777" w:rsidR="003B2AAC" w:rsidRDefault="006B7357" w:rsidP="003B2AAC">
      <w:pPr>
        <w:pStyle w:val="ListNumber"/>
      </w:pPr>
      <w:r>
        <w:lastRenderedPageBreak/>
        <w:t xml:space="preserve">Has a history of any contraindication or has a severe hypersensitivity to any components of pembrolizumab (≥Grade 3) or lenvatinib. </w:t>
      </w:r>
    </w:p>
    <w:p w14:paraId="194C6726" w14:textId="77777777" w:rsidR="003B2AAC" w:rsidRDefault="006B7357" w:rsidP="003B2AAC">
      <w:pPr>
        <w:pStyle w:val="ListNumber"/>
      </w:pPr>
      <w:r>
        <w:t xml:space="preserve">Has pre-existing ≥Grade 3 gastrointestinal or non-gastrointestinal fistula. </w:t>
      </w:r>
    </w:p>
    <w:p w14:paraId="231DEA82" w14:textId="77777777" w:rsidR="003B2AAC" w:rsidRDefault="006B7357" w:rsidP="003B2AAC">
      <w:pPr>
        <w:pStyle w:val="ListNumber"/>
      </w:pPr>
      <w:r>
        <w:t xml:space="preserve">Has a history of a gastrointestinal condition or procedure that, in the opinion of the investigator, may affect oral study drug absorption. </w:t>
      </w:r>
    </w:p>
    <w:p w14:paraId="4DBA3E90" w14:textId="77777777" w:rsidR="003B2AAC" w:rsidRDefault="006B7357" w:rsidP="00B6144A">
      <w:pPr>
        <w:pStyle w:val="ListNumber"/>
        <w:keepLines w:val="0"/>
      </w:pPr>
      <w:r>
        <w:t xml:space="preserve">Has clinically significant cardiovascular impairment within 12 months of the first dose of study intervention, such as history of congestive heart failure greater than NYHA Class II, unstable angina, myocardial infarction or cerebrovascular accident/TIA/stroke, cardiac revascularization, or cardiac arrhythmia associated with hemodynamic instability. </w:t>
      </w:r>
    </w:p>
    <w:p w14:paraId="7CFF0322" w14:textId="77777777" w:rsidR="003B2AAC" w:rsidRDefault="006B7357" w:rsidP="00B6144A">
      <w:pPr>
        <w:pStyle w:val="ListNumber"/>
        <w:keepLines w:val="0"/>
        <w:numPr>
          <w:ilvl w:val="0"/>
          <w:numId w:val="0"/>
        </w:numPr>
        <w:ind w:left="360"/>
      </w:pPr>
      <w:r>
        <w:t>Note:  Medically controlled arrhythmia that is stable with medication is permitted.</w:t>
      </w:r>
    </w:p>
    <w:p w14:paraId="5E2833F9" w14:textId="5914AF21" w:rsidR="00B6144A" w:rsidRDefault="006B7357" w:rsidP="00B6144A">
      <w:pPr>
        <w:pStyle w:val="ListNumber"/>
        <w:keepLines w:val="0"/>
      </w:pPr>
      <w:r>
        <w:t xml:space="preserve">Has disease that is suitable for local therapy administered with curative intent. </w:t>
      </w:r>
    </w:p>
    <w:p w14:paraId="475EC4C7" w14:textId="77777777" w:rsidR="003B2AAC" w:rsidRDefault="006B7357" w:rsidP="00B6144A">
      <w:pPr>
        <w:pStyle w:val="ListNumber"/>
        <w:keepLines w:val="0"/>
      </w:pPr>
      <w:r>
        <w:t xml:space="preserve">Had PD within 6 months of completion of curatively intended systemic treatment for locoregionally advanced HNSCC. </w:t>
      </w:r>
    </w:p>
    <w:p w14:paraId="19AFE0A9" w14:textId="77777777" w:rsidR="003B2AAC" w:rsidRDefault="006B7357" w:rsidP="00B6144A">
      <w:pPr>
        <w:pStyle w:val="ListNumber"/>
        <w:keepLines w:val="0"/>
        <w:numPr>
          <w:ilvl w:val="0"/>
          <w:numId w:val="0"/>
        </w:numPr>
        <w:ind w:left="360"/>
      </w:pPr>
      <w:r>
        <w:t>Note:  Prior systemic therapy administered in the recurrent or metastatic setting is not permitted unless it was given as part of a multimodal treatment for locally advanced disease.</w:t>
      </w:r>
    </w:p>
    <w:p w14:paraId="0B4A691F" w14:textId="77777777" w:rsidR="003B2AAC" w:rsidRDefault="006B7357" w:rsidP="00B6144A">
      <w:pPr>
        <w:pStyle w:val="ListNumber"/>
        <w:keepLines w:val="0"/>
      </w:pPr>
      <w:r>
        <w:t xml:space="preserve">Has had major surgery within 3 weeks before first dose of study interventions. </w:t>
      </w:r>
    </w:p>
    <w:p w14:paraId="40AF86CE" w14:textId="77777777" w:rsidR="003B2AAC" w:rsidRDefault="006B7357" w:rsidP="00B6144A">
      <w:pPr>
        <w:pStyle w:val="ListNumber"/>
        <w:keepLines w:val="0"/>
        <w:numPr>
          <w:ilvl w:val="0"/>
          <w:numId w:val="0"/>
        </w:numPr>
        <w:ind w:left="360"/>
      </w:pPr>
      <w:r>
        <w:t>Note:  Adequate wound healing after major surgery must be assessed clinically, independent of time elapsed for eligibility.</w:t>
      </w:r>
    </w:p>
    <w:p w14:paraId="28D35DAF" w14:textId="77777777" w:rsidR="003B2AAC" w:rsidRDefault="006B7357" w:rsidP="003B2AAC">
      <w:pPr>
        <w:pStyle w:val="ListNumber"/>
      </w:pPr>
      <w:r>
        <w:t xml:space="preserve">Has difficulty swallowing capsules or ingesting a suspension orally or by a feeding tube. </w:t>
      </w:r>
    </w:p>
    <w:p w14:paraId="4FBDDC0A" w14:textId="77777777" w:rsidR="003B2AAC" w:rsidRDefault="003B2AAC" w:rsidP="003B2AAC">
      <w:pPr>
        <w:pStyle w:val="ListEnd"/>
      </w:pPr>
    </w:p>
    <w:p w14:paraId="7B56CCA5" w14:textId="77777777" w:rsidR="009679F8" w:rsidRPr="009679F8" w:rsidRDefault="006B7357" w:rsidP="009679F8">
      <w:pPr>
        <w:pStyle w:val="Paragraph"/>
        <w:keepNext/>
        <w:rPr>
          <w:b/>
          <w:bCs/>
        </w:rPr>
      </w:pPr>
      <w:r w:rsidRPr="009679F8">
        <w:rPr>
          <w:b/>
        </w:rPr>
        <w:t>Prior/Concomitant Therapy</w:t>
      </w:r>
    </w:p>
    <w:p w14:paraId="2F1FB278" w14:textId="77777777" w:rsidR="00056034" w:rsidRDefault="006B7357" w:rsidP="002E62F9">
      <w:pPr>
        <w:pStyle w:val="ListNumber"/>
      </w:pPr>
      <w:r w:rsidRPr="0074436A">
        <w:t xml:space="preserve">Has received prior therapy with lenvatinib or pembrolizumab. </w:t>
      </w:r>
    </w:p>
    <w:p w14:paraId="6E0E6C79" w14:textId="77777777" w:rsidR="001F2A63" w:rsidRDefault="006B7357" w:rsidP="002E62F9">
      <w:pPr>
        <w:pStyle w:val="ListNumber"/>
      </w:pPr>
      <w:r>
        <w:t>Received last dose of systemic therapy for locoregionally advanced disease less than 6 months before signing consent.</w:t>
      </w:r>
    </w:p>
    <w:p w14:paraId="3A6457B7" w14:textId="77777777" w:rsidR="001F2A63" w:rsidRDefault="006B7357" w:rsidP="002E62F9">
      <w:pPr>
        <w:pStyle w:val="ListNumber"/>
      </w:pPr>
      <w:r>
        <w:t>Has received prior therapy with an anti-PD-1, anti-PD-L1, or anti-PD-L2 agent or with an agent directed to another stimulatory or co-inhibitory T-cell receptor (eg, CTLA-4, OX-40, CD137).</w:t>
      </w:r>
    </w:p>
    <w:p w14:paraId="3685E7C4" w14:textId="77777777" w:rsidR="00B33E51" w:rsidRDefault="006B7357" w:rsidP="00B33E51">
      <w:pPr>
        <w:pStyle w:val="ListNumber"/>
      </w:pPr>
      <w:r>
        <w:t>Has received prior systemic anticancer therapy including investigational agents within 4 weeks before randomization.</w:t>
      </w:r>
    </w:p>
    <w:p w14:paraId="4A190D57" w14:textId="77777777" w:rsidR="00B33E51" w:rsidRDefault="006B7357" w:rsidP="00B33E51">
      <w:pPr>
        <w:pStyle w:val="ListNumber"/>
        <w:numPr>
          <w:ilvl w:val="0"/>
          <w:numId w:val="0"/>
        </w:numPr>
        <w:ind w:left="360"/>
      </w:pPr>
      <w:r>
        <w:t>Note:  Participants must have recovered from all AEs due to previous therapies to ≤Grade 1 or baseline. Participants with ≤Grade 2 neuropathy may be eligible.</w:t>
      </w:r>
    </w:p>
    <w:p w14:paraId="3E2192DB" w14:textId="77777777" w:rsidR="00B33E51" w:rsidRDefault="006B7357" w:rsidP="00B33E51">
      <w:pPr>
        <w:pStyle w:val="ListNumber"/>
      </w:pPr>
      <w:r>
        <w:t>Has received prior radiotherapy within 2 weeks of start of study intervention.</w:t>
      </w:r>
    </w:p>
    <w:p w14:paraId="290BA3A4" w14:textId="77777777" w:rsidR="00B33E51" w:rsidRDefault="006B7357" w:rsidP="00B33E51">
      <w:pPr>
        <w:pStyle w:val="ListNumber"/>
        <w:numPr>
          <w:ilvl w:val="0"/>
          <w:numId w:val="0"/>
        </w:numPr>
        <w:ind w:left="360"/>
      </w:pPr>
      <w:r>
        <w:t>Note:  Participants must have recovered from all radiation-related toxicities, not require corticosteroids, and not have had radiation pneumonitis. A 1-week washout is permitted for palliative radiation (≤2 weeks of radiotherapy) to non-CNS disease.</w:t>
      </w:r>
    </w:p>
    <w:p w14:paraId="3E919A61" w14:textId="77777777" w:rsidR="00B33E51" w:rsidRDefault="006B7357" w:rsidP="00B33E51">
      <w:pPr>
        <w:pStyle w:val="ListNumber"/>
      </w:pPr>
      <w:r>
        <w:lastRenderedPageBreak/>
        <w:t>Has received a live vaccine within 30 days before the first dose of study intervention. Administration of killed vaccines is allowed.</w:t>
      </w:r>
      <w:r>
        <w:br/>
        <w:t>Refer to Section 6.5 for information on COVID-19 vaccines.</w:t>
      </w:r>
    </w:p>
    <w:p w14:paraId="72DC3FDF" w14:textId="77777777" w:rsidR="00B33E51" w:rsidRPr="002E62F9" w:rsidRDefault="00B33E51" w:rsidP="00960ECF">
      <w:pPr>
        <w:pStyle w:val="ListEnd"/>
      </w:pPr>
    </w:p>
    <w:p w14:paraId="068B368A" w14:textId="77777777" w:rsidR="009679F8" w:rsidRPr="009679F8" w:rsidRDefault="006B7357" w:rsidP="009679F8">
      <w:pPr>
        <w:pStyle w:val="Paragraph"/>
        <w:keepNext/>
        <w:rPr>
          <w:b/>
          <w:bCs/>
        </w:rPr>
      </w:pPr>
      <w:r w:rsidRPr="009679F8">
        <w:rPr>
          <w:b/>
        </w:rPr>
        <w:t>Prior/Concurrent Clinical Study Experience</w:t>
      </w:r>
    </w:p>
    <w:p w14:paraId="2114BB7B" w14:textId="70A0BEDC" w:rsidR="00811631" w:rsidRDefault="006B7357" w:rsidP="00C5144B">
      <w:pPr>
        <w:pStyle w:val="ListNumber"/>
      </w:pPr>
      <w:r>
        <w:t xml:space="preserve">Has </w:t>
      </w:r>
      <w:del w:id="1876" w:author="Powell, Deana" w:date="2023-10-19T15:28:00Z">
        <w:r w:rsidR="008C6FF8">
          <w:delText>received</w:delText>
        </w:r>
      </w:del>
      <w:ins w:id="1877" w:author="Powell, Deana" w:date="2023-10-19T15:28:00Z">
        <w:r>
          <w:t>Received</w:t>
        </w:r>
      </w:ins>
      <w:r>
        <w:t xml:space="preserve"> an investigational agent or has used an investigational device within 4 weeks prior to study intervention administration.</w:t>
      </w:r>
    </w:p>
    <w:p w14:paraId="3369247E" w14:textId="77777777" w:rsidR="00DD77E8" w:rsidRDefault="00DD77E8" w:rsidP="00DD77E8">
      <w:pPr>
        <w:pStyle w:val="ListEnd"/>
      </w:pPr>
    </w:p>
    <w:p w14:paraId="63A9C233" w14:textId="77777777" w:rsidR="009679F8" w:rsidRPr="009679F8" w:rsidRDefault="006B7357" w:rsidP="009679F8">
      <w:pPr>
        <w:pStyle w:val="Paragraph"/>
        <w:keepNext/>
        <w:rPr>
          <w:b/>
          <w:bCs/>
        </w:rPr>
      </w:pPr>
      <w:r w:rsidRPr="009679F8">
        <w:rPr>
          <w:b/>
        </w:rPr>
        <w:t>Diagnostic Assessments</w:t>
      </w:r>
    </w:p>
    <w:p w14:paraId="028C02DC" w14:textId="77777777" w:rsidR="00584ACF" w:rsidRDefault="006B7357" w:rsidP="00584ACF">
      <w:pPr>
        <w:pStyle w:val="ListNumber"/>
      </w:pPr>
      <w:r>
        <w:t xml:space="preserve">Has urine protein ≥1 g/24 hours. </w:t>
      </w:r>
    </w:p>
    <w:p w14:paraId="50566DB7" w14:textId="77777777" w:rsidR="00584ACF" w:rsidRDefault="006B7357" w:rsidP="00584ACF">
      <w:pPr>
        <w:pStyle w:val="ListNumber"/>
        <w:numPr>
          <w:ilvl w:val="0"/>
          <w:numId w:val="0"/>
        </w:numPr>
        <w:ind w:left="360"/>
      </w:pPr>
      <w:r>
        <w:t>Note:  Participants with proteinuria ≥2+ (≥100mg/dL) on urine dipstick testing (urinalysis) will undergo 24-hour urine collection for quantitative assessment of proteinuria.</w:t>
      </w:r>
    </w:p>
    <w:p w14:paraId="1EBBDD60" w14:textId="77777777" w:rsidR="00584ACF" w:rsidRDefault="006B7357" w:rsidP="00584ACF">
      <w:pPr>
        <w:pStyle w:val="ListNumber"/>
      </w:pPr>
      <w:r>
        <w:t xml:space="preserve">Has prolongation of QTc interval (calculated using Fridericia’s formula) to &gt;480 msec. </w:t>
      </w:r>
    </w:p>
    <w:p w14:paraId="282878D4" w14:textId="77777777" w:rsidR="00584ACF" w:rsidRDefault="006B7357" w:rsidP="00584ACF">
      <w:pPr>
        <w:pStyle w:val="ListNumber"/>
      </w:pPr>
      <w:r>
        <w:t xml:space="preserve">Has a LVEF below the institutional (or local laboratory) normal range, as determined by MUGA or ECHO. </w:t>
      </w:r>
    </w:p>
    <w:p w14:paraId="33B02566" w14:textId="77777777" w:rsidR="00584ACF" w:rsidRDefault="006B7357" w:rsidP="00584ACF">
      <w:pPr>
        <w:pStyle w:val="ListNumber"/>
      </w:pPr>
      <w:r>
        <w:t xml:space="preserve">Has a diagnosis of immunodeficiency or is receiving chronic systemic steroid therapy (in dosing exceeding 10 mg daily of prednisone equivalent) or any other form of immunosuppressive therapy within 7 days prior the first dose of study intervention. </w:t>
      </w:r>
    </w:p>
    <w:p w14:paraId="07977F5E" w14:textId="77777777" w:rsidR="00584ACF" w:rsidRDefault="006B7357" w:rsidP="00584ACF">
      <w:pPr>
        <w:pStyle w:val="ListNumber"/>
      </w:pPr>
      <w:r>
        <w:t>Has a known additional malignancy that is progressing or has required active treatment within the past 3 years.</w:t>
      </w:r>
    </w:p>
    <w:p w14:paraId="59FDED4C" w14:textId="77777777" w:rsidR="00584ACF" w:rsidRDefault="006B7357" w:rsidP="00584ACF">
      <w:pPr>
        <w:pStyle w:val="ListNumber"/>
        <w:numPr>
          <w:ilvl w:val="0"/>
          <w:numId w:val="0"/>
        </w:numPr>
        <w:ind w:left="360"/>
      </w:pPr>
      <w:r>
        <w:t>Note: Participants with basal cell carcinoma of the skin, squamous cell carcinoma of the skin, or carcinoma in situ (eg, breast carcinoma, cervical cancer in situ) that have undergone potentially curative therapy are not excluded.</w:t>
      </w:r>
    </w:p>
    <w:p w14:paraId="7D8566A1" w14:textId="77777777" w:rsidR="00584ACF" w:rsidRDefault="006B7357" w:rsidP="00584ACF">
      <w:pPr>
        <w:pStyle w:val="ListNumber"/>
      </w:pPr>
      <w:r>
        <w:t>Has known active CNS metastases and/or carcinomatous meningitis. Participants with previously treated brain metastases may participate provided they are radiologically stable, (ie, without evidence of progression) for at least 4 weeks by repeat imaging (note that the repeat imaging should be performed during study screening), clinically stable and without requirement of steroid treatment for at least 14 days prior to first dose of study intervention.</w:t>
      </w:r>
    </w:p>
    <w:p w14:paraId="01BF2F85" w14:textId="77777777" w:rsidR="00584ACF" w:rsidRDefault="006B7357" w:rsidP="00584ACF">
      <w:pPr>
        <w:pStyle w:val="ListNumber"/>
      </w:pPr>
      <w:r>
        <w:t xml:space="preserve">Has an active autoimmune disease that has required systemic treatment in past 2 years Replacement therapy (eg, thyroxine, insulin, or physiologic corticosteroid) is allowed. </w:t>
      </w:r>
    </w:p>
    <w:p w14:paraId="1E8EACB4" w14:textId="77777777" w:rsidR="00584ACF" w:rsidRDefault="006B7357" w:rsidP="00584ACF">
      <w:pPr>
        <w:pStyle w:val="ListNumber"/>
      </w:pPr>
      <w:r>
        <w:t>Has a history of (non-infectious) pneumonitis that required steroids or has current pneumonitis.</w:t>
      </w:r>
    </w:p>
    <w:p w14:paraId="62842F63" w14:textId="77777777" w:rsidR="00584ACF" w:rsidRDefault="006B7357" w:rsidP="00584ACF">
      <w:pPr>
        <w:pStyle w:val="ListNumber"/>
      </w:pPr>
      <w:r>
        <w:t xml:space="preserve">Has an active infection requiring systemic therapy (eg, tuberculosis, known viral or bacterial infections, etc.). </w:t>
      </w:r>
    </w:p>
    <w:p w14:paraId="041ACA13" w14:textId="77777777" w:rsidR="00584ACF" w:rsidRDefault="006B7357" w:rsidP="00584ACF">
      <w:pPr>
        <w:pStyle w:val="ListNumber"/>
      </w:pPr>
      <w:r>
        <w:t xml:space="preserve">Has a known history of HIV infection. </w:t>
      </w:r>
    </w:p>
    <w:p w14:paraId="12C6FDF7" w14:textId="77777777" w:rsidR="00584ACF" w:rsidRDefault="006B7357" w:rsidP="00584ACF">
      <w:pPr>
        <w:pStyle w:val="ListNumber"/>
        <w:numPr>
          <w:ilvl w:val="0"/>
          <w:numId w:val="0"/>
        </w:numPr>
        <w:ind w:left="360"/>
      </w:pPr>
      <w:r>
        <w:t>Note: No HIV testing is required unless mandated by local health authority.</w:t>
      </w:r>
    </w:p>
    <w:p w14:paraId="7709B602" w14:textId="77777777" w:rsidR="00584ACF" w:rsidRDefault="006B7357" w:rsidP="00584ACF">
      <w:pPr>
        <w:pStyle w:val="ListNumber"/>
      </w:pPr>
      <w:r>
        <w:lastRenderedPageBreak/>
        <w:t xml:space="preserve">Has a known history of hepatitis B (defined as HBsAg reactive) or known active hepatitis C virus (defined as HCV RNA [qualitative] is detected) infection. </w:t>
      </w:r>
    </w:p>
    <w:p w14:paraId="4A985D4B" w14:textId="77777777" w:rsidR="00584ACF" w:rsidRDefault="006B7357" w:rsidP="00584ACF">
      <w:pPr>
        <w:pStyle w:val="ListNumber"/>
        <w:numPr>
          <w:ilvl w:val="0"/>
          <w:numId w:val="0"/>
        </w:numPr>
        <w:ind w:left="360"/>
      </w:pPr>
      <w:r>
        <w:t xml:space="preserve">Note: No testing for hepatitis B and hepatitis C is required unless mandated by local health authority. </w:t>
      </w:r>
    </w:p>
    <w:p w14:paraId="523FD5BF" w14:textId="77777777" w:rsidR="00584ACF" w:rsidRDefault="006B7357" w:rsidP="00584ACF">
      <w:pPr>
        <w:pStyle w:val="ListNumber"/>
      </w:pPr>
      <w:r>
        <w:t xml:space="preserve">Has a history or current evidence of any condition, therapy, or laboratory abnormality that might confound the results of the study, interfere with the participant’s participation for the full duration of the study, or is not in the best interest of the participant to participate, in the opinion of the treating investigator. </w:t>
      </w:r>
    </w:p>
    <w:p w14:paraId="75F7CF82" w14:textId="3754D4B5" w:rsidR="000E6A82" w:rsidRDefault="006B7357" w:rsidP="00573E32">
      <w:pPr>
        <w:pStyle w:val="ListNumber"/>
      </w:pPr>
      <w:r>
        <w:t xml:space="preserve">Has a known psychiatric or substance abuse disorder that would interfere with the participant’s ability to cooperate with the requirements of the study. </w:t>
      </w:r>
    </w:p>
    <w:p w14:paraId="4C70FBCB" w14:textId="77777777" w:rsidR="00960ECF" w:rsidRPr="000E6A82" w:rsidRDefault="00960ECF" w:rsidP="00960ECF">
      <w:pPr>
        <w:pStyle w:val="ListEnd"/>
      </w:pPr>
    </w:p>
    <w:p w14:paraId="4B7C901F" w14:textId="77777777" w:rsidR="009679F8" w:rsidRPr="009679F8" w:rsidRDefault="006B7357" w:rsidP="009679F8">
      <w:pPr>
        <w:pStyle w:val="Paragraph"/>
        <w:keepNext/>
        <w:rPr>
          <w:b/>
          <w:bCs/>
        </w:rPr>
      </w:pPr>
      <w:r w:rsidRPr="009679F8">
        <w:rPr>
          <w:b/>
        </w:rPr>
        <w:t>Other Exclusions</w:t>
      </w:r>
    </w:p>
    <w:p w14:paraId="04B1E19D" w14:textId="77777777" w:rsidR="00DB6EFD" w:rsidRDefault="006B7357" w:rsidP="00DB6EFD">
      <w:pPr>
        <w:pStyle w:val="ListNumber"/>
      </w:pPr>
      <w:r>
        <w:t xml:space="preserve">Is pregnant or breastfeeding or expecting to conceive or father children within the projected duration of the study, starting with the screening visit through 120 days after the last dose of study intervention. </w:t>
      </w:r>
    </w:p>
    <w:p w14:paraId="3728EA2D" w14:textId="77777777" w:rsidR="00DB6EFD" w:rsidRDefault="006B7357" w:rsidP="00DB6EFD">
      <w:pPr>
        <w:pStyle w:val="ListNumber"/>
      </w:pPr>
      <w:r>
        <w:t>Has had an allogenic tissue/solid organ transplant.</w:t>
      </w:r>
    </w:p>
    <w:p w14:paraId="37AC8548" w14:textId="77777777" w:rsidR="00DB6EFD" w:rsidRDefault="00DB6EFD" w:rsidP="00DB6EFD">
      <w:pPr>
        <w:pStyle w:val="ListEnd"/>
      </w:pPr>
    </w:p>
    <w:p w14:paraId="7081F930" w14:textId="77777777" w:rsidR="00732D7B" w:rsidRDefault="006B7357" w:rsidP="00D509F0">
      <w:pPr>
        <w:pStyle w:val="Heading2"/>
      </w:pPr>
      <w:bookmarkStart w:id="1878" w:name="_Toc148621571"/>
      <w:bookmarkStart w:id="1879" w:name="_Toc107570625"/>
      <w:r w:rsidRPr="00D509F0">
        <w:t>Lifestyle Considerations</w:t>
      </w:r>
      <w:bookmarkEnd w:id="1878"/>
      <w:bookmarkEnd w:id="1879"/>
    </w:p>
    <w:p w14:paraId="0266561F" w14:textId="77777777" w:rsidR="008B7B78" w:rsidRPr="00DB6EFD" w:rsidRDefault="006B7357" w:rsidP="008B7B78">
      <w:pPr>
        <w:pStyle w:val="Heading3"/>
      </w:pPr>
      <w:bookmarkStart w:id="1880" w:name="_Toc148621572"/>
      <w:bookmarkStart w:id="1881" w:name="_Toc107570626"/>
      <w:r w:rsidRPr="00DB6EFD">
        <w:t>Meals and Dietary Restrictions</w:t>
      </w:r>
      <w:bookmarkEnd w:id="1880"/>
      <w:bookmarkEnd w:id="1881"/>
    </w:p>
    <w:p w14:paraId="2B0287AE" w14:textId="77777777" w:rsidR="00A91B58" w:rsidRDefault="006B7357" w:rsidP="00E82255">
      <w:pPr>
        <w:pStyle w:val="Paragraph"/>
      </w:pPr>
      <w:r>
        <w:t>Participants should maintain a normal diet unless modifications are required to manage an AE such as diarrhea, nausea, or vomiting.</w:t>
      </w:r>
    </w:p>
    <w:p w14:paraId="394C54D5" w14:textId="77777777" w:rsidR="008B7B78" w:rsidRDefault="006B7357" w:rsidP="00782DEE">
      <w:pPr>
        <w:pStyle w:val="Heading2"/>
      </w:pPr>
      <w:bookmarkStart w:id="1882" w:name="_Toc148621573"/>
      <w:bookmarkStart w:id="1883" w:name="_Toc107570627"/>
      <w:r w:rsidRPr="00782DEE">
        <w:t>Screen Failures</w:t>
      </w:r>
      <w:bookmarkEnd w:id="1882"/>
      <w:bookmarkEnd w:id="1883"/>
    </w:p>
    <w:p w14:paraId="405F4D44" w14:textId="77777777" w:rsidR="00521E1C" w:rsidRDefault="00D344B4" w:rsidP="00FE4E79">
      <w:pPr>
        <w:pStyle w:val="Paragraph"/>
      </w:pPr>
      <w:r w:rsidRPr="00A372A1">
        <w:t>Screen failures are defined as participants who consent to participate in the clinical study, but are not subsequently</w:t>
      </w:r>
      <w:r w:rsidRPr="00AE1BB8">
        <w:t xml:space="preserve"> </w:t>
      </w:r>
      <w:r w:rsidRPr="00DB6EFD">
        <w:t>randomized</w:t>
      </w:r>
      <w:r w:rsidRPr="001B68BF">
        <w:t xml:space="preserve"> </w:t>
      </w:r>
      <w:r w:rsidRPr="00AE1BB8">
        <w:t>in the study. A minimal set of screen</w:t>
      </w:r>
      <w:ins w:id="1884" w:author="Powell, Deana" w:date="2023-10-19T15:28:00Z">
        <w:r w:rsidRPr="00AE1BB8">
          <w:t>-</w:t>
        </w:r>
      </w:ins>
      <w:r w:rsidRPr="00AE1BB8">
        <w:t>failure information is required to ensure transparent reporting of screen</w:t>
      </w:r>
      <w:ins w:id="1885" w:author="Powell, Deana" w:date="2023-10-19T15:28:00Z">
        <w:r w:rsidRPr="00AE1BB8">
          <w:t>-</w:t>
        </w:r>
      </w:ins>
      <w:r w:rsidRPr="00AE1BB8">
        <w:t>failure participants to meet the CONSORT publishing requirements and to respond to queries from regulatory authorities. Minimal information includes demography, screen</w:t>
      </w:r>
      <w:ins w:id="1886" w:author="Powell, Deana" w:date="2023-10-19T15:28:00Z">
        <w:r w:rsidRPr="00AE1BB8">
          <w:t>-</w:t>
        </w:r>
      </w:ins>
      <w:r w:rsidRPr="00AE1BB8">
        <w:t>failure details, eligibility criteria, and any AEs or SAEs meeting reporting requirements as outlined in the data entry guidelines.</w:t>
      </w:r>
    </w:p>
    <w:p w14:paraId="3555B7F0" w14:textId="77777777" w:rsidR="00782DEE" w:rsidRDefault="006B7357" w:rsidP="00782DEE">
      <w:pPr>
        <w:pStyle w:val="Heading2"/>
      </w:pPr>
      <w:bookmarkStart w:id="1887" w:name="_Toc148621574"/>
      <w:bookmarkStart w:id="1888" w:name="_Toc107570628"/>
      <w:r w:rsidRPr="00782DEE">
        <w:t>Participant Replacement Strategy</w:t>
      </w:r>
      <w:bookmarkEnd w:id="1887"/>
      <w:bookmarkEnd w:id="1888"/>
    </w:p>
    <w:p w14:paraId="347E54A5" w14:textId="77777777" w:rsidR="00E61221" w:rsidRPr="00CC5A24" w:rsidRDefault="00D344B4" w:rsidP="00E61221">
      <w:pPr>
        <w:pStyle w:val="Paragraph"/>
      </w:pPr>
      <w:r w:rsidRPr="00C90B65">
        <w:t>A participant who</w:t>
      </w:r>
      <w:r w:rsidR="00653F4A">
        <w:t xml:space="preserve"> </w:t>
      </w:r>
      <w:r w:rsidRPr="00DB6EFD">
        <w:t>discontinues from study intervention</w:t>
      </w:r>
      <w:r w:rsidR="00DB6EFD" w:rsidRPr="00DB6EFD">
        <w:t xml:space="preserve"> OR withdraws from the study</w:t>
      </w:r>
      <w:r w:rsidR="00653F4A">
        <w:rPr>
          <w:rStyle w:val="SuggestedOptional"/>
        </w:rPr>
        <w:t xml:space="preserve"> </w:t>
      </w:r>
      <w:r w:rsidRPr="00C90B65">
        <w:t>will not be replaced.</w:t>
      </w:r>
    </w:p>
    <w:p w14:paraId="61C6E15A" w14:textId="77777777" w:rsidR="003F7298" w:rsidRPr="00501903" w:rsidRDefault="003F7298" w:rsidP="00334202">
      <w:pPr>
        <w:pStyle w:val="Heading1"/>
        <w:pageBreakBefore/>
        <w:ind w:left="475" w:hanging="475"/>
        <w:rPr>
          <w:del w:id="1889" w:author="Powell, Deana" w:date="2023-10-19T15:28:00Z"/>
        </w:rPr>
      </w:pPr>
      <w:bookmarkStart w:id="1890" w:name="_Toc107570629"/>
      <w:del w:id="1891" w:author="Powell, Deana" w:date="2023-10-19T15:28:00Z">
        <w:r w:rsidRPr="0024782B">
          <w:rPr>
            <w:rFonts w:eastAsiaTheme="minorHAnsi"/>
          </w:rPr>
          <w:lastRenderedPageBreak/>
          <w:delText>Study Intervention</w:delText>
        </w:r>
        <w:bookmarkEnd w:id="1890"/>
      </w:del>
    </w:p>
    <w:p w14:paraId="30F9FACC" w14:textId="77777777" w:rsidR="00782DEE" w:rsidRDefault="006B7357" w:rsidP="00334202">
      <w:pPr>
        <w:pStyle w:val="Heading1"/>
        <w:keepNext w:val="0"/>
        <w:keepLines w:val="0"/>
        <w:ind w:left="475" w:hanging="475"/>
        <w:rPr>
          <w:ins w:id="1892" w:author="Powell, Deana" w:date="2023-10-19T15:28:00Z"/>
        </w:rPr>
      </w:pPr>
      <w:bookmarkStart w:id="1893" w:name="_Toc148621575"/>
      <w:ins w:id="1894" w:author="Powell, Deana" w:date="2023-10-19T15:28:00Z">
        <w:r w:rsidRPr="00782DEE">
          <w:t>STUDY INTERVENTION</w:t>
        </w:r>
        <w:bookmarkEnd w:id="1893"/>
      </w:ins>
    </w:p>
    <w:p w14:paraId="0117370F" w14:textId="77777777" w:rsidR="00FE75A9" w:rsidRDefault="006B7357" w:rsidP="00C578D7">
      <w:pPr>
        <w:pStyle w:val="Paragraph"/>
      </w:pPr>
      <w:r w:rsidRPr="003072D7">
        <w:t>Study intervention is defined as any investigational intervention(s), marketed product(s), placebo, or medical device(s) intended to be administered to a study participant according to the study protocol.</w:t>
      </w:r>
    </w:p>
    <w:p w14:paraId="72A7F0D8" w14:textId="7B9BBC1C" w:rsidR="00521E1C" w:rsidRPr="00CB0430" w:rsidRDefault="00D344B4" w:rsidP="00CB0430">
      <w:pPr>
        <w:pStyle w:val="Paragraph"/>
        <w:rPr>
          <w:rFonts w:eastAsiaTheme="minorHAnsi"/>
        </w:rPr>
      </w:pPr>
      <w:r w:rsidRPr="00CB0430">
        <w:rPr>
          <w:rFonts w:eastAsiaTheme="minorHAnsi"/>
        </w:rPr>
        <w:t xml:space="preserve">Clinical supplies </w:t>
      </w:r>
      <w:r w:rsidR="005F5692">
        <w:t>(pembrolizumab and lenvatinib/matching placebo)</w:t>
      </w:r>
      <w:r w:rsidRPr="00C94DB3">
        <w:t xml:space="preserve"> </w:t>
      </w:r>
      <w:r w:rsidRPr="00CB0430">
        <w:rPr>
          <w:rFonts w:eastAsiaTheme="minorHAnsi"/>
        </w:rPr>
        <w:t>will be packaged to support enrollment</w:t>
      </w:r>
      <w:del w:id="1895" w:author="Powell, Deana" w:date="2023-10-19T15:28:00Z">
        <w:r w:rsidR="00A45745" w:rsidRPr="00CC1153">
          <w:delText xml:space="preserve"> as required</w:delText>
        </w:r>
      </w:del>
      <w:r w:rsidRPr="005F5692">
        <w:t>.</w:t>
      </w:r>
      <w:r w:rsidRPr="00C94DB3">
        <w:t xml:space="preserve"> </w:t>
      </w:r>
      <w:r w:rsidRPr="00CB0430">
        <w:rPr>
          <w:rFonts w:eastAsiaTheme="minorHAnsi"/>
        </w:rPr>
        <w:t>Clinical supplies will be affixed with a clinical label in accordance with regulatory requirements.</w:t>
      </w:r>
    </w:p>
    <w:p w14:paraId="2FCF89BA" w14:textId="77777777" w:rsidR="00782DEE" w:rsidRDefault="006B7357" w:rsidP="00782DEE">
      <w:pPr>
        <w:pStyle w:val="Heading2"/>
      </w:pPr>
      <w:bookmarkStart w:id="1896" w:name="_Toc148621576"/>
      <w:bookmarkStart w:id="1897" w:name="_Toc107570630"/>
      <w:r w:rsidRPr="00782DEE">
        <w:t>Study Intervention(s) Administered</w:t>
      </w:r>
      <w:bookmarkEnd w:id="1896"/>
      <w:bookmarkEnd w:id="1897"/>
    </w:p>
    <w:p w14:paraId="47E3824E" w14:textId="77777777" w:rsidR="00086E3D" w:rsidRPr="00DB1257" w:rsidRDefault="006B7357" w:rsidP="00086E3D">
      <w:pPr>
        <w:pStyle w:val="Paragraph"/>
        <w:rPr>
          <w:ins w:id="1898" w:author="Powell, Deana" w:date="2023-10-19T15:28:00Z"/>
          <w:lang w:val="en-GB"/>
        </w:rPr>
      </w:pPr>
      <w:ins w:id="1899" w:author="Powell, Deana" w:date="2023-10-19T15:28:00Z">
        <w:r w:rsidRPr="0059057D">
          <w:rPr>
            <w:lang w:val="en-GB"/>
          </w:rPr>
          <w:t>NOTE: In alignment with the study-specific investigator letter</w:t>
        </w:r>
        <w:r w:rsidRPr="00DB1257">
          <w:rPr>
            <w:lang w:val="en-GB"/>
          </w:rPr>
          <w:t xml:space="preserve"> dated 25-Aug-2023</w:t>
        </w:r>
        <w:r w:rsidRPr="0059057D">
          <w:rPr>
            <w:lang w:val="en-GB"/>
          </w:rPr>
          <w:t>, all study participants still receiving pembrolizumab should continue to receive pembrolizumab monotherapy on study and undergo modified protocol study procedures as specified in this amendment. Study participation should end after the 30-day Safety Follow-up Visit (last scheduled visit)</w:t>
        </w:r>
        <w:r w:rsidRPr="00A47061">
          <w:rPr>
            <w:lang w:val="en-GB"/>
          </w:rPr>
          <w:t xml:space="preserve"> </w:t>
        </w:r>
        <w:r>
          <w:rPr>
            <w:lang w:val="en-GB"/>
          </w:rPr>
          <w:t xml:space="preserve">with the following exceptions: participants who are potential candidates for Second Course treatment will continue in Efficacy Follow-up and all participants in China will continue in </w:t>
        </w:r>
        <w:r w:rsidR="005024E0">
          <w:rPr>
            <w:lang w:val="en-GB"/>
          </w:rPr>
          <w:t>Efficacy</w:t>
        </w:r>
        <w:r>
          <w:rPr>
            <w:lang w:val="en-GB"/>
          </w:rPr>
          <w:t xml:space="preserve"> Follow-up</w:t>
        </w:r>
        <w:r w:rsidR="005024E0">
          <w:rPr>
            <w:lang w:val="en-GB"/>
          </w:rPr>
          <w:t xml:space="preserve"> and </w:t>
        </w:r>
        <w:r w:rsidR="00704C1B">
          <w:rPr>
            <w:lang w:val="en-GB"/>
          </w:rPr>
          <w:t>Survival Follow-up</w:t>
        </w:r>
        <w:r w:rsidR="00704C1B" w:rsidRPr="0059057D">
          <w:rPr>
            <w:lang w:val="en-GB"/>
          </w:rPr>
          <w:t xml:space="preserve">. </w:t>
        </w:r>
        <w:r w:rsidRPr="0059057D">
          <w:rPr>
            <w:lang w:val="en-GB"/>
          </w:rPr>
          <w:t xml:space="preserve">All participants should stop ongoing treatment with lenvatinib/placebo. </w:t>
        </w:r>
      </w:ins>
    </w:p>
    <w:p w14:paraId="7E0ACD17" w14:textId="77777777" w:rsidR="00086E3D" w:rsidRPr="0059057D" w:rsidRDefault="006B7357" w:rsidP="00086E3D">
      <w:pPr>
        <w:pStyle w:val="Paragraph"/>
        <w:rPr>
          <w:ins w:id="1900" w:author="Powell, Deana" w:date="2023-10-19T15:28:00Z"/>
          <w:lang w:val="en-GB"/>
        </w:rPr>
      </w:pPr>
      <w:ins w:id="1901" w:author="Powell, Deana" w:date="2023-10-19T15:28:00Z">
        <w:r w:rsidRPr="0059057D">
          <w:rPr>
            <w:lang w:val="en-GB"/>
          </w:rPr>
          <w:t>Exceptions may be requested for lenvatinib for study participants who, in the assessment of their study physician, are benefiting from ongoing lenvatinib after consulting with the Sponsor</w:t>
        </w:r>
        <w:r w:rsidR="00820E8A" w:rsidRPr="0059057D">
          <w:rPr>
            <w:lang w:val="en-GB"/>
          </w:rPr>
          <w:t xml:space="preserve">. </w:t>
        </w:r>
        <w:r w:rsidRPr="0059057D">
          <w:rPr>
            <w:lang w:val="en-GB"/>
          </w:rPr>
          <w:t>This applies to participants currently on pembrolizumab and lenvatinib and participants who have discontinued pembrolizumab and are currently continuing lenvatinib monotherapy</w:t>
        </w:r>
        <w:r w:rsidR="00820E8A" w:rsidRPr="0059057D">
          <w:rPr>
            <w:lang w:val="en-GB"/>
          </w:rPr>
          <w:t xml:space="preserve">. </w:t>
        </w:r>
        <w:r w:rsidRPr="0059057D">
          <w:rPr>
            <w:lang w:val="en-GB"/>
          </w:rPr>
          <w:t>Participants who are considered by the investigator as candidates for continued monotherapy with lenvatinib after completion of 35 cycles of pembrolizumab and lenvatinib require a separate communication with the Sponsor</w:t>
        </w:r>
        <w:r w:rsidR="00820E8A" w:rsidRPr="0059057D">
          <w:rPr>
            <w:lang w:val="en-GB"/>
          </w:rPr>
          <w:t xml:space="preserve">. </w:t>
        </w:r>
        <w:r w:rsidRPr="0059057D">
          <w:rPr>
            <w:lang w:val="en-GB"/>
          </w:rPr>
          <w:t>Participants who discontinue pembrolizumab prior to completion of Cycle 35 (eg, due to an AE) must discontinue lenvatinib at the same time.</w:t>
        </w:r>
      </w:ins>
    </w:p>
    <w:p w14:paraId="7F6AD4A0" w14:textId="33C963A9" w:rsidR="00521E1C" w:rsidRPr="005F5692" w:rsidRDefault="006B7357" w:rsidP="00086E3D">
      <w:pPr>
        <w:pStyle w:val="Paragraph"/>
      </w:pPr>
      <w:r w:rsidRPr="005F5692">
        <w:t>The study intervention(s)</w:t>
      </w:r>
      <w:r w:rsidRPr="005525DE">
        <w:t xml:space="preserve"> </w:t>
      </w:r>
      <w:r w:rsidRPr="00FA6C15">
        <w:rPr>
          <w:rFonts w:eastAsiaTheme="minorHAnsi"/>
        </w:rPr>
        <w:t>to be used in this study</w:t>
      </w:r>
      <w:r w:rsidR="000B1D66">
        <w:t xml:space="preserve"> </w:t>
      </w:r>
      <w:r w:rsidRPr="005F5692">
        <w:t>are</w:t>
      </w:r>
      <w:r w:rsidRPr="005525DE">
        <w:t xml:space="preserve"> </w:t>
      </w:r>
      <w:r w:rsidRPr="00FA6C15">
        <w:rPr>
          <w:rFonts w:eastAsiaTheme="minorHAnsi"/>
        </w:rPr>
        <w:t>outlined</w:t>
      </w:r>
      <w:r w:rsidRPr="005525DE">
        <w:t xml:space="preserve"> </w:t>
      </w:r>
      <w:r w:rsidRPr="005F5692">
        <w:t xml:space="preserve">in </w:t>
      </w:r>
      <w:r w:rsidR="00815B7C">
        <w:t>Table </w:t>
      </w:r>
      <w:r w:rsidR="00815B7C">
        <w:rPr>
          <w:noProof/>
        </w:rPr>
        <w:t>4</w:t>
      </w:r>
      <w:r w:rsidR="000B1D66" w:rsidRPr="005F5692">
        <w:t>.</w:t>
      </w:r>
    </w:p>
    <w:p w14:paraId="406C0645" w14:textId="208C74DC" w:rsidR="000C65FD" w:rsidRPr="00062093" w:rsidRDefault="009C1069" w:rsidP="000C65FD">
      <w:pPr>
        <w:pStyle w:val="Paragraph"/>
      </w:pPr>
      <w:r w:rsidRPr="00A372A1">
        <w:t xml:space="preserve">Country-specific </w:t>
      </w:r>
      <w:del w:id="1902" w:author="Powell, Deana" w:date="2023-10-19T15:28:00Z">
        <w:r w:rsidR="00E277A4" w:rsidRPr="00DE2689">
          <w:rPr>
            <w:b/>
            <w:bCs/>
          </w:rPr>
          <w:delText>differences</w:delText>
        </w:r>
      </w:del>
      <w:ins w:id="1903" w:author="Powell, Deana" w:date="2023-10-19T15:28:00Z">
        <w:r w:rsidRPr="00A372A1">
          <w:t>requirements</w:t>
        </w:r>
      </w:ins>
      <w:r w:rsidRPr="00A372A1">
        <w:t xml:space="preserve"> are noted in</w:t>
      </w:r>
      <w:r w:rsidRPr="00062093">
        <w:t xml:space="preserve"> </w:t>
      </w:r>
      <w:r w:rsidRPr="005F5692">
        <w:t>Appendix 7</w:t>
      </w:r>
      <w:r w:rsidRPr="00062093">
        <w:t>.</w:t>
      </w:r>
    </w:p>
    <w:p w14:paraId="0B39608F" w14:textId="77777777" w:rsidR="00782DEE" w:rsidRPr="00757414" w:rsidRDefault="00782DEE" w:rsidP="00757414">
      <w:pPr>
        <w:pStyle w:val="Paragraph"/>
        <w:spacing w:before="0" w:after="0" w:line="20" w:lineRule="exact"/>
        <w:rPr>
          <w:sz w:val="2"/>
          <w:szCs w:val="2"/>
        </w:rPr>
      </w:pPr>
    </w:p>
    <w:p w14:paraId="3339F91C" w14:textId="77777777" w:rsidR="00782DEE" w:rsidRPr="00757414" w:rsidRDefault="00782DEE" w:rsidP="00757414">
      <w:pPr>
        <w:pStyle w:val="Paragraph"/>
        <w:spacing w:before="0" w:after="0" w:line="20" w:lineRule="exact"/>
        <w:rPr>
          <w:sz w:val="2"/>
          <w:szCs w:val="2"/>
        </w:rPr>
        <w:sectPr w:rsidR="00782DEE" w:rsidRPr="00757414" w:rsidSect="0097492E">
          <w:headerReference w:type="default" r:id="rId34"/>
          <w:footerReference w:type="default" r:id="rId35"/>
          <w:pgSz w:w="12240" w:h="15840"/>
          <w:pgMar w:top="1440" w:right="1440" w:bottom="1440" w:left="1800" w:header="720" w:footer="720" w:gutter="0"/>
          <w:cols w:space="708"/>
          <w:docGrid w:linePitch="360"/>
        </w:sectPr>
      </w:pPr>
    </w:p>
    <w:p w14:paraId="521672A0" w14:textId="4D4105F4" w:rsidR="00782DEE" w:rsidRDefault="006B7357" w:rsidP="001A49CC">
      <w:pPr>
        <w:pStyle w:val="Caption"/>
        <w:keepNext/>
        <w:rPr>
          <w:noProof/>
        </w:rPr>
      </w:pPr>
      <w:bookmarkStart w:id="1929" w:name="_Ref148596448"/>
      <w:bookmarkStart w:id="1930" w:name="_Toc148621760"/>
      <w:bookmarkStart w:id="1931" w:name="_Ref9936123"/>
      <w:bookmarkStart w:id="1932" w:name="_Toc107570811"/>
      <w:r>
        <w:lastRenderedPageBreak/>
        <w:t>Table </w:t>
      </w:r>
      <w:r w:rsidR="00815B7C">
        <w:rPr>
          <w:noProof/>
        </w:rPr>
        <w:t>4</w:t>
      </w:r>
      <w:bookmarkEnd w:id="1929"/>
      <w:bookmarkEnd w:id="1931"/>
      <w:r>
        <w:rPr>
          <w:noProof/>
        </w:rPr>
        <w:tab/>
        <w:t>Study Interventions</w:t>
      </w:r>
      <w:bookmarkEnd w:id="1930"/>
      <w:bookmarkEnd w:id="1932"/>
    </w:p>
    <w:p w14:paraId="42383A98" w14:textId="77777777" w:rsidR="00694AF4" w:rsidRPr="00EA5877" w:rsidRDefault="00694AF4" w:rsidP="00EA5877">
      <w:pPr>
        <w:pStyle w:val="Paragraph"/>
        <w:keepNext/>
        <w:spacing w:before="0" w:after="0" w:line="20" w:lineRule="exact"/>
        <w:rPr>
          <w:sz w:val="2"/>
          <w:szCs w:val="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8" w:type="dxa"/>
          <w:right w:w="58" w:type="dxa"/>
        </w:tblCellMar>
        <w:tblLook w:val="0600" w:firstRow="0" w:lastRow="0" w:firstColumn="0" w:lastColumn="0" w:noHBand="1" w:noVBand="1"/>
      </w:tblPr>
      <w:tblGrid>
        <w:gridCol w:w="574"/>
        <w:gridCol w:w="1106"/>
        <w:gridCol w:w="1280"/>
        <w:gridCol w:w="1874"/>
        <w:gridCol w:w="1106"/>
        <w:gridCol w:w="994"/>
        <w:gridCol w:w="739"/>
        <w:gridCol w:w="1861"/>
        <w:gridCol w:w="1056"/>
        <w:gridCol w:w="883"/>
        <w:gridCol w:w="657"/>
        <w:gridCol w:w="820"/>
      </w:tblGrid>
      <w:tr w:rsidR="000121B5" w14:paraId="292B364A" w14:textId="77777777" w:rsidTr="00B6144A">
        <w:trPr>
          <w:tblHeader/>
        </w:trPr>
        <w:tc>
          <w:tcPr>
            <w:tcW w:w="252" w:type="pct"/>
          </w:tcPr>
          <w:p w14:paraId="022CA43A" w14:textId="77777777" w:rsidR="00694AF4" w:rsidRPr="005630AE" w:rsidRDefault="006B7357" w:rsidP="002D0D74">
            <w:pPr>
              <w:pStyle w:val="TableCellLeft10pt"/>
              <w:rPr>
                <w:b/>
                <w:bCs/>
              </w:rPr>
            </w:pPr>
            <w:r w:rsidRPr="005630AE">
              <w:rPr>
                <w:b/>
                <w:bCs/>
              </w:rPr>
              <w:t>Arm Name</w:t>
            </w:r>
          </w:p>
        </w:tc>
        <w:tc>
          <w:tcPr>
            <w:tcW w:w="461" w:type="pct"/>
          </w:tcPr>
          <w:p w14:paraId="05A4F1BB" w14:textId="77777777" w:rsidR="00694AF4" w:rsidRPr="005630AE" w:rsidRDefault="006B7357" w:rsidP="002D0D74">
            <w:pPr>
              <w:pStyle w:val="TableCellLeft10pt"/>
              <w:rPr>
                <w:b/>
                <w:bCs/>
              </w:rPr>
            </w:pPr>
            <w:r w:rsidRPr="005630AE">
              <w:rPr>
                <w:b/>
                <w:bCs/>
              </w:rPr>
              <w:t>Arm Type</w:t>
            </w:r>
          </w:p>
        </w:tc>
        <w:tc>
          <w:tcPr>
            <w:tcW w:w="534" w:type="pct"/>
          </w:tcPr>
          <w:p w14:paraId="23DA504E" w14:textId="77777777" w:rsidR="00694AF4" w:rsidRPr="005630AE" w:rsidRDefault="006B7357" w:rsidP="002D0D74">
            <w:pPr>
              <w:pStyle w:val="TableCellLeft10pt"/>
              <w:rPr>
                <w:b/>
                <w:bCs/>
              </w:rPr>
            </w:pPr>
            <w:r w:rsidRPr="005630AE">
              <w:rPr>
                <w:b/>
                <w:bCs/>
              </w:rPr>
              <w:t>Intervention Name</w:t>
            </w:r>
          </w:p>
        </w:tc>
        <w:tc>
          <w:tcPr>
            <w:tcW w:w="641" w:type="pct"/>
          </w:tcPr>
          <w:p w14:paraId="094781BE" w14:textId="77777777" w:rsidR="00694AF4" w:rsidRPr="005630AE" w:rsidRDefault="006B7357" w:rsidP="002D0D74">
            <w:pPr>
              <w:pStyle w:val="TableCellLeft10pt"/>
              <w:rPr>
                <w:b/>
                <w:bCs/>
              </w:rPr>
            </w:pPr>
            <w:ins w:id="1933" w:author="Powell, Deana" w:date="2023-10-19T15:28:00Z">
              <w:r w:rsidRPr="005630AE">
                <w:rPr>
                  <w:b/>
                  <w:bCs/>
                </w:rPr>
                <w:t xml:space="preserve">Intervention </w:t>
              </w:r>
            </w:ins>
            <w:r w:rsidRPr="005630AE">
              <w:rPr>
                <w:b/>
                <w:bCs/>
              </w:rPr>
              <w:t>Type</w:t>
            </w:r>
          </w:p>
        </w:tc>
        <w:tc>
          <w:tcPr>
            <w:tcW w:w="461" w:type="pct"/>
          </w:tcPr>
          <w:p w14:paraId="17491035" w14:textId="77777777" w:rsidR="00694AF4" w:rsidRPr="005630AE" w:rsidRDefault="006B7357" w:rsidP="002D0D74">
            <w:pPr>
              <w:pStyle w:val="TableCellLeft10pt"/>
              <w:rPr>
                <w:b/>
                <w:bCs/>
              </w:rPr>
            </w:pPr>
            <w:r w:rsidRPr="005630AE">
              <w:rPr>
                <w:b/>
                <w:bCs/>
              </w:rPr>
              <w:t>Dose Formulation</w:t>
            </w:r>
          </w:p>
        </w:tc>
        <w:tc>
          <w:tcPr>
            <w:tcW w:w="414" w:type="pct"/>
          </w:tcPr>
          <w:p w14:paraId="68FF8998" w14:textId="77777777" w:rsidR="00694AF4" w:rsidRPr="005630AE" w:rsidRDefault="006B7357" w:rsidP="002D0D74">
            <w:pPr>
              <w:pStyle w:val="TableCellLeft10pt"/>
              <w:rPr>
                <w:b/>
                <w:bCs/>
              </w:rPr>
            </w:pPr>
            <w:r w:rsidRPr="005630AE">
              <w:rPr>
                <w:b/>
                <w:bCs/>
              </w:rPr>
              <w:t>Unit Dose Strength(s)</w:t>
            </w:r>
          </w:p>
        </w:tc>
        <w:tc>
          <w:tcPr>
            <w:tcW w:w="315" w:type="pct"/>
          </w:tcPr>
          <w:p w14:paraId="2E4E8797" w14:textId="77777777" w:rsidR="00694AF4" w:rsidRPr="005630AE" w:rsidRDefault="006B7357" w:rsidP="002D0D74">
            <w:pPr>
              <w:pStyle w:val="TableCellLeft10pt"/>
              <w:rPr>
                <w:b/>
                <w:bCs/>
              </w:rPr>
            </w:pPr>
            <w:r w:rsidRPr="005630AE">
              <w:rPr>
                <w:b/>
                <w:bCs/>
              </w:rPr>
              <w:t>Dosage Level(s)</w:t>
            </w:r>
          </w:p>
        </w:tc>
        <w:tc>
          <w:tcPr>
            <w:tcW w:w="552" w:type="pct"/>
          </w:tcPr>
          <w:p w14:paraId="15B4754A" w14:textId="476BEAF9" w:rsidR="00694AF4" w:rsidRPr="005630AE" w:rsidRDefault="006B7357" w:rsidP="002D0D74">
            <w:pPr>
              <w:pStyle w:val="TableCellLeft10pt"/>
              <w:rPr>
                <w:b/>
                <w:bCs/>
              </w:rPr>
            </w:pPr>
            <w:r w:rsidRPr="005630AE">
              <w:rPr>
                <w:b/>
                <w:bCs/>
              </w:rPr>
              <w:t xml:space="preserve">Route of </w:t>
            </w:r>
            <w:del w:id="1934" w:author="Powell, Deana" w:date="2023-10-19T15:28:00Z">
              <w:r w:rsidR="005B425D" w:rsidRPr="005B425D">
                <w:rPr>
                  <w:b/>
                  <w:szCs w:val="20"/>
                </w:rPr>
                <w:delText>Adminis</w:delText>
              </w:r>
              <w:r w:rsidR="003D7C32">
                <w:rPr>
                  <w:b/>
                  <w:szCs w:val="20"/>
                </w:rPr>
                <w:delText>-</w:delText>
              </w:r>
              <w:r w:rsidR="005B425D" w:rsidRPr="005B425D">
                <w:rPr>
                  <w:b/>
                  <w:szCs w:val="20"/>
                </w:rPr>
                <w:delText>tration</w:delText>
              </w:r>
            </w:del>
            <w:ins w:id="1935" w:author="Powell, Deana" w:date="2023-10-19T15:28:00Z">
              <w:r w:rsidRPr="005630AE">
                <w:rPr>
                  <w:b/>
                  <w:bCs/>
                </w:rPr>
                <w:t>Administration</w:t>
              </w:r>
            </w:ins>
          </w:p>
        </w:tc>
        <w:tc>
          <w:tcPr>
            <w:tcW w:w="440" w:type="pct"/>
          </w:tcPr>
          <w:p w14:paraId="47044BA8" w14:textId="12221E23" w:rsidR="00694AF4" w:rsidRPr="005630AE" w:rsidRDefault="006B7357" w:rsidP="002D0D74">
            <w:pPr>
              <w:pStyle w:val="TableCellLeft10pt"/>
              <w:rPr>
                <w:b/>
                <w:bCs/>
              </w:rPr>
            </w:pPr>
            <w:r w:rsidRPr="005630AE">
              <w:rPr>
                <w:b/>
                <w:bCs/>
              </w:rPr>
              <w:t>Regimen/</w:t>
            </w:r>
            <w:del w:id="1936" w:author="Powell, Deana" w:date="2023-10-19T15:28:00Z">
              <w:r w:rsidR="003D7C32">
                <w:rPr>
                  <w:b/>
                  <w:szCs w:val="20"/>
                </w:rPr>
                <w:br/>
              </w:r>
              <w:r w:rsidR="005B425D" w:rsidRPr="005B425D">
                <w:rPr>
                  <w:b/>
                  <w:szCs w:val="20"/>
                </w:rPr>
                <w:delText>Treatment</w:delText>
              </w:r>
            </w:del>
            <w:ins w:id="1937" w:author="Powell, Deana" w:date="2023-10-19T15:28:00Z">
              <w:r w:rsidR="00517B65" w:rsidRPr="005630AE">
                <w:rPr>
                  <w:b/>
                  <w:bCs/>
                </w:rPr>
                <w:t>‌</w:t>
              </w:r>
              <w:r w:rsidRPr="005630AE">
                <w:rPr>
                  <w:b/>
                  <w:bCs/>
                </w:rPr>
                <w:t>Treatment</w:t>
              </w:r>
            </w:ins>
            <w:r w:rsidRPr="005630AE">
              <w:rPr>
                <w:b/>
                <w:bCs/>
              </w:rPr>
              <w:t xml:space="preserve"> Period</w:t>
            </w:r>
            <w:ins w:id="1938" w:author="Powell, Deana" w:date="2023-10-19T15:28:00Z">
              <w:r w:rsidRPr="005630AE">
                <w:rPr>
                  <w:b/>
                  <w:bCs/>
                </w:rPr>
                <w:t>/</w:t>
              </w:r>
              <w:r w:rsidR="00517B65" w:rsidRPr="005630AE">
                <w:rPr>
                  <w:b/>
                  <w:bCs/>
                </w:rPr>
                <w:t>‌</w:t>
              </w:r>
              <w:r w:rsidRPr="005630AE">
                <w:rPr>
                  <w:b/>
                  <w:bCs/>
                </w:rPr>
                <w:t>Vaccination Regimen</w:t>
              </w:r>
            </w:ins>
          </w:p>
        </w:tc>
        <w:tc>
          <w:tcPr>
            <w:tcW w:w="299" w:type="pct"/>
          </w:tcPr>
          <w:p w14:paraId="0AD75994" w14:textId="77777777" w:rsidR="00694AF4" w:rsidRPr="005630AE" w:rsidRDefault="006B7357" w:rsidP="002D0D74">
            <w:pPr>
              <w:pStyle w:val="TableCellLeft10pt"/>
              <w:rPr>
                <w:b/>
                <w:bCs/>
              </w:rPr>
            </w:pPr>
            <w:r w:rsidRPr="005630AE">
              <w:rPr>
                <w:b/>
                <w:bCs/>
              </w:rPr>
              <w:t>Use</w:t>
            </w:r>
          </w:p>
        </w:tc>
        <w:tc>
          <w:tcPr>
            <w:tcW w:w="283" w:type="pct"/>
          </w:tcPr>
          <w:p w14:paraId="02944BAD" w14:textId="41EAE9B9" w:rsidR="00694AF4" w:rsidRPr="005630AE" w:rsidRDefault="006B7357" w:rsidP="002D0D74">
            <w:pPr>
              <w:pStyle w:val="TableCellLeft10pt"/>
              <w:rPr>
                <w:b/>
                <w:bCs/>
              </w:rPr>
            </w:pPr>
            <w:r w:rsidRPr="005630AE">
              <w:rPr>
                <w:b/>
                <w:bCs/>
              </w:rPr>
              <w:t>IMP</w:t>
            </w:r>
            <w:del w:id="1939" w:author="Powell, Deana" w:date="2023-10-19T15:28:00Z">
              <w:r w:rsidR="005B425D" w:rsidRPr="005B425D">
                <w:rPr>
                  <w:b/>
                  <w:szCs w:val="20"/>
                </w:rPr>
                <w:delText>/</w:delText>
              </w:r>
              <w:r w:rsidR="006A07FD">
                <w:rPr>
                  <w:b/>
                  <w:szCs w:val="20"/>
                </w:rPr>
                <w:br/>
              </w:r>
            </w:del>
            <w:ins w:id="1940" w:author="Powell, Deana" w:date="2023-10-19T15:28:00Z">
              <w:r w:rsidRPr="005630AE">
                <w:rPr>
                  <w:b/>
                  <w:bCs/>
                </w:rPr>
                <w:t xml:space="preserve"> or </w:t>
              </w:r>
            </w:ins>
            <w:r w:rsidRPr="005630AE">
              <w:rPr>
                <w:b/>
                <w:bCs/>
              </w:rPr>
              <w:t>NIMP</w:t>
            </w:r>
            <w:ins w:id="1941" w:author="Powell, Deana" w:date="2023-10-19T15:28:00Z">
              <w:r w:rsidRPr="005630AE">
                <w:rPr>
                  <w:b/>
                  <w:bCs/>
                </w:rPr>
                <w:t>/</w:t>
              </w:r>
              <w:r w:rsidR="00517B65" w:rsidRPr="005630AE">
                <w:rPr>
                  <w:b/>
                  <w:bCs/>
                </w:rPr>
                <w:t>‌</w:t>
              </w:r>
              <w:r w:rsidRPr="005630AE">
                <w:rPr>
                  <w:b/>
                  <w:bCs/>
                </w:rPr>
                <w:t>AxMP</w:t>
              </w:r>
            </w:ins>
          </w:p>
        </w:tc>
        <w:tc>
          <w:tcPr>
            <w:tcW w:w="347" w:type="pct"/>
          </w:tcPr>
          <w:p w14:paraId="0E27D536" w14:textId="77777777" w:rsidR="00694AF4" w:rsidRPr="005630AE" w:rsidRDefault="006B7357" w:rsidP="002D0D74">
            <w:pPr>
              <w:pStyle w:val="TableCellLeft10pt"/>
              <w:rPr>
                <w:b/>
                <w:bCs/>
              </w:rPr>
            </w:pPr>
            <w:r w:rsidRPr="005630AE">
              <w:rPr>
                <w:b/>
                <w:bCs/>
              </w:rPr>
              <w:t>Sourcing</w:t>
            </w:r>
          </w:p>
        </w:tc>
      </w:tr>
      <w:tr w:rsidR="000121B5" w14:paraId="28DC72FC" w14:textId="77777777" w:rsidTr="00B6144A">
        <w:tc>
          <w:tcPr>
            <w:tcW w:w="252" w:type="pct"/>
          </w:tcPr>
          <w:p w14:paraId="79CE6BCD" w14:textId="77777777" w:rsidR="008441CB" w:rsidRDefault="006B7357" w:rsidP="005630AE">
            <w:pPr>
              <w:pStyle w:val="TableCellLeft10pt"/>
              <w:keepNext w:val="0"/>
            </w:pPr>
            <w:r>
              <w:t>Arm 1</w:t>
            </w:r>
          </w:p>
          <w:p w14:paraId="7F0A9D24" w14:textId="77777777" w:rsidR="007101DB" w:rsidRDefault="007101DB" w:rsidP="005630AE">
            <w:pPr>
              <w:pStyle w:val="TableCellLeft10pt"/>
              <w:keepNext w:val="0"/>
            </w:pPr>
          </w:p>
        </w:tc>
        <w:tc>
          <w:tcPr>
            <w:tcW w:w="461" w:type="pct"/>
          </w:tcPr>
          <w:p w14:paraId="553B7014" w14:textId="77777777" w:rsidR="00694AF4" w:rsidRDefault="006B7357" w:rsidP="005630AE">
            <w:pPr>
              <w:pStyle w:val="TableCellLeft10pt"/>
              <w:keepNext w:val="0"/>
            </w:pPr>
            <w:r>
              <w:t>Experimental</w:t>
            </w:r>
          </w:p>
        </w:tc>
        <w:tc>
          <w:tcPr>
            <w:tcW w:w="534" w:type="pct"/>
          </w:tcPr>
          <w:p w14:paraId="64478ECC" w14:textId="77777777" w:rsidR="008441CB" w:rsidRDefault="006B7357" w:rsidP="005630AE">
            <w:pPr>
              <w:pStyle w:val="TableCellLeft10pt"/>
              <w:keepNext w:val="0"/>
            </w:pPr>
            <w:r>
              <w:t>Lenvatinib</w:t>
            </w:r>
          </w:p>
          <w:p w14:paraId="283E18A7" w14:textId="77777777" w:rsidR="007101DB" w:rsidRDefault="007101DB" w:rsidP="005630AE">
            <w:pPr>
              <w:pStyle w:val="TableCellLeft10pt"/>
              <w:keepNext w:val="0"/>
            </w:pPr>
          </w:p>
        </w:tc>
        <w:tc>
          <w:tcPr>
            <w:tcW w:w="641" w:type="pct"/>
          </w:tcPr>
          <w:p w14:paraId="714491C3" w14:textId="77777777" w:rsidR="00694AF4" w:rsidRDefault="006B7357" w:rsidP="005630AE">
            <w:pPr>
              <w:pStyle w:val="TableCellLeft10pt"/>
              <w:keepNext w:val="0"/>
            </w:pPr>
            <w:r>
              <w:t>Drug</w:t>
            </w:r>
          </w:p>
        </w:tc>
        <w:tc>
          <w:tcPr>
            <w:tcW w:w="461" w:type="pct"/>
          </w:tcPr>
          <w:p w14:paraId="6E98D089" w14:textId="77777777" w:rsidR="00694AF4" w:rsidRDefault="006B7357" w:rsidP="005630AE">
            <w:pPr>
              <w:pStyle w:val="TableCellLeft10pt"/>
              <w:keepNext w:val="0"/>
            </w:pPr>
            <w:r>
              <w:t>Capsule</w:t>
            </w:r>
          </w:p>
        </w:tc>
        <w:tc>
          <w:tcPr>
            <w:tcW w:w="414" w:type="pct"/>
          </w:tcPr>
          <w:p w14:paraId="77850AC8" w14:textId="6C154335" w:rsidR="008E7DCA" w:rsidRDefault="006B7357" w:rsidP="005630AE">
            <w:pPr>
              <w:pStyle w:val="TableCellLeft10pt"/>
              <w:keepNext w:val="0"/>
              <w:rPr>
                <w:ins w:id="1942" w:author="Powell, Deana" w:date="2023-10-19T15:28:00Z"/>
              </w:rPr>
            </w:pPr>
            <w:r>
              <w:t>10 mg</w:t>
            </w:r>
            <w:r>
              <w:br/>
              <w:t xml:space="preserve">4 </w:t>
            </w:r>
            <w:del w:id="1943" w:author="Powell, Deana" w:date="2023-10-19T15:28:00Z">
              <w:r w:rsidR="005B425D" w:rsidRPr="005B425D">
                <w:rPr>
                  <w:sz w:val="18"/>
                  <w:szCs w:val="18"/>
                </w:rPr>
                <w:delText>mg</w:delText>
              </w:r>
              <w:r w:rsidR="005B425D" w:rsidRPr="005B425D">
                <w:rPr>
                  <w:sz w:val="18"/>
                  <w:szCs w:val="18"/>
                  <w:vertAlign w:val="superscript"/>
                </w:rPr>
                <w:delText>a</w:delText>
              </w:r>
            </w:del>
            <w:ins w:id="1944" w:author="Powell, Deana" w:date="2023-10-19T15:28:00Z">
              <w:r>
                <w:t>mg</w:t>
              </w:r>
            </w:ins>
          </w:p>
          <w:p w14:paraId="45FB93F7" w14:textId="77777777" w:rsidR="007101DB" w:rsidRDefault="007101DB" w:rsidP="005630AE">
            <w:pPr>
              <w:pStyle w:val="TableCellLeft10pt"/>
              <w:keepNext w:val="0"/>
            </w:pPr>
          </w:p>
        </w:tc>
        <w:tc>
          <w:tcPr>
            <w:tcW w:w="315" w:type="pct"/>
          </w:tcPr>
          <w:p w14:paraId="5F684791" w14:textId="77777777" w:rsidR="008441CB" w:rsidRDefault="006B7357" w:rsidP="005630AE">
            <w:pPr>
              <w:pStyle w:val="TableCellLeft10pt"/>
              <w:keepNext w:val="0"/>
            </w:pPr>
            <w:r>
              <w:t>20 mg</w:t>
            </w:r>
          </w:p>
          <w:p w14:paraId="3E8E618A" w14:textId="77777777" w:rsidR="007101DB" w:rsidRDefault="007101DB" w:rsidP="005630AE">
            <w:pPr>
              <w:pStyle w:val="TableCellLeft10pt"/>
              <w:keepNext w:val="0"/>
            </w:pPr>
          </w:p>
        </w:tc>
        <w:tc>
          <w:tcPr>
            <w:tcW w:w="552" w:type="pct"/>
          </w:tcPr>
          <w:p w14:paraId="7740B921" w14:textId="77777777" w:rsidR="00694AF4" w:rsidRDefault="006B7357" w:rsidP="005630AE">
            <w:pPr>
              <w:pStyle w:val="TableCellLeft10pt"/>
              <w:keepNext w:val="0"/>
            </w:pPr>
            <w:r>
              <w:t>Oral</w:t>
            </w:r>
          </w:p>
        </w:tc>
        <w:tc>
          <w:tcPr>
            <w:tcW w:w="440" w:type="pct"/>
          </w:tcPr>
          <w:p w14:paraId="090B2A91" w14:textId="77777777" w:rsidR="008441CB" w:rsidRDefault="006B7357" w:rsidP="005630AE">
            <w:pPr>
              <w:pStyle w:val="TableCellLeft10pt"/>
              <w:keepNext w:val="0"/>
            </w:pPr>
            <w:r w:rsidRPr="007101DB">
              <w:t>QD, no treatment duration limit</w:t>
            </w:r>
          </w:p>
          <w:p w14:paraId="0C6CAEA8" w14:textId="77777777" w:rsidR="007101DB" w:rsidRDefault="007101DB" w:rsidP="005630AE">
            <w:pPr>
              <w:pStyle w:val="TableCellLeft10pt"/>
              <w:keepNext w:val="0"/>
            </w:pPr>
          </w:p>
        </w:tc>
        <w:tc>
          <w:tcPr>
            <w:tcW w:w="299" w:type="pct"/>
          </w:tcPr>
          <w:p w14:paraId="40751C6D" w14:textId="06C042C4" w:rsidR="00694AF4" w:rsidRDefault="005B425D" w:rsidP="005630AE">
            <w:pPr>
              <w:pStyle w:val="TableCellLeft10pt"/>
              <w:keepNext w:val="0"/>
            </w:pPr>
            <w:del w:id="1945" w:author="Powell, Deana" w:date="2023-10-19T15:28:00Z">
              <w:r w:rsidRPr="005B425D">
                <w:rPr>
                  <w:sz w:val="18"/>
                  <w:szCs w:val="18"/>
                </w:rPr>
                <w:delText>Experi</w:delText>
              </w:r>
              <w:r w:rsidR="006A07FD">
                <w:rPr>
                  <w:sz w:val="18"/>
                  <w:szCs w:val="18"/>
                </w:rPr>
                <w:delText>-</w:delText>
              </w:r>
              <w:r w:rsidRPr="005B425D">
                <w:rPr>
                  <w:sz w:val="18"/>
                  <w:szCs w:val="18"/>
                </w:rPr>
                <w:delText>mental</w:delText>
              </w:r>
            </w:del>
            <w:ins w:id="1946" w:author="Powell, Deana" w:date="2023-10-19T15:28:00Z">
              <w:r w:rsidR="006B7357">
                <w:t>Test Product</w:t>
              </w:r>
            </w:ins>
          </w:p>
        </w:tc>
        <w:tc>
          <w:tcPr>
            <w:tcW w:w="283" w:type="pct"/>
          </w:tcPr>
          <w:p w14:paraId="67D060AE" w14:textId="77777777" w:rsidR="00694AF4" w:rsidRDefault="006B7357" w:rsidP="005630AE">
            <w:pPr>
              <w:pStyle w:val="TableCellLeft10pt"/>
              <w:keepNext w:val="0"/>
            </w:pPr>
            <w:r>
              <w:t>IMP</w:t>
            </w:r>
          </w:p>
        </w:tc>
        <w:tc>
          <w:tcPr>
            <w:tcW w:w="347" w:type="pct"/>
          </w:tcPr>
          <w:p w14:paraId="4019E04F" w14:textId="77777777" w:rsidR="00694AF4" w:rsidRDefault="006B7357" w:rsidP="005630AE">
            <w:pPr>
              <w:pStyle w:val="TableCellLeft10pt"/>
              <w:keepNext w:val="0"/>
            </w:pPr>
            <w:r>
              <w:t>Central</w:t>
            </w:r>
          </w:p>
          <w:p w14:paraId="3BBEFC29" w14:textId="77777777" w:rsidR="008441CB" w:rsidRDefault="008441CB" w:rsidP="005630AE">
            <w:pPr>
              <w:pStyle w:val="TableCellLeft10pt"/>
              <w:keepNext w:val="0"/>
            </w:pPr>
          </w:p>
        </w:tc>
      </w:tr>
      <w:tr w:rsidR="000121B5" w14:paraId="0BEDA5DC" w14:textId="77777777" w:rsidTr="00B6144A">
        <w:tc>
          <w:tcPr>
            <w:tcW w:w="252" w:type="pct"/>
          </w:tcPr>
          <w:p w14:paraId="2C33E8F7" w14:textId="77777777" w:rsidR="008441CB" w:rsidRDefault="006B7357" w:rsidP="005630AE">
            <w:pPr>
              <w:pStyle w:val="TableCellLeft10pt"/>
              <w:keepNext w:val="0"/>
            </w:pPr>
            <w:r>
              <w:t>Arm 1</w:t>
            </w:r>
          </w:p>
          <w:p w14:paraId="5E7D2724" w14:textId="77777777" w:rsidR="007101DB" w:rsidRDefault="007101DB" w:rsidP="005630AE">
            <w:pPr>
              <w:pStyle w:val="TableCellLeft10pt"/>
              <w:keepNext w:val="0"/>
            </w:pPr>
          </w:p>
        </w:tc>
        <w:tc>
          <w:tcPr>
            <w:tcW w:w="461" w:type="pct"/>
          </w:tcPr>
          <w:p w14:paraId="02538100" w14:textId="77777777" w:rsidR="001D6B92" w:rsidRDefault="006B7357" w:rsidP="005630AE">
            <w:pPr>
              <w:pStyle w:val="TableCellLeft10pt"/>
              <w:keepNext w:val="0"/>
            </w:pPr>
            <w:r>
              <w:t>Experimental</w:t>
            </w:r>
          </w:p>
        </w:tc>
        <w:tc>
          <w:tcPr>
            <w:tcW w:w="534" w:type="pct"/>
          </w:tcPr>
          <w:p w14:paraId="58888636" w14:textId="77777777" w:rsidR="008441CB" w:rsidRDefault="006B7357" w:rsidP="005630AE">
            <w:pPr>
              <w:pStyle w:val="TableCellLeft10pt"/>
              <w:keepNext w:val="0"/>
            </w:pPr>
            <w:r>
              <w:t>Pembrolizumab</w:t>
            </w:r>
          </w:p>
          <w:p w14:paraId="08919BB7" w14:textId="77777777" w:rsidR="007101DB" w:rsidRDefault="007101DB" w:rsidP="005630AE">
            <w:pPr>
              <w:pStyle w:val="TableCellLeft10pt"/>
              <w:keepNext w:val="0"/>
            </w:pPr>
          </w:p>
        </w:tc>
        <w:tc>
          <w:tcPr>
            <w:tcW w:w="641" w:type="pct"/>
          </w:tcPr>
          <w:p w14:paraId="550F7AA5" w14:textId="18CE0C15" w:rsidR="009546FF" w:rsidRDefault="005B425D" w:rsidP="005630AE">
            <w:pPr>
              <w:pStyle w:val="TableCellLeft10pt"/>
              <w:keepNext w:val="0"/>
              <w:rPr>
                <w:ins w:id="1947" w:author="Powell, Deana" w:date="2023-10-19T15:28:00Z"/>
              </w:rPr>
            </w:pPr>
            <w:del w:id="1948" w:author="Powell, Deana" w:date="2023-10-19T15:28:00Z">
              <w:r w:rsidRPr="005B425D">
                <w:rPr>
                  <w:sz w:val="18"/>
                  <w:szCs w:val="18"/>
                </w:rPr>
                <w:delText>Drug</w:delText>
              </w:r>
            </w:del>
            <w:ins w:id="1949" w:author="Powell, Deana" w:date="2023-10-19T15:28:00Z">
              <w:r w:rsidR="006B7357">
                <w:t>Biological/Vaccine</w:t>
              </w:r>
            </w:ins>
          </w:p>
          <w:p w14:paraId="4DE0EA80" w14:textId="77777777" w:rsidR="007101DB" w:rsidRDefault="007101DB" w:rsidP="005630AE">
            <w:pPr>
              <w:pStyle w:val="TableCellLeft10pt"/>
              <w:keepNext w:val="0"/>
            </w:pPr>
          </w:p>
        </w:tc>
        <w:tc>
          <w:tcPr>
            <w:tcW w:w="461" w:type="pct"/>
          </w:tcPr>
          <w:p w14:paraId="4891132E" w14:textId="77777777" w:rsidR="001D6B92" w:rsidRDefault="006B7357" w:rsidP="005630AE">
            <w:pPr>
              <w:pStyle w:val="TableCellLeft10pt"/>
              <w:keepNext w:val="0"/>
            </w:pPr>
            <w:r>
              <w:t>Solution</w:t>
            </w:r>
          </w:p>
          <w:p w14:paraId="0099AE05" w14:textId="33B241EB" w:rsidR="007101DB" w:rsidRDefault="005B425D" w:rsidP="005630AE">
            <w:pPr>
              <w:pStyle w:val="TableCellLeft10pt"/>
              <w:keepNext w:val="0"/>
            </w:pPr>
            <w:del w:id="1950" w:author="Powell, Deana" w:date="2023-10-19T15:28:00Z">
              <w:r w:rsidRPr="005B425D">
                <w:rPr>
                  <w:rStyle w:val="Emphasis"/>
                  <w:sz w:val="18"/>
                  <w:szCs w:val="18"/>
                </w:rPr>
                <w:delText xml:space="preserve"> for Infusion</w:delText>
              </w:r>
            </w:del>
          </w:p>
        </w:tc>
        <w:tc>
          <w:tcPr>
            <w:tcW w:w="414" w:type="pct"/>
          </w:tcPr>
          <w:p w14:paraId="22B5B548" w14:textId="77777777" w:rsidR="008441CB" w:rsidRDefault="006B7357" w:rsidP="005630AE">
            <w:pPr>
              <w:pStyle w:val="TableCellLeft10pt"/>
              <w:keepNext w:val="0"/>
            </w:pPr>
            <w:r>
              <w:t>25 mg/mL</w:t>
            </w:r>
          </w:p>
          <w:p w14:paraId="2FF85F3A" w14:textId="77777777" w:rsidR="007101DB" w:rsidRDefault="007101DB" w:rsidP="005630AE">
            <w:pPr>
              <w:pStyle w:val="TableCellLeft10pt"/>
              <w:keepNext w:val="0"/>
            </w:pPr>
          </w:p>
        </w:tc>
        <w:tc>
          <w:tcPr>
            <w:tcW w:w="315" w:type="pct"/>
          </w:tcPr>
          <w:p w14:paraId="666A11C4" w14:textId="77777777" w:rsidR="008441CB" w:rsidRDefault="006B7357" w:rsidP="005630AE">
            <w:pPr>
              <w:pStyle w:val="TableCellLeft10pt"/>
              <w:keepNext w:val="0"/>
            </w:pPr>
            <w:r>
              <w:t>200 mg</w:t>
            </w:r>
          </w:p>
          <w:p w14:paraId="0E387EA9" w14:textId="77777777" w:rsidR="007101DB" w:rsidRDefault="007101DB" w:rsidP="005630AE">
            <w:pPr>
              <w:pStyle w:val="TableCellLeft10pt"/>
              <w:keepNext w:val="0"/>
            </w:pPr>
          </w:p>
        </w:tc>
        <w:tc>
          <w:tcPr>
            <w:tcW w:w="552" w:type="pct"/>
          </w:tcPr>
          <w:p w14:paraId="285FCB26" w14:textId="77777777" w:rsidR="001D6B92" w:rsidRDefault="006B7357" w:rsidP="005630AE">
            <w:pPr>
              <w:pStyle w:val="TableCellLeft10pt"/>
              <w:keepNext w:val="0"/>
            </w:pPr>
            <w:r>
              <w:t>IV Infusion</w:t>
            </w:r>
          </w:p>
        </w:tc>
        <w:tc>
          <w:tcPr>
            <w:tcW w:w="440" w:type="pct"/>
          </w:tcPr>
          <w:p w14:paraId="7E013BA8" w14:textId="77777777" w:rsidR="008441CB" w:rsidRDefault="006B7357" w:rsidP="005630AE">
            <w:pPr>
              <w:pStyle w:val="TableCellLeft10pt"/>
              <w:keepNext w:val="0"/>
            </w:pPr>
            <w:r w:rsidRPr="007101DB">
              <w:t>Day 1 of each 21-day cycle</w:t>
            </w:r>
          </w:p>
          <w:p w14:paraId="105A877B" w14:textId="77777777" w:rsidR="007101DB" w:rsidRDefault="007101DB" w:rsidP="005630AE">
            <w:pPr>
              <w:pStyle w:val="TableCellLeft10pt"/>
              <w:keepNext w:val="0"/>
            </w:pPr>
          </w:p>
        </w:tc>
        <w:tc>
          <w:tcPr>
            <w:tcW w:w="299" w:type="pct"/>
          </w:tcPr>
          <w:p w14:paraId="7C0C3F70" w14:textId="38968668" w:rsidR="001D6B92" w:rsidRDefault="002E1108" w:rsidP="005630AE">
            <w:pPr>
              <w:pStyle w:val="TableCellLeft10pt"/>
              <w:keepNext w:val="0"/>
            </w:pPr>
            <w:del w:id="1951" w:author="Powell, Deana" w:date="2023-10-19T15:28:00Z">
              <w:r>
                <w:rPr>
                  <w:sz w:val="18"/>
                  <w:szCs w:val="18"/>
                </w:rPr>
                <w:delText>Experi</w:delText>
              </w:r>
              <w:r w:rsidR="006A07FD">
                <w:rPr>
                  <w:sz w:val="18"/>
                  <w:szCs w:val="18"/>
                </w:rPr>
                <w:delText>-</w:delText>
              </w:r>
              <w:r>
                <w:rPr>
                  <w:sz w:val="18"/>
                  <w:szCs w:val="18"/>
                </w:rPr>
                <w:delText>mental</w:delText>
              </w:r>
            </w:del>
            <w:ins w:id="1952" w:author="Powell, Deana" w:date="2023-10-19T15:28:00Z">
              <w:r w:rsidR="006B7357">
                <w:t>Test Product</w:t>
              </w:r>
            </w:ins>
          </w:p>
        </w:tc>
        <w:tc>
          <w:tcPr>
            <w:tcW w:w="283" w:type="pct"/>
          </w:tcPr>
          <w:p w14:paraId="7CEAB002" w14:textId="77777777" w:rsidR="001D6B92" w:rsidRDefault="006B7357" w:rsidP="005630AE">
            <w:pPr>
              <w:pStyle w:val="TableCellLeft10pt"/>
              <w:keepNext w:val="0"/>
            </w:pPr>
            <w:r>
              <w:t>IMP</w:t>
            </w:r>
          </w:p>
        </w:tc>
        <w:tc>
          <w:tcPr>
            <w:tcW w:w="347" w:type="pct"/>
          </w:tcPr>
          <w:p w14:paraId="526F3489" w14:textId="77777777" w:rsidR="001D6B92" w:rsidRDefault="006B7357" w:rsidP="005630AE">
            <w:pPr>
              <w:pStyle w:val="TableCellLeft10pt"/>
              <w:keepNext w:val="0"/>
            </w:pPr>
            <w:r>
              <w:t>Central</w:t>
            </w:r>
          </w:p>
          <w:p w14:paraId="0F3F56B2" w14:textId="77777777" w:rsidR="008441CB" w:rsidRDefault="008441CB" w:rsidP="005630AE">
            <w:pPr>
              <w:pStyle w:val="TableCellLeft10pt"/>
              <w:keepNext w:val="0"/>
            </w:pPr>
          </w:p>
        </w:tc>
      </w:tr>
      <w:tr w:rsidR="000121B5" w14:paraId="18545A24" w14:textId="77777777" w:rsidTr="00B6144A">
        <w:tc>
          <w:tcPr>
            <w:tcW w:w="252" w:type="pct"/>
          </w:tcPr>
          <w:p w14:paraId="3700AF6E" w14:textId="77777777" w:rsidR="008441CB" w:rsidRDefault="006B7357" w:rsidP="005630AE">
            <w:pPr>
              <w:pStyle w:val="TableCellLeft10pt"/>
              <w:keepNext w:val="0"/>
            </w:pPr>
            <w:r>
              <w:t>Arm 2</w:t>
            </w:r>
          </w:p>
          <w:p w14:paraId="3056E5E1" w14:textId="77777777" w:rsidR="007101DB" w:rsidRDefault="007101DB" w:rsidP="005630AE">
            <w:pPr>
              <w:pStyle w:val="TableCellLeft10pt"/>
              <w:keepNext w:val="0"/>
            </w:pPr>
          </w:p>
        </w:tc>
        <w:tc>
          <w:tcPr>
            <w:tcW w:w="461" w:type="pct"/>
          </w:tcPr>
          <w:p w14:paraId="10BDB731" w14:textId="77777777" w:rsidR="00C85C0D" w:rsidRDefault="006B7357" w:rsidP="005630AE">
            <w:pPr>
              <w:pStyle w:val="TableCellLeft10pt"/>
              <w:keepNext w:val="0"/>
            </w:pPr>
            <w:r>
              <w:t>Experimental</w:t>
            </w:r>
          </w:p>
        </w:tc>
        <w:tc>
          <w:tcPr>
            <w:tcW w:w="534" w:type="pct"/>
          </w:tcPr>
          <w:p w14:paraId="59298D18" w14:textId="77777777" w:rsidR="008441CB" w:rsidRDefault="006B7357" w:rsidP="005630AE">
            <w:pPr>
              <w:pStyle w:val="TableCellLeft10pt"/>
              <w:keepNext w:val="0"/>
            </w:pPr>
            <w:r>
              <w:t>Matching placebo</w:t>
            </w:r>
          </w:p>
          <w:p w14:paraId="2A16B7B3" w14:textId="77777777" w:rsidR="007101DB" w:rsidRDefault="007101DB" w:rsidP="005630AE">
            <w:pPr>
              <w:pStyle w:val="TableCellLeft10pt"/>
              <w:keepNext w:val="0"/>
            </w:pPr>
          </w:p>
        </w:tc>
        <w:tc>
          <w:tcPr>
            <w:tcW w:w="641" w:type="pct"/>
          </w:tcPr>
          <w:p w14:paraId="449209AC" w14:textId="77777777" w:rsidR="00C85C0D" w:rsidRDefault="006B7357" w:rsidP="005630AE">
            <w:pPr>
              <w:pStyle w:val="TableCellLeft10pt"/>
              <w:keepNext w:val="0"/>
            </w:pPr>
            <w:r>
              <w:t>Drug</w:t>
            </w:r>
          </w:p>
        </w:tc>
        <w:tc>
          <w:tcPr>
            <w:tcW w:w="461" w:type="pct"/>
          </w:tcPr>
          <w:p w14:paraId="3189D571" w14:textId="77777777" w:rsidR="00C85C0D" w:rsidRDefault="006B7357" w:rsidP="005630AE">
            <w:pPr>
              <w:pStyle w:val="TableCellLeft10pt"/>
              <w:keepNext w:val="0"/>
            </w:pPr>
            <w:r>
              <w:t>Capsule</w:t>
            </w:r>
          </w:p>
        </w:tc>
        <w:tc>
          <w:tcPr>
            <w:tcW w:w="414" w:type="pct"/>
          </w:tcPr>
          <w:p w14:paraId="0FCE0E3F" w14:textId="77777777" w:rsidR="008441CB" w:rsidRDefault="006B7357" w:rsidP="005630AE">
            <w:pPr>
              <w:pStyle w:val="TableCellLeft10pt"/>
              <w:keepNext w:val="0"/>
            </w:pPr>
            <w:r>
              <w:t>N/A</w:t>
            </w:r>
          </w:p>
          <w:p w14:paraId="6F053138" w14:textId="77777777" w:rsidR="007101DB" w:rsidRDefault="007101DB" w:rsidP="005630AE">
            <w:pPr>
              <w:pStyle w:val="TableCellLeft10pt"/>
              <w:keepNext w:val="0"/>
            </w:pPr>
          </w:p>
        </w:tc>
        <w:tc>
          <w:tcPr>
            <w:tcW w:w="315" w:type="pct"/>
          </w:tcPr>
          <w:p w14:paraId="353E233C" w14:textId="77777777" w:rsidR="008441CB" w:rsidRDefault="006B7357" w:rsidP="005630AE">
            <w:pPr>
              <w:pStyle w:val="TableCellLeft10pt"/>
              <w:keepNext w:val="0"/>
            </w:pPr>
            <w:r>
              <w:t>N/A</w:t>
            </w:r>
          </w:p>
          <w:p w14:paraId="2BDA923C" w14:textId="77777777" w:rsidR="007101DB" w:rsidRDefault="007101DB" w:rsidP="005630AE">
            <w:pPr>
              <w:pStyle w:val="TableCellLeft10pt"/>
              <w:keepNext w:val="0"/>
            </w:pPr>
          </w:p>
        </w:tc>
        <w:tc>
          <w:tcPr>
            <w:tcW w:w="552" w:type="pct"/>
          </w:tcPr>
          <w:p w14:paraId="7B28CEAD" w14:textId="77777777" w:rsidR="00C85C0D" w:rsidRDefault="006B7357" w:rsidP="005630AE">
            <w:pPr>
              <w:pStyle w:val="TableCellLeft10pt"/>
              <w:keepNext w:val="0"/>
            </w:pPr>
            <w:r>
              <w:t>Oral</w:t>
            </w:r>
          </w:p>
        </w:tc>
        <w:tc>
          <w:tcPr>
            <w:tcW w:w="440" w:type="pct"/>
          </w:tcPr>
          <w:p w14:paraId="678DBC9B" w14:textId="77777777" w:rsidR="008441CB" w:rsidRDefault="006B7357" w:rsidP="005630AE">
            <w:pPr>
              <w:pStyle w:val="TableCellLeft10pt"/>
              <w:keepNext w:val="0"/>
            </w:pPr>
            <w:r w:rsidRPr="007101DB">
              <w:t>QD, no treatment duration limit</w:t>
            </w:r>
          </w:p>
          <w:p w14:paraId="43896697" w14:textId="77777777" w:rsidR="007101DB" w:rsidRDefault="007101DB" w:rsidP="005630AE">
            <w:pPr>
              <w:pStyle w:val="TableCellLeft10pt"/>
              <w:keepNext w:val="0"/>
            </w:pPr>
          </w:p>
        </w:tc>
        <w:tc>
          <w:tcPr>
            <w:tcW w:w="299" w:type="pct"/>
          </w:tcPr>
          <w:p w14:paraId="0931985C" w14:textId="77777777" w:rsidR="00C85C0D" w:rsidRDefault="006B7357" w:rsidP="005630AE">
            <w:pPr>
              <w:pStyle w:val="TableCellLeft10pt"/>
              <w:keepNext w:val="0"/>
            </w:pPr>
            <w:r>
              <w:t>Placebo</w:t>
            </w:r>
          </w:p>
        </w:tc>
        <w:tc>
          <w:tcPr>
            <w:tcW w:w="283" w:type="pct"/>
          </w:tcPr>
          <w:p w14:paraId="4EAEAB4E" w14:textId="77777777" w:rsidR="00C85C0D" w:rsidRDefault="006B7357" w:rsidP="005630AE">
            <w:pPr>
              <w:pStyle w:val="TableCellLeft10pt"/>
              <w:keepNext w:val="0"/>
            </w:pPr>
            <w:r>
              <w:t>IMP</w:t>
            </w:r>
          </w:p>
        </w:tc>
        <w:tc>
          <w:tcPr>
            <w:tcW w:w="347" w:type="pct"/>
          </w:tcPr>
          <w:p w14:paraId="1DEEBDC8" w14:textId="77777777" w:rsidR="00C85C0D" w:rsidRDefault="006B7357" w:rsidP="005630AE">
            <w:pPr>
              <w:pStyle w:val="TableCellLeft10pt"/>
              <w:keepNext w:val="0"/>
            </w:pPr>
            <w:r>
              <w:t>Central</w:t>
            </w:r>
          </w:p>
          <w:p w14:paraId="6AF37174" w14:textId="77777777" w:rsidR="008441CB" w:rsidRDefault="008441CB" w:rsidP="005630AE">
            <w:pPr>
              <w:pStyle w:val="TableCellLeft10pt"/>
              <w:keepNext w:val="0"/>
            </w:pPr>
          </w:p>
        </w:tc>
      </w:tr>
      <w:tr w:rsidR="000121B5" w14:paraId="33AE7FF8" w14:textId="77777777" w:rsidTr="00B6144A">
        <w:tc>
          <w:tcPr>
            <w:tcW w:w="252" w:type="pct"/>
            <w:vAlign w:val="center"/>
          </w:tcPr>
          <w:p w14:paraId="7712D93D" w14:textId="77777777" w:rsidR="008441CB" w:rsidRDefault="006B7357" w:rsidP="00907560">
            <w:pPr>
              <w:pStyle w:val="TableCellLeft10pt"/>
              <w:keepNext w:val="0"/>
            </w:pPr>
            <w:r>
              <w:t>Arm 2</w:t>
            </w:r>
          </w:p>
          <w:p w14:paraId="2924E1E9" w14:textId="77777777" w:rsidR="007101DB" w:rsidRDefault="007101DB" w:rsidP="00907560">
            <w:pPr>
              <w:pStyle w:val="TableCellLeft10pt"/>
              <w:keepNext w:val="0"/>
            </w:pPr>
          </w:p>
        </w:tc>
        <w:tc>
          <w:tcPr>
            <w:tcW w:w="461" w:type="pct"/>
          </w:tcPr>
          <w:p w14:paraId="06FB7F17" w14:textId="77777777" w:rsidR="008A55C5" w:rsidRDefault="006B7357" w:rsidP="005630AE">
            <w:pPr>
              <w:pStyle w:val="TableCellLeft10pt"/>
              <w:keepNext w:val="0"/>
            </w:pPr>
            <w:r>
              <w:t>Experimental</w:t>
            </w:r>
          </w:p>
        </w:tc>
        <w:tc>
          <w:tcPr>
            <w:tcW w:w="534" w:type="pct"/>
          </w:tcPr>
          <w:p w14:paraId="794747DB" w14:textId="77777777" w:rsidR="008441CB" w:rsidRDefault="006B7357" w:rsidP="00907560">
            <w:pPr>
              <w:pStyle w:val="TableCellLeft10pt"/>
              <w:keepNext w:val="0"/>
              <w:jc w:val="center"/>
            </w:pPr>
            <w:r>
              <w:t>Pembrolizumab</w:t>
            </w:r>
          </w:p>
          <w:p w14:paraId="3E9C86BB" w14:textId="77777777" w:rsidR="007101DB" w:rsidRDefault="007101DB" w:rsidP="00907560">
            <w:pPr>
              <w:pStyle w:val="TableCellLeft10pt"/>
              <w:keepNext w:val="0"/>
              <w:jc w:val="center"/>
            </w:pPr>
          </w:p>
        </w:tc>
        <w:tc>
          <w:tcPr>
            <w:tcW w:w="641" w:type="pct"/>
          </w:tcPr>
          <w:p w14:paraId="15E99C9C" w14:textId="01AF209F" w:rsidR="009546FF" w:rsidRDefault="005B425D" w:rsidP="005630AE">
            <w:pPr>
              <w:pStyle w:val="TableCellLeft10pt"/>
              <w:keepNext w:val="0"/>
              <w:rPr>
                <w:ins w:id="1953" w:author="Powell, Deana" w:date="2023-10-19T15:28:00Z"/>
              </w:rPr>
            </w:pPr>
            <w:del w:id="1954" w:author="Powell, Deana" w:date="2023-10-19T15:28:00Z">
              <w:r w:rsidRPr="005B425D">
                <w:rPr>
                  <w:sz w:val="18"/>
                  <w:szCs w:val="18"/>
                </w:rPr>
                <w:delText>Drug</w:delText>
              </w:r>
            </w:del>
            <w:ins w:id="1955" w:author="Powell, Deana" w:date="2023-10-19T15:28:00Z">
              <w:r w:rsidR="006B7357">
                <w:t>Biological/Vaccine</w:t>
              </w:r>
            </w:ins>
          </w:p>
          <w:p w14:paraId="3E29DCFF" w14:textId="77777777" w:rsidR="007101DB" w:rsidRDefault="007101DB" w:rsidP="005630AE">
            <w:pPr>
              <w:pStyle w:val="TableCellLeft10pt"/>
              <w:keepNext w:val="0"/>
            </w:pPr>
          </w:p>
        </w:tc>
        <w:tc>
          <w:tcPr>
            <w:tcW w:w="461" w:type="pct"/>
          </w:tcPr>
          <w:p w14:paraId="670FF1AF" w14:textId="77777777" w:rsidR="008A55C5" w:rsidRDefault="006B7357" w:rsidP="005630AE">
            <w:pPr>
              <w:pStyle w:val="TableCellLeft10pt"/>
              <w:keepNext w:val="0"/>
            </w:pPr>
            <w:r>
              <w:t>Solution</w:t>
            </w:r>
          </w:p>
          <w:p w14:paraId="69B7B89D" w14:textId="36832943" w:rsidR="007101DB" w:rsidRDefault="005B425D" w:rsidP="005630AE">
            <w:pPr>
              <w:pStyle w:val="TableCellLeft10pt"/>
              <w:keepNext w:val="0"/>
            </w:pPr>
            <w:del w:id="1956" w:author="Powell, Deana" w:date="2023-10-19T15:28:00Z">
              <w:r w:rsidRPr="005B425D">
                <w:rPr>
                  <w:rStyle w:val="Emphasis"/>
                  <w:sz w:val="18"/>
                  <w:szCs w:val="18"/>
                </w:rPr>
                <w:delText xml:space="preserve"> for Infusion</w:delText>
              </w:r>
            </w:del>
          </w:p>
        </w:tc>
        <w:tc>
          <w:tcPr>
            <w:tcW w:w="414" w:type="pct"/>
          </w:tcPr>
          <w:p w14:paraId="48324A68" w14:textId="77777777" w:rsidR="008441CB" w:rsidRDefault="006B7357" w:rsidP="005630AE">
            <w:pPr>
              <w:pStyle w:val="TableCellLeft10pt"/>
              <w:keepNext w:val="0"/>
            </w:pPr>
            <w:r>
              <w:t>25 mg/mL</w:t>
            </w:r>
          </w:p>
          <w:p w14:paraId="4C5D5CC9" w14:textId="77777777" w:rsidR="007101DB" w:rsidRDefault="007101DB" w:rsidP="005630AE">
            <w:pPr>
              <w:pStyle w:val="TableCellLeft10pt"/>
              <w:keepNext w:val="0"/>
            </w:pPr>
          </w:p>
        </w:tc>
        <w:tc>
          <w:tcPr>
            <w:tcW w:w="315" w:type="pct"/>
          </w:tcPr>
          <w:p w14:paraId="34BD5F2A" w14:textId="77777777" w:rsidR="008441CB" w:rsidRDefault="006B7357" w:rsidP="005630AE">
            <w:pPr>
              <w:pStyle w:val="TableCellLeft10pt"/>
              <w:keepNext w:val="0"/>
            </w:pPr>
            <w:r>
              <w:t>200 mg</w:t>
            </w:r>
          </w:p>
          <w:p w14:paraId="5FF8A76C" w14:textId="77777777" w:rsidR="007101DB" w:rsidRDefault="007101DB" w:rsidP="005630AE">
            <w:pPr>
              <w:pStyle w:val="TableCellLeft10pt"/>
              <w:keepNext w:val="0"/>
            </w:pPr>
          </w:p>
        </w:tc>
        <w:tc>
          <w:tcPr>
            <w:tcW w:w="552" w:type="pct"/>
          </w:tcPr>
          <w:p w14:paraId="613BB9EB" w14:textId="77777777" w:rsidR="008A55C5" w:rsidRDefault="006B7357" w:rsidP="005630AE">
            <w:pPr>
              <w:pStyle w:val="TableCellLeft10pt"/>
              <w:keepNext w:val="0"/>
            </w:pPr>
            <w:r>
              <w:t>IV Infusion</w:t>
            </w:r>
          </w:p>
        </w:tc>
        <w:tc>
          <w:tcPr>
            <w:tcW w:w="440" w:type="pct"/>
          </w:tcPr>
          <w:p w14:paraId="4B58447D" w14:textId="77777777" w:rsidR="008441CB" w:rsidRDefault="006B7357" w:rsidP="005630AE">
            <w:pPr>
              <w:pStyle w:val="TableCellLeft10pt"/>
              <w:keepNext w:val="0"/>
            </w:pPr>
            <w:r w:rsidRPr="007101DB">
              <w:t>Day 1 of each 21-day cycle</w:t>
            </w:r>
          </w:p>
          <w:p w14:paraId="14483A44" w14:textId="77777777" w:rsidR="007101DB" w:rsidRDefault="007101DB" w:rsidP="005630AE">
            <w:pPr>
              <w:pStyle w:val="TableCellLeft10pt"/>
              <w:keepNext w:val="0"/>
            </w:pPr>
          </w:p>
        </w:tc>
        <w:tc>
          <w:tcPr>
            <w:tcW w:w="299" w:type="pct"/>
          </w:tcPr>
          <w:p w14:paraId="31F007CA" w14:textId="55DAC28B" w:rsidR="008A55C5" w:rsidRDefault="005B425D" w:rsidP="005630AE">
            <w:pPr>
              <w:pStyle w:val="TableCellLeft10pt"/>
              <w:keepNext w:val="0"/>
            </w:pPr>
            <w:del w:id="1957" w:author="Powell, Deana" w:date="2023-10-19T15:28:00Z">
              <w:r w:rsidRPr="005B425D">
                <w:rPr>
                  <w:sz w:val="18"/>
                  <w:szCs w:val="18"/>
                </w:rPr>
                <w:delText>Experi</w:delText>
              </w:r>
              <w:r w:rsidR="006A07FD">
                <w:rPr>
                  <w:sz w:val="18"/>
                  <w:szCs w:val="18"/>
                </w:rPr>
                <w:delText>-</w:delText>
              </w:r>
              <w:r w:rsidRPr="005B425D">
                <w:rPr>
                  <w:sz w:val="18"/>
                  <w:szCs w:val="18"/>
                </w:rPr>
                <w:delText>mental</w:delText>
              </w:r>
            </w:del>
            <w:ins w:id="1958" w:author="Powell, Deana" w:date="2023-10-19T15:28:00Z">
              <w:r w:rsidR="006B7357">
                <w:t>Test Product</w:t>
              </w:r>
            </w:ins>
          </w:p>
        </w:tc>
        <w:tc>
          <w:tcPr>
            <w:tcW w:w="283" w:type="pct"/>
          </w:tcPr>
          <w:p w14:paraId="606795FD" w14:textId="77777777" w:rsidR="008A55C5" w:rsidRDefault="006B7357" w:rsidP="005630AE">
            <w:pPr>
              <w:pStyle w:val="TableCellLeft10pt"/>
              <w:keepNext w:val="0"/>
            </w:pPr>
            <w:r>
              <w:t>IMP</w:t>
            </w:r>
          </w:p>
        </w:tc>
        <w:tc>
          <w:tcPr>
            <w:tcW w:w="347" w:type="pct"/>
          </w:tcPr>
          <w:p w14:paraId="00F2014D" w14:textId="77777777" w:rsidR="008A55C5" w:rsidRDefault="006B7357" w:rsidP="005630AE">
            <w:pPr>
              <w:pStyle w:val="TableCellLeft10pt"/>
              <w:keepNext w:val="0"/>
            </w:pPr>
            <w:r>
              <w:t>Central</w:t>
            </w:r>
          </w:p>
          <w:p w14:paraId="5F289A26" w14:textId="77777777" w:rsidR="008441CB" w:rsidRDefault="008441CB" w:rsidP="005630AE">
            <w:pPr>
              <w:pStyle w:val="TableCellLeft10pt"/>
              <w:keepNext w:val="0"/>
            </w:pPr>
          </w:p>
        </w:tc>
      </w:tr>
    </w:tbl>
    <w:tbl>
      <w:tblPr>
        <w:tblStyle w:val="TableGrid30"/>
        <w:tblW w:w="4932" w:type="pct"/>
        <w:tblLayout w:type="fixed"/>
        <w:tblLook w:val="04A0" w:firstRow="1" w:lastRow="0" w:firstColumn="1" w:lastColumn="0" w:noHBand="0" w:noVBand="1"/>
      </w:tblPr>
      <w:tblGrid>
        <w:gridCol w:w="12774"/>
      </w:tblGrid>
      <w:tr w:rsidR="005B425D" w:rsidRPr="002E6816" w14:paraId="12F929F7" w14:textId="77777777" w:rsidTr="003D7C32">
        <w:trPr>
          <w:cantSplit/>
          <w:del w:id="1959" w:author="Powell, Deana" w:date="2023-10-19T15:28:00Z"/>
        </w:trPr>
        <w:tc>
          <w:tcPr>
            <w:tcW w:w="12775" w:type="dxa"/>
          </w:tcPr>
          <w:p w14:paraId="44662FFA" w14:textId="77777777" w:rsidR="005B425D" w:rsidRDefault="005B425D" w:rsidP="00DE2689">
            <w:pPr>
              <w:pStyle w:val="Paragraph"/>
              <w:spacing w:after="60"/>
              <w:rPr>
                <w:del w:id="1960" w:author="Powell, Deana" w:date="2023-10-19T15:28:00Z"/>
                <w:sz w:val="20"/>
              </w:rPr>
            </w:pPr>
            <w:del w:id="1961" w:author="Powell, Deana" w:date="2023-10-19T15:28:00Z">
              <w:r w:rsidRPr="000104F5">
                <w:rPr>
                  <w:sz w:val="20"/>
                  <w:vertAlign w:val="superscript"/>
                </w:rPr>
                <w:delText>a</w:delText>
              </w:r>
              <w:r>
                <w:rPr>
                  <w:sz w:val="20"/>
                </w:rPr>
                <w:delText xml:space="preserve"> 4mg capsules provided for successive dose reduction of lenvatinib, if needed, as described in Section 6.6.2.</w:delText>
              </w:r>
            </w:del>
          </w:p>
          <w:p w14:paraId="1F4B6FBA" w14:textId="77777777" w:rsidR="005B425D" w:rsidRDefault="005B425D" w:rsidP="00DE2689">
            <w:pPr>
              <w:pStyle w:val="Paragraph"/>
              <w:spacing w:after="60"/>
              <w:rPr>
                <w:del w:id="1962" w:author="Powell, Deana" w:date="2023-10-19T15:28:00Z"/>
                <w:sz w:val="20"/>
              </w:rPr>
            </w:pPr>
            <w:del w:id="1963" w:author="Powell, Deana" w:date="2023-10-19T15:28:00Z">
              <w:r>
                <w:rPr>
                  <w:sz w:val="20"/>
                </w:rPr>
                <w:delText>Abbreviations: IMP = investigational medicinal product; IV = intravenous; N/A – not applicable; QD = once daily</w:delText>
              </w:r>
            </w:del>
          </w:p>
          <w:p w14:paraId="2C09E73F" w14:textId="77777777" w:rsidR="005B425D" w:rsidRPr="00FF7011" w:rsidRDefault="005B425D" w:rsidP="00DE2689">
            <w:pPr>
              <w:pStyle w:val="Paragraph"/>
              <w:spacing w:after="60"/>
              <w:rPr>
                <w:del w:id="1964" w:author="Powell, Deana" w:date="2023-10-19T15:28:00Z"/>
                <w:sz w:val="20"/>
                <w:szCs w:val="20"/>
              </w:rPr>
            </w:pPr>
            <w:del w:id="1965" w:author="Powell, Deana" w:date="2023-10-19T15:28:00Z">
              <w:r w:rsidRPr="00416670">
                <w:rPr>
                  <w:sz w:val="20"/>
                </w:rPr>
                <w:delText>Definition Investigational Medicinal Product (IMP) and Non-Inv</w:delText>
              </w:r>
              <w:r>
                <w:rPr>
                  <w:sz w:val="20"/>
                </w:rPr>
                <w:delText>estigational Medicinal Product</w:delText>
              </w:r>
              <w:r w:rsidRPr="00416670">
                <w:rPr>
                  <w:sz w:val="20"/>
                </w:rPr>
                <w:delText xml:space="preserve"> (NIMP) is based on guidance issued by the European Commission. Regional and/or Country differences of the definition of IMP/NIMP may exist. In these circumstances, local legislation is followe</w:delText>
              </w:r>
              <w:r>
                <w:rPr>
                  <w:sz w:val="20"/>
                </w:rPr>
                <w:delText>d.</w:delText>
              </w:r>
            </w:del>
          </w:p>
        </w:tc>
      </w:tr>
    </w:tbl>
    <w:p w14:paraId="48701C11" w14:textId="77777777" w:rsidR="0007312C" w:rsidRPr="00EA5877" w:rsidRDefault="0007312C" w:rsidP="00EA5877">
      <w:pPr>
        <w:pStyle w:val="Paragraph"/>
        <w:keepNext/>
        <w:spacing w:before="0" w:after="0" w:line="20" w:lineRule="exact"/>
        <w:rPr>
          <w:ins w:id="1966" w:author="Powell, Deana" w:date="2023-10-19T15:28:00Z"/>
          <w:sz w:val="2"/>
          <w:szCs w:val="2"/>
        </w:rPr>
      </w:pPr>
    </w:p>
    <w:p w14:paraId="0FF1A340" w14:textId="77777777" w:rsidR="008441CB" w:rsidRPr="008441CB" w:rsidRDefault="006B7357" w:rsidP="009C2C4D">
      <w:pPr>
        <w:pStyle w:val="TableNote9pt"/>
        <w:rPr>
          <w:ins w:id="1967" w:author="Powell, Deana" w:date="2023-10-19T15:28:00Z"/>
        </w:rPr>
      </w:pPr>
      <w:ins w:id="1968" w:author="Powell, Deana" w:date="2023-10-19T15:28:00Z">
        <w:r w:rsidRPr="008441CB">
          <w:tab/>
        </w:r>
        <w:r w:rsidR="00161B0F" w:rsidRPr="00161B0F">
          <w:t>EEA</w:t>
        </w:r>
        <w:r w:rsidR="00161B0F">
          <w:t xml:space="preserve"> </w:t>
        </w:r>
        <w:r w:rsidR="00161B0F" w:rsidRPr="00161B0F">
          <w:t>=</w:t>
        </w:r>
        <w:r w:rsidR="00161B0F">
          <w:t xml:space="preserve"> </w:t>
        </w:r>
        <w:r w:rsidR="00161B0F" w:rsidRPr="00161B0F">
          <w:t xml:space="preserve">European Economic Area; </w:t>
        </w:r>
        <w:r w:rsidRPr="008441CB">
          <w:t xml:space="preserve">IMP = investigational medicinal product; IV = intravenous; N/A </w:t>
        </w:r>
        <w:r w:rsidR="00161B0F">
          <w:t>=</w:t>
        </w:r>
        <w:r w:rsidR="00161B0F" w:rsidRPr="008441CB">
          <w:t xml:space="preserve"> </w:t>
        </w:r>
        <w:r w:rsidRPr="008441CB">
          <w:t xml:space="preserve">not applicable; </w:t>
        </w:r>
        <w:r w:rsidR="00161B0F">
          <w:t xml:space="preserve">NIMP/AxMP = </w:t>
        </w:r>
        <w:r w:rsidR="00161B0F" w:rsidRPr="00161B0F">
          <w:t>noninvestigational/auxiliary medicinal product</w:t>
        </w:r>
        <w:r w:rsidR="00161B0F">
          <w:t>;</w:t>
        </w:r>
        <w:r w:rsidR="00161B0F" w:rsidRPr="00161B0F">
          <w:t xml:space="preserve"> </w:t>
        </w:r>
        <w:r w:rsidRPr="008441CB">
          <w:t>QD = once daily</w:t>
        </w:r>
      </w:ins>
    </w:p>
    <w:p w14:paraId="44109761" w14:textId="77777777" w:rsidR="00521E1C" w:rsidRPr="008441CB" w:rsidRDefault="006B7357" w:rsidP="009C2C4D">
      <w:pPr>
        <w:pStyle w:val="TableNote9pt"/>
        <w:rPr>
          <w:ins w:id="1969" w:author="Powell, Deana" w:date="2023-10-19T15:28:00Z"/>
        </w:rPr>
      </w:pPr>
      <w:ins w:id="1970" w:author="Powell, Deana" w:date="2023-10-19T15:28:00Z">
        <w:r w:rsidRPr="008441CB">
          <w:lastRenderedPageBreak/>
          <w:tab/>
        </w:r>
        <w:r w:rsidR="006E06FE" w:rsidRPr="008441CB">
          <w:t>The classification of IMP and NIMP</w:t>
        </w:r>
        <w:r w:rsidR="00E021D5" w:rsidRPr="008441CB">
          <w:t>/AxMP</w:t>
        </w:r>
        <w:r w:rsidR="006E06FE" w:rsidRPr="008441CB">
          <w:t xml:space="preserve"> in this table is based on guidance issued by the European Commission and applies to countries in the EEA. Country differences with respect to the definition/classification of IMP</w:t>
        </w:r>
        <w:r w:rsidR="00E021D5" w:rsidRPr="008441CB">
          <w:t xml:space="preserve"> and </w:t>
        </w:r>
        <w:r w:rsidR="006E06FE" w:rsidRPr="008441CB">
          <w:t>NIMP</w:t>
        </w:r>
        <w:r w:rsidR="00E021D5" w:rsidRPr="008441CB">
          <w:t>/AxMP</w:t>
        </w:r>
        <w:r w:rsidR="006E06FE" w:rsidRPr="008441CB">
          <w:t xml:space="preserve"> may exist. In these circumstances, local legislation is followed.</w:t>
        </w:r>
      </w:ins>
    </w:p>
    <w:p w14:paraId="4B8C48DE" w14:textId="77777777" w:rsidR="008441CB" w:rsidRPr="008441CB" w:rsidRDefault="006B7357" w:rsidP="008441CB">
      <w:pPr>
        <w:pStyle w:val="TableNote9pt"/>
        <w:rPr>
          <w:ins w:id="1971" w:author="Powell, Deana" w:date="2023-10-19T15:28:00Z"/>
        </w:rPr>
      </w:pPr>
      <w:ins w:id="1972" w:author="Powell, Deana" w:date="2023-10-19T15:28:00Z">
        <w:r>
          <w:tab/>
        </w:r>
        <w:r w:rsidRPr="008441CB">
          <w:t>4mg capsules provided for successive dose reduction of lenvatinib, if needed, as described in Section 6.6.2.</w:t>
        </w:r>
      </w:ins>
    </w:p>
    <w:p w14:paraId="5FD44450" w14:textId="77777777" w:rsidR="00E021D5" w:rsidRPr="00960ECF" w:rsidRDefault="00E021D5" w:rsidP="00960ECF">
      <w:pPr>
        <w:pStyle w:val="ListEnd"/>
        <w:rPr>
          <w:ins w:id="1973" w:author="Powell, Deana" w:date="2023-10-19T15:28:00Z"/>
        </w:rPr>
      </w:pPr>
    </w:p>
    <w:p w14:paraId="6D4D9ED4" w14:textId="77777777" w:rsidR="00366468" w:rsidRPr="00366468" w:rsidRDefault="00366468" w:rsidP="00AC0245">
      <w:pPr>
        <w:pStyle w:val="Paragraph"/>
        <w:spacing w:before="0" w:after="0" w:line="20" w:lineRule="exact"/>
        <w:rPr>
          <w:bCs/>
          <w:sz w:val="2"/>
        </w:rPr>
      </w:pPr>
    </w:p>
    <w:p w14:paraId="55D32F30" w14:textId="77777777" w:rsidR="00782DEE" w:rsidRPr="00366468" w:rsidRDefault="00782DEE" w:rsidP="00AC0245">
      <w:pPr>
        <w:pStyle w:val="Paragraph"/>
        <w:spacing w:before="0" w:after="0" w:line="20" w:lineRule="exact"/>
        <w:rPr>
          <w:bCs/>
          <w:sz w:val="2"/>
        </w:rPr>
        <w:sectPr w:rsidR="00782DEE" w:rsidRPr="00366468" w:rsidSect="008F0702">
          <w:headerReference w:type="default" r:id="rId36"/>
          <w:footerReference w:type="default" r:id="rId37"/>
          <w:pgSz w:w="15840" w:h="12240" w:orient="landscape"/>
          <w:pgMar w:top="1800" w:right="1440" w:bottom="1440" w:left="1440" w:header="720" w:footer="720" w:gutter="0"/>
          <w:cols w:space="708"/>
          <w:docGrid w:linePitch="360"/>
        </w:sectPr>
      </w:pPr>
    </w:p>
    <w:p w14:paraId="21C62E2A" w14:textId="77777777" w:rsidR="00B1765A" w:rsidRPr="00337240" w:rsidRDefault="006B7357" w:rsidP="00B1765A">
      <w:pPr>
        <w:pStyle w:val="Paragraph"/>
      </w:pPr>
      <w:r w:rsidRPr="00337240">
        <w:lastRenderedPageBreak/>
        <w:t>All study interventions will be administered on an outpatient basis.</w:t>
      </w:r>
    </w:p>
    <w:p w14:paraId="4AE5C00C" w14:textId="75FA9E98" w:rsidR="00B1765A" w:rsidRDefault="005618EC" w:rsidP="00B1765A">
      <w:pPr>
        <w:pStyle w:val="Paragraph"/>
      </w:pPr>
      <w:r w:rsidRPr="00337240">
        <w:t>All products indicated in</w:t>
      </w:r>
      <w:r>
        <w:t xml:space="preserve"> </w:t>
      </w:r>
      <w:r w:rsidR="00815B7C">
        <w:t>Table </w:t>
      </w:r>
      <w:r w:rsidR="00815B7C">
        <w:rPr>
          <w:noProof/>
        </w:rPr>
        <w:t>4</w:t>
      </w:r>
      <w:r w:rsidRPr="00D543FB">
        <w:t xml:space="preserve"> will be provided centrally by the Sponsor or locally by the study site, subsidiary</w:t>
      </w:r>
      <w:ins w:id="1999" w:author="Powell, Deana" w:date="2023-10-19T15:28:00Z">
        <w:r w:rsidR="004D1FE0">
          <w:t>,</w:t>
        </w:r>
      </w:ins>
      <w:r w:rsidRPr="00D543FB">
        <w:t xml:space="preserve"> or designee, depending on local country operational or regulatory requirements.</w:t>
      </w:r>
    </w:p>
    <w:p w14:paraId="6B056E70" w14:textId="77777777" w:rsidR="00B1765A" w:rsidRPr="00337240" w:rsidRDefault="006B7357" w:rsidP="00B1765A">
      <w:pPr>
        <w:pStyle w:val="Paragraph"/>
      </w:pPr>
      <w:r w:rsidRPr="00337240">
        <w:t>For any commercially available product that is provided by the study site, subsidiary, or designee, every attempt will be made to source these supplies from a single lot/batch number. The study site is responsible for recording the lot number, manufacturer, and expiry date for any locally purchased product as per local guidelines unless otherwise instructed by the Sponsor.</w:t>
      </w:r>
    </w:p>
    <w:p w14:paraId="4A6AB5F9" w14:textId="77777777" w:rsidR="00337240" w:rsidRPr="00337240" w:rsidRDefault="005618EC" w:rsidP="00B1765A">
      <w:pPr>
        <w:pStyle w:val="Paragraph"/>
      </w:pPr>
      <w:r w:rsidRPr="00337240">
        <w:t>Refer to</w:t>
      </w:r>
      <w:r>
        <w:t xml:space="preserve"> </w:t>
      </w:r>
      <w:r w:rsidRPr="005F5692">
        <w:t>Section</w:t>
      </w:r>
      <w:r w:rsidR="004F7126" w:rsidRPr="005F5692">
        <w:t> </w:t>
      </w:r>
      <w:r w:rsidRPr="005F5692">
        <w:t>8.1.8</w:t>
      </w:r>
      <w:r>
        <w:t xml:space="preserve"> </w:t>
      </w:r>
      <w:r w:rsidRPr="00337240">
        <w:t>for details regarding administration of the study intervention.</w:t>
      </w:r>
    </w:p>
    <w:p w14:paraId="2CD7CE13" w14:textId="77777777" w:rsidR="00AE6092" w:rsidRPr="00B3537D" w:rsidRDefault="006F4ED5" w:rsidP="006F4ED5">
      <w:pPr>
        <w:pStyle w:val="Heading3"/>
        <w:rPr>
          <w:ins w:id="2000" w:author="Powell, Deana" w:date="2023-10-19T15:28:00Z"/>
        </w:rPr>
      </w:pPr>
      <w:bookmarkStart w:id="2001" w:name="_Toc148621577"/>
      <w:ins w:id="2002" w:author="Powell, Deana" w:date="2023-10-19T15:28:00Z">
        <w:r w:rsidRPr="00B3537D">
          <w:t>Treatment</w:t>
        </w:r>
        <w:bookmarkEnd w:id="2001"/>
      </w:ins>
    </w:p>
    <w:p w14:paraId="6E0985AB" w14:textId="68D03357" w:rsidR="005F5692" w:rsidRPr="00E63459" w:rsidRDefault="000F6980" w:rsidP="00E63459">
      <w:pPr>
        <w:pStyle w:val="Paragraph"/>
        <w:rPr>
          <w:ins w:id="2003" w:author="Powell, Deana" w:date="2023-10-19T15:28:00Z"/>
        </w:rPr>
      </w:pPr>
      <w:ins w:id="2004" w:author="Powell, Deana" w:date="2023-10-19T15:28:00Z">
        <w:r w:rsidRPr="00E63459">
          <w:t>The initial treatment or first course of</w:t>
        </w:r>
        <w:r>
          <w:t xml:space="preserve"> </w:t>
        </w:r>
        <w:r w:rsidRPr="00B17981">
          <w:t>pembrolizumab</w:t>
        </w:r>
        <w:r w:rsidR="00C5419D">
          <w:t xml:space="preserve"> </w:t>
        </w:r>
        <w:r w:rsidRPr="00B17981">
          <w:t>Q3W</w:t>
        </w:r>
        <w:r w:rsidR="00C00EF3">
          <w:t xml:space="preserve"> c</w:t>
        </w:r>
        <w:r w:rsidRPr="00B17981">
          <w:t>onsists of 35 treatments</w:t>
        </w:r>
        <w:r w:rsidRPr="00E63459">
          <w:t>. Note: The number of treatments is calculated starting with the first dose.</w:t>
        </w:r>
      </w:ins>
    </w:p>
    <w:p w14:paraId="7E59D7FF" w14:textId="77777777" w:rsidR="005F5692" w:rsidRDefault="000F6980" w:rsidP="00E63459">
      <w:pPr>
        <w:pStyle w:val="Paragraph"/>
        <w:rPr>
          <w:ins w:id="2005" w:author="Powell, Deana" w:date="2023-10-19T15:28:00Z"/>
          <w:vanish/>
        </w:rPr>
      </w:pPr>
      <w:ins w:id="2006" w:author="Powell, Deana" w:date="2023-10-19T15:28:00Z">
        <w:r w:rsidRPr="00E63459">
          <w:t>These participants may be eligible for Second Course described in</w:t>
        </w:r>
        <w:r>
          <w:t xml:space="preserve"> </w:t>
        </w:r>
        <w:r w:rsidRPr="00B17981">
          <w:t>Section</w:t>
        </w:r>
        <w:r w:rsidRPr="00E63459">
          <w:rPr>
            <w:rStyle w:val="SuggestedOptional"/>
          </w:rPr>
          <w:t xml:space="preserve"> </w:t>
        </w:r>
        <w:r w:rsidRPr="00B17981">
          <w:t>6.</w:t>
        </w:r>
        <w:r w:rsidR="00FD1E3A">
          <w:t>7</w:t>
        </w:r>
        <w:r w:rsidRPr="00E63459">
          <w:t>.</w:t>
        </w:r>
      </w:ins>
    </w:p>
    <w:p w14:paraId="04955EF2" w14:textId="77777777" w:rsidR="00CC08F9" w:rsidRDefault="006B7357" w:rsidP="00CC08F9">
      <w:pPr>
        <w:pStyle w:val="Heading2"/>
      </w:pPr>
      <w:bookmarkStart w:id="2007" w:name="_Toc148621578"/>
      <w:bookmarkStart w:id="2008" w:name="_Toc107570631"/>
      <w:r>
        <w:t>Preparation/Handling/Storage/Accountability</w:t>
      </w:r>
      <w:bookmarkEnd w:id="2007"/>
      <w:bookmarkEnd w:id="2008"/>
    </w:p>
    <w:p w14:paraId="71682F72" w14:textId="77777777" w:rsidR="00295DCD" w:rsidRDefault="006B7357" w:rsidP="00CC08F9">
      <w:pPr>
        <w:pStyle w:val="Heading3"/>
      </w:pPr>
      <w:bookmarkStart w:id="2009" w:name="_Toc148621579"/>
      <w:bookmarkStart w:id="2010" w:name="_Toc107570632"/>
      <w:r>
        <w:t>Dose Preparation</w:t>
      </w:r>
      <w:bookmarkEnd w:id="2009"/>
      <w:bookmarkEnd w:id="2010"/>
    </w:p>
    <w:p w14:paraId="44F117D5" w14:textId="77777777" w:rsidR="0043285C" w:rsidRPr="0043285C" w:rsidRDefault="006C4FB0" w:rsidP="00394D9A">
      <w:pPr>
        <w:pStyle w:val="Paragraph"/>
      </w:pPr>
      <w:r w:rsidRPr="00724983">
        <w:t>Details on preparation and administration of</w:t>
      </w:r>
      <w:r w:rsidRPr="0043285C">
        <w:t xml:space="preserve"> pembrolizumab </w:t>
      </w:r>
      <w:r w:rsidR="000F6980" w:rsidRPr="0043285C">
        <w:t>and lenvatinib/</w:t>
      </w:r>
      <w:ins w:id="2011" w:author="Powell, Deana" w:date="2023-10-19T15:28:00Z">
        <w:r w:rsidR="000F6980" w:rsidRPr="0043285C">
          <w:t xml:space="preserve">matching </w:t>
        </w:r>
      </w:ins>
      <w:r w:rsidR="000F6980" w:rsidRPr="0043285C">
        <w:t>placebo</w:t>
      </w:r>
      <w:r w:rsidRPr="0007486F">
        <w:t xml:space="preserve"> are provided in the Pharmacy Manual.</w:t>
      </w:r>
      <w:r w:rsidRPr="0043285C">
        <w:t xml:space="preserve"> </w:t>
      </w:r>
    </w:p>
    <w:p w14:paraId="702C241D" w14:textId="77777777" w:rsidR="002C2E74" w:rsidRPr="0043285C" w:rsidRDefault="006B7357" w:rsidP="00394D9A">
      <w:pPr>
        <w:pStyle w:val="Paragraph"/>
      </w:pPr>
      <w:r w:rsidRPr="0043285C">
        <w:t>Lenvatinib is provided as capsules for oral administration and does not require preparation. For participants unable to swallow capsules, a suspension can be prepared. Refer to the Pharmacy Manual for additional information.</w:t>
      </w:r>
    </w:p>
    <w:p w14:paraId="0458B350" w14:textId="77777777" w:rsidR="00CC08F9" w:rsidRDefault="006B7357" w:rsidP="00CC08F9">
      <w:pPr>
        <w:pStyle w:val="Heading3"/>
      </w:pPr>
      <w:bookmarkStart w:id="2012" w:name="_Toc148621580"/>
      <w:bookmarkStart w:id="2013" w:name="_Toc107570633"/>
      <w:r w:rsidRPr="00CC08F9">
        <w:t>Handling, Storage, and Accountability</w:t>
      </w:r>
      <w:bookmarkEnd w:id="2012"/>
      <w:bookmarkEnd w:id="2013"/>
    </w:p>
    <w:p w14:paraId="59E3A6FA" w14:textId="77777777" w:rsidR="007919F8" w:rsidRPr="009E105C" w:rsidRDefault="006B7357" w:rsidP="009E105C">
      <w:pPr>
        <w:pStyle w:val="Paragraph"/>
        <w:rPr>
          <w:rFonts w:eastAsiaTheme="minorHAnsi"/>
        </w:rPr>
      </w:pPr>
      <w:r w:rsidRPr="009E105C">
        <w:rPr>
          <w:rFonts w:eastAsiaTheme="minorHAnsi"/>
        </w:rPr>
        <w:t>The investigator or designee must confirm appropriate temperature conditions have been maintained during transit for all study intervention received, and any discrepancies are reported and resolved before use of the study intervention.</w:t>
      </w:r>
    </w:p>
    <w:p w14:paraId="0D89B764" w14:textId="77777777" w:rsidR="007919F8" w:rsidRPr="009E105C" w:rsidRDefault="006B7357" w:rsidP="009E105C">
      <w:pPr>
        <w:pStyle w:val="Paragraph"/>
        <w:rPr>
          <w:rFonts w:eastAsiaTheme="minorHAnsi"/>
        </w:rPr>
      </w:pPr>
      <w:r w:rsidRPr="009E105C">
        <w:rPr>
          <w:rFonts w:eastAsiaTheme="minorHAnsi"/>
        </w:rPr>
        <w:t>Only participants enrolled in the study may receive study intervention, and only authorized site staff may supply or administer study intervention. All study interventions must be stored in a secure, environmentally controlled, and monitored (manual or automated) area in accordance with the labeled storage conditions with access limited to the investigator and authorized site staff.</w:t>
      </w:r>
    </w:p>
    <w:p w14:paraId="774D2063" w14:textId="77777777" w:rsidR="007919F8" w:rsidRPr="009E105C" w:rsidRDefault="006B7357" w:rsidP="009E105C">
      <w:pPr>
        <w:pStyle w:val="Paragraph"/>
        <w:rPr>
          <w:rFonts w:eastAsiaTheme="minorHAnsi"/>
        </w:rPr>
      </w:pPr>
      <w:r w:rsidRPr="009E105C">
        <w:rPr>
          <w:rFonts w:eastAsiaTheme="minorHAnsi"/>
        </w:rPr>
        <w:lastRenderedPageBreak/>
        <w:t>The investigator, institution, or the head of the medical institution (where applicable) is responsible for study intervention accountability, reconciliation, and record maintenance (ie, receipt, reconciliation, and final disposition records).</w:t>
      </w:r>
    </w:p>
    <w:p w14:paraId="64E0647B" w14:textId="77777777" w:rsidR="007919F8" w:rsidRPr="009E105C" w:rsidRDefault="006B7357" w:rsidP="009E105C">
      <w:pPr>
        <w:pStyle w:val="Paragraph"/>
        <w:rPr>
          <w:rFonts w:eastAsiaTheme="minorHAnsi"/>
        </w:rPr>
      </w:pPr>
      <w:r w:rsidRPr="009E105C">
        <w:rPr>
          <w:rFonts w:eastAsiaTheme="minorHAnsi"/>
        </w:rPr>
        <w:t>For all study sites, the local country Sponsor personnel or designee will provide appropriate documentation that must be completed for drug accountability and return, or local discard and destruction if appropriate. Where local discard and destruction is appropriate, the investigator is responsible for ensuring that a local discard/destruction procedure is documented.</w:t>
      </w:r>
    </w:p>
    <w:p w14:paraId="0F7BBFE4" w14:textId="77777777" w:rsidR="007919F8" w:rsidRPr="009E105C" w:rsidRDefault="006B7357" w:rsidP="009E105C">
      <w:pPr>
        <w:pStyle w:val="Paragraph"/>
        <w:rPr>
          <w:rFonts w:eastAsiaTheme="minorHAnsi"/>
        </w:rPr>
      </w:pPr>
      <w:r w:rsidRPr="009E105C">
        <w:rPr>
          <w:rFonts w:eastAsiaTheme="minorHAnsi"/>
        </w:rPr>
        <w:t>The study site is responsible for recording the lot number, manufacturer, and expiry date for any locally purchased product (if applicable) as per local guidelines unless otherwise instructed by the Sponsor.</w:t>
      </w:r>
    </w:p>
    <w:p w14:paraId="197D5550" w14:textId="77777777" w:rsidR="00FE75A9" w:rsidRDefault="006B7357" w:rsidP="009E105C">
      <w:pPr>
        <w:pStyle w:val="Paragraph"/>
        <w:rPr>
          <w:rFonts w:eastAsiaTheme="minorHAnsi"/>
        </w:rPr>
      </w:pPr>
      <w:r w:rsidRPr="009E105C">
        <w:rPr>
          <w:rFonts w:eastAsiaTheme="minorHAnsi"/>
        </w:rPr>
        <w:t>The investigator shall take responsibility for and shall take all steps to maintain appropriate records and ensure appropriate supply, storage, handling, distribution, and usage of study interventions in accordance with the protocol and any applicable laws and regulations.</w:t>
      </w:r>
    </w:p>
    <w:p w14:paraId="783E9C7A" w14:textId="77777777" w:rsidR="00CC08F9" w:rsidRDefault="006B7357" w:rsidP="00380822">
      <w:pPr>
        <w:pStyle w:val="Heading2"/>
      </w:pPr>
      <w:bookmarkStart w:id="2014" w:name="_Toc148621581"/>
      <w:bookmarkStart w:id="2015" w:name="_Toc107570634"/>
      <w:r>
        <w:t>Measures to Minimize Bias: Randomization and Blinding</w:t>
      </w:r>
      <w:bookmarkEnd w:id="2014"/>
      <w:bookmarkEnd w:id="2015"/>
    </w:p>
    <w:p w14:paraId="1505D9ED" w14:textId="77777777" w:rsidR="00CC08F9" w:rsidRPr="0043285C" w:rsidRDefault="006B7357" w:rsidP="00380822">
      <w:pPr>
        <w:pStyle w:val="Heading3"/>
      </w:pPr>
      <w:bookmarkStart w:id="2016" w:name="_Toc148621582"/>
      <w:bookmarkStart w:id="2017" w:name="_Toc107570635"/>
      <w:r w:rsidRPr="0043285C">
        <w:t>Intervention Assignment</w:t>
      </w:r>
      <w:bookmarkEnd w:id="2016"/>
      <w:bookmarkEnd w:id="2017"/>
    </w:p>
    <w:p w14:paraId="1C861844" w14:textId="77777777" w:rsidR="0043285C" w:rsidRPr="00C473D9" w:rsidRDefault="000F6980" w:rsidP="00C02D27">
      <w:pPr>
        <w:pStyle w:val="Paragraph"/>
      </w:pPr>
      <w:r w:rsidRPr="00C473D9">
        <w:t>Intervention</w:t>
      </w:r>
      <w:r>
        <w:t xml:space="preserve"> </w:t>
      </w:r>
      <w:r w:rsidRPr="00990A00">
        <w:t>randomization</w:t>
      </w:r>
      <w:r w:rsidRPr="00ED6C41">
        <w:t xml:space="preserve"> will occur centrally using an IRT system. There are</w:t>
      </w:r>
      <w:r>
        <w:t xml:space="preserve"> </w:t>
      </w:r>
      <w:r w:rsidR="00990A00" w:rsidRPr="00990A00">
        <w:t>2</w:t>
      </w:r>
      <w:r w:rsidRPr="00ED6C41">
        <w:t xml:space="preserve"> study intervention arms. Participants will be assigned randomly in a</w:t>
      </w:r>
      <w:r>
        <w:t xml:space="preserve"> </w:t>
      </w:r>
      <w:r w:rsidR="00990A00">
        <w:t>1</w:t>
      </w:r>
      <w:r w:rsidRPr="00990A00">
        <w:t>:</w:t>
      </w:r>
      <w:r w:rsidR="00990A00">
        <w:t>1</w:t>
      </w:r>
      <w:r w:rsidRPr="00ED6C41">
        <w:t xml:space="preserve"> ratio to</w:t>
      </w:r>
      <w:r>
        <w:t xml:space="preserve"> </w:t>
      </w:r>
      <w:r w:rsidR="00990A00" w:rsidRPr="00990A00">
        <w:t>pembrolizumab + lenvatinib (Arm 1) or pembrolizumab + placebo (Arm 2) study interventions</w:t>
      </w:r>
      <w:r w:rsidRPr="00ED6C41">
        <w:t>.</w:t>
      </w:r>
    </w:p>
    <w:p w14:paraId="5F5DA0E6" w14:textId="77777777" w:rsidR="00E51DD6" w:rsidRPr="0044756C" w:rsidRDefault="006B7357" w:rsidP="00E51DD6">
      <w:pPr>
        <w:pStyle w:val="Heading3"/>
      </w:pPr>
      <w:bookmarkStart w:id="2018" w:name="_Toc148621583"/>
      <w:bookmarkStart w:id="2019" w:name="_Toc107570636"/>
      <w:r w:rsidRPr="0044756C">
        <w:t>Stratification</w:t>
      </w:r>
      <w:bookmarkEnd w:id="2018"/>
      <w:bookmarkEnd w:id="2019"/>
    </w:p>
    <w:p w14:paraId="25F27A3D" w14:textId="42C87BCE" w:rsidR="0044756C" w:rsidRPr="00902FA1" w:rsidRDefault="009065E4" w:rsidP="00C934AA">
      <w:pPr>
        <w:pStyle w:val="Paragraph"/>
        <w:keepNext/>
        <w:rPr>
          <w:shd w:val="clear" w:color="auto" w:fill="00FFFF"/>
        </w:rPr>
      </w:pPr>
      <w:del w:id="2020" w:author="Powell, Deana" w:date="2023-10-19T15:28:00Z">
        <w:r>
          <w:delText>Randomization</w:delText>
        </w:r>
      </w:del>
      <w:ins w:id="2021" w:author="Powell, Deana" w:date="2023-10-19T15:28:00Z">
        <w:r w:rsidR="000F6980" w:rsidRPr="00776EDF">
          <w:rPr>
            <w:rFonts w:eastAsiaTheme="minorHAnsi"/>
          </w:rPr>
          <w:t xml:space="preserve">Intervention </w:t>
        </w:r>
        <w:r w:rsidR="000F6980" w:rsidRPr="003428D4">
          <w:t>randomization</w:t>
        </w:r>
      </w:ins>
      <w:r w:rsidR="000F6980" w:rsidRPr="00CE4FCA">
        <w:t xml:space="preserve"> will be stratified according to the following factors:</w:t>
      </w:r>
    </w:p>
    <w:p w14:paraId="6248321A" w14:textId="77777777" w:rsidR="003428D4" w:rsidRPr="003428D4" w:rsidRDefault="006B7357" w:rsidP="00DE48CC">
      <w:pPr>
        <w:pStyle w:val="ListNumber"/>
        <w:numPr>
          <w:ilvl w:val="0"/>
          <w:numId w:val="36"/>
        </w:numPr>
      </w:pPr>
      <w:bookmarkStart w:id="2022" w:name="_Hlk11588843"/>
      <w:r w:rsidRPr="003428D4">
        <w:t>PD-L1 tumor expression as determined by PD-L1 immunohistochemistry (TPS &lt;50% vs. ≥</w:t>
      </w:r>
      <w:bookmarkEnd w:id="2022"/>
      <w:r w:rsidRPr="003428D4">
        <w:t>50%)</w:t>
      </w:r>
      <w:bookmarkStart w:id="2023" w:name="_Hlk16234335"/>
      <w:r w:rsidRPr="003428D4">
        <w:t>.</w:t>
      </w:r>
      <w:bookmarkStart w:id="2024" w:name="_Hlk41631670"/>
    </w:p>
    <w:bookmarkEnd w:id="2024"/>
    <w:p w14:paraId="06B6F547" w14:textId="77777777" w:rsidR="006F2895" w:rsidRPr="006F2895" w:rsidRDefault="006B7357" w:rsidP="006F2895">
      <w:pPr>
        <w:pStyle w:val="ListNumber"/>
      </w:pPr>
      <w:r w:rsidRPr="006F2895">
        <w:t xml:space="preserve">HPV status for oropharynx cancer </w:t>
      </w:r>
      <w:bookmarkEnd w:id="2023"/>
      <w:r w:rsidRPr="006F2895">
        <w:t>as determined by p16 immunohistochemistry (positive vs. negative); HPV status for participants without oropharynx cancer (eg, cancers of the oral cavity, hypopharynx and larynx) is considered HPV negative.</w:t>
      </w:r>
    </w:p>
    <w:p w14:paraId="33EC5280" w14:textId="30B4DD99" w:rsidR="0044756C" w:rsidRDefault="006B7357" w:rsidP="008F714C">
      <w:pPr>
        <w:pStyle w:val="ListNumber"/>
      </w:pPr>
      <w:r w:rsidRPr="006F2895">
        <w:t>ECOG performance status (0 vs. 1).</w:t>
      </w:r>
    </w:p>
    <w:p w14:paraId="25A603AF" w14:textId="77777777" w:rsidR="00960ECF" w:rsidRPr="00C934AA" w:rsidRDefault="00960ECF" w:rsidP="00960ECF">
      <w:pPr>
        <w:pStyle w:val="ListEnd"/>
      </w:pPr>
    </w:p>
    <w:p w14:paraId="0C25CAB3" w14:textId="77777777" w:rsidR="00E51DD6" w:rsidRPr="006F2895" w:rsidRDefault="006B7357" w:rsidP="00E51DD6">
      <w:pPr>
        <w:pStyle w:val="Heading3"/>
      </w:pPr>
      <w:bookmarkStart w:id="2025" w:name="_Toc148621584"/>
      <w:bookmarkStart w:id="2026" w:name="_Toc107570637"/>
      <w:r w:rsidRPr="006F2895">
        <w:t>Blinding</w:t>
      </w:r>
      <w:bookmarkEnd w:id="2025"/>
      <w:bookmarkEnd w:id="2026"/>
    </w:p>
    <w:p w14:paraId="20DDF279" w14:textId="77777777" w:rsidR="00323FAE" w:rsidRPr="007405C4" w:rsidRDefault="006B7357" w:rsidP="00265DE7">
      <w:pPr>
        <w:pStyle w:val="Paragraph"/>
        <w:rPr>
          <w:ins w:id="2027" w:author="Powell, Deana" w:date="2023-10-19T15:28:00Z"/>
        </w:rPr>
      </w:pPr>
      <w:ins w:id="2028" w:author="Powell, Deana" w:date="2023-10-19T15:28:00Z">
        <w:r w:rsidRPr="00823F48">
          <w:t>A</w:t>
        </w:r>
        <w:r w:rsidR="003C5C92">
          <w:t xml:space="preserve">fter </w:t>
        </w:r>
        <w:r w:rsidRPr="00823F48">
          <w:t>IA2, the study was unblinded</w:t>
        </w:r>
        <w:r w:rsidR="002907C5">
          <w:t xml:space="preserve"> on 16-Aug-2023</w:t>
        </w:r>
        <w:r w:rsidR="00704C1B" w:rsidRPr="00823F48">
          <w:t>.</w:t>
        </w:r>
        <w:r w:rsidRPr="00823F48">
          <w:t xml:space="preserve"> Original protocol text that is contained in this section has been retained for reference.</w:t>
        </w:r>
      </w:ins>
    </w:p>
    <w:p w14:paraId="7DABBD55" w14:textId="20425C70" w:rsidR="006F2895" w:rsidRPr="007752F5" w:rsidRDefault="006B7357" w:rsidP="00F75D11">
      <w:pPr>
        <w:pStyle w:val="Paragraph"/>
      </w:pPr>
      <w:r w:rsidRPr="001A701D">
        <w:lastRenderedPageBreak/>
        <w:t>A</w:t>
      </w:r>
      <w:r w:rsidRPr="00D01BB5">
        <w:t xml:space="preserve"> double-blinding technique with in-house blinding will be used.</w:t>
      </w:r>
      <w:r>
        <w:t xml:space="preserve"> </w:t>
      </w:r>
      <w:r w:rsidR="001A701D" w:rsidRPr="001A701D">
        <w:t xml:space="preserve">Lenvatinib/matching </w:t>
      </w:r>
      <w:r w:rsidRPr="001A701D">
        <w:t>placebo will be packaged identically</w:t>
      </w:r>
      <w:r w:rsidR="001A701D" w:rsidRPr="001A701D">
        <w:t xml:space="preserve"> for Arms 1 and 2</w:t>
      </w:r>
      <w:r w:rsidRPr="001A701D">
        <w:t xml:space="preserve"> so that </w:t>
      </w:r>
      <w:del w:id="2029" w:author="Powell, Deana" w:date="2023-10-19T15:28:00Z">
        <w:r w:rsidR="00656A62">
          <w:delText xml:space="preserve">the </w:delText>
        </w:r>
      </w:del>
      <w:r w:rsidRPr="001A701D">
        <w:t>blind is maintained</w:t>
      </w:r>
      <w:r w:rsidRPr="007752F5">
        <w:rPr>
          <w:rStyle w:val="SuggestedOptional"/>
        </w:rPr>
        <w:t>.</w:t>
      </w:r>
      <w:r w:rsidRPr="00D01BB5">
        <w:t xml:space="preserve"> The participant, the investigator, and Sponsor personnel or delegate(s) who are involved in the study intervention administration or clinical evaluation of the participants are unaware of the intervention assignments.</w:t>
      </w:r>
    </w:p>
    <w:p w14:paraId="408B5A9E" w14:textId="77777777" w:rsidR="005501D5" w:rsidRDefault="00E22C45" w:rsidP="00A57266">
      <w:pPr>
        <w:pStyle w:val="Paragraph"/>
      </w:pPr>
      <w:r w:rsidRPr="00D7529C">
        <w:rPr>
          <w:rStyle w:val="SuggestedOptional"/>
          <w:color w:val="auto"/>
        </w:rPr>
        <w:t>The treatment identity of pembrolizumab will be open-label</w:t>
      </w:r>
      <w:r w:rsidR="00585C16" w:rsidRPr="00D7529C">
        <w:t xml:space="preserve">; therefore, the Sponsor, investigator, and participant will know the </w:t>
      </w:r>
      <w:r w:rsidR="00585C16" w:rsidRPr="00D7529C">
        <w:rPr>
          <w:rStyle w:val="SuggestedOptional"/>
          <w:color w:val="auto"/>
        </w:rPr>
        <w:t>intervention</w:t>
      </w:r>
      <w:r w:rsidR="00585C16" w:rsidRPr="00D7529C">
        <w:t xml:space="preserve"> administered.</w:t>
      </w:r>
    </w:p>
    <w:p w14:paraId="3D20393D" w14:textId="50235C96" w:rsidR="00C0428E" w:rsidRPr="000B4DD1" w:rsidRDefault="000F6980" w:rsidP="0052461A">
      <w:pPr>
        <w:pStyle w:val="Paragraph"/>
      </w:pPr>
      <w:r w:rsidRPr="00677389">
        <w:t>See</w:t>
      </w:r>
      <w:r>
        <w:t xml:space="preserve"> </w:t>
      </w:r>
      <w:r w:rsidRPr="000B4DD1">
        <w:t>Section 8.1.10</w:t>
      </w:r>
      <w:r w:rsidRPr="00DE7829">
        <w:t xml:space="preserve"> for </w:t>
      </w:r>
      <w:del w:id="2030" w:author="Powell, Deana" w:date="2023-10-19T15:28:00Z">
        <w:r w:rsidR="00604AE5" w:rsidRPr="00353D6E">
          <w:delText>a</w:delText>
        </w:r>
      </w:del>
      <w:ins w:id="2031" w:author="Powell, Deana" w:date="2023-10-19T15:28:00Z">
        <w:r>
          <w:t>the</w:t>
        </w:r>
      </w:ins>
      <w:r>
        <w:t xml:space="preserve"> </w:t>
      </w:r>
      <w:r w:rsidRPr="00DE7829">
        <w:t xml:space="preserve">description of </w:t>
      </w:r>
      <w:del w:id="2032" w:author="Powell, Deana" w:date="2023-10-19T15:28:00Z">
        <w:r w:rsidR="00604AE5" w:rsidRPr="00353D6E">
          <w:delText xml:space="preserve">the method of </w:delText>
        </w:r>
      </w:del>
      <w:r w:rsidRPr="00DE7829">
        <w:t xml:space="preserve">unblinding </w:t>
      </w:r>
      <w:del w:id="2033" w:author="Powell, Deana" w:date="2023-10-19T15:28:00Z">
        <w:r w:rsidR="00604AE5" w:rsidRPr="00353D6E">
          <w:delText>a participant</w:delText>
        </w:r>
      </w:del>
      <w:ins w:id="2034" w:author="Powell, Deana" w:date="2023-10-19T15:28:00Z">
        <w:r>
          <w:t>if a medical emergency occurs</w:t>
        </w:r>
      </w:ins>
      <w:r>
        <w:t xml:space="preserve"> </w:t>
      </w:r>
      <w:r w:rsidRPr="00DE7829">
        <w:t>during the study</w:t>
      </w:r>
      <w:del w:id="2035" w:author="Powell, Deana" w:date="2023-10-19T15:28:00Z">
        <w:r w:rsidR="00604AE5" w:rsidRPr="00353D6E">
          <w:delText xml:space="preserve"> should such action be warranted</w:delText>
        </w:r>
      </w:del>
      <w:r w:rsidRPr="00DE7829">
        <w:t>.</w:t>
      </w:r>
    </w:p>
    <w:p w14:paraId="1840AAD6" w14:textId="77777777" w:rsidR="0074336D" w:rsidRDefault="006B7357" w:rsidP="0074336D">
      <w:pPr>
        <w:pStyle w:val="Heading2"/>
      </w:pPr>
      <w:bookmarkStart w:id="2036" w:name="_Toc148621585"/>
      <w:bookmarkStart w:id="2037" w:name="_Toc107570638"/>
      <w:r w:rsidRPr="0074336D">
        <w:t>Study Intervention Compliance</w:t>
      </w:r>
      <w:bookmarkEnd w:id="2036"/>
      <w:bookmarkEnd w:id="2037"/>
    </w:p>
    <w:p w14:paraId="03E686C6" w14:textId="77A3C845" w:rsidR="004B2CC5" w:rsidRPr="00DC204C" w:rsidRDefault="006B7357" w:rsidP="00DC204C">
      <w:pPr>
        <w:pStyle w:val="Paragraph"/>
      </w:pPr>
      <w:r w:rsidRPr="00DC204C">
        <w:t>If there are interruptions in the study intervention schedule</w:t>
      </w:r>
      <w:ins w:id="2038" w:author="Powell, Deana" w:date="2023-10-19T15:28:00Z">
        <w:r w:rsidRPr="00DC204C">
          <w:t xml:space="preserve"> or infusion/injection was stopped</w:t>
        </w:r>
      </w:ins>
      <w:r w:rsidRPr="00DC204C">
        <w:t xml:space="preserve">, the details of and reason for any interruption </w:t>
      </w:r>
      <w:ins w:id="2039" w:author="Powell, Deana" w:date="2023-10-19T15:28:00Z">
        <w:r w:rsidRPr="00DC204C">
          <w:t xml:space="preserve">or infusion/injection cessation </w:t>
        </w:r>
      </w:ins>
      <w:r w:rsidRPr="00DC204C">
        <w:t xml:space="preserve">of study intervention will be documented in the </w:t>
      </w:r>
      <w:del w:id="2040" w:author="Powell, Deana" w:date="2023-10-19T15:28:00Z">
        <w:r w:rsidR="00AC4E7B" w:rsidRPr="00AC4E7B">
          <w:delText>participant's</w:delText>
        </w:r>
      </w:del>
      <w:ins w:id="2041" w:author="Powell, Deana" w:date="2023-10-19T15:28:00Z">
        <w:r w:rsidRPr="00DC204C">
          <w:t>participant’s</w:t>
        </w:r>
      </w:ins>
      <w:r w:rsidRPr="00DC204C">
        <w:t xml:space="preserve"> medical record.</w:t>
      </w:r>
    </w:p>
    <w:p w14:paraId="7A4A9AC0" w14:textId="77777777" w:rsidR="00D80FE3" w:rsidRDefault="00AC4E7B">
      <w:pPr>
        <w:pStyle w:val="Paragraph"/>
        <w:rPr>
          <w:del w:id="2042" w:author="Powell, Deana" w:date="2023-10-19T15:28:00Z"/>
        </w:rPr>
      </w:pPr>
      <w:del w:id="2043" w:author="Powell, Deana" w:date="2023-10-19T15:28:00Z">
        <w:r w:rsidRPr="00AC4E7B">
          <w:delText>Refer</w:delText>
        </w:r>
        <w:r>
          <w:delText xml:space="preserve"> </w:delText>
        </w:r>
        <w:r w:rsidRPr="00AC4E7B">
          <w:delText xml:space="preserve">to </w:delText>
        </w:r>
        <w:r w:rsidR="008601EA">
          <w:delText>S</w:delText>
        </w:r>
        <w:r w:rsidRPr="00AC4E7B">
          <w:delText>ection 6.6.1 for dose modification and toxicity management of irAEs associated with pembrolizumab and for other allowed dose interruption of pembrolizumab</w:delText>
        </w:r>
        <w:r w:rsidR="00E059FF" w:rsidRPr="00E059FF">
          <w:delText>.</w:delText>
        </w:r>
      </w:del>
    </w:p>
    <w:p w14:paraId="3DCD01CB" w14:textId="3DFFAB91" w:rsidR="00521E1C" w:rsidRDefault="00D344B4" w:rsidP="00F50942">
      <w:pPr>
        <w:pStyle w:val="Paragraph"/>
      </w:pPr>
      <w:r w:rsidRPr="007D2FB4">
        <w:t>Interruptions from the protocol-specified</w:t>
      </w:r>
      <w:r w:rsidRPr="00971256">
        <w:t xml:space="preserve"> </w:t>
      </w:r>
      <w:r w:rsidRPr="000B4DD1">
        <w:t xml:space="preserve">treatment plan for </w:t>
      </w:r>
      <w:del w:id="2044" w:author="Powell, Deana" w:date="2023-10-19T15:28:00Z">
        <w:r w:rsidR="003538E0">
          <w:delText>&gt;</w:delText>
        </w:r>
      </w:del>
      <w:ins w:id="2045" w:author="Powell, Deana" w:date="2023-10-19T15:28:00Z">
        <w:r w:rsidRPr="000B4DD1">
          <w:t>≥</w:t>
        </w:r>
      </w:ins>
      <w:r w:rsidR="000B4DD1">
        <w:t>28</w:t>
      </w:r>
      <w:r w:rsidR="00174C05" w:rsidRPr="000B4DD1">
        <w:t> </w:t>
      </w:r>
      <w:r w:rsidRPr="000B4DD1">
        <w:t>days</w:t>
      </w:r>
      <w:r w:rsidR="000B4DD1">
        <w:t xml:space="preserve"> for lenvatinib/placebo</w:t>
      </w:r>
      <w:r w:rsidRPr="007D2FB4">
        <w:rPr>
          <w:rStyle w:val="SuggestedOptional"/>
        </w:rPr>
        <w:t xml:space="preserve"> </w:t>
      </w:r>
      <w:r w:rsidRPr="007D2FB4">
        <w:t>require consultation between the investigator and the Sponsor and written documentation of the collaborative decision on participant management.</w:t>
      </w:r>
    </w:p>
    <w:p w14:paraId="7CCA947F" w14:textId="77777777" w:rsidR="0074336D" w:rsidRDefault="006B7357" w:rsidP="00CC08F9">
      <w:pPr>
        <w:pStyle w:val="Paragraph"/>
      </w:pPr>
      <w:r w:rsidRPr="000B4DD1">
        <w:t>Lenvatinib/placebo:  On Day 1 of each cycle lenvatinib/placebo will be dosed in the clinic, 0 to 4 hours after pembrolizumab. Lenvatinib/placebo will be taken at home on all other days.</w:t>
      </w:r>
    </w:p>
    <w:p w14:paraId="02AFBE7B" w14:textId="77777777" w:rsidR="0074336D" w:rsidRDefault="006B7357" w:rsidP="00CC08F9">
      <w:pPr>
        <w:pStyle w:val="Heading2"/>
      </w:pPr>
      <w:bookmarkStart w:id="2046" w:name="_Toc148621586"/>
      <w:bookmarkStart w:id="2047" w:name="_Toc107570639"/>
      <w:r w:rsidRPr="0074336D">
        <w:t>Concomitant Therapy</w:t>
      </w:r>
      <w:bookmarkEnd w:id="2046"/>
      <w:bookmarkEnd w:id="2047"/>
    </w:p>
    <w:p w14:paraId="2B2B2F5B" w14:textId="713E25CA" w:rsidR="00E47E7C" w:rsidRPr="00C8374C" w:rsidRDefault="00D80FE3" w:rsidP="00E47E7C">
      <w:pPr>
        <w:pStyle w:val="Paragraph"/>
      </w:pPr>
      <w:del w:id="2048" w:author="Powell, Deana" w:date="2023-10-19T15:28:00Z">
        <w:r w:rsidRPr="00F639F9">
          <w:delText xml:space="preserve">Medications or vaccinations specifically prohibited in the exclusion criteria are not allowed </w:delText>
        </w:r>
        <w:r w:rsidR="003079FD">
          <w:delText xml:space="preserve">with the exception of </w:delText>
        </w:r>
        <w:r w:rsidR="00036874">
          <w:delText xml:space="preserve">those required to </w:delText>
        </w:r>
        <w:r w:rsidR="003079FD">
          <w:delText>treat active infections and other AEs</w:delText>
        </w:r>
        <w:r w:rsidRPr="00F639F9">
          <w:delText xml:space="preserve">. </w:delText>
        </w:r>
      </w:del>
      <w:r w:rsidR="00DC52FD" w:rsidRPr="00DC52FD">
        <w:t xml:space="preserve">If there is a clinical indication for any </w:t>
      </w:r>
      <w:del w:id="2049" w:author="Powell, Deana" w:date="2023-10-19T15:28:00Z">
        <w:r w:rsidRPr="00F639F9">
          <w:delText>medication</w:delText>
        </w:r>
      </w:del>
      <w:ins w:id="2050" w:author="Powell, Deana" w:date="2023-10-19T15:28:00Z">
        <w:r w:rsidR="00DC52FD" w:rsidRPr="00DC52FD">
          <w:t>medications</w:t>
        </w:r>
      </w:ins>
      <w:r w:rsidR="00DC52FD" w:rsidRPr="00DC52FD">
        <w:t xml:space="preserve"> or </w:t>
      </w:r>
      <w:del w:id="2051" w:author="Powell, Deana" w:date="2023-10-19T15:28:00Z">
        <w:r w:rsidRPr="00F639F9">
          <w:delText>vaccination specifically</w:delText>
        </w:r>
      </w:del>
      <w:ins w:id="2052" w:author="Powell, Deana" w:date="2023-10-19T15:28:00Z">
        <w:r w:rsidR="00DC52FD" w:rsidRPr="00DC52FD">
          <w:t>vaccinations</w:t>
        </w:r>
      </w:ins>
      <w:r w:rsidR="00DC52FD" w:rsidRPr="00DC52FD">
        <w:t xml:space="preserve"> prohibited, </w:t>
      </w:r>
      <w:del w:id="2053" w:author="Powell, Deana" w:date="2023-10-19T15:28:00Z">
        <w:r w:rsidRPr="00F639F9">
          <w:delText>discontinuation from study therapy or vaccination may be required. The</w:delText>
        </w:r>
      </w:del>
      <w:ins w:id="2054" w:author="Powell, Deana" w:date="2023-10-19T15:28:00Z">
        <w:r w:rsidR="00DC52FD" w:rsidRPr="00DC52FD">
          <w:t>the</w:t>
        </w:r>
      </w:ins>
      <w:r w:rsidR="00DC52FD" w:rsidRPr="00DC52FD">
        <w:t xml:space="preserve"> investigator </w:t>
      </w:r>
      <w:del w:id="2055" w:author="Powell, Deana" w:date="2023-10-19T15:28:00Z">
        <w:r w:rsidRPr="00F639F9">
          <w:delText>should</w:delText>
        </w:r>
      </w:del>
      <w:ins w:id="2056" w:author="Powell, Deana" w:date="2023-10-19T15:28:00Z">
        <w:r w:rsidR="00DC52FD" w:rsidRPr="00DC52FD">
          <w:t>must</w:t>
        </w:r>
      </w:ins>
      <w:r w:rsidR="00DC52FD" w:rsidRPr="00DC52FD">
        <w:t xml:space="preserve"> discuss any questions regarding this with the </w:t>
      </w:r>
      <w:del w:id="2057" w:author="Powell, Deana" w:date="2023-10-19T15:28:00Z">
        <w:r w:rsidRPr="00F639F9">
          <w:delText>Sponsor's</w:delText>
        </w:r>
      </w:del>
      <w:ins w:id="2058" w:author="Powell, Deana" w:date="2023-10-19T15:28:00Z">
        <w:r w:rsidR="00DC52FD" w:rsidRPr="00DC52FD">
          <w:t>Sponsor’s</w:t>
        </w:r>
      </w:ins>
      <w:r w:rsidR="00DC52FD" w:rsidRPr="00DC52FD">
        <w:t xml:space="preserve"> Clinical Director. The final decision on any supportive therapy or vaccination rests with the investigator and/or the </w:t>
      </w:r>
      <w:del w:id="2059" w:author="Powell, Deana" w:date="2023-10-19T15:28:00Z">
        <w:r w:rsidRPr="00F639F9">
          <w:delText>participant's</w:delText>
        </w:r>
      </w:del>
      <w:ins w:id="2060" w:author="Powell, Deana" w:date="2023-10-19T15:28:00Z">
        <w:r w:rsidR="00DC52FD" w:rsidRPr="00DC52FD">
          <w:t>participant’s</w:t>
        </w:r>
      </w:ins>
      <w:r w:rsidR="00DC52FD" w:rsidRPr="00DC52FD">
        <w:t xml:space="preserve"> primary physician. However, the decision to continue the participant on study intervention requires the mutual agreement of the investigator</w:t>
      </w:r>
      <w:del w:id="2061" w:author="Powell, Deana" w:date="2023-10-19T15:28:00Z">
        <w:r w:rsidRPr="00F639F9">
          <w:delText>, the Sponsor,</w:delText>
        </w:r>
      </w:del>
      <w:r w:rsidR="00DC52FD" w:rsidRPr="00DC52FD">
        <w:t xml:space="preserve"> and the </w:t>
      </w:r>
      <w:del w:id="2062" w:author="Powell, Deana" w:date="2023-10-19T15:28:00Z">
        <w:r w:rsidRPr="00F639F9">
          <w:delText>participant</w:delText>
        </w:r>
      </w:del>
      <w:ins w:id="2063" w:author="Powell, Deana" w:date="2023-10-19T15:28:00Z">
        <w:r w:rsidR="00DC52FD" w:rsidRPr="00DC52FD">
          <w:t>Sponsor</w:t>
        </w:r>
      </w:ins>
      <w:r w:rsidR="00DC52FD" w:rsidRPr="00DC52FD">
        <w:t>.</w:t>
      </w:r>
    </w:p>
    <w:p w14:paraId="32C47228" w14:textId="783CBB4D" w:rsidR="00E47E7C" w:rsidRDefault="006B7357" w:rsidP="0080260F">
      <w:pPr>
        <w:pStyle w:val="Paragraph"/>
        <w:keepNext/>
      </w:pPr>
      <w:r w:rsidRPr="00C8374C">
        <w:t xml:space="preserve">The following medications </w:t>
      </w:r>
      <w:ins w:id="2064" w:author="Powell, Deana" w:date="2023-10-19T15:28:00Z">
        <w:r w:rsidRPr="00C8374C">
          <w:t xml:space="preserve">and vaccinations </w:t>
        </w:r>
      </w:ins>
      <w:r w:rsidRPr="00C8374C">
        <w:t xml:space="preserve">are prohibited during the </w:t>
      </w:r>
      <w:del w:id="2065" w:author="Powell, Deana" w:date="2023-10-19T15:28:00Z">
        <w:r w:rsidR="00F817FA">
          <w:delText xml:space="preserve">Screening and Treatment </w:delText>
        </w:r>
        <w:r w:rsidR="00480880">
          <w:delText>p</w:delText>
        </w:r>
        <w:r w:rsidR="00F817FA">
          <w:delText>hases of the trial</w:delText>
        </w:r>
      </w:del>
      <w:ins w:id="2066" w:author="Powell, Deana" w:date="2023-10-19T15:28:00Z">
        <w:r w:rsidRPr="00C8374C">
          <w:t>study</w:t>
        </w:r>
      </w:ins>
      <w:r w:rsidRPr="00C8374C">
        <w:t>:</w:t>
      </w:r>
    </w:p>
    <w:p w14:paraId="355C2693" w14:textId="77777777" w:rsidR="00836EB9" w:rsidRPr="00836EB9" w:rsidRDefault="006B7357" w:rsidP="00836EB9">
      <w:pPr>
        <w:pStyle w:val="ListBullet"/>
      </w:pPr>
      <w:r w:rsidRPr="00836EB9">
        <w:t>Antineoplastic systemic chemotherapy or biological therapy</w:t>
      </w:r>
    </w:p>
    <w:p w14:paraId="2B40982A" w14:textId="77777777" w:rsidR="00836EB9" w:rsidRPr="00836EB9" w:rsidRDefault="006B7357" w:rsidP="00836EB9">
      <w:pPr>
        <w:pStyle w:val="ListBullet"/>
      </w:pPr>
      <w:r w:rsidRPr="00836EB9">
        <w:lastRenderedPageBreak/>
        <w:t>Immunotherapy not specified in this protocol</w:t>
      </w:r>
    </w:p>
    <w:p w14:paraId="681A5707" w14:textId="77777777" w:rsidR="00836EB9" w:rsidRDefault="006B7357" w:rsidP="00836EB9">
      <w:pPr>
        <w:pStyle w:val="ListBullet"/>
      </w:pPr>
      <w:r>
        <w:t>Chemotherapy not specified in this protocol</w:t>
      </w:r>
    </w:p>
    <w:p w14:paraId="5589843A" w14:textId="77777777" w:rsidR="00836EB9" w:rsidRDefault="006B7357" w:rsidP="00836EB9">
      <w:pPr>
        <w:pStyle w:val="ListBullet"/>
      </w:pPr>
      <w:r>
        <w:t>Investigational agents other than pembrolizumab and lenvatinib</w:t>
      </w:r>
    </w:p>
    <w:p w14:paraId="17A2995D" w14:textId="77777777" w:rsidR="00836EB9" w:rsidRDefault="006B7357" w:rsidP="00836EB9">
      <w:pPr>
        <w:pStyle w:val="ListBullet"/>
      </w:pPr>
      <w:r>
        <w:t>Radiation therapy</w:t>
      </w:r>
    </w:p>
    <w:p w14:paraId="53E234AA" w14:textId="5B907593" w:rsidR="008B566A" w:rsidRDefault="006B7357" w:rsidP="008B566A">
      <w:pPr>
        <w:pStyle w:val="ListBullet"/>
        <w:rPr>
          <w:rFonts w:cs="Arial"/>
          <w:bCs/>
          <w:szCs w:val="48"/>
        </w:rPr>
      </w:pPr>
      <w:r w:rsidRPr="006F656D">
        <w:t xml:space="preserve">Live </w:t>
      </w:r>
      <w:ins w:id="2067" w:author="Powell, Deana" w:date="2023-10-19T15:28:00Z">
        <w:r w:rsidRPr="006F656D">
          <w:t>or live</w:t>
        </w:r>
        <w:r>
          <w:t>-</w:t>
        </w:r>
        <w:r w:rsidRPr="006F656D">
          <w:t xml:space="preserve">attenuated </w:t>
        </w:r>
      </w:ins>
      <w:r w:rsidRPr="006F656D">
        <w:t>vaccines within 30 days before the first dose of study intervention and while participating in the study.</w:t>
      </w:r>
      <w:r>
        <w:br/>
      </w:r>
      <w:del w:id="2068" w:author="Powell, Deana" w:date="2023-10-19T15:28:00Z">
        <w:r w:rsidR="00B41221">
          <w:delText xml:space="preserve"> </w:delText>
        </w:r>
        <w:r w:rsidR="009C4B1F">
          <w:delText>Note: Killed vaccines are allow</w:delText>
        </w:r>
        <w:r w:rsidR="00B41221">
          <w:delText>ed.</w:delText>
        </w:r>
        <w:r w:rsidR="00CF45E9" w:rsidRPr="00CF45E9">
          <w:rPr>
            <w:rFonts w:eastAsia="Times New Roman"/>
          </w:rPr>
          <w:delText xml:space="preserve"> </w:delText>
        </w:r>
      </w:del>
      <w:r w:rsidRPr="006F656D">
        <w:rPr>
          <w:rFonts w:cs="Arial"/>
          <w:bCs/>
          <w:szCs w:val="48"/>
        </w:rPr>
        <w:t>Note: Any licensed COVID-19 vaccine (including for Emergency Use) in a particular country is allowed in the study as long as they are mRNA vaccines, replication-incompetent adenoviral vaccines, or inactivated vaccines. These vaccines will be treated just as any other concomitant therapy.</w:t>
      </w:r>
      <w:moveFromRangeStart w:id="2069" w:author="Powell, Deana" w:date="2023-10-19T15:28:00Z" w:name="move148621714"/>
      <w:moveFrom w:id="2070" w:author="Powell, Deana" w:date="2023-10-19T15:28:00Z">
        <w:r w:rsidRPr="008B566A">
          <w:t>Investigational vaccines (ie, those not licensed or approved for Emergency Use) are not allowed.</w:t>
        </w:r>
      </w:moveFrom>
      <w:moveFromRangeEnd w:id="2069"/>
    </w:p>
    <w:p w14:paraId="280B3A39" w14:textId="4FFB6CF5" w:rsidR="00487343" w:rsidRDefault="00D009E3" w:rsidP="008B566A">
      <w:pPr>
        <w:pStyle w:val="ListBullet"/>
        <w:rPr>
          <w:ins w:id="2071" w:author="Powell, Deana" w:date="2023-10-19T15:28:00Z"/>
          <w:rFonts w:cs="Arial"/>
          <w:bCs/>
          <w:szCs w:val="48"/>
        </w:rPr>
      </w:pPr>
      <w:del w:id="2072" w:author="Powell, Deana" w:date="2023-10-19T15:28:00Z">
        <w:r>
          <w:delText>g</w:delText>
        </w:r>
        <w:r>
          <w:tab/>
        </w:r>
      </w:del>
      <w:ins w:id="2073" w:author="Powell, Deana" w:date="2023-10-19T15:28:00Z">
        <w:r w:rsidR="006B7357">
          <w:t>Refer to Appendix 7 for country-specific requirements.</w:t>
        </w:r>
      </w:ins>
    </w:p>
    <w:p w14:paraId="51C555BA" w14:textId="77777777" w:rsidR="008B566A" w:rsidRPr="006F656D" w:rsidRDefault="006B7357" w:rsidP="006C09A1">
      <w:pPr>
        <w:pStyle w:val="ListBullet"/>
        <w:keepNext/>
      </w:pPr>
      <w:r w:rsidRPr="006F656D">
        <w:t>Systemic glucocorticoids except when used for the following purposes:</w:t>
      </w:r>
    </w:p>
    <w:p w14:paraId="1A76A32E" w14:textId="77777777" w:rsidR="008B566A" w:rsidRPr="006F656D" w:rsidRDefault="006B7357" w:rsidP="006C09A1">
      <w:pPr>
        <w:pStyle w:val="ListBullet2"/>
      </w:pPr>
      <w:r w:rsidRPr="006F656D">
        <w:t>To modulate symptoms of an AE that is suspected to have an immunologic etiology</w:t>
      </w:r>
    </w:p>
    <w:p w14:paraId="545ED0AF" w14:textId="77777777" w:rsidR="008B566A" w:rsidRPr="006F656D" w:rsidRDefault="006B7357" w:rsidP="006C09A1">
      <w:pPr>
        <w:pStyle w:val="ListBullet2"/>
      </w:pPr>
      <w:r w:rsidRPr="006F656D">
        <w:t>For the prevention of emesis</w:t>
      </w:r>
    </w:p>
    <w:p w14:paraId="5478B386" w14:textId="77777777" w:rsidR="008B566A" w:rsidRPr="006F656D" w:rsidRDefault="006B7357" w:rsidP="006C09A1">
      <w:pPr>
        <w:pStyle w:val="ListBullet2"/>
      </w:pPr>
      <w:r w:rsidRPr="006F656D">
        <w:t>To premedicate for IV contrast allergies</w:t>
      </w:r>
    </w:p>
    <w:p w14:paraId="358BEF60" w14:textId="77777777" w:rsidR="008B566A" w:rsidRPr="006F656D" w:rsidRDefault="006B7357" w:rsidP="006C09A1">
      <w:pPr>
        <w:pStyle w:val="ListBullet2"/>
      </w:pPr>
      <w:r w:rsidRPr="006F656D">
        <w:t>To treat asthma or COPD exacerbations (only short-term oral or IV use in doses &gt;10 mg/day prednisone equivalent)</w:t>
      </w:r>
    </w:p>
    <w:p w14:paraId="546B0B98" w14:textId="77777777" w:rsidR="008B566A" w:rsidRPr="006F656D" w:rsidRDefault="006B7357" w:rsidP="006C09A1">
      <w:pPr>
        <w:pStyle w:val="ListBullet2"/>
      </w:pPr>
      <w:r w:rsidRPr="006F656D">
        <w:t>For chronic systemic replacement not to exceed 10 mg/day prednisone equivalent</w:t>
      </w:r>
    </w:p>
    <w:p w14:paraId="29A89844" w14:textId="77777777" w:rsidR="008B566A" w:rsidRPr="006F656D" w:rsidRDefault="006B7357" w:rsidP="006C09A1">
      <w:pPr>
        <w:pStyle w:val="ListBullet"/>
        <w:keepNext/>
      </w:pPr>
      <w:r w:rsidRPr="006F656D">
        <w:t>Other glucocorticoid use except when used for the following purposes:</w:t>
      </w:r>
    </w:p>
    <w:p w14:paraId="43E63E92" w14:textId="77777777" w:rsidR="008B566A" w:rsidRPr="006F656D" w:rsidRDefault="006B7357" w:rsidP="006C09A1">
      <w:pPr>
        <w:pStyle w:val="ListBullet2"/>
      </w:pPr>
      <w:r w:rsidRPr="006F656D">
        <w:t>For topical use or ocular use</w:t>
      </w:r>
    </w:p>
    <w:p w14:paraId="72FB4705" w14:textId="77777777" w:rsidR="008B566A" w:rsidRPr="006F656D" w:rsidRDefault="006B7357" w:rsidP="006C09A1">
      <w:pPr>
        <w:pStyle w:val="ListBullet2"/>
      </w:pPr>
      <w:r w:rsidRPr="006F656D">
        <w:t>Intraarticular joint use</w:t>
      </w:r>
    </w:p>
    <w:p w14:paraId="2CE07ECF" w14:textId="7B8FC3B3" w:rsidR="008B566A" w:rsidRPr="006F656D" w:rsidRDefault="006B7357" w:rsidP="006C09A1">
      <w:pPr>
        <w:pStyle w:val="ListBullet2"/>
      </w:pPr>
      <w:r w:rsidRPr="006F656D">
        <w:t>For inhalation in the management of asthma or</w:t>
      </w:r>
      <w:r>
        <w:t xml:space="preserve"> </w:t>
      </w:r>
      <w:del w:id="2074" w:author="Powell, Deana" w:date="2023-10-19T15:28:00Z">
        <w:r w:rsidR="00957A4F" w:rsidRPr="00957A4F">
          <w:delText>chronic obstructive pulmonary disease</w:delText>
        </w:r>
      </w:del>
      <w:ins w:id="2075" w:author="Powell, Deana" w:date="2023-10-19T15:28:00Z">
        <w:r>
          <w:t>COPD</w:t>
        </w:r>
      </w:ins>
    </w:p>
    <w:p w14:paraId="3B6D8592" w14:textId="55539BEB" w:rsidR="00D23BE5" w:rsidRDefault="00D80FE3" w:rsidP="00D23BE5">
      <w:pPr>
        <w:pStyle w:val="ListEnd"/>
        <w:rPr>
          <w:ins w:id="2076" w:author="Powell, Deana" w:date="2023-10-19T15:28:00Z"/>
        </w:rPr>
      </w:pPr>
      <w:del w:id="2077" w:author="Powell, Deana" w:date="2023-10-19T15:28:00Z">
        <w:r w:rsidRPr="00F639F9">
          <w:delText xml:space="preserve">Participants who, in </w:delText>
        </w:r>
      </w:del>
    </w:p>
    <w:p w14:paraId="73A9F89E" w14:textId="7A7ED005" w:rsidR="008B566A" w:rsidRPr="008B566A" w:rsidRDefault="000F6980" w:rsidP="00FE74A1">
      <w:pPr>
        <w:pStyle w:val="Paragraph"/>
        <w:keepNext/>
        <w:rPr>
          <w:ins w:id="2078" w:author="Powell, Deana" w:date="2023-10-19T15:28:00Z"/>
        </w:rPr>
      </w:pPr>
      <w:ins w:id="2079" w:author="Powell, Deana" w:date="2023-10-19T15:28:00Z">
        <w:r w:rsidRPr="003A0F5A">
          <w:t xml:space="preserve">If </w:t>
        </w:r>
      </w:ins>
      <w:r w:rsidRPr="003A0F5A">
        <w:t xml:space="preserve">the </w:t>
      </w:r>
      <w:del w:id="2080" w:author="Powell, Deana" w:date="2023-10-19T15:28:00Z">
        <w:r w:rsidR="00D80FE3" w:rsidRPr="00F639F9">
          <w:delText>assessment of the Investigator, require the use of</w:delText>
        </w:r>
      </w:del>
      <w:ins w:id="2081" w:author="Powell, Deana" w:date="2023-10-19T15:28:00Z">
        <w:r w:rsidRPr="003A0F5A">
          <w:t>investigator determines that a participant requires</w:t>
        </w:r>
      </w:ins>
      <w:r w:rsidRPr="003A0F5A">
        <w:t xml:space="preserve"> any of the </w:t>
      </w:r>
      <w:del w:id="2082" w:author="Powell, Deana" w:date="2023-10-19T15:28:00Z">
        <w:r w:rsidR="00D80FE3" w:rsidRPr="00F639F9">
          <w:delText>aforementioned treatments</w:delText>
        </w:r>
      </w:del>
      <w:ins w:id="2083" w:author="Powell, Deana" w:date="2023-10-19T15:28:00Z">
        <w:r>
          <w:t>following prohibited medications and vaccinations</w:t>
        </w:r>
      </w:ins>
      <w:r>
        <w:t xml:space="preserve"> </w:t>
      </w:r>
      <w:r w:rsidRPr="003A0F5A">
        <w:t xml:space="preserve">for </w:t>
      </w:r>
      <w:del w:id="2084" w:author="Powell, Deana" w:date="2023-10-19T15:28:00Z">
        <w:r w:rsidR="00D80FE3" w:rsidRPr="00F639F9">
          <w:delText>clinical management should</w:delText>
        </w:r>
      </w:del>
      <w:ins w:id="2085" w:author="Powell, Deana" w:date="2023-10-19T15:28:00Z">
        <w:r w:rsidRPr="003A0F5A">
          <w:t>any reason</w:t>
        </w:r>
        <w:r>
          <w:t xml:space="preserve"> during the study</w:t>
        </w:r>
        <w:r w:rsidRPr="003A0F5A">
          <w:t>, study intervention</w:t>
        </w:r>
        <w:r>
          <w:t xml:space="preserve"> </w:t>
        </w:r>
        <w:r w:rsidR="00F03A5F" w:rsidRPr="00B17981">
          <w:t>pembrolizumab+lenvatinib/placebo</w:t>
        </w:r>
        <w:r w:rsidRPr="00C8374C">
          <w:t xml:space="preserve"> must</w:t>
        </w:r>
      </w:ins>
      <w:r w:rsidRPr="00C8374C">
        <w:t xml:space="preserve"> be discontinued</w:t>
      </w:r>
      <w:ins w:id="2086" w:author="Powell, Deana" w:date="2023-10-19T15:28:00Z">
        <w:r>
          <w:t>:</w:t>
        </w:r>
      </w:ins>
    </w:p>
    <w:p w14:paraId="5AB3C9A5" w14:textId="77777777" w:rsidR="00DC52FD" w:rsidRDefault="006B7357" w:rsidP="00DC52FD">
      <w:pPr>
        <w:pStyle w:val="ListBullet"/>
        <w:rPr>
          <w:ins w:id="2087" w:author="Powell, Deana" w:date="2023-10-19T15:28:00Z"/>
        </w:rPr>
      </w:pPr>
      <w:ins w:id="2088" w:author="Powell, Deana" w:date="2023-10-19T15:28:00Z">
        <w:r>
          <w:t>Systemic antineoplastic chemotherapy, immunotherapy, or biological therapy not specified in this protocol</w:t>
        </w:r>
      </w:ins>
    </w:p>
    <w:p w14:paraId="3E4BAFB5" w14:textId="77777777" w:rsidR="00DC52FD" w:rsidRDefault="006B7357" w:rsidP="00DC52FD">
      <w:pPr>
        <w:pStyle w:val="ListBullet"/>
        <w:rPr>
          <w:ins w:id="2089" w:author="Powell, Deana" w:date="2023-10-19T15:28:00Z"/>
        </w:rPr>
      </w:pPr>
      <w:ins w:id="2090" w:author="Powell, Deana" w:date="2023-10-19T15:28:00Z">
        <w:r>
          <w:t>Investigational agents other than those specified in this protocol</w:t>
        </w:r>
      </w:ins>
    </w:p>
    <w:p w14:paraId="78A09AC0" w14:textId="77777777" w:rsidR="00E47E7C" w:rsidRPr="00ED0EF6" w:rsidRDefault="006B7357" w:rsidP="00B50731">
      <w:pPr>
        <w:pStyle w:val="ListBullet"/>
        <w:rPr>
          <w:ins w:id="2091" w:author="Powell, Deana" w:date="2023-10-19T15:28:00Z"/>
        </w:rPr>
      </w:pPr>
      <w:ins w:id="2092" w:author="Powell, Deana" w:date="2023-10-19T15:28:00Z">
        <w:r>
          <w:t>Radiation therapy</w:t>
        </w:r>
      </w:ins>
    </w:p>
    <w:p w14:paraId="445DBC73" w14:textId="77777777" w:rsidR="008B566A" w:rsidRPr="00D7529C" w:rsidRDefault="006B7357" w:rsidP="008B566A">
      <w:pPr>
        <w:pStyle w:val="ListBullet"/>
        <w:rPr>
          <w:rStyle w:val="SuggestedOptional"/>
          <w:color w:val="auto"/>
        </w:rPr>
      </w:pPr>
      <w:moveToRangeStart w:id="2093" w:author="Powell, Deana" w:date="2023-10-19T15:28:00Z" w:name="move148621714"/>
      <w:moveTo w:id="2094" w:author="Powell, Deana" w:date="2023-10-19T15:28:00Z">
        <w:r w:rsidRPr="008B566A">
          <w:t>Investigational vaccines (ie, those not licensed or approved for Emergency Use) are not allowed.</w:t>
        </w:r>
      </w:moveTo>
      <w:moveToRangeEnd w:id="2093"/>
    </w:p>
    <w:p w14:paraId="5B1355A0" w14:textId="6DFF5676" w:rsidR="00E07AD3" w:rsidRPr="00E07AD3" w:rsidRDefault="00D80FE3" w:rsidP="00E07AD3">
      <w:pPr>
        <w:pStyle w:val="ListEnd"/>
      </w:pPr>
      <w:del w:id="2095" w:author="Powell, Deana" w:date="2023-10-19T15:28:00Z">
        <w:r w:rsidRPr="00F639F9">
          <w:lastRenderedPageBreak/>
          <w:delText xml:space="preserve"> from study</w:delText>
        </w:r>
        <w:r w:rsidR="003F144B">
          <w:delText xml:space="preserve"> treatment</w:delText>
        </w:r>
        <w:r w:rsidRPr="00F639F9">
          <w:delText>.</w:delText>
        </w:r>
      </w:del>
    </w:p>
    <w:p w14:paraId="0FC8D0C4" w14:textId="09C38459" w:rsidR="00E47E7C" w:rsidRPr="003A0F5A" w:rsidRDefault="006B7357" w:rsidP="003A0F5A">
      <w:pPr>
        <w:pStyle w:val="Paragraph"/>
      </w:pPr>
      <w:r w:rsidRPr="003A0F5A">
        <w:t xml:space="preserve">All treatments that the investigator considers necessary for a participant’s welfare may be administered at the discretion of the investigator in keeping with the community standards of medical care. All concomitant </w:t>
      </w:r>
      <w:del w:id="2096" w:author="Powell, Deana" w:date="2023-10-19T15:28:00Z">
        <w:r w:rsidR="00D80FE3" w:rsidRPr="00F639F9">
          <w:delText>medication</w:delText>
        </w:r>
      </w:del>
      <w:ins w:id="2097" w:author="Powell, Deana" w:date="2023-10-19T15:28:00Z">
        <w:r w:rsidRPr="003A0F5A">
          <w:t>medication</w:t>
        </w:r>
        <w:r>
          <w:t>s</w:t>
        </w:r>
      </w:ins>
      <w:r w:rsidRPr="003A0F5A">
        <w:t xml:space="preserve"> will be recorded on the eCRF including all </w:t>
      </w:r>
      <w:del w:id="2098" w:author="Powell, Deana" w:date="2023-10-19T15:28:00Z">
        <w:r w:rsidR="00D80FE3" w:rsidRPr="00F639F9">
          <w:delText>prescription</w:delText>
        </w:r>
      </w:del>
      <w:ins w:id="2099" w:author="Powell, Deana" w:date="2023-10-19T15:28:00Z">
        <w:r w:rsidRPr="003A0F5A">
          <w:t>prescription</w:t>
        </w:r>
        <w:r>
          <w:t>s</w:t>
        </w:r>
      </w:ins>
      <w:r w:rsidRPr="003A0F5A">
        <w:t>, OTC products, herbal supplements, and IV medications</w:t>
      </w:r>
      <w:ins w:id="2100" w:author="Powell, Deana" w:date="2023-10-19T15:28:00Z">
        <w:r w:rsidRPr="003A0F5A">
          <w:t>,</w:t>
        </w:r>
      </w:ins>
      <w:r w:rsidRPr="003A0F5A">
        <w:t xml:space="preserve"> and fluids. If changes occur during the study period, documentation of drug dosage, frequency, route, and date should also be included on the eCRF.</w:t>
      </w:r>
    </w:p>
    <w:p w14:paraId="25FDA96D" w14:textId="14AAE080" w:rsidR="00512D7D" w:rsidRPr="003A0F5A" w:rsidRDefault="009C1069" w:rsidP="003A0F5A">
      <w:pPr>
        <w:pStyle w:val="Paragraph"/>
      </w:pPr>
      <w:r w:rsidRPr="003A0F5A">
        <w:t xml:space="preserve">All concomitant medications received within </w:t>
      </w:r>
      <w:r w:rsidRPr="00836EB9">
        <w:t>28 days</w:t>
      </w:r>
      <w:r w:rsidRPr="003A0F5A">
        <w:t xml:space="preserve"> prior to the first dose of study intervention and up to 30 days after the last dose of study intervention should be recorded. </w:t>
      </w:r>
      <w:del w:id="2101" w:author="Powell, Deana" w:date="2023-10-19T15:28:00Z">
        <w:r w:rsidR="00D80FE3" w:rsidRPr="00F639F9">
          <w:delText>Concomitant</w:delText>
        </w:r>
      </w:del>
      <w:ins w:id="2102" w:author="Powell, Deana" w:date="2023-10-19T15:28:00Z">
        <w:r w:rsidRPr="003A0F5A">
          <w:t>All concomitant</w:t>
        </w:r>
      </w:ins>
      <w:r w:rsidRPr="003A0F5A">
        <w:t xml:space="preserve"> medications administered </w:t>
      </w:r>
      <w:del w:id="2103" w:author="Powell, Deana" w:date="2023-10-19T15:28:00Z">
        <w:r w:rsidR="00D80FE3" w:rsidRPr="00F639F9">
          <w:delText>30 days after the last dose of study intervention should</w:delText>
        </w:r>
      </w:del>
      <w:ins w:id="2104" w:author="Powell, Deana" w:date="2023-10-19T15:28:00Z">
        <w:r w:rsidRPr="003A0F5A">
          <w:t>during SAEs or ECIs are to</w:t>
        </w:r>
      </w:ins>
      <w:r w:rsidRPr="003A0F5A">
        <w:t xml:space="preserve"> be recorded</w:t>
      </w:r>
      <w:del w:id="2105" w:author="Powell, Deana" w:date="2023-10-19T15:28:00Z">
        <w:r w:rsidR="00D80FE3" w:rsidRPr="00F639F9">
          <w:delText xml:space="preserve"> for</w:delText>
        </w:r>
      </w:del>
      <w:ins w:id="2106" w:author="Powell, Deana" w:date="2023-10-19T15:28:00Z">
        <w:r w:rsidRPr="003A0F5A">
          <w:t>.</w:t>
        </w:r>
      </w:ins>
      <w:r w:rsidRPr="003A0F5A">
        <w:t xml:space="preserve"> SAEs and ECIs </w:t>
      </w:r>
      <w:del w:id="2107" w:author="Powell, Deana" w:date="2023-10-19T15:28:00Z">
        <w:r w:rsidR="00D80FE3" w:rsidRPr="00F639F9">
          <w:delText>as</w:delText>
        </w:r>
      </w:del>
      <w:ins w:id="2108" w:author="Powell, Deana" w:date="2023-10-19T15:28:00Z">
        <w:r w:rsidRPr="003A0F5A">
          <w:t>are</w:t>
        </w:r>
      </w:ins>
      <w:r w:rsidRPr="003A0F5A">
        <w:t xml:space="preserve"> defined in </w:t>
      </w:r>
      <w:r w:rsidRPr="00836EB9">
        <w:t>Section</w:t>
      </w:r>
      <w:r w:rsidR="00E07AD3" w:rsidRPr="00836EB9">
        <w:t> </w:t>
      </w:r>
      <w:r w:rsidRPr="00836EB9">
        <w:t>8.4</w:t>
      </w:r>
      <w:r w:rsidRPr="003A0F5A">
        <w:t>.</w:t>
      </w:r>
    </w:p>
    <w:p w14:paraId="0F59733F" w14:textId="77777777" w:rsidR="0074336D" w:rsidRDefault="006B7357" w:rsidP="004B3A56">
      <w:pPr>
        <w:pStyle w:val="Heading3"/>
      </w:pPr>
      <w:bookmarkStart w:id="2109" w:name="_Toc148621587"/>
      <w:bookmarkStart w:id="2110" w:name="_Toc107570640"/>
      <w:r w:rsidRPr="0074336D">
        <w:t>Rescue Medications and Supportive Care</w:t>
      </w:r>
      <w:bookmarkEnd w:id="2109"/>
      <w:bookmarkEnd w:id="2110"/>
    </w:p>
    <w:p w14:paraId="21778B40" w14:textId="77777777" w:rsidR="00E23476" w:rsidRPr="006D720A" w:rsidRDefault="006B7357" w:rsidP="006D720A">
      <w:pPr>
        <w:pStyle w:val="Paragraph"/>
      </w:pPr>
      <w:r w:rsidRPr="006D720A">
        <w:t>Participants should receive appropriate supportive care measures as deemed necessary by the treating investigator.</w:t>
      </w:r>
    </w:p>
    <w:p w14:paraId="0225D81E" w14:textId="77777777" w:rsidR="00950301" w:rsidRDefault="006C4FB0" w:rsidP="006D720A">
      <w:pPr>
        <w:pStyle w:val="Paragraph"/>
      </w:pPr>
      <w:r w:rsidRPr="006D720A">
        <w:t xml:space="preserve">Suggested supportive care measures for the management of AEs with potential </w:t>
      </w:r>
      <w:r w:rsidRPr="00F03A5F">
        <w:t>immunologic</w:t>
      </w:r>
      <w:r w:rsidRPr="006D720A">
        <w:t xml:space="preserve"> etiology are outlined along with the dose modification guidelines in </w:t>
      </w:r>
      <w:r w:rsidRPr="00F03A5F">
        <w:t>Section</w:t>
      </w:r>
      <w:r w:rsidR="001859DF" w:rsidRPr="00F03A5F">
        <w:t> </w:t>
      </w:r>
      <w:r w:rsidRPr="00F03A5F">
        <w:t>6.6</w:t>
      </w:r>
      <w:r w:rsidR="00F03A5F" w:rsidRPr="00F03A5F">
        <w:t>.2 for guidelines</w:t>
      </w:r>
      <w:r w:rsidR="00761304">
        <w:t xml:space="preserve"> </w:t>
      </w:r>
      <w:ins w:id="2111" w:author="Powell, Deana" w:date="2023-10-19T15:28:00Z">
        <w:r w:rsidR="00761304">
          <w:t>for</w:t>
        </w:r>
        <w:r w:rsidR="00F03A5F" w:rsidRPr="00F03A5F">
          <w:t xml:space="preserve"> </w:t>
        </w:r>
      </w:ins>
      <w:r w:rsidR="00F03A5F" w:rsidRPr="00F03A5F">
        <w:t>lenvatinib/placebo dose modification and supportive care</w:t>
      </w:r>
      <w:r w:rsidRPr="006D720A">
        <w:t>.</w:t>
      </w:r>
    </w:p>
    <w:p w14:paraId="00E09D6A" w14:textId="77777777" w:rsidR="00950301" w:rsidRDefault="006B7357" w:rsidP="00950301">
      <w:pPr>
        <w:pStyle w:val="Heading3"/>
      </w:pPr>
      <w:bookmarkStart w:id="2112" w:name="_Toc148621588"/>
      <w:bookmarkStart w:id="2113" w:name="_Toc107570641"/>
      <w:r>
        <w:t>Drug Interactions</w:t>
      </w:r>
      <w:bookmarkEnd w:id="2112"/>
      <w:bookmarkEnd w:id="2113"/>
    </w:p>
    <w:p w14:paraId="4403ACEC" w14:textId="77777777" w:rsidR="00950301" w:rsidRDefault="006B7357" w:rsidP="00950301">
      <w:pPr>
        <w:pStyle w:val="Paragraph"/>
      </w:pPr>
      <w:r>
        <w:t>There are no DDI-related concomitant medication prohibitions or restrictions. Lenvatinib is not expected to clinically meaningfully alter exposure to CYP3A4/ P-glycoprotein (Pgp) substrates based on results from a lenvatinib DDI study with midazolam (a sensitive CYP3A and Pgp substrate). Clinical studies also showed that co-administration of lenvatinib with either inducers or inhibitors of CYP3A4/Pgp are not of clinical concern.</w:t>
      </w:r>
    </w:p>
    <w:p w14:paraId="5C0DBA29" w14:textId="77777777" w:rsidR="00950301" w:rsidRDefault="006B7357" w:rsidP="00950301">
      <w:pPr>
        <w:pStyle w:val="Paragraph"/>
      </w:pPr>
      <w:r>
        <w:t>No drug interaction is expected between pembrolizumab and lenvatinib because of their divergent metabolic pathways. Pembrolizumab is a mAb and is primarily catabolized like other proteins, while lenvatinib is metabolized by enzymatic (CYP3A and aldehyde oxidase) and nonenzymatic processes (LENVIMA® product information).</w:t>
      </w:r>
    </w:p>
    <w:p w14:paraId="15AB9B3A" w14:textId="77777777" w:rsidR="0074336D" w:rsidRDefault="000F6980" w:rsidP="0074336D">
      <w:pPr>
        <w:pStyle w:val="Heading2"/>
      </w:pPr>
      <w:bookmarkStart w:id="2114" w:name="_Toc148621589"/>
      <w:bookmarkStart w:id="2115" w:name="_Toc107570642"/>
      <w:r w:rsidRPr="0074336D">
        <w:t>Dose Modification</w:t>
      </w:r>
      <w:r w:rsidR="00B651ED" w:rsidRPr="00950301">
        <w:t xml:space="preserve"> (Escalation/Titration/Other)</w:t>
      </w:r>
      <w:bookmarkEnd w:id="2114"/>
      <w:bookmarkEnd w:id="2115"/>
    </w:p>
    <w:p w14:paraId="736EBBDC" w14:textId="77777777" w:rsidR="00F35AF2" w:rsidRPr="00DB1257" w:rsidRDefault="006B7357" w:rsidP="00F35AF2">
      <w:pPr>
        <w:pStyle w:val="Paragraph"/>
        <w:rPr>
          <w:ins w:id="2116" w:author="Powell, Deana" w:date="2023-10-19T15:28:00Z"/>
          <w:lang w:val="en-GB"/>
        </w:rPr>
      </w:pPr>
      <w:ins w:id="2117" w:author="Powell, Deana" w:date="2023-10-19T15:28:00Z">
        <w:r w:rsidRPr="0059057D">
          <w:rPr>
            <w:lang w:val="en-GB"/>
          </w:rPr>
          <w:t xml:space="preserve">NOTE: </w:t>
        </w:r>
        <w:r w:rsidR="007D568B" w:rsidRPr="0059057D">
          <w:rPr>
            <w:lang w:val="en-GB"/>
          </w:rPr>
          <w:t>In alignment with the study-specific investigator letter</w:t>
        </w:r>
        <w:r w:rsidR="007D568B" w:rsidRPr="00DB1257">
          <w:rPr>
            <w:lang w:val="en-GB"/>
          </w:rPr>
          <w:t xml:space="preserve"> dated 25-Aug-2023</w:t>
        </w:r>
        <w:r w:rsidR="007D568B" w:rsidRPr="0059057D">
          <w:rPr>
            <w:lang w:val="en-GB"/>
          </w:rPr>
          <w:t>, all study participants still receiving pembrolizumab should continue to receive pembrolizumab monotherapy on study and undergo modified protocol study procedures as specified in this amendment. Study participation should end after the 30-day Safety Follow-up Visit (last scheduled visit)</w:t>
        </w:r>
        <w:r w:rsidR="007D568B" w:rsidRPr="00A47061">
          <w:rPr>
            <w:lang w:val="en-GB"/>
          </w:rPr>
          <w:t xml:space="preserve"> </w:t>
        </w:r>
        <w:r w:rsidR="007D568B">
          <w:rPr>
            <w:lang w:val="en-GB"/>
          </w:rPr>
          <w:t xml:space="preserve">with the following exceptions: participants who are potential candidates for Second Course treatment will continue in Efficacy Follow-up and all participants in China </w:t>
        </w:r>
        <w:r w:rsidR="007D568B">
          <w:rPr>
            <w:lang w:val="en-GB"/>
          </w:rPr>
          <w:lastRenderedPageBreak/>
          <w:t xml:space="preserve">will continue in </w:t>
        </w:r>
        <w:r w:rsidR="00362CB3">
          <w:rPr>
            <w:lang w:val="en-GB"/>
          </w:rPr>
          <w:t>Efficacy</w:t>
        </w:r>
        <w:r w:rsidR="007D568B">
          <w:rPr>
            <w:lang w:val="en-GB"/>
          </w:rPr>
          <w:t xml:space="preserve"> Follow-up</w:t>
        </w:r>
        <w:r w:rsidR="00362CB3">
          <w:rPr>
            <w:lang w:val="en-GB"/>
          </w:rPr>
          <w:t xml:space="preserve"> and </w:t>
        </w:r>
        <w:r w:rsidR="007D568B">
          <w:rPr>
            <w:lang w:val="en-GB"/>
          </w:rPr>
          <w:t>Survival Follow-up</w:t>
        </w:r>
        <w:r w:rsidR="007D568B" w:rsidRPr="0059057D">
          <w:rPr>
            <w:lang w:val="en-GB"/>
          </w:rPr>
          <w:t>. All participants should stop ongoing treatment with lenvatinib/placebo.</w:t>
        </w:r>
      </w:ins>
    </w:p>
    <w:p w14:paraId="7A29E52C" w14:textId="77777777" w:rsidR="002A7547" w:rsidRPr="001A1B4C" w:rsidRDefault="006B7357" w:rsidP="00F35AF2">
      <w:pPr>
        <w:pStyle w:val="Paragraph"/>
        <w:rPr>
          <w:ins w:id="2118" w:author="Powell, Deana" w:date="2023-10-19T15:28:00Z"/>
          <w:lang w:val="en-GB"/>
        </w:rPr>
      </w:pPr>
      <w:ins w:id="2119" w:author="Powell, Deana" w:date="2023-10-19T15:28:00Z">
        <w:r w:rsidRPr="0059057D">
          <w:rPr>
            <w:lang w:val="en-GB"/>
          </w:rPr>
          <w:t>Exceptions may be requested for lenvatinib for study participants who, in the assessment of their study physician, are benefiting from ongoing lenvatinib after consulting with the Sponsor</w:t>
        </w:r>
        <w:r w:rsidR="00435156" w:rsidRPr="0059057D">
          <w:rPr>
            <w:lang w:val="en-GB"/>
          </w:rPr>
          <w:t xml:space="preserve">. </w:t>
        </w:r>
        <w:r w:rsidRPr="0059057D">
          <w:rPr>
            <w:lang w:val="en-GB"/>
          </w:rPr>
          <w:t>This applies to participants currently on pembrolizumab and lenvatinib and participants who have discontinued pembrolizumab and are currently continuing lenvatinib monotherapy. Participants who are considered by the investigator as candidates for continued monotherapy with lenvatinib after completion of 35 cycles of pembrolizumab and lenvatinib require a separate communication with the Sponsor. Participants who discontinue pembrolizumab prior to completion of Cycle 35 (eg, due to an AE) must discontinue lenvatinib at the same time.</w:t>
        </w:r>
      </w:ins>
    </w:p>
    <w:p w14:paraId="3449CBBC" w14:textId="77777777" w:rsidR="00950301" w:rsidRDefault="006B7357" w:rsidP="00BE4FFD">
      <w:pPr>
        <w:pStyle w:val="Paragraph"/>
      </w:pPr>
      <w:bookmarkStart w:id="2120" w:name="_Hlk494203344"/>
      <w:r w:rsidRPr="00921F4C">
        <w:t xml:space="preserve">Adverse events will be graded using NCI CTCAE </w:t>
      </w:r>
      <w:ins w:id="2121" w:author="Powell, Deana" w:date="2023-10-19T15:28:00Z">
        <w:r w:rsidRPr="00921F4C">
          <w:t xml:space="preserve">Version </w:t>
        </w:r>
      </w:ins>
      <w:r w:rsidRPr="00921F4C">
        <w:t>v5.0. Investigators will decide the probability</w:t>
      </w:r>
      <w:r>
        <w:t xml:space="preserve"> of the event being related to one or both drugs as to whether dose modification of one or both drugs is required.</w:t>
      </w:r>
    </w:p>
    <w:p w14:paraId="7A733AA1" w14:textId="77777777" w:rsidR="00B6144A" w:rsidRDefault="000F6980" w:rsidP="00BE4FFD">
      <w:pPr>
        <w:pStyle w:val="Paragraph"/>
        <w:rPr>
          <w:moveFrom w:id="2122" w:author="Powell, Deana" w:date="2023-10-19T15:28:00Z"/>
        </w:rPr>
      </w:pPr>
      <w:moveFromRangeStart w:id="2123" w:author="Powell, Deana" w:date="2023-10-19T15:28:00Z" w:name="move148621715"/>
      <w:moveFrom w:id="2124" w:author="Powell, Deana" w:date="2023-10-19T15:28:00Z">
        <w:r>
          <w:t xml:space="preserve">Refer to </w:t>
        </w:r>
        <w:r w:rsidRPr="009F0B64">
          <w:t>Section 6.6.3</w:t>
        </w:r>
        <w:r w:rsidRPr="002E33A5">
          <w:t xml:space="preserve"> for dose modification guidance for overlapping toxicity for the pembrolizumab plus lenvatinib combination.</w:t>
        </w:r>
      </w:moveFrom>
    </w:p>
    <w:moveFromRangeEnd w:id="2123"/>
    <w:p w14:paraId="0E19C3CA" w14:textId="319D322B" w:rsidR="00950301" w:rsidRDefault="006B7357" w:rsidP="00BE4FFD">
      <w:pPr>
        <w:pStyle w:val="Paragraph"/>
      </w:pPr>
      <w:r>
        <w:t xml:space="preserve">Participants who interrupt or discontinue </w:t>
      </w:r>
      <w:del w:id="2125" w:author="Powell, Deana" w:date="2023-10-19T15:28:00Z">
        <w:r w:rsidR="0066396C">
          <w:delText>1</w:delText>
        </w:r>
      </w:del>
      <w:ins w:id="2126" w:author="Powell, Deana" w:date="2023-10-19T15:28:00Z">
        <w:r>
          <w:t>one</w:t>
        </w:r>
      </w:ins>
      <w:r>
        <w:t xml:space="preserve"> drug in the lenvatinib-pembrolizumab combination due to toxicity can continue with the other drug in the combination until criteria for treatment discontinuation are met (eg, unacceptable toxicity, disease progression).</w:t>
      </w:r>
    </w:p>
    <w:p w14:paraId="0D78E3B8" w14:textId="7D247B6A" w:rsidR="00B6144A" w:rsidRDefault="000F6980" w:rsidP="00BE4FFD">
      <w:pPr>
        <w:pStyle w:val="Paragraph"/>
        <w:rPr>
          <w:moveTo w:id="2127" w:author="Powell, Deana" w:date="2023-10-19T15:28:00Z"/>
        </w:rPr>
      </w:pPr>
      <w:moveToRangeStart w:id="2128" w:author="Powell, Deana" w:date="2023-10-19T15:28:00Z" w:name="move148621715"/>
      <w:moveTo w:id="2129" w:author="Powell, Deana" w:date="2023-10-19T15:28:00Z">
        <w:r>
          <w:t xml:space="preserve">Refer to </w:t>
        </w:r>
        <w:r w:rsidRPr="009F0B64">
          <w:t>Section 6.6.3</w:t>
        </w:r>
        <w:r w:rsidRPr="002E33A5">
          <w:t xml:space="preserve"> for dose modification guidance for overlapping toxicity for the pembrolizumab plus lenvatinib combination.</w:t>
        </w:r>
      </w:moveTo>
    </w:p>
    <w:p w14:paraId="71C4BA52" w14:textId="77777777" w:rsidR="002A7547" w:rsidRDefault="000F6980" w:rsidP="00666DFD">
      <w:pPr>
        <w:pStyle w:val="Heading3"/>
      </w:pPr>
      <w:bookmarkStart w:id="2130" w:name="_Toc148621590"/>
      <w:bookmarkStart w:id="2131" w:name="_Toc107570643"/>
      <w:moveToRangeEnd w:id="2128"/>
      <w:r w:rsidRPr="00666DFD">
        <w:t>Immune-Related Events and Dose Modification (Withhold, Treat, Discontinue)</w:t>
      </w:r>
      <w:bookmarkEnd w:id="2130"/>
      <w:bookmarkEnd w:id="2131"/>
    </w:p>
    <w:p w14:paraId="232CC9A3" w14:textId="769A62E0" w:rsidR="009F0B64" w:rsidRPr="00D76262" w:rsidRDefault="006B7357" w:rsidP="009E73D1">
      <w:pPr>
        <w:pStyle w:val="ParagraphBold"/>
      </w:pPr>
      <w:r w:rsidRPr="00D76262">
        <w:t xml:space="preserve">Dose Modification and Toxicity Management for Immune-related AEs Associated </w:t>
      </w:r>
      <w:del w:id="2132" w:author="Powell, Deana" w:date="2023-10-19T15:28:00Z">
        <w:r w:rsidR="0070423F" w:rsidRPr="0070423F">
          <w:delText>with</w:delText>
        </w:r>
      </w:del>
      <w:ins w:id="2133" w:author="Powell, Deana" w:date="2023-10-19T15:28:00Z">
        <w:r w:rsidRPr="00D76262">
          <w:t>With</w:t>
        </w:r>
      </w:ins>
      <w:r w:rsidRPr="00D76262">
        <w:t xml:space="preserve"> Pembrolizumab</w:t>
      </w:r>
    </w:p>
    <w:p w14:paraId="084030C9" w14:textId="77777777" w:rsidR="009F0B64" w:rsidRPr="00E04986" w:rsidRDefault="006B7357" w:rsidP="004825FE">
      <w:pPr>
        <w:pStyle w:val="Paragraph"/>
        <w:rPr>
          <w:rStyle w:val="ParagraphChar"/>
          <w:rFonts w:eastAsiaTheme="minorHAnsi"/>
          <w:bCs/>
        </w:rPr>
      </w:pPr>
      <w:r w:rsidRPr="00E04986">
        <w:rPr>
          <w:rStyle w:val="ParagraphChar"/>
          <w:rFonts w:eastAsiaTheme="minorHAnsi"/>
          <w:bCs/>
        </w:rPr>
        <w:t>AEs associated with pembrolizumab exposure may represent an immune-related response. These irAEs may occur shortly after the first dose or several months after the last dose of pembrolizumab treatment and may affect more than one body system simultaneously. Therefore, early recognition and initiation of treatment is critical to reduce complications. Based on existing clinical study data, most irAEs were reversible and could be managed with interruptions of pembrolizumab, administration of corticosteroids</w:t>
      </w:r>
      <w:ins w:id="2134" w:author="Powell, Deana" w:date="2023-10-19T15:28:00Z">
        <w:r>
          <w:rPr>
            <w:rStyle w:val="ParagraphChar"/>
            <w:rFonts w:eastAsiaTheme="minorHAnsi"/>
            <w:bCs/>
          </w:rPr>
          <w:t>,</w:t>
        </w:r>
      </w:ins>
      <w:r w:rsidRPr="00E04986">
        <w:rPr>
          <w:rStyle w:val="ParagraphChar"/>
          <w:rFonts w:eastAsiaTheme="minorHAnsi"/>
          <w:bCs/>
        </w:rPr>
        <w:t xml:space="preserve"> and/or other supportive care. For suspected irAEs, ensure adequate evaluation to confirm etiology or exclude other causes. Additional procedures or tests such as bronchoscopy, endoscopy, skin biopsy may be included as part of the evaluation.</w:t>
      </w:r>
    </w:p>
    <w:p w14:paraId="219C35D6" w14:textId="1AA64FCA" w:rsidR="009F0B64" w:rsidRPr="004636C5" w:rsidRDefault="000F6980" w:rsidP="004636C5">
      <w:pPr>
        <w:pStyle w:val="Paragraph"/>
        <w:rPr>
          <w:rFonts w:eastAsiaTheme="minorHAnsi"/>
        </w:rPr>
      </w:pPr>
      <w:r w:rsidRPr="00E04986">
        <w:lastRenderedPageBreak/>
        <w:t xml:space="preserve">Dose Modification and Toxicity Management Guidelines for irAEs </w:t>
      </w:r>
      <w:del w:id="2135" w:author="Powell, Deana" w:date="2023-10-19T15:28:00Z">
        <w:r w:rsidR="0070423F" w:rsidRPr="0070423F">
          <w:delText>associated with pembrolizumab monotherapy, coformulations</w:delText>
        </w:r>
      </w:del>
      <w:ins w:id="2136" w:author="Powell, Deana" w:date="2023-10-19T15:28:00Z">
        <w:r>
          <w:t>A</w:t>
        </w:r>
        <w:r w:rsidRPr="00E04986">
          <w:t xml:space="preserve">ssociated </w:t>
        </w:r>
        <w:r>
          <w:t>W</w:t>
        </w:r>
        <w:r w:rsidRPr="00E04986">
          <w:t xml:space="preserve">ith </w:t>
        </w:r>
        <w:r>
          <w:t>P</w:t>
        </w:r>
        <w:r w:rsidRPr="00E04986">
          <w:t xml:space="preserve">embrolizumab </w:t>
        </w:r>
        <w:r>
          <w:t>M</w:t>
        </w:r>
        <w:r w:rsidRPr="00E04986">
          <w:t xml:space="preserve">onotherapy, </w:t>
        </w:r>
        <w:r>
          <w:t>C</w:t>
        </w:r>
        <w:r w:rsidRPr="00E04986">
          <w:t>oformulations</w:t>
        </w:r>
      </w:ins>
      <w:r w:rsidRPr="00E04986">
        <w:t xml:space="preserve">, or IO </w:t>
      </w:r>
      <w:del w:id="2137" w:author="Powell, Deana" w:date="2023-10-19T15:28:00Z">
        <w:r w:rsidR="0070423F" w:rsidRPr="0070423F">
          <w:delText>combinations</w:delText>
        </w:r>
      </w:del>
      <w:ins w:id="2138" w:author="Powell, Deana" w:date="2023-10-19T15:28:00Z">
        <w:r>
          <w:t>C</w:t>
        </w:r>
        <w:r w:rsidRPr="00E04986">
          <w:t>ombinations</w:t>
        </w:r>
      </w:ins>
      <w:r w:rsidRPr="00E04986">
        <w:t xml:space="preserve"> are provided in</w:t>
      </w:r>
      <w:r w:rsidRPr="004636C5">
        <w:rPr>
          <w:rFonts w:eastAsiaTheme="minorHAnsi"/>
          <w:b/>
          <w:iCs/>
        </w:rPr>
        <w:t xml:space="preserve"> </w:t>
      </w:r>
      <w:r w:rsidR="00815B7C" w:rsidRPr="00960ECF">
        <w:t xml:space="preserve">Table </w:t>
      </w:r>
      <w:r w:rsidR="00815B7C">
        <w:rPr>
          <w:noProof/>
        </w:rPr>
        <w:t>5</w:t>
      </w:r>
      <w:r w:rsidRPr="00E04986">
        <w:t>.</w:t>
      </w:r>
    </w:p>
    <w:p w14:paraId="61E19E11" w14:textId="794FC45B" w:rsidR="0048633D" w:rsidRPr="00960ECF" w:rsidRDefault="006B7357" w:rsidP="00960ECF">
      <w:pPr>
        <w:pStyle w:val="Caption"/>
        <w:rPr>
          <w:rFonts w:eastAsiaTheme="minorHAnsi"/>
        </w:rPr>
      </w:pPr>
      <w:bookmarkStart w:id="2139" w:name="_Ref148596550"/>
      <w:bookmarkStart w:id="2140" w:name="_Toc148621761"/>
      <w:bookmarkStart w:id="2141" w:name="_Ref72493040"/>
      <w:bookmarkStart w:id="2142" w:name="_Ref72952115"/>
      <w:bookmarkStart w:id="2143" w:name="_Toc107570812"/>
      <w:bookmarkStart w:id="2144" w:name="_Ref22807558"/>
      <w:bookmarkEnd w:id="2141"/>
      <w:r w:rsidRPr="00960ECF">
        <w:t xml:space="preserve">Table </w:t>
      </w:r>
      <w:r w:rsidR="00815B7C">
        <w:rPr>
          <w:noProof/>
        </w:rPr>
        <w:t>5</w:t>
      </w:r>
      <w:bookmarkEnd w:id="2139"/>
      <w:bookmarkEnd w:id="2142"/>
      <w:r w:rsidR="00960ECF" w:rsidRPr="00960ECF">
        <w:rPr>
          <w:rFonts w:eastAsia="MS Gothic"/>
        </w:rPr>
        <w:tab/>
      </w:r>
      <w:r w:rsidRPr="00960ECF">
        <w:t xml:space="preserve">Dose Modification and Toxicity Management Guidelines for Immune-related Adverse Events Associated </w:t>
      </w:r>
      <w:del w:id="2145" w:author="Powell, Deana" w:date="2023-10-19T15:28:00Z">
        <w:r w:rsidR="00B23E12" w:rsidRPr="00B23E12">
          <w:delText>with</w:delText>
        </w:r>
      </w:del>
      <w:ins w:id="2146" w:author="Powell, Deana" w:date="2023-10-19T15:28:00Z">
        <w:r w:rsidRPr="00960ECF">
          <w:t>With</w:t>
        </w:r>
      </w:ins>
      <w:r w:rsidRPr="00960ECF">
        <w:t xml:space="preserve"> Pembrolizumab Monotherapy, Coformulations</w:t>
      </w:r>
      <w:ins w:id="2147" w:author="Powell, Deana" w:date="2023-10-19T15:28:00Z">
        <w:r w:rsidRPr="00960ECF">
          <w:t>,</w:t>
        </w:r>
      </w:ins>
      <w:r w:rsidRPr="00960ECF">
        <w:t xml:space="preserve"> or IO Combinations</w:t>
      </w:r>
      <w:bookmarkEnd w:id="2140"/>
      <w:bookmarkEnd w:id="2143"/>
    </w:p>
    <w:tbl>
      <w:tblPr>
        <w:tblW w:w="8986" w:type="dxa"/>
        <w:tblLook w:val="04A0" w:firstRow="1" w:lastRow="0" w:firstColumn="1" w:lastColumn="0" w:noHBand="0" w:noVBand="1"/>
      </w:tblPr>
      <w:tblGrid>
        <w:gridCol w:w="8986"/>
      </w:tblGrid>
      <w:tr w:rsidR="000121B5" w14:paraId="495FC1EB" w14:textId="77777777">
        <w:tc>
          <w:tcPr>
            <w:tcW w:w="5000" w:type="pct"/>
            <w:tcBorders>
              <w:top w:val="single" w:sz="4" w:space="0" w:color="auto"/>
              <w:left w:val="single" w:sz="4" w:space="0" w:color="auto"/>
              <w:bottom w:val="single" w:sz="4" w:space="0" w:color="auto"/>
              <w:right w:val="single" w:sz="4" w:space="0" w:color="auto"/>
            </w:tcBorders>
            <w:shd w:val="clear" w:color="auto" w:fill="auto"/>
            <w:hideMark/>
          </w:tcPr>
          <w:bookmarkEnd w:id="2144"/>
          <w:p w14:paraId="2779CDD1" w14:textId="77777777" w:rsidR="0048633D" w:rsidRPr="00D44D67" w:rsidRDefault="006B7357" w:rsidP="00D44D67">
            <w:pPr>
              <w:pStyle w:val="TableCellLeft10pt"/>
            </w:pPr>
            <w:r w:rsidRPr="00D44D67">
              <w:t>General instructions:</w:t>
            </w:r>
          </w:p>
          <w:p w14:paraId="06D98F7D" w14:textId="77777777" w:rsidR="0048633D" w:rsidRPr="00D44D67" w:rsidRDefault="006B7357" w:rsidP="00D44D67">
            <w:pPr>
              <w:pStyle w:val="TableCellLeft10pt"/>
              <w:ind w:left="324" w:hanging="252"/>
            </w:pPr>
            <w:r w:rsidRPr="00D44D67">
              <w:t>1.</w:t>
            </w:r>
            <w:r>
              <w:tab/>
            </w:r>
            <w:r w:rsidRPr="00D44D67">
              <w:t>Severe and life-threatening irAEs should be treated with IV corticosteroids followed by oral steroids. Other immunosuppressive treatment should begin if the irAEs are not controlled by corticosteroids.</w:t>
            </w:r>
          </w:p>
          <w:p w14:paraId="6362699A" w14:textId="77777777" w:rsidR="0048633D" w:rsidRPr="00D44D67" w:rsidRDefault="006B7357" w:rsidP="00D44D67">
            <w:pPr>
              <w:pStyle w:val="TableCellLeft10pt"/>
              <w:ind w:left="324" w:hanging="252"/>
            </w:pPr>
            <w:r w:rsidRPr="00D44D67">
              <w:t>2.</w:t>
            </w:r>
            <w:r>
              <w:tab/>
            </w:r>
            <w:r w:rsidRPr="00D44D67">
              <w:t>Pembrolizumab monotherapy, coformulations</w:t>
            </w:r>
            <w:ins w:id="2148" w:author="Powell, Deana" w:date="2023-10-19T15:28:00Z">
              <w:r w:rsidRPr="00D44D67">
                <w:t>,</w:t>
              </w:r>
            </w:ins>
            <w:r w:rsidRPr="00D44D67">
              <w:t xml:space="preserve"> or IO combinations must be permanently discontinued if the irAE does not resolve or the corticosteroid dose is not ≤10 mg/day within 12 weeks of the last treatment.</w:t>
            </w:r>
          </w:p>
          <w:p w14:paraId="517A25D1" w14:textId="77777777" w:rsidR="0048633D" w:rsidRPr="00D44D67" w:rsidRDefault="006B7357" w:rsidP="00D44D67">
            <w:pPr>
              <w:pStyle w:val="TableCellLeft10pt"/>
              <w:ind w:left="324" w:hanging="252"/>
            </w:pPr>
            <w:r w:rsidRPr="00D44D67">
              <w:t>3.</w:t>
            </w:r>
            <w:r>
              <w:tab/>
            </w:r>
            <w:r w:rsidRPr="00D44D67">
              <w:t>The corticosteroid taper should begin when the irAE is ≤ Grade 1 and continue at least 4 weeks.</w:t>
            </w:r>
          </w:p>
          <w:p w14:paraId="560999D7" w14:textId="77777777" w:rsidR="0048633D" w:rsidRPr="00D44D67" w:rsidRDefault="006B7357" w:rsidP="00D44D67">
            <w:pPr>
              <w:pStyle w:val="TableCellLeft10pt"/>
              <w:ind w:left="324" w:hanging="252"/>
            </w:pPr>
            <w:r w:rsidRPr="00D44D67">
              <w:t>4.</w:t>
            </w:r>
            <w:r>
              <w:tab/>
            </w:r>
            <w:r w:rsidRPr="00D44D67">
              <w:t>If pembrolizumab monotherapy, coformulations</w:t>
            </w:r>
            <w:ins w:id="2149" w:author="Powell, Deana" w:date="2023-10-19T15:28:00Z">
              <w:r w:rsidRPr="00D44D67">
                <w:t>,</w:t>
              </w:r>
            </w:ins>
            <w:r w:rsidRPr="00D44D67">
              <w:t xml:space="preserve"> or IO combinations have been withheld, treatment may resume after the irAE decreased to ≤ Grade 1 after corticosteroid taper.</w:t>
            </w:r>
          </w:p>
        </w:tc>
      </w:tr>
    </w:tbl>
    <w:p w14:paraId="799F3507" w14:textId="77777777" w:rsidR="0048633D" w:rsidRPr="00180C72" w:rsidRDefault="0048633D" w:rsidP="00D44D67">
      <w:pPr>
        <w:pStyle w:val="Paragraph"/>
        <w:keepNext/>
        <w:spacing w:before="0" w:after="0"/>
        <w:rPr>
          <w:sz w:val="2"/>
          <w:szCs w:val="2"/>
        </w:rPr>
      </w:pPr>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3"/>
        <w:gridCol w:w="1494"/>
        <w:gridCol w:w="1611"/>
        <w:gridCol w:w="1964"/>
        <w:gridCol w:w="2334"/>
      </w:tblGrid>
      <w:tr w:rsidR="000121B5" w14:paraId="3645E126" w14:textId="77777777">
        <w:trPr>
          <w:tblHeader/>
        </w:trPr>
        <w:tc>
          <w:tcPr>
            <w:tcW w:w="798" w:type="pct"/>
            <w:shd w:val="clear" w:color="auto" w:fill="auto"/>
            <w:vAlign w:val="bottom"/>
            <w:hideMark/>
          </w:tcPr>
          <w:p w14:paraId="6BC23385" w14:textId="77777777" w:rsidR="0048633D" w:rsidRPr="00774580" w:rsidRDefault="006B7357" w:rsidP="00F627AB">
            <w:pPr>
              <w:pStyle w:val="TableHeadingTextCenter10pt"/>
            </w:pPr>
            <w:r w:rsidRPr="00774580">
              <w:t>irAEs</w:t>
            </w:r>
          </w:p>
        </w:tc>
        <w:tc>
          <w:tcPr>
            <w:tcW w:w="734" w:type="pct"/>
            <w:shd w:val="clear" w:color="auto" w:fill="auto"/>
            <w:vAlign w:val="bottom"/>
            <w:hideMark/>
          </w:tcPr>
          <w:p w14:paraId="143F5767" w14:textId="77777777" w:rsidR="0048633D" w:rsidRPr="00774580" w:rsidRDefault="006B7357" w:rsidP="00F627AB">
            <w:pPr>
              <w:pStyle w:val="TableHeadingTextCenter10pt"/>
            </w:pPr>
            <w:r w:rsidRPr="00774580">
              <w:t>Toxicity Grade (CTCAE v5.0)</w:t>
            </w:r>
          </w:p>
        </w:tc>
        <w:tc>
          <w:tcPr>
            <w:tcW w:w="795" w:type="pct"/>
            <w:shd w:val="clear" w:color="auto" w:fill="auto"/>
            <w:vAlign w:val="bottom"/>
            <w:hideMark/>
          </w:tcPr>
          <w:p w14:paraId="5D08B50D" w14:textId="77777777" w:rsidR="0048633D" w:rsidRPr="00774580" w:rsidRDefault="006B7357" w:rsidP="00F627AB">
            <w:pPr>
              <w:pStyle w:val="TableHeadingTextCenter10pt"/>
            </w:pPr>
            <w:r w:rsidRPr="00774580">
              <w:t>Action With Pembrolizumab</w:t>
            </w:r>
            <w:r>
              <w:t xml:space="preserve"> Monotherapy, Coformulations</w:t>
            </w:r>
            <w:ins w:id="2150" w:author="Powell, Deana" w:date="2023-10-19T15:28:00Z">
              <w:r>
                <w:t>,</w:t>
              </w:r>
            </w:ins>
            <w:r>
              <w:t xml:space="preserve"> or IO Combinations</w:t>
            </w:r>
          </w:p>
        </w:tc>
        <w:tc>
          <w:tcPr>
            <w:tcW w:w="1008" w:type="pct"/>
            <w:shd w:val="clear" w:color="auto" w:fill="auto"/>
            <w:vAlign w:val="bottom"/>
            <w:hideMark/>
          </w:tcPr>
          <w:p w14:paraId="32169B20" w14:textId="77777777" w:rsidR="0048633D" w:rsidRPr="00774580" w:rsidRDefault="006B7357" w:rsidP="00F627AB">
            <w:pPr>
              <w:pStyle w:val="TableHeadingTextCenter10pt"/>
            </w:pPr>
            <w:r w:rsidRPr="00774580">
              <w:t>Corticosteroid and/or Other Therapies</w:t>
            </w:r>
          </w:p>
        </w:tc>
        <w:tc>
          <w:tcPr>
            <w:tcW w:w="1665" w:type="pct"/>
            <w:shd w:val="clear" w:color="auto" w:fill="auto"/>
            <w:vAlign w:val="bottom"/>
            <w:hideMark/>
          </w:tcPr>
          <w:p w14:paraId="2849E794" w14:textId="77777777" w:rsidR="0048633D" w:rsidRPr="00774580" w:rsidRDefault="006B7357" w:rsidP="00F627AB">
            <w:pPr>
              <w:pStyle w:val="TableHeadingTextCenter10pt"/>
            </w:pPr>
            <w:r w:rsidRPr="00774580">
              <w:t>Monitoring and Follow-up</w:t>
            </w:r>
          </w:p>
        </w:tc>
      </w:tr>
      <w:tr w:rsidR="000121B5" w14:paraId="0510F904" w14:textId="77777777">
        <w:tc>
          <w:tcPr>
            <w:tcW w:w="798" w:type="pct"/>
            <w:vMerge w:val="restart"/>
            <w:shd w:val="clear" w:color="auto" w:fill="auto"/>
            <w:hideMark/>
          </w:tcPr>
          <w:p w14:paraId="31DB341D" w14:textId="77777777" w:rsidR="0048633D" w:rsidRPr="00774580" w:rsidRDefault="006B7357" w:rsidP="00B6144A">
            <w:pPr>
              <w:pStyle w:val="TableCellLeft10pt"/>
              <w:keepNext w:val="0"/>
              <w:keepLines w:val="0"/>
            </w:pPr>
            <w:r w:rsidRPr="00774580">
              <w:t xml:space="preserve">Pneumonitis </w:t>
            </w:r>
          </w:p>
        </w:tc>
        <w:tc>
          <w:tcPr>
            <w:tcW w:w="734" w:type="pct"/>
            <w:shd w:val="clear" w:color="auto" w:fill="auto"/>
            <w:hideMark/>
          </w:tcPr>
          <w:p w14:paraId="416B170C" w14:textId="77777777" w:rsidR="0048633D" w:rsidRPr="00774580" w:rsidRDefault="006B7357" w:rsidP="00B6144A">
            <w:pPr>
              <w:pStyle w:val="TableCellLeft10pt"/>
              <w:keepNext w:val="0"/>
              <w:keepLines w:val="0"/>
            </w:pPr>
            <w:r w:rsidRPr="00774580">
              <w:t>Grade 2</w:t>
            </w:r>
          </w:p>
        </w:tc>
        <w:tc>
          <w:tcPr>
            <w:tcW w:w="795" w:type="pct"/>
            <w:shd w:val="clear" w:color="auto" w:fill="auto"/>
            <w:hideMark/>
          </w:tcPr>
          <w:p w14:paraId="44601162" w14:textId="77777777" w:rsidR="0048633D" w:rsidRPr="00774580" w:rsidRDefault="006B7357" w:rsidP="00B6144A">
            <w:pPr>
              <w:pStyle w:val="TableCellLeft10pt"/>
              <w:keepNext w:val="0"/>
              <w:keepLines w:val="0"/>
            </w:pPr>
            <w:r w:rsidRPr="00774580">
              <w:t xml:space="preserve">Withhold </w:t>
            </w:r>
          </w:p>
        </w:tc>
        <w:tc>
          <w:tcPr>
            <w:tcW w:w="1008" w:type="pct"/>
            <w:vMerge w:val="restart"/>
            <w:shd w:val="clear" w:color="auto" w:fill="auto"/>
          </w:tcPr>
          <w:p w14:paraId="3487B744" w14:textId="042CDE4F" w:rsidR="0048633D" w:rsidRPr="000833CE" w:rsidRDefault="0070423F" w:rsidP="00B6144A">
            <w:pPr>
              <w:pStyle w:val="TableListBullet10pt"/>
            </w:pPr>
            <w:del w:id="2151" w:author="Powell, Deana" w:date="2023-10-19T15:28:00Z">
              <w:r w:rsidRPr="0070423F">
                <w:rPr>
                  <w:szCs w:val="20"/>
                </w:rPr>
                <w:sym w:font="Symbol" w:char="F0B7"/>
              </w:r>
              <w:r w:rsidRPr="0070423F">
                <w:rPr>
                  <w:szCs w:val="20"/>
                </w:rPr>
                <w:delText>   </w:delText>
              </w:r>
            </w:del>
            <w:r w:rsidR="006B7357" w:rsidRPr="00EE6B84">
              <w:t>Administer</w:t>
            </w:r>
            <w:r w:rsidR="006B7357" w:rsidRPr="000833CE">
              <w:t xml:space="preserve"> corticosteroids (initial dose of 1 to 2 mg/kg prednisone or equivalent) followed by taper</w:t>
            </w:r>
          </w:p>
          <w:p w14:paraId="558E7D4D" w14:textId="48592AEE" w:rsidR="0048633D" w:rsidRPr="000833CE" w:rsidRDefault="0070423F" w:rsidP="00B6144A">
            <w:pPr>
              <w:pStyle w:val="TableListBullet10pt"/>
            </w:pPr>
            <w:del w:id="2152" w:author="Powell, Deana" w:date="2023-10-19T15:28:00Z">
              <w:r w:rsidRPr="0070423F">
                <w:rPr>
                  <w:szCs w:val="20"/>
                </w:rPr>
                <w:sym w:font="Symbol" w:char="F0B7"/>
              </w:r>
              <w:r w:rsidRPr="0070423F">
                <w:rPr>
                  <w:szCs w:val="20"/>
                </w:rPr>
                <w:delText>   </w:delText>
              </w:r>
            </w:del>
            <w:r w:rsidR="006B7357" w:rsidRPr="000833CE">
              <w:t>Add prophylactic antibiotics for opportunistic infections</w:t>
            </w:r>
          </w:p>
        </w:tc>
        <w:tc>
          <w:tcPr>
            <w:tcW w:w="1665" w:type="pct"/>
            <w:vMerge w:val="restart"/>
            <w:shd w:val="clear" w:color="auto" w:fill="auto"/>
          </w:tcPr>
          <w:p w14:paraId="5669C565" w14:textId="1FD0C913" w:rsidR="0048633D" w:rsidRPr="000833CE" w:rsidRDefault="0070423F" w:rsidP="00B6144A">
            <w:pPr>
              <w:pStyle w:val="TableListBullet10pt"/>
            </w:pPr>
            <w:del w:id="2153" w:author="Powell, Deana" w:date="2023-10-19T15:28:00Z">
              <w:r w:rsidRPr="0070423F">
                <w:rPr>
                  <w:szCs w:val="20"/>
                </w:rPr>
                <w:sym w:font="Symbol" w:char="F0B7"/>
              </w:r>
              <w:r w:rsidRPr="0070423F">
                <w:rPr>
                  <w:szCs w:val="20"/>
                </w:rPr>
                <w:delText>   </w:delText>
              </w:r>
            </w:del>
            <w:r w:rsidR="006B7357" w:rsidRPr="000833CE">
              <w:t>Monitor participants for signs and symptoms of pneumonitis</w:t>
            </w:r>
          </w:p>
          <w:p w14:paraId="32C6860A" w14:textId="27BEA4DC" w:rsidR="0048633D" w:rsidRPr="000833CE" w:rsidRDefault="0070423F" w:rsidP="00B6144A">
            <w:pPr>
              <w:pStyle w:val="TableListBullet10pt"/>
            </w:pPr>
            <w:del w:id="2154" w:author="Powell, Deana" w:date="2023-10-19T15:28:00Z">
              <w:r w:rsidRPr="0070423F">
                <w:rPr>
                  <w:szCs w:val="20"/>
                </w:rPr>
                <w:sym w:font="Symbol" w:char="F0B7"/>
              </w:r>
              <w:r w:rsidRPr="0070423F">
                <w:rPr>
                  <w:szCs w:val="20"/>
                </w:rPr>
                <w:delText>   </w:delText>
              </w:r>
            </w:del>
            <w:r w:rsidR="006B7357" w:rsidRPr="000833CE">
              <w:t>Evaluate participants with suspected pneumonitis with radiographic imaging and initiate corticosteroid treatment</w:t>
            </w:r>
          </w:p>
        </w:tc>
      </w:tr>
      <w:tr w:rsidR="000121B5" w14:paraId="03C73541" w14:textId="77777777">
        <w:tc>
          <w:tcPr>
            <w:tcW w:w="798" w:type="pct"/>
            <w:vMerge/>
            <w:shd w:val="clear" w:color="auto" w:fill="auto"/>
            <w:hideMark/>
          </w:tcPr>
          <w:p w14:paraId="772DB796" w14:textId="77777777" w:rsidR="0048633D" w:rsidRPr="00774580" w:rsidRDefault="0048633D" w:rsidP="00B6144A">
            <w:pPr>
              <w:spacing w:after="60"/>
              <w:rPr>
                <w:sz w:val="20"/>
                <w:szCs w:val="20"/>
              </w:rPr>
            </w:pPr>
          </w:p>
        </w:tc>
        <w:tc>
          <w:tcPr>
            <w:tcW w:w="734" w:type="pct"/>
            <w:shd w:val="clear" w:color="auto" w:fill="auto"/>
            <w:hideMark/>
          </w:tcPr>
          <w:p w14:paraId="2FE8EAFB" w14:textId="77777777" w:rsidR="0048633D" w:rsidRPr="00774580" w:rsidRDefault="006B7357" w:rsidP="00B6144A">
            <w:pPr>
              <w:pStyle w:val="TableCellLeft10pt"/>
              <w:keepNext w:val="0"/>
              <w:keepLines w:val="0"/>
            </w:pPr>
            <w:r w:rsidRPr="00774580">
              <w:t>Recurrent Grade 2</w:t>
            </w:r>
            <w:r>
              <w:t xml:space="preserve">, </w:t>
            </w:r>
            <w:ins w:id="2155" w:author="Powell, Deana" w:date="2023-10-19T15:28:00Z">
              <w:r>
                <w:t>or</w:t>
              </w:r>
              <w:r w:rsidRPr="00774580">
                <w:t xml:space="preserve"> </w:t>
              </w:r>
            </w:ins>
            <w:r w:rsidRPr="00774580">
              <w:t>Grade 3 or 4</w:t>
            </w:r>
          </w:p>
        </w:tc>
        <w:tc>
          <w:tcPr>
            <w:tcW w:w="795" w:type="pct"/>
            <w:shd w:val="clear" w:color="auto" w:fill="auto"/>
            <w:hideMark/>
          </w:tcPr>
          <w:p w14:paraId="158B71D5" w14:textId="77777777" w:rsidR="0048633D" w:rsidRPr="00774580" w:rsidRDefault="006B7357" w:rsidP="00B6144A">
            <w:pPr>
              <w:pStyle w:val="TableCellLeft10pt"/>
              <w:keepNext w:val="0"/>
              <w:keepLines w:val="0"/>
            </w:pPr>
            <w:r w:rsidRPr="00774580">
              <w:t>Permanently discontinue</w:t>
            </w:r>
          </w:p>
        </w:tc>
        <w:tc>
          <w:tcPr>
            <w:tcW w:w="1008" w:type="pct"/>
            <w:vMerge/>
            <w:shd w:val="clear" w:color="auto" w:fill="auto"/>
            <w:hideMark/>
          </w:tcPr>
          <w:p w14:paraId="219AB945" w14:textId="77777777" w:rsidR="0048633D" w:rsidRPr="00774580" w:rsidRDefault="0048633D" w:rsidP="00B6144A">
            <w:pPr>
              <w:spacing w:after="60"/>
              <w:rPr>
                <w:sz w:val="20"/>
                <w:szCs w:val="20"/>
              </w:rPr>
            </w:pPr>
          </w:p>
        </w:tc>
        <w:tc>
          <w:tcPr>
            <w:tcW w:w="1665" w:type="pct"/>
            <w:vMerge/>
            <w:shd w:val="clear" w:color="auto" w:fill="auto"/>
            <w:hideMark/>
          </w:tcPr>
          <w:p w14:paraId="47C24B15" w14:textId="77777777" w:rsidR="0048633D" w:rsidRPr="00774580" w:rsidRDefault="0048633D" w:rsidP="00B6144A">
            <w:pPr>
              <w:spacing w:after="60"/>
              <w:rPr>
                <w:rFonts w:eastAsia="MS Gothic"/>
                <w:sz w:val="20"/>
                <w:szCs w:val="20"/>
              </w:rPr>
            </w:pPr>
          </w:p>
        </w:tc>
      </w:tr>
      <w:tr w:rsidR="000121B5" w14:paraId="646A4EA6" w14:textId="77777777">
        <w:tc>
          <w:tcPr>
            <w:tcW w:w="798" w:type="pct"/>
            <w:vMerge w:val="restart"/>
            <w:shd w:val="clear" w:color="auto" w:fill="auto"/>
            <w:hideMark/>
          </w:tcPr>
          <w:p w14:paraId="0C52C32D" w14:textId="77777777" w:rsidR="0048633D" w:rsidRPr="00774580" w:rsidRDefault="006B7357" w:rsidP="00B6144A">
            <w:pPr>
              <w:pStyle w:val="TableCellLeft10pt"/>
              <w:keepNext w:val="0"/>
              <w:keepLines w:val="0"/>
              <w:pageBreakBefore/>
            </w:pPr>
            <w:r w:rsidRPr="00774580">
              <w:lastRenderedPageBreak/>
              <w:t xml:space="preserve">Diarrhea/Colitis </w:t>
            </w:r>
          </w:p>
        </w:tc>
        <w:tc>
          <w:tcPr>
            <w:tcW w:w="734" w:type="pct"/>
            <w:shd w:val="clear" w:color="auto" w:fill="auto"/>
            <w:hideMark/>
          </w:tcPr>
          <w:p w14:paraId="5E16508A" w14:textId="77777777" w:rsidR="0048633D" w:rsidRPr="00774580" w:rsidRDefault="006B7357" w:rsidP="00B6144A">
            <w:pPr>
              <w:pStyle w:val="TableCellLeft10pt"/>
              <w:keepNext w:val="0"/>
              <w:keepLines w:val="0"/>
            </w:pPr>
            <w:r w:rsidRPr="00774580">
              <w:t>Grade 2 or 3</w:t>
            </w:r>
          </w:p>
        </w:tc>
        <w:tc>
          <w:tcPr>
            <w:tcW w:w="795" w:type="pct"/>
            <w:shd w:val="clear" w:color="auto" w:fill="auto"/>
            <w:hideMark/>
          </w:tcPr>
          <w:p w14:paraId="191CAB02" w14:textId="77777777" w:rsidR="0048633D" w:rsidRPr="00774580" w:rsidRDefault="006B7357" w:rsidP="00B6144A">
            <w:pPr>
              <w:pStyle w:val="TableCellLeft10pt"/>
              <w:keepNext w:val="0"/>
              <w:keepLines w:val="0"/>
            </w:pPr>
            <w:r w:rsidRPr="00774580">
              <w:t>Withhold</w:t>
            </w:r>
          </w:p>
        </w:tc>
        <w:tc>
          <w:tcPr>
            <w:tcW w:w="1008" w:type="pct"/>
            <w:vMerge w:val="restart"/>
            <w:shd w:val="clear" w:color="auto" w:fill="auto"/>
          </w:tcPr>
          <w:p w14:paraId="7BD91C47" w14:textId="57C76649" w:rsidR="0048633D" w:rsidRPr="00774580" w:rsidRDefault="0070423F" w:rsidP="00B6144A">
            <w:pPr>
              <w:pStyle w:val="TableListBullet10pt"/>
            </w:pPr>
            <w:del w:id="2156" w:author="Powell, Deana" w:date="2023-10-19T15:28:00Z">
              <w:r w:rsidRPr="0070423F">
                <w:rPr>
                  <w:szCs w:val="20"/>
                </w:rPr>
                <w:sym w:font="Symbol" w:char="F0B7"/>
              </w:r>
              <w:r w:rsidRPr="0070423F">
                <w:rPr>
                  <w:szCs w:val="20"/>
                </w:rPr>
                <w:delText>   </w:delText>
              </w:r>
            </w:del>
            <w:r w:rsidR="006B7357" w:rsidRPr="000833CE">
              <w:t>Administer corticosteroids (initial dose of 1 to 2 mg/kg prednisone or equivalent) followed by taper</w:t>
            </w:r>
          </w:p>
        </w:tc>
        <w:tc>
          <w:tcPr>
            <w:tcW w:w="1665" w:type="pct"/>
            <w:vMerge w:val="restart"/>
            <w:shd w:val="clear" w:color="auto" w:fill="auto"/>
            <w:hideMark/>
          </w:tcPr>
          <w:p w14:paraId="531EC49B" w14:textId="17ABDA9C" w:rsidR="0048633D" w:rsidRPr="000833CE" w:rsidRDefault="0070423F" w:rsidP="00B6144A">
            <w:pPr>
              <w:pStyle w:val="TableListBullet10pt"/>
            </w:pPr>
            <w:del w:id="2157" w:author="Powell, Deana" w:date="2023-10-19T15:28:00Z">
              <w:r w:rsidRPr="0070423F">
                <w:rPr>
                  <w:szCs w:val="20"/>
                </w:rPr>
                <w:sym w:font="Symbol" w:char="F0B7"/>
              </w:r>
              <w:r w:rsidRPr="0070423F">
                <w:rPr>
                  <w:szCs w:val="20"/>
                </w:rPr>
                <w:delText>   </w:delText>
              </w:r>
            </w:del>
            <w:r w:rsidR="006B7357" w:rsidRPr="000833CE">
              <w:t>Monitor participants for signs and symptoms of enterocolitis (ie, diarrhea, abdominal pain, blood or mucus in stool with or without fever) and of bowel perforation (ie, peritoneal signs and ileus)</w:t>
            </w:r>
          </w:p>
          <w:p w14:paraId="5E694F0A" w14:textId="36EE4F37" w:rsidR="0048633D" w:rsidRPr="000833CE" w:rsidRDefault="0070423F" w:rsidP="00B6144A">
            <w:pPr>
              <w:pStyle w:val="TableListBullet10pt"/>
            </w:pPr>
            <w:del w:id="2158" w:author="Powell, Deana" w:date="2023-10-19T15:28:00Z">
              <w:r w:rsidRPr="0070423F">
                <w:rPr>
                  <w:szCs w:val="20"/>
                </w:rPr>
                <w:sym w:font="Symbol" w:char="F0B7"/>
              </w:r>
              <w:r w:rsidRPr="0070423F">
                <w:rPr>
                  <w:szCs w:val="20"/>
                </w:rPr>
                <w:delText>   </w:delText>
              </w:r>
            </w:del>
            <w:r w:rsidR="006B7357" w:rsidRPr="000833CE">
              <w:t>Participants with ≥Grade 2 diarrhea suspecting colitis should consider GI consultation and performing endoscopy to rule out colitis</w:t>
            </w:r>
          </w:p>
          <w:p w14:paraId="090A1F95" w14:textId="6F61C1D3" w:rsidR="0048633D" w:rsidRPr="00774580" w:rsidRDefault="0070423F" w:rsidP="00B6144A">
            <w:pPr>
              <w:pStyle w:val="TableListBullet10pt"/>
            </w:pPr>
            <w:del w:id="2159" w:author="Powell, Deana" w:date="2023-10-19T15:28:00Z">
              <w:r w:rsidRPr="0070423F">
                <w:rPr>
                  <w:szCs w:val="20"/>
                </w:rPr>
                <w:sym w:font="Symbol" w:char="F0B7"/>
              </w:r>
              <w:r w:rsidRPr="0070423F">
                <w:rPr>
                  <w:szCs w:val="20"/>
                </w:rPr>
                <w:delText>   </w:delText>
              </w:r>
            </w:del>
            <w:r w:rsidR="006B7357" w:rsidRPr="000833CE">
              <w:t>Participants with diarrhea/colitis should be advised to drink liberal quantities of clear fluids. If sufficient oral fluid intake is not feasible, fluid and electrolytes should be substituted via IV infusion</w:t>
            </w:r>
          </w:p>
        </w:tc>
      </w:tr>
      <w:tr w:rsidR="000121B5" w14:paraId="13B9C9BA" w14:textId="77777777">
        <w:tc>
          <w:tcPr>
            <w:tcW w:w="798" w:type="pct"/>
            <w:vMerge/>
            <w:shd w:val="clear" w:color="auto" w:fill="auto"/>
            <w:hideMark/>
          </w:tcPr>
          <w:p w14:paraId="5D5826FF" w14:textId="77777777" w:rsidR="0048633D" w:rsidRPr="00774580" w:rsidRDefault="0048633D" w:rsidP="007E2963">
            <w:pPr>
              <w:spacing w:after="60"/>
              <w:rPr>
                <w:sz w:val="20"/>
                <w:szCs w:val="20"/>
              </w:rPr>
            </w:pPr>
          </w:p>
        </w:tc>
        <w:tc>
          <w:tcPr>
            <w:tcW w:w="734" w:type="pct"/>
            <w:shd w:val="clear" w:color="auto" w:fill="auto"/>
            <w:hideMark/>
          </w:tcPr>
          <w:p w14:paraId="19DCE5AC" w14:textId="77777777" w:rsidR="0048633D" w:rsidRPr="00774580" w:rsidRDefault="006B7357" w:rsidP="00F627AB">
            <w:pPr>
              <w:pStyle w:val="TableCellLeft10pt"/>
              <w:keepNext w:val="0"/>
            </w:pPr>
            <w:r w:rsidRPr="00774580">
              <w:t>Recurrent Grade 3 or Grade 4</w:t>
            </w:r>
          </w:p>
        </w:tc>
        <w:tc>
          <w:tcPr>
            <w:tcW w:w="795" w:type="pct"/>
            <w:shd w:val="clear" w:color="auto" w:fill="auto"/>
            <w:hideMark/>
          </w:tcPr>
          <w:p w14:paraId="4A63B394" w14:textId="77777777" w:rsidR="0048633D" w:rsidRPr="00774580" w:rsidRDefault="006B7357" w:rsidP="00F627AB">
            <w:pPr>
              <w:pStyle w:val="TableCellLeft10pt"/>
              <w:keepNext w:val="0"/>
            </w:pPr>
            <w:r w:rsidRPr="00774580">
              <w:t>Permanently discontinue</w:t>
            </w:r>
          </w:p>
        </w:tc>
        <w:tc>
          <w:tcPr>
            <w:tcW w:w="1008" w:type="pct"/>
            <w:vMerge/>
            <w:shd w:val="clear" w:color="auto" w:fill="auto"/>
            <w:hideMark/>
          </w:tcPr>
          <w:p w14:paraId="6DED022A" w14:textId="77777777" w:rsidR="0048633D" w:rsidRPr="00774580" w:rsidRDefault="0048633D" w:rsidP="007E2963">
            <w:pPr>
              <w:spacing w:after="60"/>
              <w:rPr>
                <w:sz w:val="20"/>
                <w:szCs w:val="20"/>
              </w:rPr>
            </w:pPr>
          </w:p>
        </w:tc>
        <w:tc>
          <w:tcPr>
            <w:tcW w:w="1665" w:type="pct"/>
            <w:vMerge/>
            <w:shd w:val="clear" w:color="auto" w:fill="auto"/>
            <w:hideMark/>
          </w:tcPr>
          <w:p w14:paraId="3878F773" w14:textId="77777777" w:rsidR="0048633D" w:rsidRPr="00774580" w:rsidRDefault="0048633D" w:rsidP="007E2963">
            <w:pPr>
              <w:spacing w:after="60"/>
              <w:rPr>
                <w:rFonts w:eastAsia="MS Gothic"/>
                <w:sz w:val="20"/>
                <w:szCs w:val="20"/>
              </w:rPr>
            </w:pPr>
          </w:p>
        </w:tc>
      </w:tr>
      <w:tr w:rsidR="000121B5" w14:paraId="2119B978" w14:textId="77777777">
        <w:tc>
          <w:tcPr>
            <w:tcW w:w="798" w:type="pct"/>
            <w:vMerge w:val="restart"/>
            <w:shd w:val="clear" w:color="auto" w:fill="auto"/>
            <w:hideMark/>
          </w:tcPr>
          <w:p w14:paraId="597C9AF8" w14:textId="77777777" w:rsidR="0048633D" w:rsidRPr="00774580" w:rsidRDefault="006B7357" w:rsidP="00B6144A">
            <w:pPr>
              <w:pStyle w:val="TableCellLeft10pt"/>
              <w:keepNext w:val="0"/>
              <w:keepLines w:val="0"/>
            </w:pPr>
            <w:r w:rsidRPr="00774580">
              <w:t>AST or ALT Elevation or Increased Bilirubin</w:t>
            </w:r>
          </w:p>
        </w:tc>
        <w:tc>
          <w:tcPr>
            <w:tcW w:w="734" w:type="pct"/>
            <w:shd w:val="clear" w:color="auto" w:fill="auto"/>
            <w:hideMark/>
          </w:tcPr>
          <w:p w14:paraId="1C51F0FD" w14:textId="1455BB7C" w:rsidR="0048633D" w:rsidRPr="00774580" w:rsidRDefault="006B7357" w:rsidP="00B6144A">
            <w:pPr>
              <w:pStyle w:val="TableCellLeft10pt"/>
              <w:keepNext w:val="0"/>
              <w:keepLines w:val="0"/>
            </w:pPr>
            <w:r w:rsidRPr="00774580">
              <w:t xml:space="preserve">Grade </w:t>
            </w:r>
            <w:del w:id="2160" w:author="Powell, Deana" w:date="2023-10-19T15:28:00Z">
              <w:r w:rsidR="0070423F" w:rsidRPr="0070423F">
                <w:rPr>
                  <w:szCs w:val="20"/>
                </w:rPr>
                <w:delText xml:space="preserve">2 </w:delText>
              </w:r>
              <w:r w:rsidR="0070423F" w:rsidRPr="0070423F">
                <w:rPr>
                  <w:szCs w:val="20"/>
                  <w:vertAlign w:val="superscript"/>
                </w:rPr>
                <w:delText>a</w:delText>
              </w:r>
            </w:del>
            <w:ins w:id="2161" w:author="Powell, Deana" w:date="2023-10-19T15:28:00Z">
              <w:r w:rsidRPr="00774580">
                <w:t>2</w:t>
              </w:r>
              <w:r w:rsidRPr="00774580">
                <w:rPr>
                  <w:vertAlign w:val="superscript"/>
                </w:rPr>
                <w:t>a</w:t>
              </w:r>
            </w:ins>
          </w:p>
        </w:tc>
        <w:tc>
          <w:tcPr>
            <w:tcW w:w="795" w:type="pct"/>
            <w:shd w:val="clear" w:color="auto" w:fill="auto"/>
            <w:hideMark/>
          </w:tcPr>
          <w:p w14:paraId="0E96EC09" w14:textId="77777777" w:rsidR="0048633D" w:rsidRPr="00774580" w:rsidRDefault="006B7357" w:rsidP="00B6144A">
            <w:pPr>
              <w:pStyle w:val="TableCellLeft10pt"/>
              <w:keepNext w:val="0"/>
              <w:keepLines w:val="0"/>
            </w:pPr>
            <w:r w:rsidRPr="00774580">
              <w:t>Withhold</w:t>
            </w:r>
          </w:p>
        </w:tc>
        <w:tc>
          <w:tcPr>
            <w:tcW w:w="1008" w:type="pct"/>
            <w:shd w:val="clear" w:color="auto" w:fill="auto"/>
            <w:hideMark/>
          </w:tcPr>
          <w:p w14:paraId="4EE9CBBE" w14:textId="38063307" w:rsidR="0048633D" w:rsidRPr="000833CE" w:rsidRDefault="0070423F" w:rsidP="00B6144A">
            <w:pPr>
              <w:pStyle w:val="TableListBullet10pt"/>
            </w:pPr>
            <w:del w:id="2162" w:author="Powell, Deana" w:date="2023-10-19T15:28:00Z">
              <w:r w:rsidRPr="0070423F">
                <w:rPr>
                  <w:szCs w:val="20"/>
                </w:rPr>
                <w:sym w:font="Symbol" w:char="F0B7"/>
              </w:r>
              <w:r w:rsidRPr="0070423F">
                <w:rPr>
                  <w:szCs w:val="20"/>
                </w:rPr>
                <w:delText>   </w:delText>
              </w:r>
            </w:del>
            <w:r w:rsidR="006B7357" w:rsidRPr="000833CE">
              <w:t>Administer corticosteroids (initial dose of 0.5 to 1 mg/kg prednisone or equivalent) followed by taper</w:t>
            </w:r>
          </w:p>
        </w:tc>
        <w:tc>
          <w:tcPr>
            <w:tcW w:w="1665" w:type="pct"/>
            <w:vMerge w:val="restart"/>
            <w:shd w:val="clear" w:color="auto" w:fill="auto"/>
            <w:hideMark/>
          </w:tcPr>
          <w:p w14:paraId="7A3A13E2" w14:textId="60E0691C" w:rsidR="0048633D" w:rsidRPr="000833CE" w:rsidRDefault="0070423F" w:rsidP="00B6144A">
            <w:pPr>
              <w:pStyle w:val="TableListBullet10pt"/>
            </w:pPr>
            <w:del w:id="2163" w:author="Powell, Deana" w:date="2023-10-19T15:28:00Z">
              <w:r w:rsidRPr="0070423F">
                <w:rPr>
                  <w:szCs w:val="20"/>
                </w:rPr>
                <w:sym w:font="Symbol" w:char="F0B7"/>
              </w:r>
              <w:r w:rsidRPr="0070423F">
                <w:rPr>
                  <w:szCs w:val="20"/>
                </w:rPr>
                <w:delText>   </w:delText>
              </w:r>
            </w:del>
            <w:r w:rsidR="006B7357" w:rsidRPr="000833CE">
              <w:t>Monitor with liver function tests (consider weekly or more frequently until liver enzyme value returned to baseline or is stable)</w:t>
            </w:r>
          </w:p>
        </w:tc>
      </w:tr>
      <w:tr w:rsidR="000121B5" w14:paraId="52C4575D" w14:textId="77777777">
        <w:tc>
          <w:tcPr>
            <w:tcW w:w="798" w:type="pct"/>
            <w:vMerge/>
            <w:shd w:val="clear" w:color="auto" w:fill="auto"/>
            <w:hideMark/>
          </w:tcPr>
          <w:p w14:paraId="72ECE783" w14:textId="77777777" w:rsidR="0048633D" w:rsidRPr="00774580" w:rsidRDefault="0048633D" w:rsidP="00B6144A">
            <w:pPr>
              <w:spacing w:after="60"/>
              <w:rPr>
                <w:sz w:val="20"/>
                <w:szCs w:val="20"/>
              </w:rPr>
            </w:pPr>
          </w:p>
        </w:tc>
        <w:tc>
          <w:tcPr>
            <w:tcW w:w="734" w:type="pct"/>
            <w:shd w:val="clear" w:color="auto" w:fill="auto"/>
            <w:hideMark/>
          </w:tcPr>
          <w:p w14:paraId="057A9244" w14:textId="0F3C350E" w:rsidR="0048633D" w:rsidRPr="00774580" w:rsidRDefault="006B7357" w:rsidP="00B6144A">
            <w:pPr>
              <w:pStyle w:val="TableCellLeft10pt"/>
              <w:keepNext w:val="0"/>
              <w:keepLines w:val="0"/>
            </w:pPr>
            <w:r w:rsidRPr="00774580">
              <w:t xml:space="preserve">Grade </w:t>
            </w:r>
            <w:del w:id="2164" w:author="Powell, Deana" w:date="2023-10-19T15:28:00Z">
              <w:r w:rsidR="0070423F" w:rsidRPr="0070423F">
                <w:rPr>
                  <w:szCs w:val="20"/>
                </w:rPr>
                <w:delText xml:space="preserve">3 </w:delText>
              </w:r>
              <w:r w:rsidR="0070423F" w:rsidRPr="0070423F">
                <w:rPr>
                  <w:szCs w:val="20"/>
                  <w:vertAlign w:val="superscript"/>
                </w:rPr>
                <w:delText>b</w:delText>
              </w:r>
            </w:del>
            <w:ins w:id="2165" w:author="Powell, Deana" w:date="2023-10-19T15:28:00Z">
              <w:r w:rsidRPr="00774580">
                <w:t>3</w:t>
              </w:r>
              <w:r w:rsidRPr="00774580">
                <w:rPr>
                  <w:vertAlign w:val="superscript"/>
                </w:rPr>
                <w:t>b</w:t>
              </w:r>
            </w:ins>
            <w:r w:rsidRPr="00774580">
              <w:t xml:space="preserve"> or </w:t>
            </w:r>
            <w:del w:id="2166" w:author="Powell, Deana" w:date="2023-10-19T15:28:00Z">
              <w:r w:rsidR="0070423F" w:rsidRPr="0070423F">
                <w:rPr>
                  <w:szCs w:val="20"/>
                </w:rPr>
                <w:delText xml:space="preserve">4 </w:delText>
              </w:r>
              <w:r w:rsidR="0070423F" w:rsidRPr="0070423F">
                <w:rPr>
                  <w:szCs w:val="20"/>
                  <w:vertAlign w:val="superscript"/>
                </w:rPr>
                <w:delText>c</w:delText>
              </w:r>
            </w:del>
            <w:ins w:id="2167" w:author="Powell, Deana" w:date="2023-10-19T15:28:00Z">
              <w:r w:rsidRPr="00774580">
                <w:t>4</w:t>
              </w:r>
              <w:r w:rsidRPr="00774580">
                <w:rPr>
                  <w:vertAlign w:val="superscript"/>
                </w:rPr>
                <w:t>c</w:t>
              </w:r>
            </w:ins>
          </w:p>
        </w:tc>
        <w:tc>
          <w:tcPr>
            <w:tcW w:w="795" w:type="pct"/>
            <w:shd w:val="clear" w:color="auto" w:fill="auto"/>
            <w:hideMark/>
          </w:tcPr>
          <w:p w14:paraId="4A49EFFA" w14:textId="77777777" w:rsidR="0048633D" w:rsidRPr="00774580" w:rsidRDefault="006B7357" w:rsidP="00B6144A">
            <w:pPr>
              <w:pStyle w:val="TableCellLeft10pt"/>
              <w:keepNext w:val="0"/>
              <w:keepLines w:val="0"/>
            </w:pPr>
            <w:r w:rsidRPr="00774580">
              <w:t>Permanently discontinue</w:t>
            </w:r>
          </w:p>
        </w:tc>
        <w:tc>
          <w:tcPr>
            <w:tcW w:w="1008" w:type="pct"/>
            <w:shd w:val="clear" w:color="auto" w:fill="auto"/>
            <w:hideMark/>
          </w:tcPr>
          <w:p w14:paraId="11882948" w14:textId="13CC12F6" w:rsidR="0048633D" w:rsidRPr="006E7FDB" w:rsidRDefault="0070423F" w:rsidP="00B6144A">
            <w:pPr>
              <w:pStyle w:val="TableListBullet10pt"/>
            </w:pPr>
            <w:del w:id="2168" w:author="Powell, Deana" w:date="2023-10-19T15:28:00Z">
              <w:r w:rsidRPr="0070423F">
                <w:rPr>
                  <w:szCs w:val="20"/>
                </w:rPr>
                <w:sym w:font="Symbol" w:char="F0B7"/>
              </w:r>
              <w:r w:rsidRPr="0070423F">
                <w:rPr>
                  <w:szCs w:val="20"/>
                </w:rPr>
                <w:delText>   </w:delText>
              </w:r>
            </w:del>
            <w:r w:rsidR="006B7357" w:rsidRPr="006E7FDB">
              <w:t>Administer corticosteroids (initial dose of 1 to 2 mg/kg prednisone or equivalent) followed by taper</w:t>
            </w:r>
          </w:p>
        </w:tc>
        <w:tc>
          <w:tcPr>
            <w:tcW w:w="1665" w:type="pct"/>
            <w:vMerge/>
            <w:shd w:val="clear" w:color="auto" w:fill="auto"/>
            <w:hideMark/>
          </w:tcPr>
          <w:p w14:paraId="2FA4725E" w14:textId="77777777" w:rsidR="0048633D" w:rsidRPr="000833CE" w:rsidRDefault="0048633D" w:rsidP="00B6144A">
            <w:pPr>
              <w:pStyle w:val="ListBullet"/>
              <w:keepLines w:val="0"/>
              <w:numPr>
                <w:ilvl w:val="0"/>
                <w:numId w:val="0"/>
              </w:numPr>
              <w:spacing w:after="60"/>
              <w:ind w:left="245" w:hanging="245"/>
              <w:rPr>
                <w:sz w:val="20"/>
                <w:szCs w:val="16"/>
              </w:rPr>
            </w:pPr>
          </w:p>
        </w:tc>
      </w:tr>
      <w:tr w:rsidR="000121B5" w14:paraId="7C2BFDD9" w14:textId="77777777">
        <w:tc>
          <w:tcPr>
            <w:tcW w:w="798" w:type="pct"/>
            <w:shd w:val="clear" w:color="auto" w:fill="auto"/>
            <w:hideMark/>
          </w:tcPr>
          <w:p w14:paraId="5158751C" w14:textId="77777777" w:rsidR="0048633D" w:rsidRPr="00774580" w:rsidRDefault="006B7357" w:rsidP="00B6144A">
            <w:pPr>
              <w:pStyle w:val="TableCellLeft10pt"/>
              <w:keepNext w:val="0"/>
              <w:keepLines w:val="0"/>
              <w:pageBreakBefore/>
            </w:pPr>
            <w:r w:rsidRPr="00774580">
              <w:lastRenderedPageBreak/>
              <w:t>T1DM or Hyperglycemia</w:t>
            </w:r>
          </w:p>
        </w:tc>
        <w:tc>
          <w:tcPr>
            <w:tcW w:w="734" w:type="pct"/>
            <w:shd w:val="clear" w:color="auto" w:fill="auto"/>
            <w:hideMark/>
          </w:tcPr>
          <w:p w14:paraId="49918358" w14:textId="77777777" w:rsidR="0048633D" w:rsidRPr="00774580" w:rsidRDefault="006B7357" w:rsidP="00B6144A">
            <w:pPr>
              <w:pStyle w:val="TableCellLeft10pt"/>
              <w:keepNext w:val="0"/>
              <w:keepLines w:val="0"/>
            </w:pPr>
            <w:r w:rsidRPr="00774580">
              <w:t xml:space="preserve">New onset T1DM or Grade 3 or 4 hyperglycemia associated with evidence of </w:t>
            </w:r>
            <w:r w:rsidRPr="00774580">
              <w:rPr>
                <w:rFonts w:ascii="Symbol" w:hAnsi="Symbol"/>
              </w:rPr>
              <w:sym w:font="Symbol" w:char="F062"/>
            </w:r>
            <w:r w:rsidRPr="00774580">
              <w:noBreakHyphen/>
              <w:t>cell failure</w:t>
            </w:r>
          </w:p>
        </w:tc>
        <w:tc>
          <w:tcPr>
            <w:tcW w:w="795" w:type="pct"/>
            <w:shd w:val="clear" w:color="auto" w:fill="auto"/>
            <w:hideMark/>
          </w:tcPr>
          <w:p w14:paraId="6E68AE71" w14:textId="77777777" w:rsidR="0048633D" w:rsidRPr="00774580" w:rsidRDefault="006B7357" w:rsidP="00B6144A">
            <w:pPr>
              <w:pStyle w:val="TableCellLeft10pt"/>
              <w:keepNext w:val="0"/>
              <w:keepLines w:val="0"/>
            </w:pPr>
            <w:r w:rsidRPr="00774580">
              <w:t xml:space="preserve">Withhold </w:t>
            </w:r>
            <w:r w:rsidRPr="00774580">
              <w:rPr>
                <w:vertAlign w:val="superscript"/>
              </w:rPr>
              <w:t>d</w:t>
            </w:r>
          </w:p>
        </w:tc>
        <w:tc>
          <w:tcPr>
            <w:tcW w:w="1008" w:type="pct"/>
            <w:shd w:val="clear" w:color="auto" w:fill="auto"/>
          </w:tcPr>
          <w:p w14:paraId="40F91F56" w14:textId="170015AD" w:rsidR="0048633D" w:rsidRPr="000833CE" w:rsidRDefault="0070423F" w:rsidP="00B6144A">
            <w:pPr>
              <w:pStyle w:val="TableListBullet10pt"/>
            </w:pPr>
            <w:del w:id="2169" w:author="Powell, Deana" w:date="2023-10-19T15:28:00Z">
              <w:r w:rsidRPr="0070423F">
                <w:rPr>
                  <w:szCs w:val="20"/>
                </w:rPr>
                <w:sym w:font="Symbol" w:char="F0B7"/>
              </w:r>
              <w:r w:rsidRPr="0070423F">
                <w:rPr>
                  <w:szCs w:val="20"/>
                </w:rPr>
                <w:delText>   </w:delText>
              </w:r>
            </w:del>
            <w:r w:rsidR="006B7357" w:rsidRPr="000833CE">
              <w:t>Initiate insulin replacement therapy for participants with T1DM</w:t>
            </w:r>
          </w:p>
          <w:p w14:paraId="3033EA81" w14:textId="794C4B10" w:rsidR="0048633D" w:rsidRPr="000833CE" w:rsidRDefault="0070423F" w:rsidP="00B6144A">
            <w:pPr>
              <w:pStyle w:val="TableListBullet10pt"/>
            </w:pPr>
            <w:del w:id="2170" w:author="Powell, Deana" w:date="2023-10-19T15:28:00Z">
              <w:r w:rsidRPr="0070423F">
                <w:rPr>
                  <w:szCs w:val="20"/>
                </w:rPr>
                <w:sym w:font="Symbol" w:char="F0B7"/>
              </w:r>
              <w:r w:rsidRPr="0070423F">
                <w:rPr>
                  <w:szCs w:val="20"/>
                </w:rPr>
                <w:delText>   </w:delText>
              </w:r>
            </w:del>
            <w:r w:rsidR="006B7357" w:rsidRPr="000833CE">
              <w:t>Administer antihyperglycemic in participants with hyperglycemia</w:t>
            </w:r>
          </w:p>
        </w:tc>
        <w:tc>
          <w:tcPr>
            <w:tcW w:w="1665" w:type="pct"/>
            <w:shd w:val="clear" w:color="auto" w:fill="auto"/>
            <w:hideMark/>
          </w:tcPr>
          <w:p w14:paraId="52B81C8C" w14:textId="7EE88E02" w:rsidR="0048633D" w:rsidRPr="000833CE" w:rsidRDefault="0070423F" w:rsidP="00B6144A">
            <w:pPr>
              <w:pStyle w:val="TableListBullet10pt"/>
            </w:pPr>
            <w:del w:id="2171" w:author="Powell, Deana" w:date="2023-10-19T15:28:00Z">
              <w:r w:rsidRPr="0070423F">
                <w:rPr>
                  <w:szCs w:val="20"/>
                </w:rPr>
                <w:sym w:font="Symbol" w:char="F0B7"/>
              </w:r>
              <w:r w:rsidRPr="0070423F">
                <w:rPr>
                  <w:szCs w:val="20"/>
                </w:rPr>
                <w:delText>   </w:delText>
              </w:r>
            </w:del>
            <w:r w:rsidR="006B7357" w:rsidRPr="000833CE">
              <w:t>Monitor participants for hyperglycemia or other signs and symptoms of diabetes</w:t>
            </w:r>
          </w:p>
        </w:tc>
      </w:tr>
      <w:tr w:rsidR="000121B5" w14:paraId="2527D7CA" w14:textId="77777777">
        <w:tc>
          <w:tcPr>
            <w:tcW w:w="798" w:type="pct"/>
            <w:vMerge w:val="restart"/>
            <w:shd w:val="clear" w:color="auto" w:fill="auto"/>
            <w:hideMark/>
          </w:tcPr>
          <w:p w14:paraId="3EB6699D" w14:textId="77777777" w:rsidR="0048633D" w:rsidRPr="00774580" w:rsidRDefault="006B7357" w:rsidP="00F627AB">
            <w:pPr>
              <w:pStyle w:val="TableCellLeft10pt"/>
              <w:keepNext w:val="0"/>
            </w:pPr>
            <w:r w:rsidRPr="00774580">
              <w:t>Hypophysitis</w:t>
            </w:r>
          </w:p>
        </w:tc>
        <w:tc>
          <w:tcPr>
            <w:tcW w:w="734" w:type="pct"/>
            <w:shd w:val="clear" w:color="auto" w:fill="auto"/>
            <w:hideMark/>
          </w:tcPr>
          <w:p w14:paraId="76FE8892" w14:textId="77777777" w:rsidR="0048633D" w:rsidRPr="00774580" w:rsidRDefault="006B7357" w:rsidP="00780D2E">
            <w:pPr>
              <w:pStyle w:val="TableCellLeft10pt"/>
            </w:pPr>
            <w:r w:rsidRPr="00774580">
              <w:t>Grade 2</w:t>
            </w:r>
          </w:p>
        </w:tc>
        <w:tc>
          <w:tcPr>
            <w:tcW w:w="795" w:type="pct"/>
            <w:shd w:val="clear" w:color="auto" w:fill="auto"/>
            <w:hideMark/>
          </w:tcPr>
          <w:p w14:paraId="1DCA2F65" w14:textId="77777777" w:rsidR="0048633D" w:rsidRPr="00774580" w:rsidRDefault="006B7357" w:rsidP="00780D2E">
            <w:pPr>
              <w:pStyle w:val="TableCellLeft10pt"/>
            </w:pPr>
            <w:r w:rsidRPr="00774580">
              <w:t>Withhold</w:t>
            </w:r>
          </w:p>
        </w:tc>
        <w:tc>
          <w:tcPr>
            <w:tcW w:w="1008" w:type="pct"/>
            <w:vMerge w:val="restart"/>
            <w:shd w:val="clear" w:color="auto" w:fill="auto"/>
            <w:hideMark/>
          </w:tcPr>
          <w:p w14:paraId="7088EDF6" w14:textId="3A9CE3D4" w:rsidR="0048633D" w:rsidRPr="000833CE" w:rsidRDefault="0070423F" w:rsidP="00540E14">
            <w:pPr>
              <w:pStyle w:val="TableListBullet10pt"/>
            </w:pPr>
            <w:del w:id="2172" w:author="Powell, Deana" w:date="2023-10-19T15:28:00Z">
              <w:r w:rsidRPr="0070423F">
                <w:rPr>
                  <w:szCs w:val="20"/>
                </w:rPr>
                <w:sym w:font="Symbol" w:char="F0B7"/>
              </w:r>
              <w:r w:rsidRPr="0070423F">
                <w:rPr>
                  <w:szCs w:val="20"/>
                </w:rPr>
                <w:delText>   </w:delText>
              </w:r>
            </w:del>
            <w:r w:rsidR="006B7357" w:rsidRPr="000833CE">
              <w:t>Administer corticosteroids and initiate hormonal replacements as clinically indicated</w:t>
            </w:r>
          </w:p>
        </w:tc>
        <w:tc>
          <w:tcPr>
            <w:tcW w:w="1665" w:type="pct"/>
            <w:vMerge w:val="restart"/>
            <w:shd w:val="clear" w:color="auto" w:fill="auto"/>
            <w:hideMark/>
          </w:tcPr>
          <w:p w14:paraId="501DE004" w14:textId="2FDD14A8" w:rsidR="0048633D" w:rsidRPr="000833CE" w:rsidRDefault="0070423F" w:rsidP="00540E14">
            <w:pPr>
              <w:pStyle w:val="TableListBullet10pt"/>
            </w:pPr>
            <w:del w:id="2173" w:author="Powell, Deana" w:date="2023-10-19T15:28:00Z">
              <w:r w:rsidRPr="0070423F">
                <w:rPr>
                  <w:szCs w:val="20"/>
                </w:rPr>
                <w:sym w:font="Symbol" w:char="F0B7"/>
              </w:r>
              <w:r w:rsidRPr="0070423F">
                <w:rPr>
                  <w:szCs w:val="20"/>
                </w:rPr>
                <w:delText>   </w:delText>
              </w:r>
            </w:del>
            <w:r w:rsidR="006B7357" w:rsidRPr="000833CE">
              <w:t>Monitor for signs and symptoms of hypophysitis (including hypopituitarism and adrenal insufficiency)</w:t>
            </w:r>
          </w:p>
        </w:tc>
      </w:tr>
      <w:tr w:rsidR="000121B5" w14:paraId="0B37A3D7" w14:textId="77777777">
        <w:tc>
          <w:tcPr>
            <w:tcW w:w="798" w:type="pct"/>
            <w:vMerge/>
            <w:shd w:val="clear" w:color="auto" w:fill="auto"/>
            <w:hideMark/>
          </w:tcPr>
          <w:p w14:paraId="048E2E2A" w14:textId="77777777" w:rsidR="0048633D" w:rsidRPr="00774580" w:rsidRDefault="0048633D" w:rsidP="007E2963">
            <w:pPr>
              <w:spacing w:after="60"/>
              <w:rPr>
                <w:sz w:val="20"/>
                <w:szCs w:val="20"/>
              </w:rPr>
            </w:pPr>
          </w:p>
        </w:tc>
        <w:tc>
          <w:tcPr>
            <w:tcW w:w="734" w:type="pct"/>
            <w:shd w:val="clear" w:color="auto" w:fill="auto"/>
            <w:hideMark/>
          </w:tcPr>
          <w:p w14:paraId="5D8DA333" w14:textId="77777777" w:rsidR="0048633D" w:rsidRPr="00774580" w:rsidRDefault="006B7357" w:rsidP="00F627AB">
            <w:pPr>
              <w:pStyle w:val="TableCellLeft10pt"/>
              <w:keepNext w:val="0"/>
            </w:pPr>
            <w:r w:rsidRPr="00774580">
              <w:t>Grade 3 or 4</w:t>
            </w:r>
          </w:p>
        </w:tc>
        <w:tc>
          <w:tcPr>
            <w:tcW w:w="795" w:type="pct"/>
            <w:shd w:val="clear" w:color="auto" w:fill="auto"/>
            <w:hideMark/>
          </w:tcPr>
          <w:p w14:paraId="1DBAC03C" w14:textId="4F6E464D" w:rsidR="0048633D" w:rsidRPr="00774580" w:rsidRDefault="006B7357" w:rsidP="00F627AB">
            <w:pPr>
              <w:pStyle w:val="TableCellLeft10pt"/>
              <w:keepNext w:val="0"/>
            </w:pPr>
            <w:r w:rsidRPr="00774580">
              <w:t xml:space="preserve">Withhold or permanently </w:t>
            </w:r>
            <w:del w:id="2174" w:author="Powell, Deana" w:date="2023-10-19T15:28:00Z">
              <w:r w:rsidR="0070423F" w:rsidRPr="0070423F">
                <w:rPr>
                  <w:szCs w:val="20"/>
                </w:rPr>
                <w:delText xml:space="preserve">discontinue </w:delText>
              </w:r>
              <w:r w:rsidR="0070423F" w:rsidRPr="0070423F">
                <w:rPr>
                  <w:szCs w:val="20"/>
                  <w:vertAlign w:val="superscript"/>
                </w:rPr>
                <w:delText>d</w:delText>
              </w:r>
            </w:del>
            <w:ins w:id="2175" w:author="Powell, Deana" w:date="2023-10-19T15:28:00Z">
              <w:r w:rsidRPr="00774580">
                <w:t>discontinue</w:t>
              </w:r>
              <w:r w:rsidRPr="00774580">
                <w:rPr>
                  <w:vertAlign w:val="superscript"/>
                </w:rPr>
                <w:t>d</w:t>
              </w:r>
            </w:ins>
          </w:p>
        </w:tc>
        <w:tc>
          <w:tcPr>
            <w:tcW w:w="1008" w:type="pct"/>
            <w:vMerge/>
            <w:shd w:val="clear" w:color="auto" w:fill="auto"/>
            <w:hideMark/>
          </w:tcPr>
          <w:p w14:paraId="206D7612" w14:textId="77777777" w:rsidR="0048633D" w:rsidRPr="000833CE" w:rsidRDefault="0048633D" w:rsidP="007E2963">
            <w:pPr>
              <w:pStyle w:val="ListBullet"/>
              <w:numPr>
                <w:ilvl w:val="0"/>
                <w:numId w:val="0"/>
              </w:numPr>
              <w:spacing w:after="60"/>
              <w:ind w:left="245" w:hanging="245"/>
              <w:rPr>
                <w:sz w:val="20"/>
                <w:szCs w:val="16"/>
              </w:rPr>
            </w:pPr>
          </w:p>
        </w:tc>
        <w:tc>
          <w:tcPr>
            <w:tcW w:w="1665" w:type="pct"/>
            <w:vMerge/>
            <w:shd w:val="clear" w:color="auto" w:fill="auto"/>
            <w:hideMark/>
          </w:tcPr>
          <w:p w14:paraId="225753D4" w14:textId="77777777" w:rsidR="0048633D" w:rsidRPr="000833CE" w:rsidRDefault="0048633D" w:rsidP="007E2963">
            <w:pPr>
              <w:pStyle w:val="ListBullet"/>
              <w:numPr>
                <w:ilvl w:val="0"/>
                <w:numId w:val="0"/>
              </w:numPr>
              <w:spacing w:after="60"/>
              <w:ind w:left="245" w:hanging="245"/>
              <w:rPr>
                <w:sz w:val="20"/>
                <w:szCs w:val="16"/>
              </w:rPr>
            </w:pPr>
          </w:p>
        </w:tc>
      </w:tr>
      <w:tr w:rsidR="000121B5" w14:paraId="204DD4B7" w14:textId="77777777">
        <w:tc>
          <w:tcPr>
            <w:tcW w:w="798" w:type="pct"/>
            <w:vMerge w:val="restart"/>
            <w:shd w:val="clear" w:color="auto" w:fill="auto"/>
            <w:hideMark/>
          </w:tcPr>
          <w:p w14:paraId="70952EF1" w14:textId="77777777" w:rsidR="0048633D" w:rsidRPr="00774580" w:rsidRDefault="006B7357" w:rsidP="00F627AB">
            <w:pPr>
              <w:pStyle w:val="TableCellLeft10pt"/>
              <w:keepNext w:val="0"/>
            </w:pPr>
            <w:r w:rsidRPr="00774580">
              <w:t>Hyperthyroidism</w:t>
            </w:r>
          </w:p>
        </w:tc>
        <w:tc>
          <w:tcPr>
            <w:tcW w:w="734" w:type="pct"/>
            <w:shd w:val="clear" w:color="auto" w:fill="auto"/>
            <w:hideMark/>
          </w:tcPr>
          <w:p w14:paraId="2636CA77" w14:textId="77777777" w:rsidR="0048633D" w:rsidRPr="00774580" w:rsidRDefault="006B7357" w:rsidP="00540E14">
            <w:pPr>
              <w:pStyle w:val="TableCellLeft10pt"/>
            </w:pPr>
            <w:r w:rsidRPr="00774580">
              <w:t>Grade 2</w:t>
            </w:r>
          </w:p>
        </w:tc>
        <w:tc>
          <w:tcPr>
            <w:tcW w:w="795" w:type="pct"/>
            <w:shd w:val="clear" w:color="auto" w:fill="auto"/>
            <w:hideMark/>
          </w:tcPr>
          <w:p w14:paraId="1F01F4E6" w14:textId="77777777" w:rsidR="0048633D" w:rsidRPr="00774580" w:rsidRDefault="006B7357" w:rsidP="00540E14">
            <w:pPr>
              <w:pStyle w:val="TableCellLeft10pt"/>
            </w:pPr>
            <w:r w:rsidRPr="00774580">
              <w:t>Continue</w:t>
            </w:r>
          </w:p>
        </w:tc>
        <w:tc>
          <w:tcPr>
            <w:tcW w:w="1008" w:type="pct"/>
            <w:vMerge w:val="restart"/>
            <w:shd w:val="clear" w:color="auto" w:fill="auto"/>
            <w:hideMark/>
          </w:tcPr>
          <w:p w14:paraId="291CE1D7" w14:textId="548BC692" w:rsidR="0048633D" w:rsidRPr="000833CE" w:rsidRDefault="0070423F" w:rsidP="000D37FB">
            <w:pPr>
              <w:pStyle w:val="TableListBullet10pt"/>
            </w:pPr>
            <w:del w:id="2176" w:author="Powell, Deana" w:date="2023-10-19T15:28:00Z">
              <w:r w:rsidRPr="0070423F">
                <w:rPr>
                  <w:szCs w:val="20"/>
                </w:rPr>
                <w:sym w:font="Symbol" w:char="F0B7"/>
              </w:r>
              <w:r w:rsidRPr="0070423F">
                <w:rPr>
                  <w:szCs w:val="20"/>
                </w:rPr>
                <w:delText>   </w:delText>
              </w:r>
            </w:del>
            <w:r w:rsidR="006B7357" w:rsidRPr="000833CE">
              <w:t>Treat with nonselective beta-blockers (eg, propranolol) or thionamides as appropriate</w:t>
            </w:r>
          </w:p>
        </w:tc>
        <w:tc>
          <w:tcPr>
            <w:tcW w:w="1665" w:type="pct"/>
            <w:vMerge w:val="restart"/>
            <w:shd w:val="clear" w:color="auto" w:fill="auto"/>
            <w:hideMark/>
          </w:tcPr>
          <w:p w14:paraId="5410B71E" w14:textId="114DBDA3" w:rsidR="0048633D" w:rsidRPr="000833CE" w:rsidRDefault="0070423F" w:rsidP="000D37FB">
            <w:pPr>
              <w:pStyle w:val="TableListBullet10pt"/>
            </w:pPr>
            <w:del w:id="2177" w:author="Powell, Deana" w:date="2023-10-19T15:28:00Z">
              <w:r w:rsidRPr="0070423F">
                <w:rPr>
                  <w:szCs w:val="20"/>
                </w:rPr>
                <w:sym w:font="Symbol" w:char="F0B7"/>
              </w:r>
              <w:r w:rsidRPr="0070423F">
                <w:rPr>
                  <w:szCs w:val="20"/>
                </w:rPr>
                <w:delText>   </w:delText>
              </w:r>
            </w:del>
            <w:r w:rsidR="006B7357" w:rsidRPr="000833CE">
              <w:t>Monitor for signs and symptoms of thyroid disorders</w:t>
            </w:r>
          </w:p>
        </w:tc>
      </w:tr>
      <w:tr w:rsidR="000121B5" w14:paraId="5AFB719A" w14:textId="77777777">
        <w:tc>
          <w:tcPr>
            <w:tcW w:w="798" w:type="pct"/>
            <w:vMerge/>
            <w:shd w:val="clear" w:color="auto" w:fill="auto"/>
            <w:hideMark/>
          </w:tcPr>
          <w:p w14:paraId="64E629A6" w14:textId="77777777" w:rsidR="0048633D" w:rsidRPr="00774580" w:rsidRDefault="0048633D" w:rsidP="007E2963">
            <w:pPr>
              <w:spacing w:after="60"/>
              <w:rPr>
                <w:sz w:val="20"/>
                <w:szCs w:val="20"/>
              </w:rPr>
            </w:pPr>
          </w:p>
        </w:tc>
        <w:tc>
          <w:tcPr>
            <w:tcW w:w="734" w:type="pct"/>
            <w:shd w:val="clear" w:color="auto" w:fill="auto"/>
            <w:hideMark/>
          </w:tcPr>
          <w:p w14:paraId="6CD8B5D8" w14:textId="77777777" w:rsidR="0048633D" w:rsidRPr="00774580" w:rsidRDefault="006B7357" w:rsidP="00F627AB">
            <w:pPr>
              <w:pStyle w:val="TableCellLeft10pt"/>
              <w:keepNext w:val="0"/>
            </w:pPr>
            <w:r w:rsidRPr="00774580">
              <w:t>Grade 3 or 4</w:t>
            </w:r>
          </w:p>
        </w:tc>
        <w:tc>
          <w:tcPr>
            <w:tcW w:w="795" w:type="pct"/>
            <w:shd w:val="clear" w:color="auto" w:fill="auto"/>
            <w:hideMark/>
          </w:tcPr>
          <w:p w14:paraId="50C518ED" w14:textId="6E70CD96" w:rsidR="0048633D" w:rsidRPr="00774580" w:rsidRDefault="006B7357" w:rsidP="00F627AB">
            <w:pPr>
              <w:pStyle w:val="TableCellLeft10pt"/>
              <w:keepNext w:val="0"/>
            </w:pPr>
            <w:r w:rsidRPr="00774580">
              <w:t xml:space="preserve">Withhold or permanently </w:t>
            </w:r>
            <w:del w:id="2178" w:author="Powell, Deana" w:date="2023-10-19T15:28:00Z">
              <w:r w:rsidR="0070423F" w:rsidRPr="0070423F">
                <w:rPr>
                  <w:szCs w:val="20"/>
                </w:rPr>
                <w:delText xml:space="preserve">discontinue </w:delText>
              </w:r>
              <w:r w:rsidR="0070423F" w:rsidRPr="0070423F">
                <w:rPr>
                  <w:szCs w:val="20"/>
                  <w:vertAlign w:val="superscript"/>
                </w:rPr>
                <w:delText>d</w:delText>
              </w:r>
            </w:del>
            <w:ins w:id="2179" w:author="Powell, Deana" w:date="2023-10-19T15:28:00Z">
              <w:r w:rsidRPr="00774580">
                <w:t>discontinue</w:t>
              </w:r>
              <w:r w:rsidRPr="00774580">
                <w:rPr>
                  <w:vertAlign w:val="superscript"/>
                </w:rPr>
                <w:t>d</w:t>
              </w:r>
            </w:ins>
          </w:p>
        </w:tc>
        <w:tc>
          <w:tcPr>
            <w:tcW w:w="1008" w:type="pct"/>
            <w:vMerge/>
            <w:shd w:val="clear" w:color="auto" w:fill="auto"/>
            <w:hideMark/>
          </w:tcPr>
          <w:p w14:paraId="345A26DF" w14:textId="77777777" w:rsidR="0048633D" w:rsidRPr="00774580" w:rsidRDefault="0048633D" w:rsidP="007E2963">
            <w:pPr>
              <w:spacing w:after="60"/>
              <w:rPr>
                <w:rFonts w:eastAsia="Arial Unicode MS"/>
                <w:sz w:val="20"/>
                <w:szCs w:val="20"/>
              </w:rPr>
            </w:pPr>
          </w:p>
        </w:tc>
        <w:tc>
          <w:tcPr>
            <w:tcW w:w="1665" w:type="pct"/>
            <w:vMerge/>
            <w:shd w:val="clear" w:color="auto" w:fill="auto"/>
            <w:hideMark/>
          </w:tcPr>
          <w:p w14:paraId="01920CA3" w14:textId="77777777" w:rsidR="0048633D" w:rsidRPr="00774580" w:rsidRDefault="0048633D" w:rsidP="007E2963">
            <w:pPr>
              <w:spacing w:after="60"/>
              <w:rPr>
                <w:rFonts w:eastAsia="Arial Unicode MS"/>
                <w:sz w:val="20"/>
                <w:szCs w:val="20"/>
              </w:rPr>
            </w:pPr>
          </w:p>
        </w:tc>
      </w:tr>
      <w:tr w:rsidR="000121B5" w14:paraId="0C614689" w14:textId="77777777">
        <w:tc>
          <w:tcPr>
            <w:tcW w:w="798" w:type="pct"/>
            <w:shd w:val="clear" w:color="auto" w:fill="auto"/>
            <w:hideMark/>
          </w:tcPr>
          <w:p w14:paraId="7B41F71C" w14:textId="77777777" w:rsidR="0048633D" w:rsidRPr="00774580" w:rsidRDefault="006B7357" w:rsidP="00F627AB">
            <w:pPr>
              <w:pStyle w:val="TableCellLeft10pt"/>
              <w:keepNext w:val="0"/>
            </w:pPr>
            <w:r w:rsidRPr="00774580">
              <w:t>Hypothyroidism</w:t>
            </w:r>
          </w:p>
        </w:tc>
        <w:tc>
          <w:tcPr>
            <w:tcW w:w="734" w:type="pct"/>
            <w:shd w:val="clear" w:color="auto" w:fill="auto"/>
            <w:hideMark/>
          </w:tcPr>
          <w:p w14:paraId="2CB1F47E" w14:textId="77777777" w:rsidR="0048633D" w:rsidRPr="00774580" w:rsidRDefault="006B7357" w:rsidP="0059375B">
            <w:pPr>
              <w:pStyle w:val="TableCellLeft10pt"/>
            </w:pPr>
            <w:r w:rsidRPr="00774580">
              <w:t>Grade 2, 3</w:t>
            </w:r>
            <w:ins w:id="2180" w:author="Powell, Deana" w:date="2023-10-19T15:28:00Z">
              <w:r>
                <w:t>,</w:t>
              </w:r>
            </w:ins>
            <w:r w:rsidRPr="00774580">
              <w:t xml:space="preserve"> or 4</w:t>
            </w:r>
          </w:p>
        </w:tc>
        <w:tc>
          <w:tcPr>
            <w:tcW w:w="795" w:type="pct"/>
            <w:shd w:val="clear" w:color="auto" w:fill="auto"/>
            <w:hideMark/>
          </w:tcPr>
          <w:p w14:paraId="41FD6169" w14:textId="77777777" w:rsidR="0048633D" w:rsidRPr="00774580" w:rsidRDefault="006B7357" w:rsidP="0059375B">
            <w:pPr>
              <w:pStyle w:val="TableCellLeft10pt"/>
            </w:pPr>
            <w:r w:rsidRPr="00774580">
              <w:t>Continue</w:t>
            </w:r>
          </w:p>
        </w:tc>
        <w:tc>
          <w:tcPr>
            <w:tcW w:w="1008" w:type="pct"/>
            <w:shd w:val="clear" w:color="auto" w:fill="auto"/>
            <w:hideMark/>
          </w:tcPr>
          <w:p w14:paraId="308ED89B" w14:textId="788BD63F" w:rsidR="0048633D" w:rsidRPr="000833CE" w:rsidRDefault="0070423F" w:rsidP="0059375B">
            <w:pPr>
              <w:pStyle w:val="TableListBullet10pt"/>
            </w:pPr>
            <w:del w:id="2181" w:author="Powell, Deana" w:date="2023-10-19T15:28:00Z">
              <w:r w:rsidRPr="0070423F">
                <w:rPr>
                  <w:szCs w:val="20"/>
                </w:rPr>
                <w:sym w:font="Symbol" w:char="F0B7"/>
              </w:r>
              <w:r w:rsidRPr="0070423F">
                <w:rPr>
                  <w:szCs w:val="20"/>
                </w:rPr>
                <w:delText>   </w:delText>
              </w:r>
            </w:del>
            <w:r w:rsidR="006B7357" w:rsidRPr="000833CE">
              <w:t>Initiate thyroid replacement hormones (eg, levothyroxine or liothyronine) per standard of care</w:t>
            </w:r>
          </w:p>
        </w:tc>
        <w:tc>
          <w:tcPr>
            <w:tcW w:w="1665" w:type="pct"/>
            <w:shd w:val="clear" w:color="auto" w:fill="auto"/>
            <w:hideMark/>
          </w:tcPr>
          <w:p w14:paraId="73187584" w14:textId="27A71850" w:rsidR="0048633D" w:rsidRPr="000833CE" w:rsidRDefault="0070423F" w:rsidP="0059375B">
            <w:pPr>
              <w:pStyle w:val="TableListBullet10pt"/>
            </w:pPr>
            <w:del w:id="2182" w:author="Powell, Deana" w:date="2023-10-19T15:28:00Z">
              <w:r w:rsidRPr="0070423F">
                <w:rPr>
                  <w:szCs w:val="20"/>
                </w:rPr>
                <w:sym w:font="Symbol" w:char="F0B7"/>
              </w:r>
              <w:r w:rsidRPr="0070423F">
                <w:rPr>
                  <w:szCs w:val="20"/>
                </w:rPr>
                <w:delText>   </w:delText>
              </w:r>
            </w:del>
            <w:r w:rsidR="006B7357" w:rsidRPr="000833CE">
              <w:t>Monitor for signs and symptoms of thyroid disorders</w:t>
            </w:r>
          </w:p>
        </w:tc>
      </w:tr>
      <w:tr w:rsidR="000121B5" w14:paraId="7AB567D1" w14:textId="77777777">
        <w:tc>
          <w:tcPr>
            <w:tcW w:w="798" w:type="pct"/>
            <w:vMerge w:val="restart"/>
            <w:shd w:val="clear" w:color="auto" w:fill="auto"/>
            <w:hideMark/>
          </w:tcPr>
          <w:p w14:paraId="0ADBB9BC" w14:textId="77777777" w:rsidR="0048633D" w:rsidRPr="00774580" w:rsidRDefault="006B7357" w:rsidP="00F627AB">
            <w:pPr>
              <w:pStyle w:val="TableCellLeft10pt"/>
              <w:keepNext w:val="0"/>
            </w:pPr>
            <w:r w:rsidRPr="00774580">
              <w:t>Nephritis:</w:t>
            </w:r>
            <w:r w:rsidRPr="00774580">
              <w:br/>
              <w:t>grading according to increased creatinine or acute kidney injury</w:t>
            </w:r>
          </w:p>
        </w:tc>
        <w:tc>
          <w:tcPr>
            <w:tcW w:w="734" w:type="pct"/>
            <w:shd w:val="clear" w:color="auto" w:fill="auto"/>
            <w:hideMark/>
          </w:tcPr>
          <w:p w14:paraId="2A710B1C" w14:textId="77777777" w:rsidR="0048633D" w:rsidRPr="00774580" w:rsidRDefault="006B7357" w:rsidP="00772C24">
            <w:pPr>
              <w:pStyle w:val="TableCellLeft10pt"/>
            </w:pPr>
            <w:r w:rsidRPr="00774580">
              <w:t>Grade 2</w:t>
            </w:r>
          </w:p>
        </w:tc>
        <w:tc>
          <w:tcPr>
            <w:tcW w:w="795" w:type="pct"/>
            <w:shd w:val="clear" w:color="auto" w:fill="auto"/>
            <w:hideMark/>
          </w:tcPr>
          <w:p w14:paraId="4DC3F249" w14:textId="77777777" w:rsidR="0048633D" w:rsidRPr="00774580" w:rsidRDefault="006B7357" w:rsidP="00772C24">
            <w:pPr>
              <w:pStyle w:val="TableCellLeft10pt"/>
            </w:pPr>
            <w:r w:rsidRPr="00774580">
              <w:t>Withhold</w:t>
            </w:r>
          </w:p>
        </w:tc>
        <w:tc>
          <w:tcPr>
            <w:tcW w:w="1008" w:type="pct"/>
            <w:vMerge w:val="restart"/>
            <w:shd w:val="clear" w:color="auto" w:fill="auto"/>
            <w:hideMark/>
          </w:tcPr>
          <w:p w14:paraId="7132AE70" w14:textId="505C7E6B" w:rsidR="0048633D" w:rsidRPr="000833CE" w:rsidRDefault="0070423F" w:rsidP="00772C24">
            <w:pPr>
              <w:pStyle w:val="TableListBullet10pt"/>
            </w:pPr>
            <w:del w:id="2183" w:author="Powell, Deana" w:date="2023-10-19T15:28:00Z">
              <w:r w:rsidRPr="0070423F">
                <w:rPr>
                  <w:szCs w:val="20"/>
                </w:rPr>
                <w:sym w:font="Symbol" w:char="F0B7"/>
              </w:r>
              <w:r w:rsidRPr="0070423F">
                <w:rPr>
                  <w:szCs w:val="20"/>
                </w:rPr>
                <w:delText>   </w:delText>
              </w:r>
            </w:del>
            <w:r w:rsidR="006B7357" w:rsidRPr="000833CE">
              <w:t>Administer corticosteroids (prednisone 1 to 2 mg/kg or equivalent) followed by taper</w:t>
            </w:r>
          </w:p>
        </w:tc>
        <w:tc>
          <w:tcPr>
            <w:tcW w:w="1665" w:type="pct"/>
            <w:vMerge w:val="restart"/>
            <w:shd w:val="clear" w:color="auto" w:fill="auto"/>
            <w:hideMark/>
          </w:tcPr>
          <w:p w14:paraId="405AE950" w14:textId="076AA20C" w:rsidR="0048633D" w:rsidRPr="000833CE" w:rsidRDefault="0070423F" w:rsidP="00772C24">
            <w:pPr>
              <w:pStyle w:val="TableListBullet10pt"/>
            </w:pPr>
            <w:del w:id="2184" w:author="Powell, Deana" w:date="2023-10-19T15:28:00Z">
              <w:r w:rsidRPr="0070423F">
                <w:rPr>
                  <w:szCs w:val="20"/>
                </w:rPr>
                <w:sym w:font="Symbol" w:char="F0B7"/>
              </w:r>
              <w:r w:rsidRPr="0070423F">
                <w:rPr>
                  <w:szCs w:val="20"/>
                </w:rPr>
                <w:delText>   </w:delText>
              </w:r>
            </w:del>
            <w:r w:rsidR="006B7357" w:rsidRPr="000833CE">
              <w:t>Monitor changes of renal function</w:t>
            </w:r>
          </w:p>
        </w:tc>
      </w:tr>
      <w:tr w:rsidR="000121B5" w14:paraId="42C35726" w14:textId="77777777">
        <w:tc>
          <w:tcPr>
            <w:tcW w:w="798" w:type="pct"/>
            <w:vMerge/>
            <w:shd w:val="clear" w:color="auto" w:fill="auto"/>
            <w:hideMark/>
          </w:tcPr>
          <w:p w14:paraId="1C5CC140" w14:textId="77777777" w:rsidR="0048633D" w:rsidRPr="00774580" w:rsidRDefault="0048633D" w:rsidP="007E2963">
            <w:pPr>
              <w:spacing w:after="60"/>
              <w:rPr>
                <w:sz w:val="20"/>
                <w:szCs w:val="20"/>
              </w:rPr>
            </w:pPr>
          </w:p>
        </w:tc>
        <w:tc>
          <w:tcPr>
            <w:tcW w:w="734" w:type="pct"/>
            <w:shd w:val="clear" w:color="auto" w:fill="auto"/>
            <w:hideMark/>
          </w:tcPr>
          <w:p w14:paraId="2D6E85B3" w14:textId="77777777" w:rsidR="0048633D" w:rsidRPr="00774580" w:rsidRDefault="006B7357" w:rsidP="00F627AB">
            <w:pPr>
              <w:pStyle w:val="TableCellLeft10pt"/>
              <w:keepNext w:val="0"/>
            </w:pPr>
            <w:r w:rsidRPr="00774580">
              <w:t>Grade 3 or 4</w:t>
            </w:r>
          </w:p>
        </w:tc>
        <w:tc>
          <w:tcPr>
            <w:tcW w:w="795" w:type="pct"/>
            <w:shd w:val="clear" w:color="auto" w:fill="auto"/>
            <w:hideMark/>
          </w:tcPr>
          <w:p w14:paraId="040BE884" w14:textId="77777777" w:rsidR="0048633D" w:rsidRPr="00774580" w:rsidRDefault="006B7357" w:rsidP="00F627AB">
            <w:pPr>
              <w:pStyle w:val="TableCellLeft10pt"/>
              <w:keepNext w:val="0"/>
            </w:pPr>
            <w:r w:rsidRPr="00774580">
              <w:t>Permanently discontinue</w:t>
            </w:r>
          </w:p>
        </w:tc>
        <w:tc>
          <w:tcPr>
            <w:tcW w:w="1008" w:type="pct"/>
            <w:vMerge/>
            <w:shd w:val="clear" w:color="auto" w:fill="auto"/>
            <w:hideMark/>
          </w:tcPr>
          <w:p w14:paraId="57E3C42D" w14:textId="77777777" w:rsidR="0048633D" w:rsidRPr="000833CE" w:rsidRDefault="0048633D" w:rsidP="007E2963">
            <w:pPr>
              <w:pStyle w:val="ListBullet"/>
              <w:numPr>
                <w:ilvl w:val="0"/>
                <w:numId w:val="0"/>
              </w:numPr>
              <w:spacing w:after="60"/>
              <w:ind w:left="245" w:hanging="245"/>
              <w:rPr>
                <w:sz w:val="20"/>
                <w:szCs w:val="16"/>
              </w:rPr>
            </w:pPr>
          </w:p>
        </w:tc>
        <w:tc>
          <w:tcPr>
            <w:tcW w:w="1665" w:type="pct"/>
            <w:vMerge/>
            <w:shd w:val="clear" w:color="auto" w:fill="auto"/>
            <w:hideMark/>
          </w:tcPr>
          <w:p w14:paraId="57E9E357" w14:textId="77777777" w:rsidR="0048633D" w:rsidRPr="000833CE" w:rsidRDefault="0048633D" w:rsidP="007E2963">
            <w:pPr>
              <w:pStyle w:val="ListBullet"/>
              <w:numPr>
                <w:ilvl w:val="0"/>
                <w:numId w:val="0"/>
              </w:numPr>
              <w:spacing w:after="60"/>
              <w:ind w:left="245" w:hanging="245"/>
              <w:rPr>
                <w:sz w:val="20"/>
                <w:szCs w:val="16"/>
              </w:rPr>
            </w:pPr>
          </w:p>
        </w:tc>
      </w:tr>
      <w:tr w:rsidR="000121B5" w14:paraId="180C7696" w14:textId="77777777">
        <w:tc>
          <w:tcPr>
            <w:tcW w:w="798" w:type="pct"/>
            <w:vMerge w:val="restart"/>
            <w:shd w:val="clear" w:color="auto" w:fill="auto"/>
          </w:tcPr>
          <w:p w14:paraId="5AF31EC6" w14:textId="77777777" w:rsidR="0048633D" w:rsidRPr="00774580" w:rsidRDefault="006B7357" w:rsidP="00F627AB">
            <w:pPr>
              <w:pStyle w:val="TableCellLeft10pt"/>
              <w:keepNext w:val="0"/>
            </w:pPr>
            <w:r w:rsidRPr="00774580">
              <w:t>Neurological Toxicities</w:t>
            </w:r>
          </w:p>
        </w:tc>
        <w:tc>
          <w:tcPr>
            <w:tcW w:w="734" w:type="pct"/>
            <w:shd w:val="clear" w:color="auto" w:fill="auto"/>
          </w:tcPr>
          <w:p w14:paraId="3BF08731" w14:textId="77777777" w:rsidR="0048633D" w:rsidRPr="00774580" w:rsidRDefault="006B7357" w:rsidP="00D61ED3">
            <w:pPr>
              <w:pStyle w:val="TableCellLeft10pt"/>
            </w:pPr>
            <w:r w:rsidRPr="00774580">
              <w:t>Grade 2</w:t>
            </w:r>
          </w:p>
        </w:tc>
        <w:tc>
          <w:tcPr>
            <w:tcW w:w="795" w:type="pct"/>
            <w:shd w:val="clear" w:color="auto" w:fill="auto"/>
          </w:tcPr>
          <w:p w14:paraId="157F46E8" w14:textId="77777777" w:rsidR="0048633D" w:rsidRPr="00774580" w:rsidRDefault="006B7357" w:rsidP="00D61ED3">
            <w:pPr>
              <w:pStyle w:val="TableCellLeft10pt"/>
            </w:pPr>
            <w:r w:rsidRPr="00774580">
              <w:t>Withhold</w:t>
            </w:r>
          </w:p>
        </w:tc>
        <w:tc>
          <w:tcPr>
            <w:tcW w:w="1008" w:type="pct"/>
            <w:vMerge w:val="restart"/>
            <w:shd w:val="clear" w:color="auto" w:fill="auto"/>
          </w:tcPr>
          <w:p w14:paraId="4ECFFF88" w14:textId="20D74B4D" w:rsidR="0048633D" w:rsidRPr="000833CE" w:rsidRDefault="0070423F" w:rsidP="00D61ED3">
            <w:pPr>
              <w:pStyle w:val="TableListBullet10pt"/>
            </w:pPr>
            <w:del w:id="2185" w:author="Powell, Deana" w:date="2023-10-19T15:28:00Z">
              <w:r w:rsidRPr="0070423F">
                <w:rPr>
                  <w:szCs w:val="20"/>
                </w:rPr>
                <w:sym w:font="Symbol" w:char="F0B7"/>
              </w:r>
              <w:r w:rsidRPr="0070423F">
                <w:rPr>
                  <w:szCs w:val="20"/>
                </w:rPr>
                <w:delText>   </w:delText>
              </w:r>
            </w:del>
            <w:r w:rsidR="006B7357" w:rsidRPr="000833CE">
              <w:t>Based on severity of AE administer corticosteroids</w:t>
            </w:r>
          </w:p>
        </w:tc>
        <w:tc>
          <w:tcPr>
            <w:tcW w:w="1665" w:type="pct"/>
            <w:vMerge w:val="restart"/>
            <w:shd w:val="clear" w:color="auto" w:fill="auto"/>
          </w:tcPr>
          <w:p w14:paraId="1C8AE8AA" w14:textId="7E709180" w:rsidR="0048633D" w:rsidRPr="000833CE" w:rsidRDefault="0070423F" w:rsidP="00D61ED3">
            <w:pPr>
              <w:pStyle w:val="TableListBullet10pt"/>
            </w:pPr>
            <w:del w:id="2186" w:author="Powell, Deana" w:date="2023-10-19T15:28:00Z">
              <w:r w:rsidRPr="0070423F">
                <w:rPr>
                  <w:szCs w:val="20"/>
                </w:rPr>
                <w:sym w:font="Symbol" w:char="F0B7"/>
              </w:r>
              <w:r w:rsidRPr="0070423F">
                <w:rPr>
                  <w:szCs w:val="20"/>
                </w:rPr>
                <w:delText>   </w:delText>
              </w:r>
            </w:del>
            <w:r w:rsidR="006B7357" w:rsidRPr="000833CE">
              <w:t>Ensure adequate evaluation to confirm etiology and/or exclude other causes</w:t>
            </w:r>
          </w:p>
        </w:tc>
      </w:tr>
      <w:tr w:rsidR="000121B5" w14:paraId="03ECBDE4" w14:textId="77777777">
        <w:tc>
          <w:tcPr>
            <w:tcW w:w="798" w:type="pct"/>
            <w:vMerge/>
            <w:shd w:val="clear" w:color="auto" w:fill="auto"/>
          </w:tcPr>
          <w:p w14:paraId="312E0E24" w14:textId="77777777" w:rsidR="0048633D" w:rsidRPr="00774580" w:rsidRDefault="0048633D" w:rsidP="007E2963">
            <w:pPr>
              <w:spacing w:after="60"/>
              <w:rPr>
                <w:sz w:val="20"/>
                <w:szCs w:val="20"/>
              </w:rPr>
            </w:pPr>
          </w:p>
        </w:tc>
        <w:tc>
          <w:tcPr>
            <w:tcW w:w="734" w:type="pct"/>
            <w:shd w:val="clear" w:color="auto" w:fill="auto"/>
          </w:tcPr>
          <w:p w14:paraId="4EE15704" w14:textId="77777777" w:rsidR="0048633D" w:rsidRPr="00774580" w:rsidRDefault="006B7357" w:rsidP="00F627AB">
            <w:pPr>
              <w:pStyle w:val="TableCellLeft10pt"/>
              <w:keepNext w:val="0"/>
            </w:pPr>
            <w:r w:rsidRPr="00774580">
              <w:t>Grade 3 or 4</w:t>
            </w:r>
          </w:p>
        </w:tc>
        <w:tc>
          <w:tcPr>
            <w:tcW w:w="795" w:type="pct"/>
            <w:shd w:val="clear" w:color="auto" w:fill="auto"/>
          </w:tcPr>
          <w:p w14:paraId="35D4096C" w14:textId="77777777" w:rsidR="0048633D" w:rsidRPr="00774580" w:rsidRDefault="006B7357" w:rsidP="00F627AB">
            <w:pPr>
              <w:pStyle w:val="TableCellLeft10pt"/>
              <w:keepNext w:val="0"/>
            </w:pPr>
            <w:r w:rsidRPr="00774580">
              <w:t>Permanently discontinue</w:t>
            </w:r>
          </w:p>
        </w:tc>
        <w:tc>
          <w:tcPr>
            <w:tcW w:w="1008" w:type="pct"/>
            <w:vMerge/>
            <w:shd w:val="clear" w:color="auto" w:fill="auto"/>
          </w:tcPr>
          <w:p w14:paraId="227A4D54" w14:textId="77777777" w:rsidR="0048633D" w:rsidRPr="000833CE" w:rsidRDefault="0048633D" w:rsidP="007E2963">
            <w:pPr>
              <w:pStyle w:val="ListBullet"/>
              <w:numPr>
                <w:ilvl w:val="0"/>
                <w:numId w:val="0"/>
              </w:numPr>
              <w:spacing w:after="60"/>
              <w:ind w:left="245" w:hanging="245"/>
              <w:rPr>
                <w:sz w:val="20"/>
                <w:szCs w:val="16"/>
              </w:rPr>
            </w:pPr>
          </w:p>
        </w:tc>
        <w:tc>
          <w:tcPr>
            <w:tcW w:w="1665" w:type="pct"/>
            <w:vMerge/>
            <w:shd w:val="clear" w:color="auto" w:fill="auto"/>
          </w:tcPr>
          <w:p w14:paraId="48F541DE" w14:textId="77777777" w:rsidR="0048633D" w:rsidRPr="000833CE" w:rsidRDefault="0048633D" w:rsidP="007E2963">
            <w:pPr>
              <w:pStyle w:val="ListBullet"/>
              <w:numPr>
                <w:ilvl w:val="0"/>
                <w:numId w:val="0"/>
              </w:numPr>
              <w:spacing w:after="60"/>
              <w:ind w:left="245" w:hanging="245"/>
              <w:rPr>
                <w:sz w:val="20"/>
                <w:szCs w:val="16"/>
              </w:rPr>
            </w:pPr>
          </w:p>
        </w:tc>
      </w:tr>
      <w:tr w:rsidR="000121B5" w14:paraId="4CCFEC65" w14:textId="77777777">
        <w:tc>
          <w:tcPr>
            <w:tcW w:w="798" w:type="pct"/>
            <w:vMerge w:val="restart"/>
            <w:shd w:val="clear" w:color="auto" w:fill="auto"/>
            <w:hideMark/>
          </w:tcPr>
          <w:p w14:paraId="2C3D77F2" w14:textId="77777777" w:rsidR="0048633D" w:rsidRPr="00774580" w:rsidRDefault="006B7357" w:rsidP="00F627AB">
            <w:pPr>
              <w:pStyle w:val="TableCellLeft10pt"/>
              <w:keepNext w:val="0"/>
            </w:pPr>
            <w:r w:rsidRPr="00774580">
              <w:lastRenderedPageBreak/>
              <w:t>Myocarditis</w:t>
            </w:r>
          </w:p>
        </w:tc>
        <w:tc>
          <w:tcPr>
            <w:tcW w:w="734" w:type="pct"/>
            <w:shd w:val="clear" w:color="auto" w:fill="auto"/>
            <w:hideMark/>
          </w:tcPr>
          <w:p w14:paraId="4D2F4785" w14:textId="3F8AD51C" w:rsidR="0048633D" w:rsidRPr="00774580" w:rsidRDefault="0070423F" w:rsidP="0052740A">
            <w:pPr>
              <w:pStyle w:val="TableCellLeft10pt"/>
            </w:pPr>
            <w:del w:id="2187" w:author="Powell, Deana" w:date="2023-10-19T15:28:00Z">
              <w:r w:rsidRPr="0070423F">
                <w:rPr>
                  <w:szCs w:val="20"/>
                </w:rPr>
                <w:delText>Grade 1</w:delText>
              </w:r>
            </w:del>
            <w:ins w:id="2188" w:author="Powell, Deana" w:date="2023-10-19T15:28:00Z">
              <w:r w:rsidR="006B7357">
                <w:t>Asymptomatic cardiac enzyme elevation with clinical suspicion of myocarditis (which was previously myocarditis Grade 1 using CTCAE v4.0)</w:t>
              </w:r>
            </w:ins>
          </w:p>
        </w:tc>
        <w:tc>
          <w:tcPr>
            <w:tcW w:w="795" w:type="pct"/>
            <w:shd w:val="clear" w:color="auto" w:fill="auto"/>
            <w:hideMark/>
          </w:tcPr>
          <w:p w14:paraId="29D79388" w14:textId="77777777" w:rsidR="0048633D" w:rsidRPr="00774580" w:rsidRDefault="006B7357" w:rsidP="0052740A">
            <w:pPr>
              <w:pStyle w:val="TableCellLeft10pt"/>
            </w:pPr>
            <w:r w:rsidRPr="00774580">
              <w:t>Withhold</w:t>
            </w:r>
          </w:p>
        </w:tc>
        <w:tc>
          <w:tcPr>
            <w:tcW w:w="1008" w:type="pct"/>
            <w:vMerge w:val="restart"/>
            <w:shd w:val="clear" w:color="auto" w:fill="auto"/>
            <w:hideMark/>
          </w:tcPr>
          <w:p w14:paraId="4E43968E" w14:textId="4C1E6585" w:rsidR="0048633D" w:rsidRPr="000833CE" w:rsidRDefault="0070423F" w:rsidP="0052740A">
            <w:pPr>
              <w:pStyle w:val="TableListBullet10pt"/>
            </w:pPr>
            <w:del w:id="2189" w:author="Powell, Deana" w:date="2023-10-19T15:28:00Z">
              <w:r w:rsidRPr="0070423F">
                <w:rPr>
                  <w:szCs w:val="20"/>
                </w:rPr>
                <w:sym w:font="Symbol" w:char="F0B7"/>
              </w:r>
              <w:r w:rsidRPr="0070423F">
                <w:rPr>
                  <w:szCs w:val="20"/>
                </w:rPr>
                <w:delText>   </w:delText>
              </w:r>
            </w:del>
            <w:r w:rsidR="006B7357" w:rsidRPr="000833CE">
              <w:t>Based on severity of AE administer corticosteroids</w:t>
            </w:r>
          </w:p>
        </w:tc>
        <w:tc>
          <w:tcPr>
            <w:tcW w:w="1665" w:type="pct"/>
            <w:vMerge w:val="restart"/>
            <w:shd w:val="clear" w:color="auto" w:fill="auto"/>
          </w:tcPr>
          <w:p w14:paraId="11F3B0BD" w14:textId="45296AB2" w:rsidR="0048633D" w:rsidRPr="000833CE" w:rsidRDefault="0070423F" w:rsidP="0052740A">
            <w:pPr>
              <w:pStyle w:val="TableListBullet10pt"/>
            </w:pPr>
            <w:del w:id="2190" w:author="Powell, Deana" w:date="2023-10-19T15:28:00Z">
              <w:r w:rsidRPr="0070423F">
                <w:rPr>
                  <w:szCs w:val="20"/>
                </w:rPr>
                <w:sym w:font="Symbol" w:char="F0B7"/>
              </w:r>
              <w:r w:rsidRPr="0070423F">
                <w:rPr>
                  <w:szCs w:val="20"/>
                </w:rPr>
                <w:delText>   </w:delText>
              </w:r>
            </w:del>
            <w:r w:rsidR="006B7357" w:rsidRPr="000833CE">
              <w:t>Ensure adequate evaluation to confirm etiology and/or exclude other causes</w:t>
            </w:r>
          </w:p>
        </w:tc>
      </w:tr>
      <w:tr w:rsidR="000121B5" w14:paraId="697D29B1" w14:textId="77777777">
        <w:tc>
          <w:tcPr>
            <w:tcW w:w="798" w:type="pct"/>
            <w:vMerge/>
            <w:shd w:val="clear" w:color="auto" w:fill="auto"/>
            <w:hideMark/>
          </w:tcPr>
          <w:p w14:paraId="5FACBF33" w14:textId="77777777" w:rsidR="0048633D" w:rsidRPr="00774580" w:rsidRDefault="0048633D" w:rsidP="007E2963">
            <w:pPr>
              <w:spacing w:after="60"/>
              <w:rPr>
                <w:sz w:val="20"/>
                <w:szCs w:val="20"/>
              </w:rPr>
            </w:pPr>
          </w:p>
        </w:tc>
        <w:tc>
          <w:tcPr>
            <w:tcW w:w="734" w:type="pct"/>
            <w:shd w:val="clear" w:color="auto" w:fill="auto"/>
            <w:hideMark/>
          </w:tcPr>
          <w:p w14:paraId="012FDF92" w14:textId="77777777" w:rsidR="0048633D" w:rsidRPr="00774580" w:rsidRDefault="006B7357" w:rsidP="00F627AB">
            <w:pPr>
              <w:pStyle w:val="TableCellLeft10pt"/>
              <w:keepNext w:val="0"/>
            </w:pPr>
            <w:r w:rsidRPr="00774580">
              <w:t>Grade 2, 3 or 4</w:t>
            </w:r>
          </w:p>
        </w:tc>
        <w:tc>
          <w:tcPr>
            <w:tcW w:w="795" w:type="pct"/>
            <w:shd w:val="clear" w:color="auto" w:fill="auto"/>
            <w:hideMark/>
          </w:tcPr>
          <w:p w14:paraId="24A0A7ED" w14:textId="77777777" w:rsidR="0048633D" w:rsidRPr="00774580" w:rsidRDefault="006B7357" w:rsidP="00F627AB">
            <w:pPr>
              <w:pStyle w:val="TableCellLeft10pt"/>
              <w:keepNext w:val="0"/>
            </w:pPr>
            <w:r w:rsidRPr="00774580">
              <w:t>Permanently discontinue</w:t>
            </w:r>
          </w:p>
        </w:tc>
        <w:tc>
          <w:tcPr>
            <w:tcW w:w="1008" w:type="pct"/>
            <w:vMerge/>
            <w:shd w:val="clear" w:color="auto" w:fill="auto"/>
            <w:hideMark/>
          </w:tcPr>
          <w:p w14:paraId="4256F84E" w14:textId="77777777" w:rsidR="0048633D" w:rsidRPr="000833CE" w:rsidRDefault="0048633D" w:rsidP="007E2963">
            <w:pPr>
              <w:pStyle w:val="ListBullet"/>
              <w:numPr>
                <w:ilvl w:val="0"/>
                <w:numId w:val="0"/>
              </w:numPr>
              <w:spacing w:after="60"/>
              <w:ind w:left="245" w:hanging="245"/>
              <w:rPr>
                <w:sz w:val="20"/>
                <w:szCs w:val="16"/>
              </w:rPr>
            </w:pPr>
          </w:p>
        </w:tc>
        <w:tc>
          <w:tcPr>
            <w:tcW w:w="1665" w:type="pct"/>
            <w:vMerge/>
            <w:shd w:val="clear" w:color="auto" w:fill="auto"/>
            <w:hideMark/>
          </w:tcPr>
          <w:p w14:paraId="1D809913" w14:textId="77777777" w:rsidR="0048633D" w:rsidRPr="000833CE" w:rsidRDefault="0048633D" w:rsidP="007E2963">
            <w:pPr>
              <w:pStyle w:val="ListBullet"/>
              <w:numPr>
                <w:ilvl w:val="0"/>
                <w:numId w:val="0"/>
              </w:numPr>
              <w:spacing w:after="60"/>
              <w:ind w:left="245" w:hanging="245"/>
              <w:rPr>
                <w:sz w:val="20"/>
                <w:szCs w:val="16"/>
              </w:rPr>
            </w:pPr>
          </w:p>
        </w:tc>
      </w:tr>
      <w:tr w:rsidR="000121B5" w14:paraId="63FF684B" w14:textId="77777777">
        <w:tc>
          <w:tcPr>
            <w:tcW w:w="798" w:type="pct"/>
            <w:vMerge w:val="restart"/>
            <w:shd w:val="clear" w:color="auto" w:fill="auto"/>
          </w:tcPr>
          <w:p w14:paraId="01B5698F" w14:textId="77777777" w:rsidR="0048633D" w:rsidRPr="00774580" w:rsidRDefault="006B7357" w:rsidP="00F627AB">
            <w:pPr>
              <w:pStyle w:val="TableCellLeft10pt"/>
              <w:keepNext w:val="0"/>
            </w:pPr>
            <w:r w:rsidRPr="00774580">
              <w:t>Exfoliative Dermatologic Conditions</w:t>
            </w:r>
          </w:p>
        </w:tc>
        <w:tc>
          <w:tcPr>
            <w:tcW w:w="734" w:type="pct"/>
            <w:shd w:val="clear" w:color="auto" w:fill="auto"/>
          </w:tcPr>
          <w:p w14:paraId="279F48E6" w14:textId="77777777" w:rsidR="0048633D" w:rsidRPr="00774580" w:rsidRDefault="006B7357" w:rsidP="004551D7">
            <w:pPr>
              <w:pStyle w:val="TableCellLeft10pt"/>
            </w:pPr>
            <w:r w:rsidRPr="00774580">
              <w:t>Suspected SJS, TEN, or DRESS</w:t>
            </w:r>
          </w:p>
        </w:tc>
        <w:tc>
          <w:tcPr>
            <w:tcW w:w="795" w:type="pct"/>
            <w:shd w:val="clear" w:color="auto" w:fill="auto"/>
          </w:tcPr>
          <w:p w14:paraId="24BC7102" w14:textId="77777777" w:rsidR="0048633D" w:rsidRPr="00774580" w:rsidRDefault="006B7357" w:rsidP="004551D7">
            <w:pPr>
              <w:pStyle w:val="TableCellLeft10pt"/>
            </w:pPr>
            <w:r w:rsidRPr="00774580">
              <w:t>Withhold</w:t>
            </w:r>
          </w:p>
        </w:tc>
        <w:tc>
          <w:tcPr>
            <w:tcW w:w="1008" w:type="pct"/>
            <w:vMerge w:val="restart"/>
            <w:shd w:val="clear" w:color="auto" w:fill="auto"/>
          </w:tcPr>
          <w:p w14:paraId="6C480ED9" w14:textId="60EEFE29" w:rsidR="0048633D" w:rsidRPr="000833CE" w:rsidRDefault="0070423F" w:rsidP="004551D7">
            <w:pPr>
              <w:pStyle w:val="TableListBullet10pt"/>
            </w:pPr>
            <w:del w:id="2191" w:author="Powell, Deana" w:date="2023-10-19T15:28:00Z">
              <w:r w:rsidRPr="0070423F">
                <w:rPr>
                  <w:szCs w:val="20"/>
                </w:rPr>
                <w:sym w:font="Symbol" w:char="F0B7"/>
              </w:r>
              <w:r w:rsidRPr="0070423F">
                <w:rPr>
                  <w:szCs w:val="20"/>
                </w:rPr>
                <w:delText>   </w:delText>
              </w:r>
            </w:del>
            <w:r w:rsidR="006B7357" w:rsidRPr="000833CE">
              <w:t>Based on severity of AE administer corticosteroids</w:t>
            </w:r>
          </w:p>
        </w:tc>
        <w:tc>
          <w:tcPr>
            <w:tcW w:w="1665" w:type="pct"/>
            <w:vMerge w:val="restart"/>
            <w:shd w:val="clear" w:color="auto" w:fill="auto"/>
          </w:tcPr>
          <w:p w14:paraId="236E92B8" w14:textId="4B996062" w:rsidR="0048633D" w:rsidRPr="000833CE" w:rsidRDefault="0070423F" w:rsidP="004551D7">
            <w:pPr>
              <w:pStyle w:val="TableListBullet10pt"/>
            </w:pPr>
            <w:del w:id="2192" w:author="Powell, Deana" w:date="2023-10-19T15:28:00Z">
              <w:r w:rsidRPr="0070423F">
                <w:rPr>
                  <w:szCs w:val="20"/>
                </w:rPr>
                <w:sym w:font="Symbol" w:char="F0B7"/>
              </w:r>
              <w:r w:rsidRPr="0070423F">
                <w:rPr>
                  <w:szCs w:val="20"/>
                </w:rPr>
                <w:delText>   </w:delText>
              </w:r>
            </w:del>
            <w:r w:rsidR="006B7357" w:rsidRPr="000833CE">
              <w:t>Ensure adequate evaluation to confirm etiology or exclude other causes</w:t>
            </w:r>
          </w:p>
        </w:tc>
      </w:tr>
      <w:tr w:rsidR="000121B5" w14:paraId="4D91918D" w14:textId="77777777">
        <w:tc>
          <w:tcPr>
            <w:tcW w:w="798" w:type="pct"/>
            <w:vMerge/>
            <w:shd w:val="clear" w:color="auto" w:fill="auto"/>
          </w:tcPr>
          <w:p w14:paraId="58510213" w14:textId="77777777" w:rsidR="0048633D" w:rsidRPr="00774580" w:rsidRDefault="0048633D" w:rsidP="007E2963">
            <w:pPr>
              <w:spacing w:after="60"/>
              <w:rPr>
                <w:sz w:val="20"/>
                <w:szCs w:val="20"/>
              </w:rPr>
            </w:pPr>
          </w:p>
        </w:tc>
        <w:tc>
          <w:tcPr>
            <w:tcW w:w="734" w:type="pct"/>
            <w:shd w:val="clear" w:color="auto" w:fill="auto"/>
          </w:tcPr>
          <w:p w14:paraId="36C98445" w14:textId="77777777" w:rsidR="0048633D" w:rsidRPr="00774580" w:rsidRDefault="006B7357" w:rsidP="00F627AB">
            <w:pPr>
              <w:pStyle w:val="TableCellLeft10pt"/>
              <w:keepNext w:val="0"/>
            </w:pPr>
            <w:r w:rsidRPr="00774580">
              <w:t>Confirmed SJS, TEN, or DRESS</w:t>
            </w:r>
          </w:p>
        </w:tc>
        <w:tc>
          <w:tcPr>
            <w:tcW w:w="795" w:type="pct"/>
            <w:shd w:val="clear" w:color="auto" w:fill="auto"/>
          </w:tcPr>
          <w:p w14:paraId="6BE41E16" w14:textId="77777777" w:rsidR="0048633D" w:rsidRPr="00774580" w:rsidRDefault="006B7357" w:rsidP="00F627AB">
            <w:pPr>
              <w:pStyle w:val="TableCellLeft10pt"/>
              <w:keepNext w:val="0"/>
            </w:pPr>
            <w:r w:rsidRPr="00774580">
              <w:t>Permanently discontinue</w:t>
            </w:r>
          </w:p>
        </w:tc>
        <w:tc>
          <w:tcPr>
            <w:tcW w:w="1008" w:type="pct"/>
            <w:vMerge/>
            <w:shd w:val="clear" w:color="auto" w:fill="auto"/>
          </w:tcPr>
          <w:p w14:paraId="296315B9" w14:textId="77777777" w:rsidR="0048633D" w:rsidRPr="000833CE" w:rsidRDefault="0048633D" w:rsidP="007E2963">
            <w:pPr>
              <w:pStyle w:val="ListBullet"/>
              <w:numPr>
                <w:ilvl w:val="0"/>
                <w:numId w:val="0"/>
              </w:numPr>
              <w:spacing w:after="60"/>
              <w:ind w:left="245" w:hanging="245"/>
              <w:rPr>
                <w:sz w:val="20"/>
                <w:szCs w:val="16"/>
              </w:rPr>
            </w:pPr>
          </w:p>
        </w:tc>
        <w:tc>
          <w:tcPr>
            <w:tcW w:w="1665" w:type="pct"/>
            <w:vMerge/>
            <w:shd w:val="clear" w:color="auto" w:fill="auto"/>
          </w:tcPr>
          <w:p w14:paraId="59452B0E" w14:textId="77777777" w:rsidR="0048633D" w:rsidRPr="000833CE" w:rsidRDefault="0048633D" w:rsidP="007E2963">
            <w:pPr>
              <w:pStyle w:val="ListBullet"/>
              <w:numPr>
                <w:ilvl w:val="0"/>
                <w:numId w:val="0"/>
              </w:numPr>
              <w:spacing w:after="60"/>
              <w:ind w:left="245" w:hanging="245"/>
              <w:rPr>
                <w:sz w:val="20"/>
                <w:szCs w:val="16"/>
              </w:rPr>
            </w:pPr>
          </w:p>
        </w:tc>
      </w:tr>
      <w:tr w:rsidR="000121B5" w14:paraId="4A54179E" w14:textId="77777777">
        <w:tc>
          <w:tcPr>
            <w:tcW w:w="798" w:type="pct"/>
            <w:vMerge w:val="restart"/>
            <w:shd w:val="clear" w:color="auto" w:fill="auto"/>
            <w:hideMark/>
          </w:tcPr>
          <w:p w14:paraId="6489A36A" w14:textId="77777777" w:rsidR="0048633D" w:rsidRPr="00774580" w:rsidRDefault="006B7357" w:rsidP="008B1446">
            <w:pPr>
              <w:pStyle w:val="TableCellLeft10pt"/>
            </w:pPr>
            <w:r w:rsidRPr="00774580">
              <w:t>All Other irAEs</w:t>
            </w:r>
          </w:p>
        </w:tc>
        <w:tc>
          <w:tcPr>
            <w:tcW w:w="734" w:type="pct"/>
            <w:shd w:val="clear" w:color="auto" w:fill="auto"/>
            <w:hideMark/>
          </w:tcPr>
          <w:p w14:paraId="0F4F0781" w14:textId="77777777" w:rsidR="0048633D" w:rsidRPr="00774580" w:rsidRDefault="006B7357" w:rsidP="0002776E">
            <w:pPr>
              <w:pStyle w:val="TableCellLeft10pt"/>
            </w:pPr>
            <w:r w:rsidRPr="00774580">
              <w:t>Persistent</w:t>
            </w:r>
            <w:r w:rsidRPr="00774580">
              <w:rPr>
                <w:spacing w:val="-22"/>
              </w:rPr>
              <w:t xml:space="preserve"> </w:t>
            </w:r>
            <w:r w:rsidRPr="00774580">
              <w:t>Grade</w:t>
            </w:r>
            <w:r w:rsidRPr="00774580">
              <w:rPr>
                <w:spacing w:val="-22"/>
              </w:rPr>
              <w:t xml:space="preserve"> </w:t>
            </w:r>
            <w:r w:rsidRPr="00774580">
              <w:t>2</w:t>
            </w:r>
          </w:p>
        </w:tc>
        <w:tc>
          <w:tcPr>
            <w:tcW w:w="795" w:type="pct"/>
            <w:shd w:val="clear" w:color="auto" w:fill="auto"/>
            <w:hideMark/>
          </w:tcPr>
          <w:p w14:paraId="65DFAC37" w14:textId="77777777" w:rsidR="0048633D" w:rsidRPr="00774580" w:rsidRDefault="006B7357" w:rsidP="0002776E">
            <w:pPr>
              <w:pStyle w:val="TableCellLeft10pt"/>
            </w:pPr>
            <w:r w:rsidRPr="00774580">
              <w:t>Withhold</w:t>
            </w:r>
          </w:p>
        </w:tc>
        <w:tc>
          <w:tcPr>
            <w:tcW w:w="1008" w:type="pct"/>
            <w:vMerge w:val="restart"/>
            <w:shd w:val="clear" w:color="auto" w:fill="auto"/>
            <w:hideMark/>
          </w:tcPr>
          <w:p w14:paraId="50DE9757" w14:textId="5613623F" w:rsidR="0048633D" w:rsidRPr="000833CE" w:rsidRDefault="0070423F" w:rsidP="00904A0E">
            <w:pPr>
              <w:pStyle w:val="TableListBullet10pt"/>
            </w:pPr>
            <w:del w:id="2193" w:author="Powell, Deana" w:date="2023-10-19T15:28:00Z">
              <w:r w:rsidRPr="0070423F">
                <w:rPr>
                  <w:szCs w:val="20"/>
                </w:rPr>
                <w:sym w:font="Symbol" w:char="F0B7"/>
              </w:r>
              <w:r w:rsidRPr="0070423F">
                <w:rPr>
                  <w:szCs w:val="20"/>
                </w:rPr>
                <w:delText>   </w:delText>
              </w:r>
            </w:del>
            <w:r w:rsidR="006B7357" w:rsidRPr="000833CE">
              <w:t>Based on severity of AE administer corticosteroids</w:t>
            </w:r>
          </w:p>
        </w:tc>
        <w:tc>
          <w:tcPr>
            <w:tcW w:w="1665" w:type="pct"/>
            <w:vMerge w:val="restart"/>
            <w:shd w:val="clear" w:color="auto" w:fill="auto"/>
            <w:hideMark/>
          </w:tcPr>
          <w:p w14:paraId="0660CAE3" w14:textId="40ACF223" w:rsidR="0048633D" w:rsidRPr="000833CE" w:rsidRDefault="0070423F" w:rsidP="00904A0E">
            <w:pPr>
              <w:pStyle w:val="TableListBullet10pt"/>
            </w:pPr>
            <w:del w:id="2194" w:author="Powell, Deana" w:date="2023-10-19T15:28:00Z">
              <w:r w:rsidRPr="0070423F">
                <w:rPr>
                  <w:szCs w:val="20"/>
                </w:rPr>
                <w:sym w:font="Symbol" w:char="F0B7"/>
              </w:r>
              <w:r w:rsidRPr="0070423F">
                <w:rPr>
                  <w:szCs w:val="20"/>
                </w:rPr>
                <w:delText>   </w:delText>
              </w:r>
            </w:del>
            <w:r w:rsidR="006B7357" w:rsidRPr="000833CE">
              <w:t>Ensure adequate evaluation to confirm etiology or exclude other causes</w:t>
            </w:r>
          </w:p>
        </w:tc>
      </w:tr>
      <w:tr w:rsidR="000121B5" w14:paraId="501585E2" w14:textId="77777777">
        <w:tc>
          <w:tcPr>
            <w:tcW w:w="798" w:type="pct"/>
            <w:vMerge/>
            <w:shd w:val="clear" w:color="auto" w:fill="auto"/>
            <w:hideMark/>
          </w:tcPr>
          <w:p w14:paraId="171AE83C" w14:textId="77777777" w:rsidR="0048633D" w:rsidRPr="00774580" w:rsidRDefault="0048633D" w:rsidP="007E2963">
            <w:pPr>
              <w:spacing w:after="60"/>
              <w:rPr>
                <w:sz w:val="20"/>
                <w:szCs w:val="20"/>
              </w:rPr>
            </w:pPr>
          </w:p>
        </w:tc>
        <w:tc>
          <w:tcPr>
            <w:tcW w:w="734" w:type="pct"/>
            <w:shd w:val="clear" w:color="auto" w:fill="auto"/>
            <w:hideMark/>
          </w:tcPr>
          <w:p w14:paraId="7E4C057C" w14:textId="77777777" w:rsidR="0048633D" w:rsidRPr="00774580" w:rsidRDefault="006B7357" w:rsidP="008B1446">
            <w:pPr>
              <w:pStyle w:val="TableCellLeft10pt"/>
            </w:pPr>
            <w:r w:rsidRPr="00774580">
              <w:t>Grade 3</w:t>
            </w:r>
          </w:p>
        </w:tc>
        <w:tc>
          <w:tcPr>
            <w:tcW w:w="795" w:type="pct"/>
            <w:shd w:val="clear" w:color="auto" w:fill="auto"/>
            <w:hideMark/>
          </w:tcPr>
          <w:p w14:paraId="457B4F05" w14:textId="45D20E18" w:rsidR="0048633D" w:rsidRPr="00774580" w:rsidRDefault="006B7357" w:rsidP="008B1446">
            <w:pPr>
              <w:pStyle w:val="TableCellLeft10pt"/>
            </w:pPr>
            <w:r w:rsidRPr="00774580">
              <w:t xml:space="preserve">Withhold or discontinue based on the </w:t>
            </w:r>
            <w:del w:id="2195" w:author="Powell, Deana" w:date="2023-10-19T15:28:00Z">
              <w:r w:rsidR="0070423F" w:rsidRPr="0070423F">
                <w:rPr>
                  <w:szCs w:val="20"/>
                </w:rPr>
                <w:delText xml:space="preserve">event </w:delText>
              </w:r>
              <w:r w:rsidR="0070423F" w:rsidRPr="0070423F">
                <w:rPr>
                  <w:szCs w:val="20"/>
                  <w:vertAlign w:val="superscript"/>
                </w:rPr>
                <w:delText>e</w:delText>
              </w:r>
              <w:r w:rsidR="0070423F" w:rsidRPr="0070423F">
                <w:rPr>
                  <w:szCs w:val="20"/>
                </w:rPr>
                <w:delText xml:space="preserve"> </w:delText>
              </w:r>
            </w:del>
            <w:ins w:id="2196" w:author="Powell, Deana" w:date="2023-10-19T15:28:00Z">
              <w:r w:rsidRPr="00774580">
                <w:t>event</w:t>
              </w:r>
              <w:r w:rsidRPr="00774580">
                <w:rPr>
                  <w:vertAlign w:val="superscript"/>
                </w:rPr>
                <w:t>e</w:t>
              </w:r>
            </w:ins>
          </w:p>
        </w:tc>
        <w:tc>
          <w:tcPr>
            <w:tcW w:w="1008" w:type="pct"/>
            <w:vMerge/>
            <w:shd w:val="clear" w:color="auto" w:fill="auto"/>
            <w:hideMark/>
          </w:tcPr>
          <w:p w14:paraId="26935F17" w14:textId="77777777" w:rsidR="0048633D" w:rsidRPr="00774580" w:rsidRDefault="0048633D" w:rsidP="007E2963">
            <w:pPr>
              <w:spacing w:after="60"/>
              <w:rPr>
                <w:rFonts w:eastAsia="Arial Unicode MS"/>
                <w:sz w:val="20"/>
                <w:szCs w:val="20"/>
              </w:rPr>
            </w:pPr>
          </w:p>
        </w:tc>
        <w:tc>
          <w:tcPr>
            <w:tcW w:w="1665" w:type="pct"/>
            <w:vMerge/>
            <w:shd w:val="clear" w:color="auto" w:fill="auto"/>
            <w:hideMark/>
          </w:tcPr>
          <w:p w14:paraId="7EB3BAE3" w14:textId="77777777" w:rsidR="0048633D" w:rsidRPr="00774580" w:rsidRDefault="0048633D" w:rsidP="007E2963">
            <w:pPr>
              <w:spacing w:after="60"/>
              <w:rPr>
                <w:rFonts w:eastAsia="Arial Unicode MS"/>
                <w:sz w:val="20"/>
                <w:szCs w:val="20"/>
              </w:rPr>
            </w:pPr>
          </w:p>
        </w:tc>
      </w:tr>
      <w:tr w:rsidR="000121B5" w14:paraId="296EE642" w14:textId="77777777">
        <w:tc>
          <w:tcPr>
            <w:tcW w:w="798" w:type="pct"/>
            <w:vMerge/>
            <w:shd w:val="clear" w:color="auto" w:fill="auto"/>
            <w:hideMark/>
          </w:tcPr>
          <w:p w14:paraId="64BE0CD6" w14:textId="77777777" w:rsidR="0048633D" w:rsidRPr="00774580" w:rsidRDefault="0048633D" w:rsidP="007E2963">
            <w:pPr>
              <w:spacing w:after="60"/>
              <w:rPr>
                <w:sz w:val="20"/>
                <w:szCs w:val="20"/>
              </w:rPr>
            </w:pPr>
          </w:p>
        </w:tc>
        <w:tc>
          <w:tcPr>
            <w:tcW w:w="734" w:type="pct"/>
            <w:shd w:val="clear" w:color="auto" w:fill="auto"/>
            <w:hideMark/>
          </w:tcPr>
          <w:p w14:paraId="69FF507F" w14:textId="77777777" w:rsidR="0048633D" w:rsidRPr="00774580" w:rsidRDefault="006B7357" w:rsidP="008B1446">
            <w:pPr>
              <w:pStyle w:val="TableCellLeft10pt"/>
            </w:pPr>
            <w:r w:rsidRPr="00774580">
              <w:t>Recurrent Grade 3 or Grade 4</w:t>
            </w:r>
          </w:p>
        </w:tc>
        <w:tc>
          <w:tcPr>
            <w:tcW w:w="795" w:type="pct"/>
            <w:shd w:val="clear" w:color="auto" w:fill="auto"/>
            <w:hideMark/>
          </w:tcPr>
          <w:p w14:paraId="02C0016A" w14:textId="77777777" w:rsidR="0048633D" w:rsidRPr="00774580" w:rsidRDefault="006B7357" w:rsidP="008B1446">
            <w:pPr>
              <w:pStyle w:val="TableCellLeft10pt"/>
            </w:pPr>
            <w:r w:rsidRPr="00774580">
              <w:t>Permanently discontinue</w:t>
            </w:r>
          </w:p>
        </w:tc>
        <w:tc>
          <w:tcPr>
            <w:tcW w:w="1008" w:type="pct"/>
            <w:vMerge/>
            <w:shd w:val="clear" w:color="auto" w:fill="auto"/>
            <w:hideMark/>
          </w:tcPr>
          <w:p w14:paraId="1B02FADB" w14:textId="77777777" w:rsidR="0048633D" w:rsidRPr="00774580" w:rsidRDefault="0048633D" w:rsidP="007E2963">
            <w:pPr>
              <w:spacing w:after="60"/>
              <w:rPr>
                <w:rFonts w:eastAsia="Arial Unicode MS"/>
                <w:sz w:val="20"/>
                <w:szCs w:val="20"/>
              </w:rPr>
            </w:pPr>
          </w:p>
        </w:tc>
        <w:tc>
          <w:tcPr>
            <w:tcW w:w="1665" w:type="pct"/>
            <w:vMerge/>
            <w:shd w:val="clear" w:color="auto" w:fill="auto"/>
            <w:hideMark/>
          </w:tcPr>
          <w:p w14:paraId="5C5E51A4" w14:textId="77777777" w:rsidR="0048633D" w:rsidRPr="00774580" w:rsidRDefault="0048633D" w:rsidP="007E2963">
            <w:pPr>
              <w:spacing w:after="60"/>
              <w:rPr>
                <w:rFonts w:eastAsia="Arial Unicode MS"/>
                <w:sz w:val="20"/>
                <w:szCs w:val="20"/>
              </w:rPr>
            </w:pPr>
          </w:p>
        </w:tc>
      </w:tr>
      <w:tr w:rsidR="000121B5" w14:paraId="72981DB8" w14:textId="77777777">
        <w:tc>
          <w:tcPr>
            <w:tcW w:w="5000" w:type="pct"/>
            <w:gridSpan w:val="5"/>
            <w:shd w:val="clear" w:color="auto" w:fill="auto"/>
          </w:tcPr>
          <w:p w14:paraId="1E84381D" w14:textId="77777777" w:rsidR="0048633D" w:rsidRPr="009A0A0F" w:rsidRDefault="006B7357" w:rsidP="00FB2AF8">
            <w:pPr>
              <w:pStyle w:val="TableNote9pt"/>
            </w:pPr>
            <w:r>
              <w:rPr>
                <w:sz w:val="20"/>
                <w:szCs w:val="20"/>
              </w:rPr>
              <w:tab/>
            </w:r>
            <w:r w:rsidRPr="009A0A0F">
              <w:t>AE(s)=adverse event(s); ALT=alanine aminotransferase; AST=aspartate aminotransferase; CTCAE=Common Terminology Criteria for Adverse Events; DRESS=Drug Rash with Eosinophilia and Systemic Symptom; GI=gastrointestinal; IO=immuno-oncology; ir=immune related; IV=intravenous; SJS=Stevens-Johnson Syndrome; T1DM=type 1 diabetes mellitus; TEN=Toxic Epidermal Necrolysis; ULN=upper limit of normal.</w:t>
            </w:r>
          </w:p>
          <w:p w14:paraId="5169649C" w14:textId="77777777" w:rsidR="0048633D" w:rsidRPr="005C4A9E" w:rsidRDefault="006B7357" w:rsidP="00FB2AF8">
            <w:pPr>
              <w:pStyle w:val="TableNote9pt"/>
              <w:rPr>
                <w:b/>
                <w:bCs/>
                <w:sz w:val="20"/>
              </w:rPr>
            </w:pPr>
            <w:r>
              <w:rPr>
                <w:b/>
                <w:bCs/>
                <w:sz w:val="20"/>
              </w:rPr>
              <w:tab/>
            </w:r>
            <w:r w:rsidRPr="005C4A9E">
              <w:rPr>
                <w:b/>
                <w:bCs/>
                <w:sz w:val="20"/>
              </w:rPr>
              <w:t>Note: Non-irAE will be managed as appropriate, following clinical practice recommendations.</w:t>
            </w:r>
          </w:p>
          <w:p w14:paraId="534597BA" w14:textId="12B0DA0F" w:rsidR="0048633D" w:rsidRPr="002D3AAB" w:rsidRDefault="006B7357" w:rsidP="007455EC">
            <w:pPr>
              <w:pStyle w:val="TableNote9pt"/>
            </w:pPr>
            <w:r w:rsidRPr="00B256CF">
              <w:rPr>
                <w:sz w:val="22"/>
                <w:szCs w:val="56"/>
                <w:vertAlign w:val="superscript"/>
              </w:rPr>
              <w:t>a</w:t>
            </w:r>
            <w:r>
              <w:tab/>
            </w:r>
            <w:r w:rsidRPr="002D3AAB">
              <w:t xml:space="preserve">AST/ALT: &gt;3.0 </w:t>
            </w:r>
            <w:del w:id="2197" w:author="Powell, Deana" w:date="2023-10-19T15:28:00Z">
              <w:r w:rsidR="0070423F" w:rsidRPr="0070423F">
                <w:delText>to5</w:delText>
              </w:r>
            </w:del>
            <w:ins w:id="2198" w:author="Powell, Deana" w:date="2023-10-19T15:28:00Z">
              <w:r w:rsidRPr="002D3AAB">
                <w:t>to</w:t>
              </w:r>
              <w:r>
                <w:t xml:space="preserve"> </w:t>
              </w:r>
              <w:r w:rsidRPr="002D3AAB">
                <w:t>5</w:t>
              </w:r>
            </w:ins>
            <w:r w:rsidRPr="002D3AAB">
              <w:t xml:space="preserve">.0 </w:t>
            </w:r>
            <w:del w:id="2199" w:author="Powell, Deana" w:date="2023-10-19T15:28:00Z">
              <w:r w:rsidR="0070423F" w:rsidRPr="0070423F">
                <w:delText>x</w:delText>
              </w:r>
            </w:del>
            <w:ins w:id="2200" w:author="Powell, Deana" w:date="2023-10-19T15:28:00Z">
              <w:r>
                <w:t>×</w:t>
              </w:r>
            </w:ins>
            <w:r w:rsidRPr="002D3AAB">
              <w:t xml:space="preserve"> ULN if baseline normal; &gt;3.0 to 5.0 </w:t>
            </w:r>
            <w:del w:id="2201" w:author="Powell, Deana" w:date="2023-10-19T15:28:00Z">
              <w:r w:rsidR="0070423F" w:rsidRPr="0070423F">
                <w:delText>x</w:delText>
              </w:r>
            </w:del>
            <w:ins w:id="2202" w:author="Powell, Deana" w:date="2023-10-19T15:28:00Z">
              <w:r>
                <w:t>×</w:t>
              </w:r>
            </w:ins>
            <w:r w:rsidRPr="002D3AAB">
              <w:t xml:space="preserve"> baseline, if baseline abnormal;</w:t>
            </w:r>
            <w:r w:rsidRPr="002D3AAB">
              <w:br/>
              <w:t xml:space="preserve">bilirubin:&gt;1.5 to 3.0 </w:t>
            </w:r>
            <w:del w:id="2203" w:author="Powell, Deana" w:date="2023-10-19T15:28:00Z">
              <w:r w:rsidR="0070423F" w:rsidRPr="0070423F">
                <w:delText>x</w:delText>
              </w:r>
            </w:del>
            <w:ins w:id="2204" w:author="Powell, Deana" w:date="2023-10-19T15:28:00Z">
              <w:r>
                <w:t>×</w:t>
              </w:r>
            </w:ins>
            <w:r w:rsidRPr="002D3AAB">
              <w:t xml:space="preserve"> ULN if baseline normal; &gt;1.5 to 3.0 </w:t>
            </w:r>
            <w:del w:id="2205" w:author="Powell, Deana" w:date="2023-10-19T15:28:00Z">
              <w:r w:rsidR="0070423F" w:rsidRPr="0070423F">
                <w:delText>x</w:delText>
              </w:r>
            </w:del>
            <w:ins w:id="2206" w:author="Powell, Deana" w:date="2023-10-19T15:28:00Z">
              <w:r>
                <w:t>×</w:t>
              </w:r>
            </w:ins>
            <w:r w:rsidRPr="002D3AAB">
              <w:t xml:space="preserve"> baseline if baseline abnormal</w:t>
            </w:r>
          </w:p>
          <w:p w14:paraId="2FDA995B" w14:textId="2E00E53A" w:rsidR="0048633D" w:rsidRPr="002D3AAB" w:rsidRDefault="006B7357" w:rsidP="007455EC">
            <w:pPr>
              <w:pStyle w:val="TableNote9pt"/>
            </w:pPr>
            <w:r w:rsidRPr="009320E0">
              <w:rPr>
                <w:sz w:val="22"/>
                <w:szCs w:val="56"/>
                <w:vertAlign w:val="superscript"/>
              </w:rPr>
              <w:t>b</w:t>
            </w:r>
            <w:r>
              <w:tab/>
            </w:r>
            <w:r w:rsidRPr="002D3AAB">
              <w:t xml:space="preserve">AST/ALT: &gt;5.0 to 20.0 </w:t>
            </w:r>
            <w:del w:id="2207" w:author="Powell, Deana" w:date="2023-10-19T15:28:00Z">
              <w:r w:rsidR="0070423F" w:rsidRPr="0070423F">
                <w:delText>x</w:delText>
              </w:r>
            </w:del>
            <w:ins w:id="2208" w:author="Powell, Deana" w:date="2023-10-19T15:28:00Z">
              <w:r>
                <w:t>×</w:t>
              </w:r>
            </w:ins>
            <w:r w:rsidRPr="002D3AAB">
              <w:t xml:space="preserve"> ULN, if baseline normal; &gt;5.0 to 20.0 </w:t>
            </w:r>
            <w:del w:id="2209" w:author="Powell, Deana" w:date="2023-10-19T15:28:00Z">
              <w:r w:rsidR="0070423F" w:rsidRPr="0070423F">
                <w:delText>x</w:delText>
              </w:r>
            </w:del>
            <w:ins w:id="2210" w:author="Powell, Deana" w:date="2023-10-19T15:28:00Z">
              <w:r>
                <w:t>×</w:t>
              </w:r>
            </w:ins>
            <w:r w:rsidRPr="002D3AAB">
              <w:t xml:space="preserve"> baseline, if baseline abnormal; bilirubin:&gt;3.0 to 10.0 </w:t>
            </w:r>
            <w:del w:id="2211" w:author="Powell, Deana" w:date="2023-10-19T15:28:00Z">
              <w:r w:rsidR="0070423F" w:rsidRPr="0070423F">
                <w:delText>x</w:delText>
              </w:r>
            </w:del>
            <w:ins w:id="2212" w:author="Powell, Deana" w:date="2023-10-19T15:28:00Z">
              <w:r>
                <w:t>×</w:t>
              </w:r>
            </w:ins>
            <w:r w:rsidRPr="002D3AAB">
              <w:t xml:space="preserve"> ULN if baseline normal; &gt;3.0 to 10.0 </w:t>
            </w:r>
            <w:del w:id="2213" w:author="Powell, Deana" w:date="2023-10-19T15:28:00Z">
              <w:r w:rsidR="0070423F" w:rsidRPr="0070423F">
                <w:delText>x</w:delText>
              </w:r>
            </w:del>
            <w:ins w:id="2214" w:author="Powell, Deana" w:date="2023-10-19T15:28:00Z">
              <w:r>
                <w:t>×</w:t>
              </w:r>
            </w:ins>
            <w:r w:rsidRPr="002D3AAB">
              <w:t xml:space="preserve"> baseline if baseline abnormal</w:t>
            </w:r>
          </w:p>
          <w:p w14:paraId="703A0947" w14:textId="6BDB43E7" w:rsidR="0048633D" w:rsidRPr="002D3AAB" w:rsidRDefault="006B7357" w:rsidP="007455EC">
            <w:pPr>
              <w:pStyle w:val="TableNote9pt"/>
            </w:pPr>
            <w:r w:rsidRPr="00195919">
              <w:rPr>
                <w:sz w:val="22"/>
                <w:szCs w:val="56"/>
                <w:vertAlign w:val="superscript"/>
              </w:rPr>
              <w:t>c</w:t>
            </w:r>
            <w:r>
              <w:tab/>
            </w:r>
            <w:r w:rsidRPr="002D3AAB">
              <w:t xml:space="preserve">AST/ALT: &gt;20.0 </w:t>
            </w:r>
            <w:del w:id="2215" w:author="Powell, Deana" w:date="2023-10-19T15:28:00Z">
              <w:r w:rsidR="0070423F" w:rsidRPr="0070423F">
                <w:delText>x</w:delText>
              </w:r>
            </w:del>
            <w:ins w:id="2216" w:author="Powell, Deana" w:date="2023-10-19T15:28:00Z">
              <w:r>
                <w:t>×</w:t>
              </w:r>
            </w:ins>
            <w:r w:rsidRPr="002D3AAB">
              <w:t xml:space="preserve"> ULN, if baseline normal; &gt;20.0 </w:t>
            </w:r>
            <w:del w:id="2217" w:author="Powell, Deana" w:date="2023-10-19T15:28:00Z">
              <w:r w:rsidR="0070423F" w:rsidRPr="0070423F">
                <w:delText>x</w:delText>
              </w:r>
            </w:del>
            <w:ins w:id="2218" w:author="Powell, Deana" w:date="2023-10-19T15:28:00Z">
              <w:r>
                <w:t>×</w:t>
              </w:r>
            </w:ins>
            <w:r w:rsidRPr="002D3AAB">
              <w:t xml:space="preserve"> baseline, if baseline abnormal; </w:t>
            </w:r>
            <w:r w:rsidRPr="002D3AAB">
              <w:br/>
              <w:t>bilirubin: &gt;10.0 </w:t>
            </w:r>
            <w:del w:id="2219" w:author="Powell, Deana" w:date="2023-10-19T15:28:00Z">
              <w:r w:rsidR="0070423F" w:rsidRPr="0070423F">
                <w:delText>x</w:delText>
              </w:r>
            </w:del>
            <w:ins w:id="2220" w:author="Powell, Deana" w:date="2023-10-19T15:28:00Z">
              <w:r>
                <w:t>×</w:t>
              </w:r>
            </w:ins>
            <w:r w:rsidRPr="002D3AAB">
              <w:t xml:space="preserve"> ULN if baseline normal; &gt;10.0 </w:t>
            </w:r>
            <w:del w:id="2221" w:author="Powell, Deana" w:date="2023-10-19T15:28:00Z">
              <w:r w:rsidR="0070423F" w:rsidRPr="0070423F">
                <w:delText>x</w:delText>
              </w:r>
            </w:del>
            <w:ins w:id="2222" w:author="Powell, Deana" w:date="2023-10-19T15:28:00Z">
              <w:r>
                <w:t>×</w:t>
              </w:r>
            </w:ins>
            <w:r w:rsidRPr="002D3AAB">
              <w:t xml:space="preserve"> baseline if baseline abnormal</w:t>
            </w:r>
          </w:p>
          <w:p w14:paraId="7D82E518" w14:textId="77777777" w:rsidR="0048633D" w:rsidRPr="002D3AAB" w:rsidRDefault="006B7357" w:rsidP="007455EC">
            <w:pPr>
              <w:pStyle w:val="TableNote9pt"/>
            </w:pPr>
            <w:r w:rsidRPr="00036C70">
              <w:rPr>
                <w:rFonts w:eastAsiaTheme="minorHAnsi"/>
                <w:sz w:val="22"/>
                <w:szCs w:val="56"/>
                <w:vertAlign w:val="superscript"/>
              </w:rPr>
              <w:t>d</w:t>
            </w:r>
            <w:r>
              <w:rPr>
                <w:rFonts w:eastAsiaTheme="minorHAnsi"/>
              </w:rPr>
              <w:tab/>
            </w:r>
            <w:r w:rsidRPr="002D3AAB">
              <w:rPr>
                <w:rFonts w:eastAsiaTheme="minorHAnsi"/>
              </w:rPr>
              <w:t>The decision to withhold or permanently discontinue pembrolizumab</w:t>
            </w:r>
            <w:r>
              <w:rPr>
                <w:rFonts w:eastAsiaTheme="minorHAnsi"/>
              </w:rPr>
              <w:t xml:space="preserve"> monotherapy, coformulations</w:t>
            </w:r>
            <w:ins w:id="2223" w:author="Powell, Deana" w:date="2023-10-19T15:28:00Z">
              <w:r>
                <w:rPr>
                  <w:rFonts w:eastAsiaTheme="minorHAnsi"/>
                </w:rPr>
                <w:t>,</w:t>
              </w:r>
            </w:ins>
            <w:r>
              <w:rPr>
                <w:rFonts w:eastAsiaTheme="minorHAnsi"/>
              </w:rPr>
              <w:t xml:space="preserve"> or IO combinations</w:t>
            </w:r>
            <w:r w:rsidRPr="002D3AAB">
              <w:rPr>
                <w:rFonts w:eastAsiaTheme="minorHAnsi"/>
              </w:rPr>
              <w:t xml:space="preserve"> is at the discretion of the investigator or treating physician. </w:t>
            </w:r>
            <w:r w:rsidRPr="002D3AAB">
              <w:t xml:space="preserve">If control achieved or ≤ Grade 2, pembrolizumab </w:t>
            </w:r>
            <w:r>
              <w:rPr>
                <w:rFonts w:eastAsiaTheme="minorHAnsi"/>
              </w:rPr>
              <w:t>monotherapy, coformulations</w:t>
            </w:r>
            <w:ins w:id="2224" w:author="Powell, Deana" w:date="2023-10-19T15:28:00Z">
              <w:r>
                <w:rPr>
                  <w:rFonts w:eastAsiaTheme="minorHAnsi"/>
                </w:rPr>
                <w:t>,</w:t>
              </w:r>
            </w:ins>
            <w:r>
              <w:rPr>
                <w:rFonts w:eastAsiaTheme="minorHAnsi"/>
              </w:rPr>
              <w:t xml:space="preserve"> or IO combinations</w:t>
            </w:r>
            <w:r w:rsidRPr="002D3AAB">
              <w:rPr>
                <w:rFonts w:eastAsiaTheme="minorHAnsi"/>
              </w:rPr>
              <w:t xml:space="preserve"> </w:t>
            </w:r>
            <w:r w:rsidRPr="002D3AAB">
              <w:t>may be resumed.</w:t>
            </w:r>
          </w:p>
          <w:p w14:paraId="219BD71C" w14:textId="18BE4008" w:rsidR="0048633D" w:rsidRPr="00774580" w:rsidRDefault="006B7357" w:rsidP="007455EC">
            <w:pPr>
              <w:pStyle w:val="TableNote9pt"/>
            </w:pPr>
            <w:r w:rsidRPr="00544E40">
              <w:rPr>
                <w:sz w:val="22"/>
                <w:szCs w:val="56"/>
                <w:vertAlign w:val="superscript"/>
              </w:rPr>
              <w:lastRenderedPageBreak/>
              <w:t>e</w:t>
            </w:r>
            <w:r>
              <w:tab/>
            </w:r>
            <w:r w:rsidRPr="002D3AAB">
              <w:t>Events that require discontinuation include, but are not limited to</w:t>
            </w:r>
            <w:del w:id="2225" w:author="Powell, Deana" w:date="2023-10-19T15:28:00Z">
              <w:r w:rsidR="0070423F" w:rsidRPr="0070423F">
                <w:delText>:</w:delText>
              </w:r>
            </w:del>
            <w:r w:rsidRPr="002D3AAB">
              <w:t xml:space="preserve"> encephalitis and other clinically important irAEs</w:t>
            </w:r>
            <w:r>
              <w:t xml:space="preserve"> </w:t>
            </w:r>
            <w:r w:rsidRPr="002D3AAB">
              <w:t>(eg, vasculitis and sclerosing cholangitis</w:t>
            </w:r>
            <w:del w:id="2226" w:author="Powell, Deana" w:date="2023-10-19T15:28:00Z">
              <w:r w:rsidR="0070423F" w:rsidRPr="0070423F">
                <w:delText>).</w:delText>
              </w:r>
            </w:del>
            <w:ins w:id="2227" w:author="Powell, Deana" w:date="2023-10-19T15:28:00Z">
              <w:r>
                <w:t>)</w:t>
              </w:r>
            </w:ins>
          </w:p>
        </w:tc>
      </w:tr>
    </w:tbl>
    <w:p w14:paraId="50B8FFCC" w14:textId="77777777" w:rsidR="0048633D" w:rsidRDefault="0048633D" w:rsidP="00960ECF">
      <w:pPr>
        <w:pStyle w:val="ListEnd"/>
      </w:pPr>
    </w:p>
    <w:p w14:paraId="643A1AEF" w14:textId="77777777" w:rsidR="00C5328C" w:rsidRPr="00DB6517" w:rsidRDefault="000F6980" w:rsidP="00DB6517">
      <w:pPr>
        <w:pStyle w:val="ParagraphBold"/>
      </w:pPr>
      <w:r w:rsidRPr="00DB6517">
        <w:t>Dose Modification and Toxicity Management of Infusion Reactions Related to Pembrolizumab</w:t>
      </w:r>
    </w:p>
    <w:p w14:paraId="24283D42" w14:textId="20F23A87" w:rsidR="00457C12" w:rsidRDefault="000F6980" w:rsidP="00362F07">
      <w:pPr>
        <w:pStyle w:val="Paragraph"/>
      </w:pPr>
      <w:r w:rsidRPr="00307C44">
        <w:t>Pembrolizumab</w:t>
      </w:r>
      <w:r w:rsidRPr="007D4F74">
        <w:t xml:space="preserve"> </w:t>
      </w:r>
      <w:r w:rsidRPr="00307C44">
        <w:t xml:space="preserve">may cause severe or life-threatening infusion </w:t>
      </w:r>
      <w:del w:id="2228" w:author="Powell, Deana" w:date="2023-10-19T15:28:00Z">
        <w:r w:rsidR="00493A25" w:rsidRPr="00493A25">
          <w:delText>-</w:delText>
        </w:r>
      </w:del>
      <w:r w:rsidRPr="00307C44">
        <w:t>reactions including severe hypersensitivity or anaphylaxis. Signs and symptoms usually develop during or shortly after drug infusion and generally resolve completely within 24 hours of completion of infusion. Dose modification and toxicity management guidelines on pembrolizumab</w:t>
      </w:r>
      <w:r w:rsidRPr="00797D62">
        <w:t xml:space="preserve"> associated infusion </w:t>
      </w:r>
      <w:del w:id="2229" w:author="Powell, Deana" w:date="2023-10-19T15:28:00Z">
        <w:r w:rsidR="00493A25" w:rsidRPr="00493A25">
          <w:delText>reaction</w:delText>
        </w:r>
      </w:del>
      <w:ins w:id="2230" w:author="Powell, Deana" w:date="2023-10-19T15:28:00Z">
        <w:r w:rsidRPr="00797D62">
          <w:t>reactions</w:t>
        </w:r>
      </w:ins>
      <w:r w:rsidRPr="00797D62">
        <w:t xml:space="preserve"> are provided in</w:t>
      </w:r>
      <w:r w:rsidRPr="00DC3D15">
        <w:t xml:space="preserve"> </w:t>
      </w:r>
      <w:r w:rsidR="00815B7C">
        <w:t xml:space="preserve">Table </w:t>
      </w:r>
      <w:r w:rsidR="00815B7C">
        <w:rPr>
          <w:noProof/>
        </w:rPr>
        <w:t>6</w:t>
      </w:r>
      <w:r w:rsidRPr="00797D62">
        <w:t>.</w:t>
      </w:r>
    </w:p>
    <w:p w14:paraId="6CF87EC9" w14:textId="7C1CD018" w:rsidR="00C5328C" w:rsidRPr="003F1AEC" w:rsidRDefault="006B7357" w:rsidP="005A4598">
      <w:pPr>
        <w:pStyle w:val="Caption"/>
        <w:rPr>
          <w:rStyle w:val="ParagraphChar"/>
          <w:rFonts w:eastAsiaTheme="minorHAnsi"/>
        </w:rPr>
      </w:pPr>
      <w:bookmarkStart w:id="2231" w:name="_Ref148596590"/>
      <w:bookmarkStart w:id="2232" w:name="_Toc148621762"/>
      <w:bookmarkStart w:id="2233" w:name="_Ref22807579"/>
      <w:bookmarkStart w:id="2234" w:name="_Toc107570813"/>
      <w:r>
        <w:t xml:space="preserve">Table </w:t>
      </w:r>
      <w:r w:rsidR="00815B7C">
        <w:rPr>
          <w:noProof/>
        </w:rPr>
        <w:t>6</w:t>
      </w:r>
      <w:bookmarkEnd w:id="2231"/>
      <w:bookmarkEnd w:id="2233"/>
      <w:r w:rsidRPr="005A4598">
        <w:tab/>
      </w:r>
      <w:r w:rsidRPr="003F1AEC">
        <w:t>Pembrolizumab Infusion Reaction Dose Modification and Treatment Guidelines</w:t>
      </w:r>
      <w:bookmarkEnd w:id="2232"/>
      <w:bookmarkEnd w:id="2234"/>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8"/>
        <w:gridCol w:w="3443"/>
        <w:gridCol w:w="3375"/>
      </w:tblGrid>
      <w:tr w:rsidR="000121B5" w14:paraId="39E2E1ED" w14:textId="77777777" w:rsidTr="00066391">
        <w:trPr>
          <w:tblHeader/>
        </w:trPr>
        <w:tc>
          <w:tcPr>
            <w:tcW w:w="1206" w:type="pct"/>
            <w:shd w:val="clear" w:color="auto" w:fill="auto"/>
            <w:vAlign w:val="bottom"/>
          </w:tcPr>
          <w:p w14:paraId="1424E320" w14:textId="77777777" w:rsidR="00C5328C" w:rsidRPr="00A92C27" w:rsidRDefault="006B7357" w:rsidP="00066391">
            <w:pPr>
              <w:pStyle w:val="TableHeadingTextCenter10pt"/>
              <w:keepNext/>
            </w:pPr>
            <w:r w:rsidRPr="00A92C27">
              <w:t>NCI CTCAE Grade</w:t>
            </w:r>
          </w:p>
        </w:tc>
        <w:tc>
          <w:tcPr>
            <w:tcW w:w="1916" w:type="pct"/>
            <w:shd w:val="clear" w:color="auto" w:fill="auto"/>
            <w:vAlign w:val="bottom"/>
          </w:tcPr>
          <w:p w14:paraId="662A1113" w14:textId="77777777" w:rsidR="00C5328C" w:rsidRPr="00A92C27" w:rsidRDefault="006B7357" w:rsidP="00066391">
            <w:pPr>
              <w:pStyle w:val="TableHeadingTextCenter10pt"/>
              <w:keepNext/>
            </w:pPr>
            <w:r w:rsidRPr="00A92C27">
              <w:t>Treatment</w:t>
            </w:r>
          </w:p>
        </w:tc>
        <w:tc>
          <w:tcPr>
            <w:tcW w:w="1878" w:type="pct"/>
            <w:shd w:val="clear" w:color="auto" w:fill="auto"/>
            <w:vAlign w:val="bottom"/>
          </w:tcPr>
          <w:p w14:paraId="76DDE68F" w14:textId="77777777" w:rsidR="00C5328C" w:rsidRPr="00A92C27" w:rsidRDefault="006B7357" w:rsidP="00066391">
            <w:pPr>
              <w:pStyle w:val="TableHeadingTextCenter10pt"/>
              <w:keepNext/>
            </w:pPr>
            <w:r w:rsidRPr="00A92C27">
              <w:t>Premedication at Subsequent Dosing</w:t>
            </w:r>
          </w:p>
        </w:tc>
      </w:tr>
      <w:tr w:rsidR="000121B5" w14:paraId="7A024718" w14:textId="77777777">
        <w:tc>
          <w:tcPr>
            <w:tcW w:w="1206" w:type="pct"/>
            <w:shd w:val="clear" w:color="auto" w:fill="auto"/>
          </w:tcPr>
          <w:p w14:paraId="5002232E" w14:textId="77777777" w:rsidR="00C5328C" w:rsidRPr="00A92C27" w:rsidRDefault="006B7357" w:rsidP="003D0508">
            <w:pPr>
              <w:pStyle w:val="TableCellLeft10pt"/>
              <w:keepNext w:val="0"/>
            </w:pPr>
            <w:r w:rsidRPr="00A92C27">
              <w:t>Grade 1</w:t>
            </w:r>
          </w:p>
          <w:p w14:paraId="7D0C6CA1" w14:textId="77777777" w:rsidR="00C5328C" w:rsidRPr="00A92C27" w:rsidRDefault="006B7357" w:rsidP="003D0508">
            <w:pPr>
              <w:pStyle w:val="TableCellLeft10pt"/>
              <w:keepNext w:val="0"/>
            </w:pPr>
            <w:r w:rsidRPr="00A92C27">
              <w:t>Mild reaction; infusion interruption not indicated; intervention not indicated</w:t>
            </w:r>
          </w:p>
        </w:tc>
        <w:tc>
          <w:tcPr>
            <w:tcW w:w="1916" w:type="pct"/>
            <w:shd w:val="clear" w:color="auto" w:fill="auto"/>
          </w:tcPr>
          <w:p w14:paraId="60B06348" w14:textId="77777777" w:rsidR="00C5328C" w:rsidRPr="00A92C27" w:rsidRDefault="006B7357" w:rsidP="003D0508">
            <w:pPr>
              <w:pStyle w:val="TableCellLeft10pt"/>
              <w:keepNext w:val="0"/>
            </w:pPr>
            <w:r w:rsidRPr="00A92C27">
              <w:t>Increase monitoring of vital signs as medically indicated until the participant is deemed medically stable in the opinion of the investigator</w:t>
            </w:r>
          </w:p>
        </w:tc>
        <w:tc>
          <w:tcPr>
            <w:tcW w:w="1878" w:type="pct"/>
            <w:shd w:val="clear" w:color="auto" w:fill="auto"/>
          </w:tcPr>
          <w:p w14:paraId="69DDB8AA" w14:textId="77777777" w:rsidR="00C5328C" w:rsidRPr="00A92C27" w:rsidRDefault="006B7357" w:rsidP="003D0508">
            <w:pPr>
              <w:pStyle w:val="TableCellLeft10pt"/>
              <w:keepNext w:val="0"/>
            </w:pPr>
            <w:r w:rsidRPr="00A92C27">
              <w:t>None</w:t>
            </w:r>
          </w:p>
        </w:tc>
      </w:tr>
      <w:tr w:rsidR="000121B5" w14:paraId="784CF622" w14:textId="77777777">
        <w:tc>
          <w:tcPr>
            <w:tcW w:w="1206" w:type="pct"/>
            <w:shd w:val="clear" w:color="auto" w:fill="auto"/>
          </w:tcPr>
          <w:p w14:paraId="446E4ECB" w14:textId="77777777" w:rsidR="00C5328C" w:rsidRPr="00A92C27" w:rsidRDefault="006B7357" w:rsidP="003D0508">
            <w:pPr>
              <w:pStyle w:val="TableCellLeft10pt"/>
              <w:keepNext w:val="0"/>
            </w:pPr>
            <w:r w:rsidRPr="00A92C27">
              <w:t>Grade 2</w:t>
            </w:r>
          </w:p>
          <w:p w14:paraId="56D18AF3" w14:textId="07BC0D56" w:rsidR="00C5328C" w:rsidRPr="00A92C27" w:rsidRDefault="006B7357" w:rsidP="003D0508">
            <w:pPr>
              <w:pStyle w:val="TableCellLeft10pt"/>
              <w:keepNext w:val="0"/>
            </w:pPr>
            <w:r w:rsidRPr="00A92C27">
              <w:t xml:space="preserve">Requires therapy or infusion interruption but responds promptly to symptomatic treatment (eg, antihistamines, NSAIDs, narcotics, IV fluids); prophylactic medications indicated for ≤24 </w:t>
            </w:r>
            <w:del w:id="2235" w:author="Powell, Deana" w:date="2023-10-19T15:28:00Z">
              <w:r w:rsidR="00493A25" w:rsidRPr="00123E80">
                <w:delText>hrs</w:delText>
              </w:r>
            </w:del>
            <w:ins w:id="2236" w:author="Powell, Deana" w:date="2023-10-19T15:28:00Z">
              <w:r w:rsidRPr="00A92C27">
                <w:t>h</w:t>
              </w:r>
            </w:ins>
          </w:p>
        </w:tc>
        <w:tc>
          <w:tcPr>
            <w:tcW w:w="1916" w:type="pct"/>
            <w:shd w:val="clear" w:color="auto" w:fill="auto"/>
          </w:tcPr>
          <w:p w14:paraId="3FCC77E0" w14:textId="77777777" w:rsidR="00C5328C" w:rsidRPr="00A92C27" w:rsidRDefault="006B7357" w:rsidP="003D0508">
            <w:pPr>
              <w:pStyle w:val="TableCellLeft10pt"/>
              <w:keepNext w:val="0"/>
            </w:pPr>
            <w:r w:rsidRPr="00A92C27">
              <w:t>Stop Infusion</w:t>
            </w:r>
          </w:p>
          <w:p w14:paraId="221F9FEC" w14:textId="77777777" w:rsidR="00C5328C" w:rsidRPr="00A92C27" w:rsidRDefault="006B7357" w:rsidP="003D0508">
            <w:pPr>
              <w:pStyle w:val="TableCellLeft10pt"/>
              <w:keepNext w:val="0"/>
            </w:pPr>
            <w:r w:rsidRPr="00A92C27">
              <w:t>Additional appropriate medical therapy may include but is not limited to:</w:t>
            </w:r>
          </w:p>
          <w:p w14:paraId="3246E884" w14:textId="77777777" w:rsidR="00C5328C" w:rsidRPr="00A92C27" w:rsidRDefault="006B7357" w:rsidP="003D0508">
            <w:pPr>
              <w:pStyle w:val="TableCellLeft10pt"/>
              <w:keepNext w:val="0"/>
            </w:pPr>
            <w:r w:rsidRPr="00A92C27">
              <w:t>IV fluids</w:t>
            </w:r>
          </w:p>
          <w:p w14:paraId="6552EA3D" w14:textId="77777777" w:rsidR="00C5328C" w:rsidRPr="00A92C27" w:rsidRDefault="006B7357" w:rsidP="003D0508">
            <w:pPr>
              <w:pStyle w:val="TableCellLeft10pt"/>
              <w:keepNext w:val="0"/>
            </w:pPr>
            <w:r w:rsidRPr="00A92C27">
              <w:t>Antihistamines</w:t>
            </w:r>
          </w:p>
          <w:p w14:paraId="38F121A5" w14:textId="77777777" w:rsidR="00C5328C" w:rsidRPr="00A92C27" w:rsidRDefault="006B7357" w:rsidP="003D0508">
            <w:pPr>
              <w:pStyle w:val="TableCellLeft10pt"/>
              <w:keepNext w:val="0"/>
            </w:pPr>
            <w:r w:rsidRPr="00A92C27">
              <w:t>NSAIDs</w:t>
            </w:r>
          </w:p>
          <w:p w14:paraId="15A4779C" w14:textId="77777777" w:rsidR="00C5328C" w:rsidRPr="00A92C27" w:rsidRDefault="006B7357" w:rsidP="003D0508">
            <w:pPr>
              <w:pStyle w:val="TableCellLeft10pt"/>
              <w:keepNext w:val="0"/>
            </w:pPr>
            <w:r w:rsidRPr="00A92C27">
              <w:t>Acetaminophen</w:t>
            </w:r>
          </w:p>
          <w:p w14:paraId="618D45C8" w14:textId="77777777" w:rsidR="00C5328C" w:rsidRPr="00A92C27" w:rsidRDefault="006B7357" w:rsidP="003D0508">
            <w:pPr>
              <w:pStyle w:val="TableCellLeft10pt"/>
              <w:keepNext w:val="0"/>
            </w:pPr>
            <w:r w:rsidRPr="00A92C27">
              <w:t>Narcotics</w:t>
            </w:r>
          </w:p>
          <w:p w14:paraId="03BAE6A5" w14:textId="77777777" w:rsidR="00C5328C" w:rsidRPr="00A92C27" w:rsidRDefault="006B7357" w:rsidP="003D0508">
            <w:pPr>
              <w:pStyle w:val="TableCellLeft10pt"/>
              <w:keepNext w:val="0"/>
            </w:pPr>
            <w:r w:rsidRPr="00A92C27">
              <w:t>Increase monitoring of vital signs as medically indicated until the participant is deemed medically stable in the opinion of the investigator.</w:t>
            </w:r>
          </w:p>
          <w:p w14:paraId="342F0B61" w14:textId="5A16E19A" w:rsidR="00C5328C" w:rsidRPr="00A92C27" w:rsidRDefault="006B7357" w:rsidP="003D0508">
            <w:pPr>
              <w:pStyle w:val="TableCellLeft10pt"/>
              <w:keepNext w:val="0"/>
            </w:pPr>
            <w:r w:rsidRPr="00A92C27">
              <w:t>If symptoms resolve within 1 hour of stopping drug infusion, the infusion may be restarted at 50% of the original infusion rate (eg, from 100 mL/</w:t>
            </w:r>
            <w:del w:id="2237" w:author="Powell, Deana" w:date="2023-10-19T15:28:00Z">
              <w:r w:rsidR="00493A25">
                <w:delText>hr</w:delText>
              </w:r>
            </w:del>
            <w:ins w:id="2238" w:author="Powell, Deana" w:date="2023-10-19T15:28:00Z">
              <w:r w:rsidRPr="00A92C27">
                <w:t>h</w:t>
              </w:r>
            </w:ins>
            <w:r w:rsidRPr="00A92C27">
              <w:t xml:space="preserve"> to 50 mL/</w:t>
            </w:r>
            <w:del w:id="2239" w:author="Powell, Deana" w:date="2023-10-19T15:28:00Z">
              <w:r w:rsidR="00493A25">
                <w:delText>hr</w:delText>
              </w:r>
            </w:del>
            <w:ins w:id="2240" w:author="Powell, Deana" w:date="2023-10-19T15:28:00Z">
              <w:r w:rsidRPr="00A92C27">
                <w:t>h</w:t>
              </w:r>
            </w:ins>
            <w:r w:rsidRPr="00A92C27">
              <w:t>). Otherwise</w:t>
            </w:r>
            <w:ins w:id="2241" w:author="Powell, Deana" w:date="2023-10-19T15:28:00Z">
              <w:r>
                <w:t>,</w:t>
              </w:r>
            </w:ins>
            <w:r w:rsidRPr="00A92C27">
              <w:t xml:space="preserve"> dosing will be held until symptoms resolve and the participant should be premedicated for the next scheduled dose.</w:t>
            </w:r>
          </w:p>
          <w:p w14:paraId="0BD44E00" w14:textId="3AD9B8DF" w:rsidR="00C5328C" w:rsidRPr="00A92C27" w:rsidRDefault="006B7357" w:rsidP="003D0508">
            <w:pPr>
              <w:pStyle w:val="TableCellLeft10pt"/>
              <w:keepNext w:val="0"/>
            </w:pPr>
            <w:r w:rsidRPr="00A92C27">
              <w:lastRenderedPageBreak/>
              <w:t xml:space="preserve">Participants who develop Grade 2 toxicity despite adequate premedication should be permanently discontinued from further study </w:t>
            </w:r>
            <w:del w:id="2242" w:author="Powell, Deana" w:date="2023-10-19T15:28:00Z">
              <w:r w:rsidR="00493A25">
                <w:delText xml:space="preserve">drug </w:delText>
              </w:r>
            </w:del>
            <w:r w:rsidRPr="00A92C27">
              <w:t>intervention.</w:t>
            </w:r>
          </w:p>
        </w:tc>
        <w:tc>
          <w:tcPr>
            <w:tcW w:w="1878" w:type="pct"/>
            <w:shd w:val="clear" w:color="auto" w:fill="auto"/>
          </w:tcPr>
          <w:p w14:paraId="6AC10D98" w14:textId="4D961A61" w:rsidR="00C5328C" w:rsidRPr="00A92C27" w:rsidRDefault="006B7357" w:rsidP="003D0508">
            <w:pPr>
              <w:pStyle w:val="TableCellLeft10pt"/>
              <w:keepNext w:val="0"/>
            </w:pPr>
            <w:r w:rsidRPr="00A92C27">
              <w:lastRenderedPageBreak/>
              <w:t xml:space="preserve">Participant may be premedicated 1.5 h (±30 </w:t>
            </w:r>
            <w:del w:id="2243" w:author="Powell, Deana" w:date="2023-10-19T15:28:00Z">
              <w:r w:rsidR="00493A25" w:rsidRPr="00123E80">
                <w:delText>minutes</w:delText>
              </w:r>
            </w:del>
            <w:ins w:id="2244" w:author="Powell, Deana" w:date="2023-10-19T15:28:00Z">
              <w:r w:rsidRPr="00A92C27">
                <w:t>min</w:t>
              </w:r>
            </w:ins>
            <w:r w:rsidRPr="00A92C27">
              <w:t>) prior to infusion of study intervention with:</w:t>
            </w:r>
          </w:p>
          <w:p w14:paraId="0B3377E2" w14:textId="127ECD23" w:rsidR="00C5328C" w:rsidRPr="00A92C27" w:rsidRDefault="006B7357" w:rsidP="003D0508">
            <w:pPr>
              <w:pStyle w:val="TableCellLeft10pt"/>
              <w:keepNext w:val="0"/>
            </w:pPr>
            <w:r w:rsidRPr="00A92C27">
              <w:t xml:space="preserve">Diphenhydramine 50 mg </w:t>
            </w:r>
            <w:del w:id="2245" w:author="Powell, Deana" w:date="2023-10-19T15:28:00Z">
              <w:r w:rsidR="00493A25">
                <w:delText>PO</w:delText>
              </w:r>
            </w:del>
            <w:ins w:id="2246" w:author="Powell, Deana" w:date="2023-10-19T15:28:00Z">
              <w:r>
                <w:t>po</w:t>
              </w:r>
            </w:ins>
            <w:r w:rsidRPr="00A92C27">
              <w:t xml:space="preserve"> (or equivalent dose of antihistamine).</w:t>
            </w:r>
          </w:p>
          <w:p w14:paraId="508ACFA6" w14:textId="337DC52B" w:rsidR="00C5328C" w:rsidRPr="00A92C27" w:rsidRDefault="006B7357" w:rsidP="003D0508">
            <w:pPr>
              <w:pStyle w:val="TableCellLeft10pt"/>
              <w:keepNext w:val="0"/>
            </w:pPr>
            <w:r w:rsidRPr="00A92C27">
              <w:t>Acetaminophen 500</w:t>
            </w:r>
            <w:del w:id="2247" w:author="Powell, Deana" w:date="2023-10-19T15:28:00Z">
              <w:r w:rsidR="00493A25" w:rsidRPr="00123E80">
                <w:delText>-</w:delText>
              </w:r>
            </w:del>
            <w:ins w:id="2248" w:author="Powell, Deana" w:date="2023-10-19T15:28:00Z">
              <w:r w:rsidRPr="00A92C27">
                <w:t xml:space="preserve"> to </w:t>
              </w:r>
            </w:ins>
            <w:r w:rsidRPr="00A92C27">
              <w:t>1000</w:t>
            </w:r>
            <w:r>
              <w:t> </w:t>
            </w:r>
            <w:r w:rsidRPr="00A92C27">
              <w:t xml:space="preserve">mg </w:t>
            </w:r>
            <w:del w:id="2249" w:author="Powell, Deana" w:date="2023-10-19T15:28:00Z">
              <w:r w:rsidR="00493A25">
                <w:delText>PO</w:delText>
              </w:r>
            </w:del>
            <w:ins w:id="2250" w:author="Powell, Deana" w:date="2023-10-19T15:28:00Z">
              <w:r>
                <w:t>po</w:t>
              </w:r>
            </w:ins>
            <w:r w:rsidRPr="00A92C27">
              <w:t xml:space="preserve"> (or equivalent dose of analgesic).</w:t>
            </w:r>
          </w:p>
        </w:tc>
      </w:tr>
      <w:tr w:rsidR="000121B5" w14:paraId="033EF090" w14:textId="77777777">
        <w:tc>
          <w:tcPr>
            <w:tcW w:w="1206" w:type="pct"/>
            <w:shd w:val="clear" w:color="auto" w:fill="auto"/>
          </w:tcPr>
          <w:p w14:paraId="3B8B6698" w14:textId="77777777" w:rsidR="00C5328C" w:rsidRPr="00A92C27" w:rsidRDefault="006B7357" w:rsidP="00882826">
            <w:pPr>
              <w:pStyle w:val="TableCellLeft10pt"/>
            </w:pPr>
            <w:r w:rsidRPr="00A92C27">
              <w:t>Grades 3 or 4</w:t>
            </w:r>
          </w:p>
          <w:p w14:paraId="6DEBB2F4" w14:textId="77777777" w:rsidR="00C5328C" w:rsidRPr="00A92C27" w:rsidRDefault="006B7357" w:rsidP="00882826">
            <w:pPr>
              <w:pStyle w:val="TableCellLeft10pt"/>
            </w:pPr>
            <w:r w:rsidRPr="00A92C27">
              <w:t>Grade 3:</w:t>
            </w:r>
          </w:p>
          <w:p w14:paraId="063D1D66" w14:textId="7B01CF7F" w:rsidR="00C5328C" w:rsidRPr="00A92C27" w:rsidRDefault="006B7357" w:rsidP="00882826">
            <w:pPr>
              <w:pStyle w:val="TableCellLeft10pt"/>
            </w:pPr>
            <w:r w:rsidRPr="00A92C27">
              <w:t xml:space="preserve">Prolonged (ie, not rapidly responsive to symptomatic medication and/or brief interruption of infusion); recurrence of symptoms </w:t>
            </w:r>
            <w:del w:id="2251" w:author="Powell, Deana" w:date="2023-10-19T15:28:00Z">
              <w:r w:rsidR="00493A25" w:rsidRPr="00B35769">
                <w:delText>following</w:delText>
              </w:r>
            </w:del>
            <w:ins w:id="2252" w:author="Powell, Deana" w:date="2023-10-19T15:28:00Z">
              <w:r w:rsidRPr="00A92C27">
                <w:t>after</w:t>
              </w:r>
            </w:ins>
            <w:r w:rsidRPr="00A92C27">
              <w:t xml:space="preserve"> initial improvement; hospitalization indicated for other clinical sequelae (eg, renal impairment, pulmonary infiltrates)</w:t>
            </w:r>
          </w:p>
          <w:p w14:paraId="719D951D" w14:textId="77777777" w:rsidR="00C5328C" w:rsidRPr="00A92C27" w:rsidRDefault="006B7357" w:rsidP="00882826">
            <w:pPr>
              <w:pStyle w:val="TableCellLeft10pt"/>
            </w:pPr>
            <w:r w:rsidRPr="00A92C27">
              <w:t>Grade 4:</w:t>
            </w:r>
          </w:p>
          <w:p w14:paraId="456E692E" w14:textId="77777777" w:rsidR="00C5328C" w:rsidRPr="00A92C27" w:rsidRDefault="006B7357" w:rsidP="00882826">
            <w:pPr>
              <w:pStyle w:val="TableCellLeft10pt"/>
            </w:pPr>
            <w:r w:rsidRPr="00A92C27">
              <w:t>Life-threatening; pressor or ventilatory support indicated</w:t>
            </w:r>
          </w:p>
        </w:tc>
        <w:tc>
          <w:tcPr>
            <w:tcW w:w="1916" w:type="pct"/>
            <w:shd w:val="clear" w:color="auto" w:fill="auto"/>
          </w:tcPr>
          <w:p w14:paraId="37C5D610" w14:textId="77777777" w:rsidR="00C5328C" w:rsidRPr="00A92C27" w:rsidRDefault="006B7357" w:rsidP="00882826">
            <w:pPr>
              <w:pStyle w:val="TableCellLeft10pt"/>
            </w:pPr>
            <w:r w:rsidRPr="00A92C27">
              <w:t>Stop Infusion.</w:t>
            </w:r>
          </w:p>
          <w:p w14:paraId="3BB2012C" w14:textId="77777777" w:rsidR="00C5328C" w:rsidRPr="00A92C27" w:rsidRDefault="006B7357" w:rsidP="00882826">
            <w:pPr>
              <w:pStyle w:val="TableCellLeft10pt"/>
            </w:pPr>
            <w:r w:rsidRPr="00A92C27">
              <w:t>Additional appropriate medical therapy may include but is not limited to:</w:t>
            </w:r>
          </w:p>
          <w:p w14:paraId="36E3DB43" w14:textId="77777777" w:rsidR="00C5328C" w:rsidRPr="00A92C27" w:rsidRDefault="006B7357" w:rsidP="00882826">
            <w:pPr>
              <w:pStyle w:val="TableCellLeft10pt"/>
            </w:pPr>
            <w:r w:rsidRPr="00A92C27">
              <w:t>Epinephrine**</w:t>
            </w:r>
          </w:p>
          <w:p w14:paraId="5E5F70DB" w14:textId="77777777" w:rsidR="00C5328C" w:rsidRPr="00A92C27" w:rsidRDefault="006B7357" w:rsidP="00882826">
            <w:pPr>
              <w:pStyle w:val="TableCellLeft10pt"/>
            </w:pPr>
            <w:r w:rsidRPr="00A92C27">
              <w:t>IV fluids</w:t>
            </w:r>
          </w:p>
          <w:p w14:paraId="0E796165" w14:textId="77777777" w:rsidR="00C5328C" w:rsidRPr="00A92C27" w:rsidRDefault="006B7357" w:rsidP="00882826">
            <w:pPr>
              <w:pStyle w:val="TableCellLeft10pt"/>
            </w:pPr>
            <w:r w:rsidRPr="00A92C27">
              <w:t>Antihistamines</w:t>
            </w:r>
          </w:p>
          <w:p w14:paraId="619A1F61" w14:textId="77777777" w:rsidR="00C5328C" w:rsidRPr="00A92C27" w:rsidRDefault="006B7357" w:rsidP="00882826">
            <w:pPr>
              <w:pStyle w:val="TableCellLeft10pt"/>
            </w:pPr>
            <w:r w:rsidRPr="00A92C27">
              <w:t>NSAIDs</w:t>
            </w:r>
          </w:p>
          <w:p w14:paraId="70B2B536" w14:textId="77777777" w:rsidR="00C5328C" w:rsidRPr="00A92C27" w:rsidRDefault="006B7357" w:rsidP="00882826">
            <w:pPr>
              <w:pStyle w:val="TableCellLeft10pt"/>
            </w:pPr>
            <w:r w:rsidRPr="00A92C27">
              <w:t>Acetaminophen</w:t>
            </w:r>
          </w:p>
          <w:p w14:paraId="12DEC4D1" w14:textId="77777777" w:rsidR="00C5328C" w:rsidRPr="00A92C27" w:rsidRDefault="006B7357" w:rsidP="00882826">
            <w:pPr>
              <w:pStyle w:val="TableCellLeft10pt"/>
            </w:pPr>
            <w:r w:rsidRPr="00A92C27">
              <w:t>Narcotics</w:t>
            </w:r>
          </w:p>
          <w:p w14:paraId="0731447F" w14:textId="77777777" w:rsidR="00C5328C" w:rsidRPr="00A92C27" w:rsidRDefault="006B7357" w:rsidP="00882826">
            <w:pPr>
              <w:pStyle w:val="TableCellLeft10pt"/>
            </w:pPr>
            <w:r w:rsidRPr="00A92C27">
              <w:t>Oxygen</w:t>
            </w:r>
          </w:p>
          <w:p w14:paraId="081D62F4" w14:textId="77777777" w:rsidR="00C5328C" w:rsidRPr="00A92C27" w:rsidRDefault="006B7357" w:rsidP="00882826">
            <w:pPr>
              <w:pStyle w:val="TableCellLeft10pt"/>
            </w:pPr>
            <w:r w:rsidRPr="00A92C27">
              <w:t>Pressors</w:t>
            </w:r>
          </w:p>
          <w:p w14:paraId="6A69E190" w14:textId="77777777" w:rsidR="00C5328C" w:rsidRPr="00A92C27" w:rsidRDefault="006B7357" w:rsidP="00882826">
            <w:pPr>
              <w:pStyle w:val="TableCellLeft10pt"/>
            </w:pPr>
            <w:r w:rsidRPr="00A92C27">
              <w:t>Corticosteroids</w:t>
            </w:r>
          </w:p>
          <w:p w14:paraId="7AFF309E" w14:textId="77777777" w:rsidR="00C5328C" w:rsidRPr="00A92C27" w:rsidRDefault="006B7357" w:rsidP="00882826">
            <w:pPr>
              <w:pStyle w:val="TableCellLeft10pt"/>
            </w:pPr>
            <w:r w:rsidRPr="00A92C27">
              <w:t>Increase monitoring of vital signs as medically indicated until the participant is deemed medically stable in the opinion of the investigator.</w:t>
            </w:r>
          </w:p>
          <w:p w14:paraId="2AF91F67" w14:textId="77777777" w:rsidR="00C5328C" w:rsidRPr="00A92C27" w:rsidRDefault="006B7357" w:rsidP="00882826">
            <w:pPr>
              <w:pStyle w:val="TableCellLeft10pt"/>
            </w:pPr>
            <w:r w:rsidRPr="00A92C27">
              <w:t>Hospitalization may be indicated.</w:t>
            </w:r>
          </w:p>
          <w:p w14:paraId="32366B97" w14:textId="77777777" w:rsidR="00C5328C" w:rsidRPr="00A92C27" w:rsidRDefault="006B7357" w:rsidP="00882826">
            <w:pPr>
              <w:pStyle w:val="TableCellLeft10pt"/>
            </w:pPr>
            <w:r w:rsidRPr="00A92C27">
              <w:t>**In cases of anaphylaxis, epinephrine should be used immediately.</w:t>
            </w:r>
          </w:p>
          <w:p w14:paraId="6CCA4A08" w14:textId="0F8222EA" w:rsidR="00C5328C" w:rsidRPr="00A92C27" w:rsidRDefault="006B7357" w:rsidP="00882826">
            <w:pPr>
              <w:pStyle w:val="TableCellLeft10pt"/>
            </w:pPr>
            <w:r w:rsidRPr="00A92C27">
              <w:t xml:space="preserve">Participant is permanently discontinued from further study </w:t>
            </w:r>
            <w:del w:id="2253" w:author="Powell, Deana" w:date="2023-10-19T15:28:00Z">
              <w:r w:rsidR="00493A25">
                <w:delText xml:space="preserve">drug </w:delText>
              </w:r>
            </w:del>
            <w:r w:rsidRPr="00A92C27">
              <w:t>intervention.</w:t>
            </w:r>
          </w:p>
        </w:tc>
        <w:tc>
          <w:tcPr>
            <w:tcW w:w="1878" w:type="pct"/>
            <w:shd w:val="clear" w:color="auto" w:fill="auto"/>
          </w:tcPr>
          <w:p w14:paraId="27870E5E" w14:textId="77777777" w:rsidR="00C5328C" w:rsidRPr="00A92C27" w:rsidRDefault="006B7357" w:rsidP="00882826">
            <w:pPr>
              <w:pStyle w:val="TableCellLeft10pt"/>
            </w:pPr>
            <w:r w:rsidRPr="00A92C27">
              <w:t>No subsequent dosing</w:t>
            </w:r>
          </w:p>
        </w:tc>
      </w:tr>
      <w:tr w:rsidR="000121B5" w14:paraId="3412DA04" w14:textId="77777777">
        <w:tc>
          <w:tcPr>
            <w:tcW w:w="5000" w:type="pct"/>
            <w:gridSpan w:val="3"/>
            <w:shd w:val="clear" w:color="auto" w:fill="auto"/>
          </w:tcPr>
          <w:p w14:paraId="209F7192" w14:textId="77777777" w:rsidR="00C5328C" w:rsidRPr="00CB36D1" w:rsidRDefault="006B7357" w:rsidP="003D0508">
            <w:pPr>
              <w:pStyle w:val="TableNote9pt"/>
              <w:rPr>
                <w:ins w:id="2254" w:author="Powell, Deana" w:date="2023-10-19T15:28:00Z"/>
              </w:rPr>
            </w:pPr>
            <w:ins w:id="2255" w:author="Powell, Deana" w:date="2023-10-19T15:28:00Z">
              <w:r>
                <w:tab/>
              </w:r>
              <w:r w:rsidRPr="00CB36D1">
                <w:t>CTCAE=Common Terminology Criteria for Adverse Events; h=hour; IV=intravenous; NCI=National Cancer Institute; NSAIDs=nonsteroidal anti-inflammatory drugs.</w:t>
              </w:r>
            </w:ins>
          </w:p>
          <w:p w14:paraId="1FD4BCCB" w14:textId="77777777" w:rsidR="00C5328C" w:rsidRPr="00B97A84" w:rsidRDefault="006B7357" w:rsidP="003D0508">
            <w:pPr>
              <w:pStyle w:val="TableNote9pt"/>
            </w:pPr>
            <w:ins w:id="2256" w:author="Powell, Deana" w:date="2023-10-19T15:28:00Z">
              <w:r>
                <w:tab/>
              </w:r>
              <w:r w:rsidRPr="00A92C27">
                <w:t xml:space="preserve">Note: </w:t>
              </w:r>
            </w:ins>
            <w:r w:rsidRPr="00B97A84">
              <w:t>Appropriate resuscitation equipment should be available at the bedside and a physician readily available during the period of drug administration.</w:t>
            </w:r>
          </w:p>
          <w:p w14:paraId="3F5B7E8E" w14:textId="342566B3" w:rsidR="00C5328C" w:rsidRPr="00A92C27" w:rsidRDefault="006B7357" w:rsidP="003D0508">
            <w:pPr>
              <w:pStyle w:val="TableNote9pt"/>
              <w:rPr>
                <w:sz w:val="22"/>
                <w:szCs w:val="22"/>
              </w:rPr>
            </w:pPr>
            <w:r w:rsidRPr="00ED6EE2">
              <w:tab/>
            </w:r>
            <w:r w:rsidRPr="00B97A84">
              <w:t xml:space="preserve">For further information, please refer to the </w:t>
            </w:r>
            <w:del w:id="2257" w:author="Powell, Deana" w:date="2023-10-19T15:28:00Z">
              <w:r w:rsidR="00493A25" w:rsidRPr="00B35769">
                <w:delText>Common Terminology Criteria for Adverse Events</w:delText>
              </w:r>
            </w:del>
            <w:ins w:id="2258" w:author="Powell, Deana" w:date="2023-10-19T15:28:00Z">
              <w:r w:rsidRPr="00B97A84">
                <w:t>C</w:t>
              </w:r>
              <w:r>
                <w:t>TCAE</w:t>
              </w:r>
            </w:ins>
            <w:r w:rsidRPr="00B97A84">
              <w:t xml:space="preserve"> v5.0 </w:t>
            </w:r>
            <w:del w:id="2259" w:author="Powell, Deana" w:date="2023-10-19T15:28:00Z">
              <w:r w:rsidR="00493A25" w:rsidRPr="00B35769">
                <w:delText xml:space="preserve">(CTCAE) </w:delText>
              </w:r>
            </w:del>
            <w:r w:rsidRPr="00B97A84">
              <w:t>at http://ctep.cancer.gov</w:t>
            </w:r>
          </w:p>
        </w:tc>
      </w:tr>
    </w:tbl>
    <w:p w14:paraId="5242896B" w14:textId="77777777" w:rsidR="00C5328C" w:rsidRDefault="00C5328C" w:rsidP="00960ECF">
      <w:pPr>
        <w:pStyle w:val="ListEnd"/>
      </w:pPr>
    </w:p>
    <w:p w14:paraId="5D9EB007" w14:textId="77777777" w:rsidR="005A4598" w:rsidRPr="00B97CB3" w:rsidRDefault="006B7357" w:rsidP="000160EF">
      <w:pPr>
        <w:pStyle w:val="ParagraphBold"/>
      </w:pPr>
      <w:r w:rsidRPr="00B97CB3">
        <w:t>Other Allowed Dose Interruption for Pembrolizumab</w:t>
      </w:r>
    </w:p>
    <w:p w14:paraId="2BD3D46F" w14:textId="0060CFA4" w:rsidR="005A4598" w:rsidRPr="00B97CB3" w:rsidRDefault="000F6980" w:rsidP="00F72B3C">
      <w:pPr>
        <w:pStyle w:val="Paragraph"/>
      </w:pPr>
      <w:r w:rsidRPr="00B97CB3">
        <w:t xml:space="preserve">Pembrolizumab </w:t>
      </w:r>
      <w:r w:rsidR="007E6B54" w:rsidRPr="007E6B54">
        <w:t>may be interrupted for situations other than treatment-related AEs such as medical</w:t>
      </w:r>
      <w:del w:id="2260" w:author="Powell, Deana" w:date="2023-10-19T15:28:00Z">
        <w:r w:rsidR="00493A25" w:rsidRPr="00493A25">
          <w:delText xml:space="preserve"> / </w:delText>
        </w:r>
      </w:del>
      <w:ins w:id="2261" w:author="Powell, Deana" w:date="2023-10-19T15:28:00Z">
        <w:r w:rsidR="007E6B54" w:rsidRPr="007E6B54">
          <w:t>/</w:t>
        </w:r>
      </w:ins>
      <w:r w:rsidR="007E6B54" w:rsidRPr="007E6B54">
        <w:t>surgical events or logistical reasons not related to study therapy. Participants should be placed back on study therapy within</w:t>
      </w:r>
      <w:r w:rsidRPr="00B97CB3">
        <w:t xml:space="preserve"> </w:t>
      </w:r>
      <w:r w:rsidR="006234CD" w:rsidRPr="006234CD">
        <w:t>3 weeks</w:t>
      </w:r>
      <w:r w:rsidRPr="0086729F">
        <w:t xml:space="preserve"> </w:t>
      </w:r>
      <w:r w:rsidR="007E6B54" w:rsidRPr="007E6B54">
        <w:t>of the scheduled interruption</w:t>
      </w:r>
      <w:del w:id="2262" w:author="Powell, Deana" w:date="2023-10-19T15:28:00Z">
        <w:r w:rsidR="00493A25" w:rsidRPr="00493A25">
          <w:delText>,</w:delText>
        </w:r>
      </w:del>
      <w:r w:rsidRPr="00B97CB3">
        <w:t xml:space="preserve"> </w:t>
      </w:r>
      <w:r w:rsidR="006823A0" w:rsidRPr="006823A0">
        <w:t>unless otherwise discussed with the Sponsor. The reason for interruption should be documented in the participant's study record</w:t>
      </w:r>
      <w:r w:rsidRPr="00B97CB3">
        <w:t>.</w:t>
      </w:r>
    </w:p>
    <w:p w14:paraId="788982A2" w14:textId="77777777" w:rsidR="006234CD" w:rsidRPr="00CE2A5A" w:rsidRDefault="006B7357" w:rsidP="00C340B4">
      <w:pPr>
        <w:pStyle w:val="Heading3"/>
      </w:pPr>
      <w:bookmarkStart w:id="2263" w:name="_Toc148621591"/>
      <w:bookmarkStart w:id="2264" w:name="_Toc107570644"/>
      <w:r w:rsidRPr="00CE2A5A">
        <w:t>Dose Modification with Lenvatinib</w:t>
      </w:r>
      <w:bookmarkEnd w:id="2263"/>
      <w:bookmarkEnd w:id="2264"/>
    </w:p>
    <w:p w14:paraId="4E6578A9" w14:textId="1D0A6C6B" w:rsidR="006234CD" w:rsidRPr="00DC2503" w:rsidRDefault="000F6980" w:rsidP="0036065D">
      <w:pPr>
        <w:pStyle w:val="Paragraph"/>
      </w:pPr>
      <w:r w:rsidRPr="00921F4C">
        <w:t>Lenvatinib dose reduction</w:t>
      </w:r>
      <w:r w:rsidRPr="00DC2503">
        <w:t xml:space="preserve"> and interruption for participants who experience lenvatinib</w:t>
      </w:r>
      <w:del w:id="2265" w:author="Powell, Deana" w:date="2023-10-19T15:28:00Z">
        <w:r w:rsidR="00420C22">
          <w:rPr>
            <w:rFonts w:eastAsia="Calibri"/>
          </w:rPr>
          <w:noBreakHyphen/>
        </w:r>
      </w:del>
      <w:ins w:id="2266" w:author="Powell, Deana" w:date="2023-10-19T15:28:00Z">
        <w:r w:rsidRPr="00DC2503">
          <w:t>-</w:t>
        </w:r>
      </w:ins>
      <w:r w:rsidRPr="00DC2503">
        <w:t xml:space="preserve">pembrolizumab combination therapy-related toxicity will be in accordance with the dose modification guidelines described in </w:t>
      </w:r>
      <w:r w:rsidR="00815B7C">
        <w:t xml:space="preserve">Table </w:t>
      </w:r>
      <w:r w:rsidR="00815B7C">
        <w:rPr>
          <w:noProof/>
        </w:rPr>
        <w:t>7</w:t>
      </w:r>
      <w:r w:rsidRPr="00870FC2">
        <w:t>. An interruption of</w:t>
      </w:r>
      <w:r w:rsidRPr="005F1DE9">
        <w:t xml:space="preserve"> </w:t>
      </w:r>
      <w:r w:rsidRPr="00117BAB">
        <w:t>study intervention</w:t>
      </w:r>
      <w:r w:rsidRPr="00870FC2">
        <w:t xml:space="preserve"> for more than 28 days will require Sponsor approval before treatment can be resumed.</w:t>
      </w:r>
    </w:p>
    <w:p w14:paraId="25D2D652" w14:textId="77777777" w:rsidR="006234CD" w:rsidRPr="00DC2503" w:rsidRDefault="000F6980" w:rsidP="0036065D">
      <w:pPr>
        <w:pStyle w:val="Paragraph"/>
      </w:pPr>
      <w:r w:rsidRPr="00DC2503">
        <w:lastRenderedPageBreak/>
        <w:t xml:space="preserve">The starting dose of lenvatinib is </w:t>
      </w:r>
      <w:r w:rsidR="00117BAB" w:rsidRPr="00117BAB">
        <w:t>[</w:t>
      </w:r>
      <w:r w:rsidRPr="00117BAB">
        <w:t>20 mg/day</w:t>
      </w:r>
      <w:r w:rsidR="00117BAB">
        <w:t>]</w:t>
      </w:r>
      <w:r w:rsidR="009F58A3" w:rsidRPr="009F58A3">
        <w:t xml:space="preserve"> in combination with pembrolizumab</w:t>
      </w:r>
      <w:r w:rsidR="00117BAB">
        <w:t xml:space="preserve"> </w:t>
      </w:r>
      <w:r w:rsidRPr="005F1DE9">
        <w:t>. Dose reductions of lenvatinib occur in succession based on the previous dose level (</w:t>
      </w:r>
      <w:r w:rsidRPr="00117BAB">
        <w:t xml:space="preserve">20, 14, 10, </w:t>
      </w:r>
      <w:r w:rsidR="00117BAB">
        <w:t xml:space="preserve">and </w:t>
      </w:r>
      <w:r w:rsidRPr="00117BAB">
        <w:t>8 mg/day</w:t>
      </w:r>
      <w:r w:rsidRPr="005F1DE9">
        <w:t>). Any dose reduction below</w:t>
      </w:r>
      <w:r w:rsidRPr="00DC2503">
        <w:t xml:space="preserve"> </w:t>
      </w:r>
      <w:r w:rsidRPr="00117BAB">
        <w:t>8 mg/day</w:t>
      </w:r>
      <w:r w:rsidRPr="005F1DE9">
        <w:t xml:space="preserve"> must be discussed with the Sponsor. Once the lenvatinib</w:t>
      </w:r>
      <w:ins w:id="2267" w:author="Powell, Deana" w:date="2023-10-19T15:28:00Z">
        <w:r w:rsidRPr="00DC2503">
          <w:t xml:space="preserve"> </w:t>
        </w:r>
        <w:r w:rsidRPr="00117BAB">
          <w:t>placebo</w:t>
        </w:r>
      </w:ins>
      <w:r w:rsidRPr="005F1DE9">
        <w:t xml:space="preserve"> dose has been reduced, it may not be increased at a later date, unless the dose has been mistakenly decreased; in this situation, the Sponsor’s approval is required to increase the dose.</w:t>
      </w:r>
    </w:p>
    <w:p w14:paraId="2474C2FC" w14:textId="4F8D7E27" w:rsidR="00457C12" w:rsidRDefault="000F6980" w:rsidP="0036065D">
      <w:pPr>
        <w:pStyle w:val="Paragraph"/>
      </w:pPr>
      <w:r w:rsidRPr="00DC2503">
        <w:t>Refer to the subsections below for management of hypertension (</w:t>
      </w:r>
      <w:r w:rsidRPr="00117BAB">
        <w:t>Section 6.6.</w:t>
      </w:r>
      <w:r w:rsidR="00117BAB" w:rsidRPr="00117BAB">
        <w:t>2</w:t>
      </w:r>
      <w:r w:rsidRPr="00117BAB">
        <w:t>.1</w:t>
      </w:r>
      <w:r w:rsidRPr="005F1DE9">
        <w:t>), proteinuria (</w:t>
      </w:r>
      <w:r w:rsidRPr="00117BAB">
        <w:t>Section 6.6.</w:t>
      </w:r>
      <w:r w:rsidR="00117BAB" w:rsidRPr="00117BAB">
        <w:t>2</w:t>
      </w:r>
      <w:r w:rsidRPr="00117BAB">
        <w:t>.2</w:t>
      </w:r>
      <w:r w:rsidRPr="00C13489">
        <w:t>), diarrhea (</w:t>
      </w:r>
      <w:r w:rsidRPr="00117BAB">
        <w:t>Section 6.6.</w:t>
      </w:r>
      <w:r w:rsidR="00117BAB" w:rsidRPr="00117BAB">
        <w:t>2</w:t>
      </w:r>
      <w:r w:rsidRPr="00117BAB">
        <w:t>.3</w:t>
      </w:r>
      <w:r w:rsidRPr="00C13489">
        <w:t>), hepatotoxicity (</w:t>
      </w:r>
      <w:r w:rsidRPr="00117BAB">
        <w:t>Section 6.6.</w:t>
      </w:r>
      <w:r w:rsidR="00117BAB" w:rsidRPr="00117BAB">
        <w:t>2</w:t>
      </w:r>
      <w:r w:rsidRPr="00117BAB">
        <w:t>.4</w:t>
      </w:r>
      <w:r w:rsidRPr="00C13489">
        <w:t>), thromboembolic events (</w:t>
      </w:r>
      <w:r w:rsidRPr="00117BAB">
        <w:t>Section 6.6.</w:t>
      </w:r>
      <w:r w:rsidR="00117BAB">
        <w:t>2</w:t>
      </w:r>
      <w:r w:rsidRPr="00117BAB">
        <w:t>.5</w:t>
      </w:r>
      <w:r w:rsidRPr="00C13489">
        <w:t>), posterior reversible encephalopathy syndrome/ reversible posterior leukoencephalopathy syndrome (PRES/RPLS</w:t>
      </w:r>
      <w:del w:id="2268" w:author="Powell, Deana" w:date="2023-10-19T15:28:00Z">
        <w:r w:rsidR="003B58DF">
          <w:rPr>
            <w:rFonts w:eastAsia="Calibri"/>
          </w:rPr>
          <w:delText>,</w:delText>
        </w:r>
      </w:del>
      <w:ins w:id="2269" w:author="Powell, Deana" w:date="2023-10-19T15:28:00Z">
        <w:r w:rsidRPr="00C13489">
          <w:t>;</w:t>
        </w:r>
      </w:ins>
      <w:r w:rsidRPr="00DC2503">
        <w:t xml:space="preserve"> </w:t>
      </w:r>
      <w:r w:rsidRPr="00117BAB">
        <w:t>Section 6.6.</w:t>
      </w:r>
      <w:r w:rsidR="00117BAB">
        <w:t>2</w:t>
      </w:r>
      <w:r w:rsidRPr="00117BAB">
        <w:t>.6</w:t>
      </w:r>
      <w:r w:rsidRPr="00C13489">
        <w:t>), hypocalcemia (</w:t>
      </w:r>
      <w:r w:rsidRPr="00117BAB">
        <w:t>Section 6.6.</w:t>
      </w:r>
      <w:r w:rsidR="00117BAB">
        <w:t>2</w:t>
      </w:r>
      <w:r w:rsidRPr="00117BAB">
        <w:t>.7</w:t>
      </w:r>
      <w:r w:rsidRPr="00C13489">
        <w:t>), hemorrhage (</w:t>
      </w:r>
      <w:r w:rsidRPr="00117BAB">
        <w:t>Section 6.6.</w:t>
      </w:r>
      <w:r w:rsidR="00117BAB">
        <w:t>2</w:t>
      </w:r>
      <w:r w:rsidRPr="00117BAB">
        <w:t>.8</w:t>
      </w:r>
      <w:r w:rsidRPr="00C13489">
        <w:t>), gastrointestinal perforation or fistula formation (</w:t>
      </w:r>
      <w:r w:rsidRPr="00117BAB">
        <w:t>Section 6.6.2.9</w:t>
      </w:r>
      <w:r w:rsidRPr="00C13489">
        <w:t>), QT prolongation (</w:t>
      </w:r>
      <w:r w:rsidRPr="00117BAB">
        <w:t>Section 6.6.</w:t>
      </w:r>
      <w:r w:rsidR="00117BAB">
        <w:t>2.</w:t>
      </w:r>
      <w:r w:rsidRPr="00117BAB">
        <w:t>10</w:t>
      </w:r>
      <w:r w:rsidRPr="00C13489">
        <w:t>), and osteonecrosis of the jaw (</w:t>
      </w:r>
      <w:r w:rsidRPr="00117BAB">
        <w:t>Section 6.6.</w:t>
      </w:r>
      <w:r w:rsidR="00117BAB" w:rsidRPr="00117BAB">
        <w:t>2.</w:t>
      </w:r>
      <w:r w:rsidRPr="00117BAB">
        <w:t>11</w:t>
      </w:r>
      <w:r w:rsidRPr="00C13489">
        <w:t xml:space="preserve">) as appropriate, before consulting the dose modification table </w:t>
      </w:r>
      <w:ins w:id="2270" w:author="Powell, Deana" w:date="2023-10-19T15:28:00Z">
        <w:r w:rsidRPr="00C13489">
          <w:t>(</w:t>
        </w:r>
      </w:ins>
      <w:r w:rsidR="00815B7C">
        <w:t xml:space="preserve">Table </w:t>
      </w:r>
      <w:r w:rsidR="00815B7C">
        <w:rPr>
          <w:noProof/>
        </w:rPr>
        <w:t>7</w:t>
      </w:r>
      <w:del w:id="2271" w:author="Powell, Deana" w:date="2023-10-19T15:28:00Z">
        <w:r w:rsidR="00D8783D">
          <w:rPr>
            <w:rFonts w:eastAsia="Calibri"/>
          </w:rPr>
          <w:delText>.</w:delText>
        </w:r>
      </w:del>
      <w:ins w:id="2272" w:author="Powell, Deana" w:date="2023-10-19T15:28:00Z">
        <w:r w:rsidRPr="00C13489">
          <w:t>).</w:t>
        </w:r>
      </w:ins>
      <w:r w:rsidRPr="00C13489">
        <w:t xml:space="preserve"> For overlapping toxicities of pembrolizumab and lenvatinib/matching placebo, please refer to</w:t>
      </w:r>
      <w:r w:rsidRPr="00DC2503">
        <w:t xml:space="preserve"> </w:t>
      </w:r>
      <w:r w:rsidRPr="00117BAB">
        <w:t>Section 6.6.3</w:t>
      </w:r>
      <w:r w:rsidRPr="00C13489">
        <w:t>.</w:t>
      </w:r>
    </w:p>
    <w:p w14:paraId="1B8248D1" w14:textId="4515A7D5" w:rsidR="006234CD" w:rsidRPr="00DC2503" w:rsidRDefault="006B7357" w:rsidP="00117BAB">
      <w:pPr>
        <w:pStyle w:val="Caption"/>
      </w:pPr>
      <w:bookmarkStart w:id="2273" w:name="_Ref148596618"/>
      <w:bookmarkStart w:id="2274" w:name="_Toc148621763"/>
      <w:bookmarkStart w:id="2275" w:name="_Ref11756588"/>
      <w:bookmarkStart w:id="2276" w:name="_Ref68702521"/>
      <w:bookmarkStart w:id="2277" w:name="_Ref72952350"/>
      <w:bookmarkStart w:id="2278" w:name="_Toc107570814"/>
      <w:bookmarkEnd w:id="2275"/>
      <w:bookmarkEnd w:id="2276"/>
      <w:r>
        <w:t xml:space="preserve">Table </w:t>
      </w:r>
      <w:r w:rsidR="00815B7C">
        <w:rPr>
          <w:noProof/>
        </w:rPr>
        <w:t>7</w:t>
      </w:r>
      <w:bookmarkEnd w:id="2273"/>
      <w:bookmarkEnd w:id="2277"/>
      <w:r>
        <w:tab/>
      </w:r>
      <w:r w:rsidRPr="00DC2503">
        <w:t>Dose Modification Guidelines for Lenvatinib-Related Adverse Events</w:t>
      </w:r>
      <w:bookmarkEnd w:id="2274"/>
      <w:bookmarkEnd w:id="2278"/>
    </w:p>
    <w:tbl>
      <w:tblPr>
        <w:tblW w:w="5000" w:type="pct"/>
        <w:tblBorders>
          <w:top w:val="single" w:sz="8" w:space="0" w:color="000000"/>
          <w:left w:val="single" w:sz="8" w:space="0" w:color="000000"/>
          <w:bottom w:val="single" w:sz="8" w:space="0" w:color="000000"/>
          <w:right w:val="single" w:sz="8" w:space="0" w:color="000000"/>
        </w:tblBorders>
        <w:tblLook w:val="0000" w:firstRow="0" w:lastRow="0" w:firstColumn="0" w:lastColumn="0" w:noHBand="0" w:noVBand="0"/>
      </w:tblPr>
      <w:tblGrid>
        <w:gridCol w:w="2853"/>
        <w:gridCol w:w="3091"/>
        <w:gridCol w:w="3046"/>
      </w:tblGrid>
      <w:tr w:rsidR="000121B5" w14:paraId="169EF8F0" w14:textId="77777777" w:rsidTr="00334202">
        <w:trPr>
          <w:trHeight w:val="136"/>
          <w:tblHeader/>
        </w:trPr>
        <w:tc>
          <w:tcPr>
            <w:tcW w:w="1587" w:type="pct"/>
            <w:tcBorders>
              <w:top w:val="single" w:sz="4" w:space="0" w:color="auto"/>
              <w:left w:val="single" w:sz="4" w:space="0" w:color="auto"/>
              <w:bottom w:val="single" w:sz="4" w:space="0" w:color="auto"/>
              <w:right w:val="single" w:sz="4" w:space="0" w:color="auto"/>
            </w:tcBorders>
            <w:shd w:val="clear" w:color="auto" w:fill="auto"/>
            <w:vAlign w:val="center"/>
          </w:tcPr>
          <w:p w14:paraId="70303438" w14:textId="77777777" w:rsidR="006234CD" w:rsidRPr="00294A08" w:rsidRDefault="006B7357" w:rsidP="00294A08">
            <w:pPr>
              <w:pStyle w:val="TableHead"/>
              <w:keepNext/>
              <w:rPr>
                <w:sz w:val="22"/>
                <w:szCs w:val="22"/>
                <w:lang w:val="en-GB"/>
              </w:rPr>
            </w:pPr>
            <w:r w:rsidRPr="00294A08">
              <w:rPr>
                <w:sz w:val="22"/>
                <w:szCs w:val="22"/>
                <w:lang w:val="en-GB"/>
              </w:rPr>
              <w:t>Treatment-Related Toxicity</w:t>
            </w:r>
            <w:r w:rsidRPr="00294A08">
              <w:rPr>
                <w:sz w:val="22"/>
                <w:szCs w:val="22"/>
                <w:vertAlign w:val="superscript"/>
                <w:lang w:val="en-GB"/>
              </w:rPr>
              <w:t>a,b</w:t>
            </w:r>
          </w:p>
        </w:tc>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14:paraId="04502E53" w14:textId="77777777" w:rsidR="006234CD" w:rsidRPr="00294A08" w:rsidRDefault="006B7357" w:rsidP="00294A08">
            <w:pPr>
              <w:pStyle w:val="TableHead"/>
              <w:keepNext/>
              <w:rPr>
                <w:sz w:val="22"/>
                <w:szCs w:val="22"/>
                <w:lang w:val="en-GB"/>
              </w:rPr>
            </w:pPr>
            <w:r w:rsidRPr="00294A08">
              <w:rPr>
                <w:sz w:val="22"/>
                <w:szCs w:val="22"/>
                <w:lang w:val="en-GB"/>
              </w:rPr>
              <w:t>Management</w:t>
            </w:r>
          </w:p>
        </w:tc>
        <w:tc>
          <w:tcPr>
            <w:tcW w:w="1694" w:type="pct"/>
            <w:tcBorders>
              <w:top w:val="single" w:sz="4" w:space="0" w:color="auto"/>
              <w:left w:val="single" w:sz="4" w:space="0" w:color="auto"/>
              <w:bottom w:val="single" w:sz="4" w:space="0" w:color="auto"/>
              <w:right w:val="single" w:sz="4" w:space="0" w:color="auto"/>
            </w:tcBorders>
            <w:shd w:val="clear" w:color="auto" w:fill="auto"/>
            <w:vAlign w:val="center"/>
          </w:tcPr>
          <w:p w14:paraId="130DE1E0" w14:textId="77777777" w:rsidR="006234CD" w:rsidRPr="00294A08" w:rsidRDefault="006B7357" w:rsidP="00294A08">
            <w:pPr>
              <w:pStyle w:val="TableHead"/>
              <w:keepNext/>
              <w:rPr>
                <w:sz w:val="22"/>
                <w:szCs w:val="22"/>
                <w:highlight w:val="lightGray"/>
                <w:lang w:val="en-GB"/>
              </w:rPr>
            </w:pPr>
            <w:r w:rsidRPr="00294A08">
              <w:rPr>
                <w:sz w:val="22"/>
                <w:szCs w:val="22"/>
                <w:lang w:val="en-GB"/>
              </w:rPr>
              <w:t>Dose Adjustment</w:t>
            </w:r>
          </w:p>
        </w:tc>
      </w:tr>
      <w:tr w:rsidR="000121B5" w14:paraId="5DF5BA0C" w14:textId="77777777" w:rsidTr="004A75FA">
        <w:trPr>
          <w:trHeight w:val="127"/>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Pr>
          <w:p w14:paraId="6BC0C941" w14:textId="77777777" w:rsidR="006234CD" w:rsidRPr="00A26600" w:rsidRDefault="006B7357" w:rsidP="00294A08">
            <w:pPr>
              <w:pStyle w:val="TableLeft"/>
              <w:keepNext/>
              <w:rPr>
                <w:b/>
                <w:sz w:val="22"/>
                <w:szCs w:val="22"/>
                <w:lang w:val="en-GB"/>
              </w:rPr>
            </w:pPr>
            <w:r w:rsidRPr="00A26600">
              <w:rPr>
                <w:b/>
                <w:sz w:val="22"/>
                <w:szCs w:val="22"/>
                <w:lang w:val="en-GB"/>
              </w:rPr>
              <w:t>Grade 1 or Tolerable Grade 2</w:t>
            </w:r>
          </w:p>
        </w:tc>
      </w:tr>
      <w:tr w:rsidR="000121B5" w14:paraId="1110A490" w14:textId="77777777" w:rsidTr="004A75FA">
        <w:trPr>
          <w:trHeight w:val="125"/>
        </w:trPr>
        <w:tc>
          <w:tcPr>
            <w:tcW w:w="1587" w:type="pct"/>
            <w:tcBorders>
              <w:top w:val="single" w:sz="4" w:space="0" w:color="auto"/>
              <w:left w:val="single" w:sz="4" w:space="0" w:color="auto"/>
              <w:bottom w:val="single" w:sz="4" w:space="0" w:color="auto"/>
              <w:right w:val="single" w:sz="4" w:space="0" w:color="auto"/>
            </w:tcBorders>
            <w:shd w:val="clear" w:color="auto" w:fill="auto"/>
          </w:tcPr>
          <w:p w14:paraId="36EF4CE1" w14:textId="77777777" w:rsidR="006234CD" w:rsidRPr="00A26600" w:rsidRDefault="006234CD" w:rsidP="00294A08">
            <w:pPr>
              <w:pStyle w:val="TableLeft"/>
              <w:rPr>
                <w:sz w:val="22"/>
                <w:szCs w:val="22"/>
                <w:lang w:val="en-GB"/>
              </w:rPr>
            </w:pPr>
          </w:p>
        </w:tc>
        <w:tc>
          <w:tcPr>
            <w:tcW w:w="1719" w:type="pct"/>
            <w:tcBorders>
              <w:top w:val="single" w:sz="4" w:space="0" w:color="auto"/>
              <w:left w:val="single" w:sz="4" w:space="0" w:color="auto"/>
              <w:bottom w:val="single" w:sz="4" w:space="0" w:color="auto"/>
              <w:right w:val="single" w:sz="4" w:space="0" w:color="auto"/>
            </w:tcBorders>
            <w:shd w:val="clear" w:color="auto" w:fill="auto"/>
          </w:tcPr>
          <w:p w14:paraId="15652A82" w14:textId="77777777" w:rsidR="006234CD" w:rsidRPr="00A26600" w:rsidRDefault="006B7357" w:rsidP="00294A08">
            <w:pPr>
              <w:pStyle w:val="TableLeft"/>
              <w:rPr>
                <w:sz w:val="22"/>
                <w:szCs w:val="22"/>
                <w:lang w:val="en-GB"/>
              </w:rPr>
            </w:pPr>
            <w:r w:rsidRPr="00A26600">
              <w:rPr>
                <w:sz w:val="22"/>
                <w:szCs w:val="22"/>
                <w:lang w:val="en-GB"/>
              </w:rPr>
              <w:t>Continue treatment</w:t>
            </w:r>
          </w:p>
        </w:tc>
        <w:tc>
          <w:tcPr>
            <w:tcW w:w="1694" w:type="pct"/>
            <w:tcBorders>
              <w:top w:val="single" w:sz="4" w:space="0" w:color="auto"/>
              <w:left w:val="single" w:sz="4" w:space="0" w:color="auto"/>
              <w:bottom w:val="single" w:sz="4" w:space="0" w:color="auto"/>
              <w:right w:val="single" w:sz="4" w:space="0" w:color="auto"/>
            </w:tcBorders>
          </w:tcPr>
          <w:p w14:paraId="651C7DBD" w14:textId="77777777" w:rsidR="006234CD" w:rsidRPr="00A26600" w:rsidRDefault="006B7357" w:rsidP="00294A08">
            <w:pPr>
              <w:pStyle w:val="TableLeft"/>
              <w:rPr>
                <w:sz w:val="22"/>
                <w:szCs w:val="22"/>
                <w:highlight w:val="lightGray"/>
                <w:lang w:val="en-GB"/>
              </w:rPr>
            </w:pPr>
            <w:r w:rsidRPr="00A26600">
              <w:rPr>
                <w:sz w:val="22"/>
                <w:szCs w:val="22"/>
                <w:lang w:val="en-GB"/>
              </w:rPr>
              <w:t>No change</w:t>
            </w:r>
          </w:p>
        </w:tc>
      </w:tr>
      <w:tr w:rsidR="000121B5" w14:paraId="1A029266" w14:textId="77777777" w:rsidTr="004A75FA">
        <w:trPr>
          <w:trHeight w:val="136"/>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Pr>
          <w:p w14:paraId="4685E72D" w14:textId="022D7025" w:rsidR="006234CD" w:rsidRPr="00A26600" w:rsidRDefault="006B7357" w:rsidP="00294A08">
            <w:pPr>
              <w:pStyle w:val="TableLeft"/>
              <w:keepNext/>
              <w:rPr>
                <w:b/>
                <w:sz w:val="22"/>
                <w:szCs w:val="22"/>
                <w:lang w:val="en-GB"/>
              </w:rPr>
            </w:pPr>
            <w:bookmarkStart w:id="2279" w:name="_Hlk535419485"/>
            <w:r w:rsidRPr="00A26600">
              <w:rPr>
                <w:b/>
                <w:sz w:val="22"/>
                <w:szCs w:val="22"/>
                <w:lang w:val="en-GB"/>
              </w:rPr>
              <w:t>Intolerable Grade 2</w:t>
            </w:r>
            <w:r w:rsidRPr="00A26600">
              <w:rPr>
                <w:b/>
                <w:sz w:val="22"/>
                <w:szCs w:val="22"/>
                <w:vertAlign w:val="superscript"/>
              </w:rPr>
              <w:t>c,d</w:t>
            </w:r>
            <w:r w:rsidRPr="00A26600">
              <w:rPr>
                <w:b/>
                <w:sz w:val="22"/>
                <w:szCs w:val="22"/>
                <w:lang w:val="en-GB"/>
              </w:rPr>
              <w:t xml:space="preserve"> or Grade 3</w:t>
            </w:r>
            <w:r w:rsidRPr="00A26600">
              <w:rPr>
                <w:b/>
                <w:sz w:val="22"/>
                <w:szCs w:val="22"/>
                <w:vertAlign w:val="superscript"/>
              </w:rPr>
              <w:t>e,</w:t>
            </w:r>
            <w:bookmarkEnd w:id="2279"/>
            <w:del w:id="2280" w:author="Powell, Deana" w:date="2023-10-19T15:28:00Z">
              <w:r w:rsidR="00206E52" w:rsidRPr="00206E52">
                <w:rPr>
                  <w:b/>
                  <w:sz w:val="22"/>
                  <w:szCs w:val="22"/>
                  <w:vertAlign w:val="superscript"/>
                  <w:lang w:val="en-GB"/>
                </w:rPr>
                <w:delText>g</w:delText>
              </w:r>
            </w:del>
            <w:ins w:id="2281" w:author="Powell, Deana" w:date="2023-10-19T15:28:00Z">
              <w:r w:rsidRPr="00A26600">
                <w:rPr>
                  <w:b/>
                  <w:sz w:val="22"/>
                  <w:szCs w:val="22"/>
                  <w:vertAlign w:val="superscript"/>
                </w:rPr>
                <w:t>f</w:t>
              </w:r>
            </w:ins>
          </w:p>
        </w:tc>
      </w:tr>
      <w:tr w:rsidR="000121B5" w14:paraId="1EB480CB" w14:textId="77777777" w:rsidTr="004A75FA">
        <w:trPr>
          <w:trHeight w:val="235"/>
        </w:trPr>
        <w:tc>
          <w:tcPr>
            <w:tcW w:w="1587" w:type="pct"/>
            <w:tcBorders>
              <w:top w:val="single" w:sz="4" w:space="0" w:color="auto"/>
              <w:left w:val="single" w:sz="4" w:space="0" w:color="auto"/>
              <w:bottom w:val="single" w:sz="4" w:space="0" w:color="auto"/>
              <w:right w:val="single" w:sz="4" w:space="0" w:color="auto"/>
            </w:tcBorders>
            <w:shd w:val="clear" w:color="auto" w:fill="auto"/>
          </w:tcPr>
          <w:p w14:paraId="6FB71FDB" w14:textId="77777777" w:rsidR="006234CD" w:rsidRPr="00A26600" w:rsidRDefault="006B7357" w:rsidP="00294A08">
            <w:pPr>
              <w:pStyle w:val="TableLeft"/>
              <w:rPr>
                <w:sz w:val="22"/>
                <w:szCs w:val="22"/>
                <w:lang w:val="en-GB"/>
              </w:rPr>
            </w:pPr>
            <w:r w:rsidRPr="00A26600">
              <w:rPr>
                <w:sz w:val="22"/>
                <w:szCs w:val="22"/>
                <w:lang w:val="en-GB"/>
              </w:rPr>
              <w:t>First occurrence</w:t>
            </w:r>
          </w:p>
        </w:tc>
        <w:tc>
          <w:tcPr>
            <w:tcW w:w="1719" w:type="pct"/>
            <w:tcBorders>
              <w:top w:val="single" w:sz="4" w:space="0" w:color="auto"/>
              <w:left w:val="single" w:sz="4" w:space="0" w:color="auto"/>
              <w:bottom w:val="single" w:sz="4" w:space="0" w:color="auto"/>
              <w:right w:val="single" w:sz="4" w:space="0" w:color="auto"/>
            </w:tcBorders>
            <w:shd w:val="clear" w:color="auto" w:fill="auto"/>
          </w:tcPr>
          <w:p w14:paraId="5F4DF55D" w14:textId="77777777" w:rsidR="006234CD" w:rsidRPr="00A26600" w:rsidRDefault="006B7357" w:rsidP="00294A08">
            <w:pPr>
              <w:pStyle w:val="TableLeft"/>
              <w:rPr>
                <w:sz w:val="22"/>
                <w:szCs w:val="22"/>
                <w:lang w:val="en-GB"/>
              </w:rPr>
            </w:pPr>
            <w:r w:rsidRPr="00A26600">
              <w:rPr>
                <w:sz w:val="22"/>
                <w:szCs w:val="22"/>
                <w:lang w:val="en-GB"/>
              </w:rPr>
              <w:t>Interrupt lenvatinib until resolved to Grade 0-1, or tolerable Grade 2</w:t>
            </w:r>
          </w:p>
        </w:tc>
        <w:tc>
          <w:tcPr>
            <w:tcW w:w="1694" w:type="pct"/>
            <w:tcBorders>
              <w:top w:val="single" w:sz="4" w:space="0" w:color="auto"/>
              <w:left w:val="single" w:sz="4" w:space="0" w:color="auto"/>
              <w:bottom w:val="single" w:sz="4" w:space="0" w:color="auto"/>
              <w:right w:val="single" w:sz="4" w:space="0" w:color="auto"/>
            </w:tcBorders>
          </w:tcPr>
          <w:p w14:paraId="4CCAE4B3" w14:textId="77777777" w:rsidR="006234CD" w:rsidRPr="00117BAB" w:rsidRDefault="006B7357" w:rsidP="00294A08">
            <w:pPr>
              <w:pStyle w:val="TableLeft"/>
              <w:rPr>
                <w:sz w:val="22"/>
                <w:szCs w:val="22"/>
                <w:lang w:val="en-GB"/>
              </w:rPr>
            </w:pPr>
            <w:r w:rsidRPr="00A26600">
              <w:rPr>
                <w:sz w:val="22"/>
                <w:szCs w:val="22"/>
                <w:lang w:val="en-GB"/>
              </w:rPr>
              <w:t>Reduce lenvatinib dose to 14 mg once a day (1-level reduction)</w:t>
            </w:r>
          </w:p>
        </w:tc>
      </w:tr>
      <w:tr w:rsidR="000121B5" w14:paraId="25A9FE93" w14:textId="77777777" w:rsidTr="004A75FA">
        <w:trPr>
          <w:trHeight w:val="255"/>
        </w:trPr>
        <w:tc>
          <w:tcPr>
            <w:tcW w:w="1587" w:type="pct"/>
            <w:tcBorders>
              <w:top w:val="single" w:sz="4" w:space="0" w:color="auto"/>
              <w:left w:val="single" w:sz="4" w:space="0" w:color="auto"/>
              <w:bottom w:val="single" w:sz="4" w:space="0" w:color="auto"/>
              <w:right w:val="single" w:sz="4" w:space="0" w:color="auto"/>
            </w:tcBorders>
            <w:shd w:val="clear" w:color="auto" w:fill="auto"/>
          </w:tcPr>
          <w:p w14:paraId="0DBDB674" w14:textId="77777777" w:rsidR="006234CD" w:rsidRPr="00A26600" w:rsidRDefault="006B7357" w:rsidP="00294A08">
            <w:pPr>
              <w:pStyle w:val="TableLeft"/>
              <w:rPr>
                <w:sz w:val="22"/>
                <w:szCs w:val="22"/>
                <w:highlight w:val="lightGray"/>
                <w:lang w:val="en-GB"/>
              </w:rPr>
            </w:pPr>
            <w:r w:rsidRPr="00A26600">
              <w:rPr>
                <w:sz w:val="22"/>
                <w:szCs w:val="22"/>
                <w:lang w:val="en-GB"/>
              </w:rPr>
              <w:t>Second occurrence (same toxicity or new toxicity)</w:t>
            </w:r>
          </w:p>
        </w:tc>
        <w:tc>
          <w:tcPr>
            <w:tcW w:w="1719" w:type="pct"/>
            <w:tcBorders>
              <w:top w:val="single" w:sz="4" w:space="0" w:color="auto"/>
              <w:left w:val="single" w:sz="4" w:space="0" w:color="auto"/>
              <w:bottom w:val="single" w:sz="4" w:space="0" w:color="auto"/>
              <w:right w:val="single" w:sz="4" w:space="0" w:color="auto"/>
            </w:tcBorders>
            <w:shd w:val="clear" w:color="auto" w:fill="auto"/>
          </w:tcPr>
          <w:p w14:paraId="420D374A" w14:textId="77777777" w:rsidR="006234CD" w:rsidRPr="00A26600" w:rsidRDefault="006B7357" w:rsidP="00294A08">
            <w:pPr>
              <w:pStyle w:val="TableLeft"/>
              <w:rPr>
                <w:sz w:val="22"/>
                <w:szCs w:val="22"/>
                <w:highlight w:val="lightGray"/>
                <w:lang w:val="en-GB"/>
              </w:rPr>
            </w:pPr>
            <w:r w:rsidRPr="00A26600">
              <w:rPr>
                <w:sz w:val="22"/>
                <w:szCs w:val="22"/>
                <w:lang w:val="en-GB"/>
              </w:rPr>
              <w:t>Interrupt lenvatinib until resolved to Grade 0-1, or tolerable Grade 2</w:t>
            </w:r>
          </w:p>
        </w:tc>
        <w:tc>
          <w:tcPr>
            <w:tcW w:w="1694" w:type="pct"/>
            <w:tcBorders>
              <w:top w:val="single" w:sz="4" w:space="0" w:color="auto"/>
              <w:left w:val="single" w:sz="4" w:space="0" w:color="auto"/>
              <w:bottom w:val="single" w:sz="4" w:space="0" w:color="auto"/>
              <w:right w:val="single" w:sz="4" w:space="0" w:color="auto"/>
            </w:tcBorders>
          </w:tcPr>
          <w:p w14:paraId="100EDFBD" w14:textId="77777777" w:rsidR="006234CD" w:rsidRPr="00117BAB" w:rsidRDefault="006B7357" w:rsidP="00294A08">
            <w:pPr>
              <w:pStyle w:val="TableLeft"/>
              <w:rPr>
                <w:sz w:val="22"/>
                <w:szCs w:val="22"/>
                <w:lang w:val="en-GB"/>
              </w:rPr>
            </w:pPr>
            <w:r w:rsidRPr="00A26600">
              <w:rPr>
                <w:sz w:val="22"/>
                <w:szCs w:val="22"/>
                <w:lang w:val="en-GB"/>
              </w:rPr>
              <w:t>Reduce lenvatinib dose to 10 mg once a day (1-level reduction)</w:t>
            </w:r>
          </w:p>
        </w:tc>
      </w:tr>
      <w:tr w:rsidR="000121B5" w14:paraId="211C3A3F" w14:textId="77777777" w:rsidTr="004A75FA">
        <w:trPr>
          <w:trHeight w:val="254"/>
        </w:trPr>
        <w:tc>
          <w:tcPr>
            <w:tcW w:w="1587" w:type="pct"/>
            <w:tcBorders>
              <w:top w:val="single" w:sz="4" w:space="0" w:color="auto"/>
              <w:left w:val="single" w:sz="4" w:space="0" w:color="auto"/>
              <w:bottom w:val="single" w:sz="4" w:space="0" w:color="auto"/>
              <w:right w:val="single" w:sz="4" w:space="0" w:color="auto"/>
            </w:tcBorders>
            <w:shd w:val="clear" w:color="auto" w:fill="auto"/>
          </w:tcPr>
          <w:p w14:paraId="059807A0" w14:textId="77777777" w:rsidR="006234CD" w:rsidRPr="00A26600" w:rsidRDefault="006B7357" w:rsidP="00294A08">
            <w:pPr>
              <w:pStyle w:val="TableLeft"/>
              <w:rPr>
                <w:sz w:val="22"/>
                <w:szCs w:val="22"/>
                <w:highlight w:val="lightGray"/>
                <w:lang w:val="en-GB"/>
              </w:rPr>
            </w:pPr>
            <w:r w:rsidRPr="00A26600">
              <w:rPr>
                <w:sz w:val="22"/>
                <w:szCs w:val="22"/>
                <w:lang w:val="en-GB"/>
              </w:rPr>
              <w:t>Third occurrence (same toxicity or new toxicity)</w:t>
            </w:r>
          </w:p>
        </w:tc>
        <w:tc>
          <w:tcPr>
            <w:tcW w:w="1719" w:type="pct"/>
            <w:tcBorders>
              <w:top w:val="single" w:sz="4" w:space="0" w:color="auto"/>
              <w:left w:val="single" w:sz="4" w:space="0" w:color="auto"/>
              <w:bottom w:val="single" w:sz="4" w:space="0" w:color="auto"/>
              <w:right w:val="single" w:sz="4" w:space="0" w:color="auto"/>
            </w:tcBorders>
            <w:shd w:val="clear" w:color="auto" w:fill="auto"/>
          </w:tcPr>
          <w:p w14:paraId="34693DC6" w14:textId="77777777" w:rsidR="006234CD" w:rsidRPr="00A26600" w:rsidRDefault="006B7357" w:rsidP="00294A08">
            <w:pPr>
              <w:pStyle w:val="TableLeft"/>
              <w:rPr>
                <w:sz w:val="22"/>
                <w:szCs w:val="22"/>
                <w:highlight w:val="lightGray"/>
                <w:lang w:val="en-GB"/>
              </w:rPr>
            </w:pPr>
            <w:r w:rsidRPr="00A26600">
              <w:rPr>
                <w:sz w:val="22"/>
                <w:szCs w:val="22"/>
                <w:lang w:val="en-GB"/>
              </w:rPr>
              <w:t>Interrupt lenvatinib until resolved to Grade 0-1, or tolerable Grade 2</w:t>
            </w:r>
          </w:p>
        </w:tc>
        <w:tc>
          <w:tcPr>
            <w:tcW w:w="1694" w:type="pct"/>
            <w:tcBorders>
              <w:top w:val="single" w:sz="4" w:space="0" w:color="auto"/>
              <w:left w:val="single" w:sz="4" w:space="0" w:color="auto"/>
              <w:bottom w:val="single" w:sz="4" w:space="0" w:color="auto"/>
              <w:right w:val="single" w:sz="4" w:space="0" w:color="auto"/>
            </w:tcBorders>
          </w:tcPr>
          <w:p w14:paraId="447394B2" w14:textId="77777777" w:rsidR="006234CD" w:rsidRPr="00A26600" w:rsidRDefault="000F6980" w:rsidP="00294A08">
            <w:pPr>
              <w:pStyle w:val="TableLeft"/>
              <w:rPr>
                <w:sz w:val="22"/>
                <w:szCs w:val="22"/>
                <w:lang w:val="en-GB"/>
              </w:rPr>
            </w:pPr>
            <w:r w:rsidRPr="00A26600">
              <w:rPr>
                <w:sz w:val="22"/>
                <w:szCs w:val="22"/>
              </w:rPr>
              <w:t>Reduce lenvatinib dose to 8 mg orally once a day (1-level reduction)</w:t>
            </w:r>
            <w:r w:rsidRPr="00A26600">
              <w:rPr>
                <w:sz w:val="22"/>
                <w:szCs w:val="22"/>
                <w:lang w:val="en-GB"/>
              </w:rPr>
              <w:t xml:space="preserve"> </w:t>
            </w:r>
          </w:p>
        </w:tc>
      </w:tr>
      <w:tr w:rsidR="000121B5" w14:paraId="14B079F2" w14:textId="77777777" w:rsidTr="004A75FA">
        <w:trPr>
          <w:trHeight w:val="254"/>
        </w:trPr>
        <w:tc>
          <w:tcPr>
            <w:tcW w:w="1587" w:type="pct"/>
            <w:tcBorders>
              <w:top w:val="single" w:sz="4" w:space="0" w:color="auto"/>
              <w:left w:val="single" w:sz="4" w:space="0" w:color="auto"/>
              <w:bottom w:val="single" w:sz="4" w:space="0" w:color="auto"/>
              <w:right w:val="single" w:sz="4" w:space="0" w:color="auto"/>
            </w:tcBorders>
            <w:shd w:val="clear" w:color="auto" w:fill="auto"/>
          </w:tcPr>
          <w:p w14:paraId="52F34499" w14:textId="77777777" w:rsidR="006234CD" w:rsidRPr="00A26600" w:rsidRDefault="006B7357" w:rsidP="00294A08">
            <w:pPr>
              <w:pStyle w:val="TableLeft"/>
              <w:rPr>
                <w:sz w:val="22"/>
                <w:szCs w:val="22"/>
                <w:highlight w:val="lightGray"/>
                <w:lang w:val="en-GB"/>
              </w:rPr>
            </w:pPr>
            <w:r w:rsidRPr="00A26600">
              <w:rPr>
                <w:sz w:val="22"/>
                <w:szCs w:val="22"/>
                <w:lang w:val="en-GB"/>
              </w:rPr>
              <w:t>Fourth occurrence (same toxicity or new toxicity)</w:t>
            </w:r>
          </w:p>
        </w:tc>
        <w:tc>
          <w:tcPr>
            <w:tcW w:w="1719" w:type="pct"/>
            <w:tcBorders>
              <w:top w:val="single" w:sz="4" w:space="0" w:color="auto"/>
              <w:left w:val="single" w:sz="4" w:space="0" w:color="auto"/>
              <w:bottom w:val="single" w:sz="4" w:space="0" w:color="auto"/>
              <w:right w:val="single" w:sz="4" w:space="0" w:color="auto"/>
            </w:tcBorders>
            <w:shd w:val="clear" w:color="auto" w:fill="auto"/>
          </w:tcPr>
          <w:p w14:paraId="599B86E2" w14:textId="77777777" w:rsidR="006234CD" w:rsidRPr="00A26600" w:rsidRDefault="006B7357" w:rsidP="00294A08">
            <w:pPr>
              <w:pStyle w:val="TableLeft"/>
              <w:rPr>
                <w:sz w:val="22"/>
                <w:szCs w:val="22"/>
                <w:highlight w:val="lightGray"/>
                <w:lang w:val="en-GB"/>
              </w:rPr>
            </w:pPr>
            <w:r w:rsidRPr="00A26600">
              <w:rPr>
                <w:sz w:val="22"/>
                <w:szCs w:val="22"/>
                <w:lang w:val="en-GB"/>
              </w:rPr>
              <w:t>Interrupt lenvatinib</w:t>
            </w:r>
          </w:p>
        </w:tc>
        <w:tc>
          <w:tcPr>
            <w:tcW w:w="1694" w:type="pct"/>
            <w:tcBorders>
              <w:top w:val="single" w:sz="4" w:space="0" w:color="auto"/>
              <w:left w:val="single" w:sz="4" w:space="0" w:color="auto"/>
              <w:bottom w:val="single" w:sz="4" w:space="0" w:color="auto"/>
              <w:right w:val="single" w:sz="4" w:space="0" w:color="auto"/>
            </w:tcBorders>
          </w:tcPr>
          <w:p w14:paraId="3E927C1F" w14:textId="77777777" w:rsidR="006234CD" w:rsidRPr="00A26600" w:rsidRDefault="006B7357" w:rsidP="00294A08">
            <w:pPr>
              <w:pStyle w:val="TableLeft"/>
              <w:rPr>
                <w:sz w:val="22"/>
                <w:szCs w:val="22"/>
                <w:lang w:val="en-GB"/>
              </w:rPr>
            </w:pPr>
            <w:r w:rsidRPr="00A26600">
              <w:rPr>
                <w:sz w:val="22"/>
                <w:szCs w:val="22"/>
                <w:lang w:val="en-GB"/>
              </w:rPr>
              <w:t>Discuss with Sponsor</w:t>
            </w:r>
          </w:p>
        </w:tc>
      </w:tr>
      <w:tr w:rsidR="000121B5" w14:paraId="108D3D54" w14:textId="77777777" w:rsidTr="00F10B0B">
        <w:trPr>
          <w:trHeight w:val="136"/>
        </w:trPr>
        <w:tc>
          <w:tcPr>
            <w:tcW w:w="5000" w:type="pct"/>
            <w:gridSpan w:val="3"/>
            <w:tcBorders>
              <w:top w:val="single" w:sz="4" w:space="0" w:color="auto"/>
              <w:left w:val="single" w:sz="4" w:space="0" w:color="auto"/>
              <w:bottom w:val="single" w:sz="4" w:space="0" w:color="auto"/>
              <w:right w:val="single" w:sz="4" w:space="0" w:color="auto"/>
            </w:tcBorders>
          </w:tcPr>
          <w:p w14:paraId="5142F3BB" w14:textId="2433E3FB" w:rsidR="006234CD" w:rsidRPr="00A26600" w:rsidRDefault="006B7357" w:rsidP="00A26600">
            <w:pPr>
              <w:pStyle w:val="TableLeft"/>
              <w:keepNext/>
              <w:rPr>
                <w:sz w:val="22"/>
                <w:szCs w:val="22"/>
                <w:highlight w:val="lightGray"/>
                <w:lang w:val="en-GB"/>
              </w:rPr>
            </w:pPr>
            <w:r w:rsidRPr="00A26600">
              <w:rPr>
                <w:b/>
                <w:bCs w:val="0"/>
                <w:sz w:val="22"/>
                <w:szCs w:val="22"/>
                <w:lang w:val="en-GB"/>
              </w:rPr>
              <w:t xml:space="preserve">Grade </w:t>
            </w:r>
            <w:del w:id="2282" w:author="Powell, Deana" w:date="2023-10-19T15:28:00Z">
              <w:r w:rsidR="00206E52" w:rsidRPr="00206E52">
                <w:rPr>
                  <w:b/>
                  <w:sz w:val="22"/>
                  <w:szCs w:val="22"/>
                  <w:lang w:val="en-GB"/>
                </w:rPr>
                <w:delText>4</w:delText>
              </w:r>
              <w:r w:rsidR="00206E52" w:rsidRPr="00206E52">
                <w:rPr>
                  <w:b/>
                  <w:sz w:val="22"/>
                  <w:szCs w:val="22"/>
                  <w:vertAlign w:val="superscript"/>
                  <w:lang w:val="en-GB"/>
                </w:rPr>
                <w:delText>f</w:delText>
              </w:r>
            </w:del>
            <w:ins w:id="2283" w:author="Powell, Deana" w:date="2023-10-19T15:28:00Z">
              <w:r w:rsidRPr="00A26600">
                <w:rPr>
                  <w:b/>
                  <w:bCs w:val="0"/>
                  <w:sz w:val="22"/>
                  <w:szCs w:val="22"/>
                  <w:lang w:val="en-GB"/>
                </w:rPr>
                <w:t>4</w:t>
              </w:r>
              <w:r w:rsidRPr="00A26600">
                <w:rPr>
                  <w:b/>
                  <w:bCs w:val="0"/>
                  <w:sz w:val="22"/>
                  <w:szCs w:val="22"/>
                  <w:vertAlign w:val="superscript"/>
                  <w:lang w:val="en-GB"/>
                </w:rPr>
                <w:t>g</w:t>
              </w:r>
            </w:ins>
            <w:r w:rsidRPr="00A26600">
              <w:rPr>
                <w:b/>
                <w:bCs w:val="0"/>
                <w:sz w:val="22"/>
                <w:szCs w:val="22"/>
                <w:lang w:val="en-GB"/>
              </w:rPr>
              <w:t>:</w:t>
            </w:r>
            <w:r w:rsidRPr="00A26600">
              <w:rPr>
                <w:sz w:val="22"/>
                <w:szCs w:val="22"/>
              </w:rPr>
              <w:t xml:space="preserve"> Discontinue Study Treatment</w:t>
            </w:r>
          </w:p>
        </w:tc>
      </w:tr>
      <w:tr w:rsidR="000121B5" w:rsidRPr="00B6144A" w14:paraId="60954963" w14:textId="77777777" w:rsidTr="00F10B0B">
        <w:trPr>
          <w:trHeight w:val="805"/>
        </w:trPr>
        <w:tc>
          <w:tcPr>
            <w:tcW w:w="5000" w:type="pct"/>
            <w:gridSpan w:val="3"/>
            <w:tcBorders>
              <w:top w:val="single" w:sz="4" w:space="0" w:color="auto"/>
              <w:left w:val="single" w:sz="4" w:space="0" w:color="auto"/>
              <w:bottom w:val="single" w:sz="4" w:space="0" w:color="auto"/>
              <w:right w:val="single" w:sz="4" w:space="0" w:color="auto"/>
            </w:tcBorders>
          </w:tcPr>
          <w:p w14:paraId="157684AD" w14:textId="77777777" w:rsidR="006234CD" w:rsidRPr="00B6144A" w:rsidRDefault="006B7357" w:rsidP="00B6144A">
            <w:pPr>
              <w:pStyle w:val="TableNote9pt"/>
              <w:keepLines w:val="0"/>
              <w:widowControl/>
              <w:spacing w:before="0" w:after="0"/>
              <w:rPr>
                <w:szCs w:val="18"/>
                <w:lang w:val="en-GB"/>
              </w:rPr>
            </w:pPr>
            <w:r w:rsidRPr="00B6144A">
              <w:rPr>
                <w:szCs w:val="18"/>
                <w:lang w:val="en-GB"/>
              </w:rPr>
              <w:t>Abbreviations: AE = adverse event; BMI = body mass index; CTCAE = Common Terminology Criteria for Adverse Events.</w:t>
            </w:r>
          </w:p>
          <w:p w14:paraId="7ECCAD6C" w14:textId="77777777" w:rsidR="006234CD" w:rsidRPr="00B6144A" w:rsidRDefault="006B7357" w:rsidP="00B6144A">
            <w:pPr>
              <w:pStyle w:val="TableNote9pt"/>
              <w:keepLines w:val="0"/>
              <w:widowControl/>
              <w:spacing w:before="0" w:after="0"/>
              <w:rPr>
                <w:szCs w:val="18"/>
                <w:lang w:val="en-GB"/>
              </w:rPr>
            </w:pPr>
            <w:r w:rsidRPr="00B6144A">
              <w:rPr>
                <w:szCs w:val="18"/>
                <w:lang w:val="en-GB"/>
              </w:rPr>
              <w:t>Note: For grading see CTCAE version 5.0. Collect all AE grades (ie, decreasing and increasing CTCAE grade).</w:t>
            </w:r>
          </w:p>
          <w:p w14:paraId="0D25FA81" w14:textId="0E2B555B" w:rsidR="006234CD" w:rsidRPr="00B6144A" w:rsidRDefault="00206E52" w:rsidP="00B6144A">
            <w:pPr>
              <w:pStyle w:val="TableFootnoteLetter"/>
              <w:keepLines w:val="0"/>
              <w:numPr>
                <w:ilvl w:val="0"/>
                <w:numId w:val="37"/>
              </w:numPr>
              <w:spacing w:before="0" w:after="0"/>
              <w:rPr>
                <w:sz w:val="18"/>
                <w:szCs w:val="18"/>
                <w:lang w:val="en-GB"/>
              </w:rPr>
            </w:pPr>
            <w:del w:id="2284" w:author="Powell, Deana" w:date="2023-10-19T15:28:00Z">
              <w:r w:rsidRPr="00DC422F">
                <w:rPr>
                  <w:sz w:val="18"/>
                  <w:szCs w:val="18"/>
                  <w:lang w:val="en-GB"/>
                </w:rPr>
                <w:delText>a.</w:delText>
              </w:r>
              <w:r w:rsidRPr="00DC422F">
                <w:rPr>
                  <w:sz w:val="18"/>
                  <w:szCs w:val="18"/>
                  <w:lang w:val="en-GB"/>
                </w:rPr>
                <w:tab/>
              </w:r>
            </w:del>
            <w:r w:rsidR="006B7357" w:rsidRPr="00B6144A">
              <w:rPr>
                <w:sz w:val="18"/>
                <w:szCs w:val="18"/>
                <w:lang w:val="en-GB"/>
              </w:rPr>
              <w:t xml:space="preserve">An interruption of study treatment for more than 28 days will require </w:t>
            </w:r>
            <w:del w:id="2285" w:author="Powell, Deana" w:date="2023-10-19T15:28:00Z">
              <w:r w:rsidRPr="00DC422F">
                <w:rPr>
                  <w:sz w:val="18"/>
                  <w:szCs w:val="18"/>
                  <w:lang w:val="en-GB"/>
                </w:rPr>
                <w:delText>Sponsor’</w:delText>
              </w:r>
            </w:del>
            <w:ins w:id="2286" w:author="Powell, Deana" w:date="2023-10-19T15:28:00Z">
              <w:r w:rsidR="006B7357" w:rsidRPr="00B6144A">
                <w:rPr>
                  <w:sz w:val="18"/>
                  <w:szCs w:val="18"/>
                  <w:lang w:val="en-GB"/>
                </w:rPr>
                <w:t>Sponsor</w:t>
              </w:r>
            </w:ins>
            <w:r w:rsidR="006B7357" w:rsidRPr="00B6144A">
              <w:rPr>
                <w:sz w:val="18"/>
                <w:szCs w:val="18"/>
                <w:lang w:val="en-GB"/>
              </w:rPr>
              <w:t xml:space="preserve"> approval before treatment can be resumed. </w:t>
            </w:r>
          </w:p>
          <w:p w14:paraId="0507DA7E" w14:textId="2F763909" w:rsidR="006234CD" w:rsidRPr="00B6144A" w:rsidRDefault="00206E52" w:rsidP="00B6144A">
            <w:pPr>
              <w:pStyle w:val="TableFootnoteLetter"/>
              <w:keepLines w:val="0"/>
              <w:numPr>
                <w:ilvl w:val="0"/>
                <w:numId w:val="37"/>
              </w:numPr>
              <w:spacing w:before="0" w:after="0"/>
              <w:rPr>
                <w:sz w:val="18"/>
                <w:szCs w:val="18"/>
                <w:lang w:val="en-GB"/>
              </w:rPr>
            </w:pPr>
            <w:del w:id="2287" w:author="Powell, Deana" w:date="2023-10-19T15:28:00Z">
              <w:r w:rsidRPr="00DC422F">
                <w:rPr>
                  <w:sz w:val="18"/>
                  <w:szCs w:val="18"/>
                  <w:lang w:val="en-GB"/>
                </w:rPr>
                <w:lastRenderedPageBreak/>
                <w:delText>b.</w:delText>
              </w:r>
              <w:r w:rsidRPr="00DC422F">
                <w:rPr>
                  <w:sz w:val="18"/>
                  <w:szCs w:val="18"/>
                  <w:lang w:val="en-GB"/>
                </w:rPr>
                <w:tab/>
              </w:r>
            </w:del>
            <w:r w:rsidR="006B7357" w:rsidRPr="00B6144A">
              <w:rPr>
                <w:sz w:val="18"/>
                <w:szCs w:val="18"/>
                <w:lang w:val="en-GB"/>
              </w:rPr>
              <w:t xml:space="preserve">Initiate optimal medical management for nausea, vomiting, hypertension, hypothyroidism and/or diarrhea prior to any lenvatinib interruption or dose reduction. </w:t>
            </w:r>
          </w:p>
          <w:p w14:paraId="1955CD05" w14:textId="6576D1DA" w:rsidR="006234CD" w:rsidRPr="00B6144A" w:rsidRDefault="00206E52" w:rsidP="00B6144A">
            <w:pPr>
              <w:pStyle w:val="TableFootnoteLetter"/>
              <w:keepLines w:val="0"/>
              <w:numPr>
                <w:ilvl w:val="0"/>
                <w:numId w:val="37"/>
              </w:numPr>
              <w:spacing w:before="0" w:after="0"/>
              <w:rPr>
                <w:sz w:val="18"/>
                <w:szCs w:val="18"/>
                <w:lang w:val="en-GB"/>
              </w:rPr>
            </w:pPr>
            <w:del w:id="2288" w:author="Powell, Deana" w:date="2023-10-19T15:28:00Z">
              <w:r w:rsidRPr="00DC422F">
                <w:rPr>
                  <w:sz w:val="18"/>
                  <w:szCs w:val="18"/>
                  <w:lang w:val="en-GB"/>
                </w:rPr>
                <w:delText>c.</w:delText>
              </w:r>
              <w:r w:rsidRPr="00DC422F">
                <w:rPr>
                  <w:sz w:val="18"/>
                  <w:szCs w:val="18"/>
                  <w:lang w:val="en-GB"/>
                </w:rPr>
                <w:tab/>
              </w:r>
            </w:del>
            <w:r w:rsidR="006B7357" w:rsidRPr="00B6144A">
              <w:rPr>
                <w:sz w:val="18"/>
                <w:szCs w:val="18"/>
                <w:lang w:val="en-GB"/>
              </w:rPr>
              <w:t>Applicable only to Grade 2 toxicities judged by the participant and/or physician to be intolerable.</w:t>
            </w:r>
          </w:p>
          <w:p w14:paraId="0BA709F8" w14:textId="12C09D56" w:rsidR="006234CD" w:rsidRPr="00B6144A" w:rsidRDefault="00206E52" w:rsidP="00B6144A">
            <w:pPr>
              <w:pStyle w:val="TableFootnoteLetter"/>
              <w:keepLines w:val="0"/>
              <w:numPr>
                <w:ilvl w:val="0"/>
                <w:numId w:val="37"/>
              </w:numPr>
              <w:spacing w:before="0" w:after="0"/>
              <w:rPr>
                <w:sz w:val="18"/>
                <w:szCs w:val="18"/>
                <w:lang w:val="en-GB"/>
              </w:rPr>
            </w:pPr>
            <w:del w:id="2289" w:author="Powell, Deana" w:date="2023-10-19T15:28:00Z">
              <w:r w:rsidRPr="00DC422F">
                <w:rPr>
                  <w:sz w:val="18"/>
                  <w:szCs w:val="18"/>
                  <w:lang w:val="en-GB"/>
                </w:rPr>
                <w:delText>d.</w:delText>
              </w:r>
              <w:r w:rsidRPr="00DC422F">
                <w:rPr>
                  <w:sz w:val="18"/>
                  <w:szCs w:val="18"/>
                  <w:lang w:val="en-GB"/>
                </w:rPr>
                <w:tab/>
              </w:r>
            </w:del>
            <w:r w:rsidR="006B7357" w:rsidRPr="00B6144A">
              <w:rPr>
                <w:sz w:val="18"/>
                <w:szCs w:val="18"/>
                <w:lang w:val="en-GB"/>
              </w:rPr>
              <w:t xml:space="preserve">Obese participants (BMI ≥30) with weight loss do not need to return to their baseline weight or within 10% of their baseline weight (ie, Grade 1 weight loss). These participants may restart study intervention at a lower dose once their weight remains stable for at least 1 week and they </w:t>
            </w:r>
            <w:del w:id="2290" w:author="Powell, Deana" w:date="2023-10-19T15:28:00Z">
              <w:r w:rsidRPr="00DC422F">
                <w:rPr>
                  <w:sz w:val="18"/>
                  <w:szCs w:val="18"/>
                  <w:lang w:val="en-GB"/>
                </w:rPr>
                <w:delText>reach at least</w:delText>
              </w:r>
            </w:del>
            <w:ins w:id="2291" w:author="Powell, Deana" w:date="2023-10-19T15:28:00Z">
              <w:r w:rsidR="006B7357" w:rsidRPr="00B6144A">
                <w:rPr>
                  <w:sz w:val="18"/>
                  <w:szCs w:val="18"/>
                  <w:lang w:val="en-GB"/>
                </w:rPr>
                <w:t>have</w:t>
              </w:r>
            </w:ins>
            <w:r w:rsidR="006B7357" w:rsidRPr="00B6144A">
              <w:rPr>
                <w:sz w:val="18"/>
                <w:szCs w:val="18"/>
                <w:lang w:val="en-GB"/>
              </w:rPr>
              <w:t xml:space="preserve"> a </w:t>
            </w:r>
            <w:ins w:id="2292" w:author="Powell, Deana" w:date="2023-10-19T15:28:00Z">
              <w:r w:rsidR="006B7357" w:rsidRPr="00B6144A">
                <w:rPr>
                  <w:sz w:val="18"/>
                  <w:szCs w:val="18"/>
                  <w:lang w:val="en-GB"/>
                </w:rPr>
                <w:t xml:space="preserve">minimum </w:t>
              </w:r>
            </w:ins>
            <w:r w:rsidR="006B7357" w:rsidRPr="00B6144A">
              <w:rPr>
                <w:sz w:val="18"/>
                <w:szCs w:val="18"/>
                <w:lang w:val="en-GB"/>
              </w:rPr>
              <w:t>BMI of 25. The new stable weight should be used as the new baseline for further dose reductions.</w:t>
            </w:r>
          </w:p>
          <w:p w14:paraId="223617B5" w14:textId="026097EE" w:rsidR="006234CD" w:rsidRPr="00B6144A" w:rsidRDefault="00206E52" w:rsidP="00B6144A">
            <w:pPr>
              <w:pStyle w:val="TableFootnoteLetter"/>
              <w:keepLines w:val="0"/>
              <w:numPr>
                <w:ilvl w:val="0"/>
                <w:numId w:val="37"/>
              </w:numPr>
              <w:spacing w:before="0" w:after="0"/>
              <w:rPr>
                <w:sz w:val="18"/>
                <w:szCs w:val="18"/>
                <w:lang w:val="en-GB"/>
              </w:rPr>
            </w:pPr>
            <w:del w:id="2293" w:author="Powell, Deana" w:date="2023-10-19T15:28:00Z">
              <w:r w:rsidRPr="00DC422F">
                <w:rPr>
                  <w:sz w:val="18"/>
                  <w:szCs w:val="18"/>
                  <w:lang w:val="en-GB"/>
                </w:rPr>
                <w:delText>e.</w:delText>
              </w:r>
              <w:r w:rsidRPr="00DC422F">
                <w:rPr>
                  <w:sz w:val="18"/>
                  <w:szCs w:val="18"/>
                  <w:lang w:val="en-GB"/>
                </w:rPr>
                <w:tab/>
              </w:r>
            </w:del>
            <w:r w:rsidR="006B7357" w:rsidRPr="00B6144A">
              <w:rPr>
                <w:sz w:val="18"/>
                <w:szCs w:val="18"/>
                <w:lang w:val="en-GB"/>
              </w:rPr>
              <w:t xml:space="preserve">For asymptomatic laboratory abnormalities, such as Grade ≥3 elevations of amylase and lipase that are not considered clinically relevant by the investigator, continuation of treatment should be discussed with Sponsor. </w:t>
            </w:r>
          </w:p>
          <w:p w14:paraId="4C7F9C1C" w14:textId="77777777" w:rsidR="00206E52" w:rsidRPr="00DC422F" w:rsidRDefault="00206E52" w:rsidP="00DC422F">
            <w:pPr>
              <w:ind w:left="296" w:hanging="296"/>
              <w:rPr>
                <w:del w:id="2294" w:author="Powell, Deana" w:date="2023-10-19T15:28:00Z"/>
                <w:sz w:val="18"/>
                <w:szCs w:val="18"/>
                <w:lang w:val="en-GB"/>
              </w:rPr>
            </w:pPr>
            <w:bookmarkStart w:id="2295" w:name="_Hlk21689967"/>
            <w:del w:id="2296" w:author="Powell, Deana" w:date="2023-10-19T15:28:00Z">
              <w:r w:rsidRPr="00DC422F">
                <w:rPr>
                  <w:sz w:val="18"/>
                  <w:szCs w:val="18"/>
                  <w:lang w:val="en-GB"/>
                </w:rPr>
                <w:delText>f.</w:delText>
              </w:r>
              <w:r w:rsidRPr="00DC422F">
                <w:rPr>
                  <w:sz w:val="18"/>
                  <w:szCs w:val="18"/>
                  <w:lang w:val="en-GB"/>
                </w:rPr>
                <w:tab/>
              </w:r>
            </w:del>
            <w:moveFromRangeStart w:id="2297" w:author="Powell, Deana" w:date="2023-10-19T15:28:00Z" w:name="move148621716"/>
            <w:moveFrom w:id="2298" w:author="Powell, Deana" w:date="2023-10-19T15:28:00Z">
              <w:r w:rsidR="006B7357" w:rsidRPr="00B6144A">
                <w:rPr>
                  <w:sz w:val="18"/>
                  <w:szCs w:val="18"/>
                  <w:lang w:val="en-GB"/>
                </w:rPr>
                <w:t>Excluding laboratory abnormalities judged to be non-life-threatening, in which case manage as Grade 3.</w:t>
              </w:r>
            </w:moveFrom>
            <w:moveFromRangeEnd w:id="2297"/>
          </w:p>
          <w:p w14:paraId="10383F77" w14:textId="7BA89D0A" w:rsidR="006234CD" w:rsidRPr="00B6144A" w:rsidRDefault="00206E52" w:rsidP="00B6144A">
            <w:pPr>
              <w:pStyle w:val="TableFootnoteLetter"/>
              <w:keepLines w:val="0"/>
              <w:numPr>
                <w:ilvl w:val="0"/>
                <w:numId w:val="37"/>
              </w:numPr>
              <w:spacing w:before="0" w:after="0"/>
              <w:rPr>
                <w:sz w:val="18"/>
                <w:szCs w:val="18"/>
                <w:lang w:val="en-GB"/>
              </w:rPr>
            </w:pPr>
            <w:bookmarkStart w:id="2299" w:name="_Hlk535419604"/>
            <w:del w:id="2300" w:author="Powell, Deana" w:date="2023-10-19T15:28:00Z">
              <w:r w:rsidRPr="00DC422F">
                <w:rPr>
                  <w:sz w:val="18"/>
                  <w:szCs w:val="18"/>
                  <w:lang w:val="en-GB"/>
                </w:rPr>
                <w:delText>g.</w:delText>
              </w:r>
              <w:r w:rsidRPr="00DC422F">
                <w:rPr>
                  <w:sz w:val="18"/>
                  <w:szCs w:val="18"/>
                  <w:lang w:val="en-GB"/>
                </w:rPr>
                <w:tab/>
              </w:r>
            </w:del>
            <w:r w:rsidR="006B7357" w:rsidRPr="00B6144A">
              <w:rPr>
                <w:sz w:val="18"/>
                <w:szCs w:val="18"/>
                <w:lang w:val="en-GB"/>
              </w:rPr>
              <w:t>For Grade 3 thromboembolic event, permanently discontinue lenvatinib/matching placebo. See Section 6.6.</w:t>
            </w:r>
            <w:del w:id="2301" w:author="Powell, Deana" w:date="2023-10-19T15:28:00Z">
              <w:r w:rsidRPr="00DC422F">
                <w:rPr>
                  <w:sz w:val="18"/>
                  <w:szCs w:val="18"/>
                  <w:lang w:val="en-GB"/>
                </w:rPr>
                <w:delText>1</w:delText>
              </w:r>
            </w:del>
            <w:ins w:id="2302" w:author="Powell, Deana" w:date="2023-10-19T15:28:00Z">
              <w:r w:rsidR="00F10B0B" w:rsidRPr="00B6144A">
                <w:rPr>
                  <w:sz w:val="18"/>
                  <w:szCs w:val="18"/>
                  <w:lang w:val="en-GB"/>
                </w:rPr>
                <w:t>2</w:t>
              </w:r>
            </w:ins>
            <w:r w:rsidR="006B7357" w:rsidRPr="00B6144A">
              <w:rPr>
                <w:sz w:val="18"/>
                <w:szCs w:val="18"/>
                <w:lang w:val="en-GB"/>
              </w:rPr>
              <w:t>.5.</w:t>
            </w:r>
            <w:bookmarkEnd w:id="2295"/>
            <w:bookmarkEnd w:id="2299"/>
          </w:p>
          <w:p w14:paraId="445A8B0D" w14:textId="3D9EA119" w:rsidR="006234CD" w:rsidRPr="00B6144A" w:rsidRDefault="006B7357" w:rsidP="00B6144A">
            <w:pPr>
              <w:pStyle w:val="TableFootnoteLetter"/>
              <w:keepLines w:val="0"/>
              <w:numPr>
                <w:ilvl w:val="0"/>
                <w:numId w:val="37"/>
              </w:numPr>
              <w:spacing w:before="0" w:after="0"/>
              <w:rPr>
                <w:sz w:val="18"/>
                <w:szCs w:val="18"/>
                <w:lang w:val="en-GB"/>
              </w:rPr>
            </w:pPr>
            <w:moveToRangeStart w:id="2303" w:author="Powell, Deana" w:date="2023-10-19T15:28:00Z" w:name="move148621716"/>
            <w:moveTo w:id="2304" w:author="Powell, Deana" w:date="2023-10-19T15:28:00Z">
              <w:r w:rsidRPr="00B6144A">
                <w:rPr>
                  <w:sz w:val="18"/>
                  <w:szCs w:val="18"/>
                  <w:lang w:val="en-GB"/>
                </w:rPr>
                <w:t>Excluding laboratory abnormalities judged to be non-life-threatening, in which case manage as Grade 3.</w:t>
              </w:r>
            </w:moveTo>
            <w:moveToRangeEnd w:id="2303"/>
          </w:p>
        </w:tc>
      </w:tr>
    </w:tbl>
    <w:p w14:paraId="4723A184" w14:textId="77777777" w:rsidR="00960ECF" w:rsidRDefault="00960ECF" w:rsidP="00960ECF">
      <w:pPr>
        <w:pStyle w:val="ListEnd"/>
      </w:pPr>
    </w:p>
    <w:p w14:paraId="5A2D48BC" w14:textId="66EDAD70" w:rsidR="006234CD" w:rsidRPr="00CE2A5A" w:rsidRDefault="006B7357" w:rsidP="00C340B4">
      <w:pPr>
        <w:pStyle w:val="Heading4"/>
      </w:pPr>
      <w:bookmarkStart w:id="2305" w:name="_Toc148621592"/>
      <w:bookmarkStart w:id="2306" w:name="_Ref68759354"/>
      <w:bookmarkStart w:id="2307" w:name="_Toc107570645"/>
      <w:r w:rsidRPr="00CE2A5A">
        <w:t>Management of Hypertension</w:t>
      </w:r>
      <w:bookmarkEnd w:id="2305"/>
      <w:bookmarkEnd w:id="2306"/>
      <w:bookmarkEnd w:id="2307"/>
    </w:p>
    <w:p w14:paraId="164C321C" w14:textId="77777777" w:rsidR="006234CD" w:rsidRPr="00DC2503" w:rsidRDefault="006B7357" w:rsidP="0036065D">
      <w:pPr>
        <w:pStyle w:val="Paragraph"/>
      </w:pPr>
      <w:r w:rsidRPr="00DC2503">
        <w:t>Hypertension is a recognized side effect of treatment with drugs inhibiting VEGF signaling. Investigators should therefore ensure that participants enrolled to receive treatment with lenvatinib have BP of ≤150/90 mm Hg at the time of study entry and, if known to be hypertensive, have been on a stable dose of antihypertensive therapy for at least 1 week before C1D1. Early detection and effective management of hypertension are important to minimize the need for lenvatinib dose interruptions and reductions.</w:t>
      </w:r>
    </w:p>
    <w:p w14:paraId="042B1F89" w14:textId="77777777" w:rsidR="006234CD" w:rsidRPr="00DC2503" w:rsidRDefault="000F6980" w:rsidP="0036065D">
      <w:pPr>
        <w:pStyle w:val="Paragraph"/>
      </w:pPr>
      <w:r w:rsidRPr="00DC2503">
        <w:t>Regular assessment of BP should be as detailed in the SoA (</w:t>
      </w:r>
      <w:r w:rsidRPr="00117BAB">
        <w:t>Section 1.3.1 and Section 1.3.2</w:t>
      </w:r>
      <w:r w:rsidRPr="00704AB9">
        <w:t>). Hypertension will be graded using NCI CTCAE v5.0, based on BP measurements only (and not on the number of antihypertensive medications).</w:t>
      </w:r>
    </w:p>
    <w:p w14:paraId="05658990" w14:textId="77777777" w:rsidR="006234CD" w:rsidRPr="00DC2503" w:rsidRDefault="006B7357" w:rsidP="0036065D">
      <w:pPr>
        <w:pStyle w:val="Paragraph"/>
      </w:pPr>
      <w:r w:rsidRPr="00DC2503">
        <w:t>If the participant’s first BP measurement of the current assessment is elevated (ie, systolic BP ≥140 mm Hg or diastolic BP ≥90 mm Hg), the BP measurement should be repeated at least 5 minutes later. One BP assessment is defined as the mean value of 2 measurements at least 5 minutes apart. If the BP assessment (ie, the mean of the 2 BP measurements obtained at least 5 minutes apart) is elevated (systolic BP ≥140 mm Hg or diastolic BP ≥90 mm Hg), a confirmatory assessment should be obtained at least 30 minutes later by performing 2 measurements (at least 5 minutes apart) to yield a mean value.</w:t>
      </w:r>
    </w:p>
    <w:p w14:paraId="235B1508" w14:textId="77777777" w:rsidR="006234CD" w:rsidRPr="00DC2503" w:rsidRDefault="006B7357" w:rsidP="0036065D">
      <w:pPr>
        <w:pStyle w:val="Paragraph"/>
      </w:pPr>
      <w:r w:rsidRPr="00DC2503">
        <w:t>Antihypertensive agents should be started as soon as elevated BP (systolic BP ≥140 mm Hg or diastolic BP ≥90 mm Hg) is confirmed on 2 assessments at least 30 minutes apart. The choice of antihypertensive treatment should be individualized to the participant’s clinical circumstances and follow standard medical practice. For previously normotensive participants, appropriate antihypertensive therapy should be started when systolic BP ≥140 mm Hg or diastolic BP ≥90 mm Hg is first observed on 2 assessments at least 30 minutes apart. For those participants already on antihypertensive medication, treatment modification may be necessary if hypertension persists</w:t>
      </w:r>
      <w:r>
        <w:t>.</w:t>
      </w:r>
    </w:p>
    <w:p w14:paraId="7842A4D3" w14:textId="496CAFF5" w:rsidR="006234CD" w:rsidRPr="00DC2503" w:rsidRDefault="000F6980" w:rsidP="0036065D">
      <w:pPr>
        <w:pStyle w:val="Paragraph"/>
      </w:pPr>
      <w:r w:rsidRPr="00DC2503">
        <w:lastRenderedPageBreak/>
        <w:t>Lenvatinib</w:t>
      </w:r>
      <w:r w:rsidRPr="00704AB9">
        <w:t xml:space="preserve"> should be withheld in any instance where a participant is at imminent risk to develop a hypertensive crisis or has </w:t>
      </w:r>
      <w:ins w:id="2308" w:author="Powell, Deana" w:date="2023-10-19T15:28:00Z">
        <w:r w:rsidRPr="00704AB9">
          <w:t xml:space="preserve">uncontrolled hypertension (eg, BP ≥160/100 mm Hg) with </w:t>
        </w:r>
      </w:ins>
      <w:r w:rsidRPr="00704AB9">
        <w:t>significant risk factors for severe complications</w:t>
      </w:r>
      <w:del w:id="2309" w:author="Powell, Deana" w:date="2023-10-19T15:28:00Z">
        <w:r w:rsidR="00707710" w:rsidRPr="00E87FBB">
          <w:delText xml:space="preserve"> of uncontrolled hypertension (eg, BP ≥160/100 </w:delText>
        </w:r>
        <w:r w:rsidR="00796398">
          <w:delText>mm Hg</w:delText>
        </w:r>
      </w:del>
      <w:r w:rsidRPr="00704AB9">
        <w:t>, significant risk factors for cardiac disease, intracerebral hemorrhage, or other significant co-morbidities</w:t>
      </w:r>
      <w:del w:id="2310" w:author="Powell, Deana" w:date="2023-10-19T15:28:00Z">
        <w:r w:rsidR="00707710" w:rsidRPr="00E87FBB">
          <w:delText>).</w:delText>
        </w:r>
      </w:del>
      <w:ins w:id="2311" w:author="Powell, Deana" w:date="2023-10-19T15:28:00Z">
        <w:r w:rsidRPr="00704AB9">
          <w:t>.</w:t>
        </w:r>
      </w:ins>
      <w:r w:rsidRPr="00704AB9">
        <w:t xml:space="preserve">  Once the participant has been on the same antihypertensive medications for at least 48 hours and the BP is controlled, lenvatinib should be resumed as described below.</w:t>
      </w:r>
    </w:p>
    <w:p w14:paraId="2FBA3973" w14:textId="77777777" w:rsidR="006234CD" w:rsidRPr="00DC2503" w:rsidRDefault="000F6980" w:rsidP="0036065D">
      <w:pPr>
        <w:pStyle w:val="Paragraph"/>
      </w:pPr>
      <w:r w:rsidRPr="00DC2503">
        <w:t>Participants who have had systolic BP ≥160 mm Hg or diastolic BP ≥100 mm Hg must have their BP monitored on Day 15</w:t>
      </w:r>
      <w:r w:rsidRPr="00B02695">
        <w:t xml:space="preserve"> </w:t>
      </w:r>
      <w:r w:rsidRPr="002617BC">
        <w:t>(or more frequently as clinically indicated) until systolic BP has been ≤150 mm Hg and diastolic BP has been ≤95 mm Hg for 2 consecutive treatment cycles. If a repeat event of systolic BP ≥160 mm Hg or diastolic BP ≥100 mm Hg occurs, the participant must resume the Day 15 evaluation until systolic BP has been ≤150 mm Hg and diastolic BP has been ≤95 mm Hg for 2 consecutive treatment cycles.</w:t>
      </w:r>
    </w:p>
    <w:p w14:paraId="163AC1ED" w14:textId="52547313" w:rsidR="006234CD" w:rsidRPr="00DC2503" w:rsidRDefault="006B7357" w:rsidP="0036065D">
      <w:pPr>
        <w:pStyle w:val="Paragraph"/>
      </w:pPr>
      <w:r w:rsidRPr="00DC2503">
        <w:t>The following guidelines should be followed for the management of systolic BP ≥160 mm</w:t>
      </w:r>
      <w:r>
        <w:t xml:space="preserve"> </w:t>
      </w:r>
      <w:r w:rsidRPr="00DC2503">
        <w:t>Hg or diastolic BP ≥100 mm Hg confirmed on 2 BP assessments at least 30 minutes</w:t>
      </w:r>
      <w:ins w:id="2312" w:author="Powell, Deana" w:date="2023-10-19T15:28:00Z">
        <w:r w:rsidRPr="00DC2503">
          <w:t xml:space="preserve"> apart</w:t>
        </w:r>
      </w:ins>
      <w:r w:rsidRPr="00DC2503">
        <w:t>:</w:t>
      </w:r>
    </w:p>
    <w:p w14:paraId="672E7012" w14:textId="4EC0287D" w:rsidR="006234CD" w:rsidRPr="00DC2503" w:rsidRDefault="00707710" w:rsidP="00DE48CC">
      <w:pPr>
        <w:pStyle w:val="ListNumber"/>
        <w:numPr>
          <w:ilvl w:val="0"/>
          <w:numId w:val="38"/>
        </w:numPr>
      </w:pPr>
      <w:del w:id="2313" w:author="Powell, Deana" w:date="2023-10-19T15:28:00Z">
        <w:r w:rsidRPr="00E87FBB">
          <w:rPr>
            <w:rFonts w:eastAsia="Calibri"/>
          </w:rPr>
          <w:delText>1.</w:delText>
        </w:r>
        <w:r w:rsidRPr="00E87FBB">
          <w:rPr>
            <w:rFonts w:eastAsia="Calibri"/>
          </w:rPr>
          <w:tab/>
        </w:r>
      </w:del>
      <w:r w:rsidR="006B7357" w:rsidRPr="00DC2503">
        <w:t xml:space="preserve">Continue </w:t>
      </w:r>
      <w:del w:id="2314" w:author="Powell, Deana" w:date="2023-10-19T15:28:00Z">
        <w:r w:rsidR="00525615">
          <w:rPr>
            <w:rFonts w:eastAsia="Calibri"/>
          </w:rPr>
          <w:delText>lenvatinib</w:delText>
        </w:r>
      </w:del>
      <w:ins w:id="2315" w:author="Powell, Deana" w:date="2023-10-19T15:28:00Z">
        <w:r w:rsidR="006B7357" w:rsidRPr="00DC2503">
          <w:t>study drug</w:t>
        </w:r>
      </w:ins>
      <w:r w:rsidR="006B7357" w:rsidRPr="00DC2503">
        <w:t xml:space="preserve"> and institute antihypertensive therapy for participants not already receiving this.</w:t>
      </w:r>
    </w:p>
    <w:p w14:paraId="7B8E4D9C" w14:textId="3CDE318E" w:rsidR="006234CD" w:rsidRPr="00DC2503" w:rsidRDefault="00707710" w:rsidP="0036065D">
      <w:pPr>
        <w:pStyle w:val="ListNumber"/>
      </w:pPr>
      <w:del w:id="2316" w:author="Powell, Deana" w:date="2023-10-19T15:28:00Z">
        <w:r w:rsidRPr="00E87FBB">
          <w:rPr>
            <w:rFonts w:eastAsia="Calibri"/>
          </w:rPr>
          <w:delText>2.</w:delText>
        </w:r>
        <w:r w:rsidRPr="00E87FBB">
          <w:rPr>
            <w:rFonts w:eastAsia="Calibri"/>
          </w:rPr>
          <w:tab/>
        </w:r>
      </w:del>
      <w:r w:rsidR="006B7357" w:rsidRPr="00DC2503">
        <w:t>For those participants already on antihypertensive medication, the dose of the current agent may be increased, if appropriate, or 1 or more agents of a different class of antihypertensive should be added. Study treatment can be continued without dose modification.</w:t>
      </w:r>
    </w:p>
    <w:p w14:paraId="1D44492B" w14:textId="331FEEE0" w:rsidR="006234CD" w:rsidRPr="00DC2503" w:rsidRDefault="00707710" w:rsidP="0036065D">
      <w:pPr>
        <w:pStyle w:val="ListNumber"/>
      </w:pPr>
      <w:del w:id="2317" w:author="Powell, Deana" w:date="2023-10-19T15:28:00Z">
        <w:r w:rsidRPr="00E87FBB">
          <w:rPr>
            <w:rFonts w:eastAsia="Calibri"/>
          </w:rPr>
          <w:delText>3.</w:delText>
        </w:r>
        <w:r w:rsidRPr="00E87FBB">
          <w:rPr>
            <w:rFonts w:eastAsia="Calibri"/>
          </w:rPr>
          <w:tab/>
        </w:r>
      </w:del>
      <w:r w:rsidR="006B7357" w:rsidRPr="00DC2503">
        <w:t>If systolic BP ≥160 mm Hg or diastolic BP ≥100 mm Hg persists despite maximal antihypertensive therapy, then lenvatinib administration should be interrupted and restarted at 1 dose level reduction only when systolic BP ≤150 mm Hg and diastolic BP ≤95 mm Hg and the participant has been on a stable dose of antihypertensive medication for at least 48 hours.</w:t>
      </w:r>
    </w:p>
    <w:p w14:paraId="5FB7B4E3" w14:textId="6B1BDC7E" w:rsidR="006234CD" w:rsidRPr="00DC2503" w:rsidRDefault="00707710" w:rsidP="0036065D">
      <w:pPr>
        <w:pStyle w:val="ListBullet2"/>
      </w:pPr>
      <w:del w:id="2318" w:author="Powell, Deana" w:date="2023-10-19T15:28:00Z">
        <w:r w:rsidRPr="00E87FBB">
          <w:rPr>
            <w:rFonts w:eastAsia="Calibri"/>
          </w:rPr>
          <w:delText>-</w:delText>
        </w:r>
        <w:r w:rsidRPr="00E87FBB">
          <w:rPr>
            <w:rFonts w:eastAsia="Calibri"/>
          </w:rPr>
          <w:tab/>
        </w:r>
      </w:del>
      <w:r w:rsidR="006B7357" w:rsidRPr="00DC2503">
        <w:t xml:space="preserve">If systolic BP ≥160 mm Hg or diastolic BP ≥100 mm Hg recurs on the first dose reduction despite optimal management of hypertension with antihypertensive medications (either by dose increase or the addition of a different class of antihypertensive), then lenvatinib administration should be interrupted and restarted at an additional dose reduction only when systolic BP ≤150 mm Hg and diastolic BP ≤95 mm Hg and the participant has been on a stable dose of antihypertensive medication for at least 48 hours. </w:t>
      </w:r>
    </w:p>
    <w:p w14:paraId="25A34022" w14:textId="26E6B4CD" w:rsidR="006234CD" w:rsidRPr="00DC2503" w:rsidRDefault="00707710" w:rsidP="00334202">
      <w:pPr>
        <w:pStyle w:val="ListBullet2"/>
        <w:keepLines w:val="0"/>
      </w:pPr>
      <w:del w:id="2319" w:author="Powell, Deana" w:date="2023-10-19T15:28:00Z">
        <w:r w:rsidRPr="00E87FBB">
          <w:rPr>
            <w:rFonts w:eastAsia="Calibri"/>
          </w:rPr>
          <w:delText>-</w:delText>
        </w:r>
        <w:r w:rsidRPr="00E87FBB">
          <w:rPr>
            <w:rFonts w:eastAsia="Calibri"/>
          </w:rPr>
          <w:tab/>
        </w:r>
      </w:del>
      <w:r w:rsidR="006B7357" w:rsidRPr="00DC2503">
        <w:t xml:space="preserve">If systolic BP ≥160 mm Hg or diastolic BP ≥100 mm Hg recurs on the second dose reduction despite optimal management of hypertension with antihypertensive medications (either by dose increase or the addition of a different class of antihypertensive), then lenvatinib administration should be interrupted and restarted at a third dose reduction only when systolic BP ≤150 mm Hg and diastolic BP ≤95 </w:t>
      </w:r>
      <w:r w:rsidR="006B7357" w:rsidRPr="00DC2503">
        <w:lastRenderedPageBreak/>
        <w:t>mm Hg and the participant has been on a stable dose of antihypertensive medication for at least 48 hours.</w:t>
      </w:r>
    </w:p>
    <w:p w14:paraId="02E01FC3" w14:textId="7BB2ED04" w:rsidR="006234CD" w:rsidRDefault="00707710" w:rsidP="00334202">
      <w:pPr>
        <w:pStyle w:val="ListBullet2"/>
        <w:keepLines w:val="0"/>
      </w:pPr>
      <w:del w:id="2320" w:author="Powell, Deana" w:date="2023-10-19T15:28:00Z">
        <w:r w:rsidRPr="00E87FBB">
          <w:rPr>
            <w:rFonts w:eastAsia="Calibri"/>
          </w:rPr>
          <w:delText>-</w:delText>
        </w:r>
        <w:r w:rsidRPr="00E87FBB">
          <w:rPr>
            <w:rFonts w:eastAsia="Calibri"/>
          </w:rPr>
          <w:tab/>
        </w:r>
      </w:del>
      <w:r w:rsidR="006B7357" w:rsidRPr="00DC2503">
        <w:t>Additional dose reduction should be discussed with the Sponsor.</w:t>
      </w:r>
    </w:p>
    <w:p w14:paraId="6B2F3349" w14:textId="77777777" w:rsidR="006234CD" w:rsidRPr="00DC2503" w:rsidRDefault="006234CD" w:rsidP="00334202">
      <w:pPr>
        <w:pStyle w:val="ListEnd"/>
      </w:pPr>
    </w:p>
    <w:p w14:paraId="0CCF6140" w14:textId="77777777" w:rsidR="006234CD" w:rsidRPr="00DC2503" w:rsidRDefault="006B7357" w:rsidP="00334202">
      <w:pPr>
        <w:pStyle w:val="Paragraph"/>
      </w:pPr>
      <w:r w:rsidRPr="00DC2503">
        <w:t>The following guidelines should be followed for the management of Grade 4 hypertension (life threatening consequences):</w:t>
      </w:r>
    </w:p>
    <w:p w14:paraId="0AD283AF" w14:textId="1A3BBCC6" w:rsidR="006234CD" w:rsidRPr="00DC2503" w:rsidRDefault="00707710" w:rsidP="006234CD">
      <w:pPr>
        <w:pStyle w:val="ListNumber"/>
      </w:pPr>
      <w:del w:id="2321" w:author="Powell, Deana" w:date="2023-10-19T15:28:00Z">
        <w:r w:rsidRPr="00E87FBB">
          <w:rPr>
            <w:rFonts w:eastAsia="Calibri"/>
          </w:rPr>
          <w:delText>1.</w:delText>
        </w:r>
        <w:r w:rsidRPr="00E87FBB">
          <w:rPr>
            <w:rFonts w:eastAsia="Calibri"/>
          </w:rPr>
          <w:tab/>
        </w:r>
      </w:del>
      <w:r w:rsidR="006B7357" w:rsidRPr="00DC2503">
        <w:t>Institute appropriate medical management</w:t>
      </w:r>
    </w:p>
    <w:p w14:paraId="4912833A" w14:textId="372E180A" w:rsidR="006234CD" w:rsidRDefault="00707710" w:rsidP="0036065D">
      <w:pPr>
        <w:pStyle w:val="ListNumber"/>
      </w:pPr>
      <w:del w:id="2322" w:author="Powell, Deana" w:date="2023-10-19T15:28:00Z">
        <w:r w:rsidRPr="00E87FBB">
          <w:rPr>
            <w:rFonts w:eastAsia="Calibri"/>
          </w:rPr>
          <w:delText>2.</w:delText>
        </w:r>
        <w:r w:rsidRPr="00E87FBB">
          <w:rPr>
            <w:rFonts w:eastAsia="Calibri"/>
          </w:rPr>
          <w:tab/>
        </w:r>
      </w:del>
      <w:r w:rsidR="006B7357" w:rsidRPr="00DC2503">
        <w:t xml:space="preserve">Discontinue </w:t>
      </w:r>
      <w:del w:id="2323" w:author="Powell, Deana" w:date="2023-10-19T15:28:00Z">
        <w:r w:rsidR="002F5607">
          <w:rPr>
            <w:rFonts w:eastAsia="Calibri"/>
          </w:rPr>
          <w:delText xml:space="preserve">lenvatinib </w:delText>
        </w:r>
      </w:del>
      <w:r w:rsidR="006B7357" w:rsidRPr="00DC2503">
        <w:t xml:space="preserve">study </w:t>
      </w:r>
      <w:del w:id="2324" w:author="Powell, Deana" w:date="2023-10-19T15:28:00Z">
        <w:r w:rsidR="002F5607">
          <w:rPr>
            <w:rFonts w:eastAsia="Calibri"/>
          </w:rPr>
          <w:delText>intervention</w:delText>
        </w:r>
      </w:del>
      <w:ins w:id="2325" w:author="Powell, Deana" w:date="2023-10-19T15:28:00Z">
        <w:r w:rsidR="006B7357" w:rsidRPr="00DC2503">
          <w:t>drug</w:t>
        </w:r>
      </w:ins>
    </w:p>
    <w:p w14:paraId="664119D1" w14:textId="24E48D91" w:rsidR="00B6144A" w:rsidRDefault="00B6144A">
      <w:pPr>
        <w:rPr>
          <w:szCs w:val="20"/>
        </w:rPr>
      </w:pPr>
    </w:p>
    <w:p w14:paraId="6A884748" w14:textId="77777777" w:rsidR="006234CD" w:rsidRPr="00CE2A5A" w:rsidRDefault="006B7357" w:rsidP="00C340B4">
      <w:pPr>
        <w:pStyle w:val="Heading4"/>
      </w:pPr>
      <w:bookmarkStart w:id="2326" w:name="_Toc148621593"/>
      <w:bookmarkStart w:id="2327" w:name="_Ref68759372"/>
      <w:bookmarkStart w:id="2328" w:name="_Toc107570646"/>
      <w:r w:rsidRPr="00CE2A5A">
        <w:t>Management of Proteinuria</w:t>
      </w:r>
      <w:bookmarkEnd w:id="2326"/>
      <w:bookmarkEnd w:id="2327"/>
      <w:bookmarkEnd w:id="2328"/>
    </w:p>
    <w:p w14:paraId="092385A1" w14:textId="77777777" w:rsidR="006234CD" w:rsidRPr="00DC2503" w:rsidRDefault="000F6980" w:rsidP="0036065D">
      <w:pPr>
        <w:pStyle w:val="Paragraph"/>
      </w:pPr>
      <w:r w:rsidRPr="00DC2503">
        <w:t>Regular assessment of proteinuria should be conducted as detailed in the SoA (</w:t>
      </w:r>
      <w:r w:rsidRPr="00117BAB">
        <w:t>Section 1.3</w:t>
      </w:r>
      <w:r w:rsidRPr="00484154">
        <w:t>). Guidelines for assessment and management of proteinuria are as follows:</w:t>
      </w:r>
    </w:p>
    <w:p w14:paraId="32CA1741" w14:textId="77777777" w:rsidR="006234CD" w:rsidRDefault="006B7357" w:rsidP="00515AE0">
      <w:pPr>
        <w:pStyle w:val="ParagraphBold"/>
      </w:pPr>
      <w:r w:rsidRPr="00CE2A5A">
        <w:t>Detection and Confirmation</w:t>
      </w:r>
    </w:p>
    <w:p w14:paraId="0DEAE113" w14:textId="7E5D0089" w:rsidR="006234CD" w:rsidRPr="00DC2503" w:rsidRDefault="00707710" w:rsidP="00E92656">
      <w:pPr>
        <w:pStyle w:val="ListNumber"/>
        <w:numPr>
          <w:ilvl w:val="0"/>
          <w:numId w:val="45"/>
        </w:numPr>
      </w:pPr>
      <w:del w:id="2329" w:author="Powell, Deana" w:date="2023-10-19T15:28:00Z">
        <w:r w:rsidRPr="00E87FBB">
          <w:rPr>
            <w:rFonts w:eastAsia="Calibri"/>
          </w:rPr>
          <w:delText>1.</w:delText>
        </w:r>
        <w:r w:rsidRPr="00E87FBB">
          <w:rPr>
            <w:rFonts w:eastAsia="Calibri"/>
          </w:rPr>
          <w:tab/>
        </w:r>
      </w:del>
      <w:r w:rsidR="000F6980" w:rsidRPr="00DC2503">
        <w:t xml:space="preserve">Perform urine dipstick testing or urinalysis per the SoA </w:t>
      </w:r>
      <w:ins w:id="2330" w:author="Powell, Deana" w:date="2023-10-19T15:28:00Z">
        <w:r w:rsidR="000F6980" w:rsidRPr="00DC2503">
          <w:t>(</w:t>
        </w:r>
        <w:r w:rsidR="000F6980" w:rsidRPr="00117BAB">
          <w:t>Section 1.3</w:t>
        </w:r>
        <w:r w:rsidR="000F6980" w:rsidRPr="002617BC">
          <w:t>).</w:t>
        </w:r>
      </w:ins>
      <w:r w:rsidR="000F6980" w:rsidRPr="002617BC">
        <w:t xml:space="preserve"> Urine dipstick testing is the preferred method for testing for urinary protein, however, urinalysis may be used if the use of urine dipsticks is not feasible.</w:t>
      </w:r>
    </w:p>
    <w:p w14:paraId="06C93BD2" w14:textId="50EA7DDB" w:rsidR="006234CD" w:rsidRPr="00DC2503" w:rsidRDefault="00707710" w:rsidP="0036065D">
      <w:pPr>
        <w:pStyle w:val="ListNumber"/>
      </w:pPr>
      <w:del w:id="2331" w:author="Powell, Deana" w:date="2023-10-19T15:28:00Z">
        <w:r w:rsidRPr="00E87FBB">
          <w:rPr>
            <w:rFonts w:eastAsia="Calibri"/>
          </w:rPr>
          <w:delText>2.</w:delText>
        </w:r>
        <w:r w:rsidRPr="00E87FBB">
          <w:rPr>
            <w:rFonts w:eastAsia="Calibri"/>
          </w:rPr>
          <w:tab/>
        </w:r>
      </w:del>
      <w:r w:rsidR="006B7357" w:rsidRPr="00DC2503">
        <w:t>A 24-hour urine collection initiated as soon as possible and at least within 72 hours (or an immediate spot UPCR test) is required in the following situations:</w:t>
      </w:r>
    </w:p>
    <w:p w14:paraId="71089751" w14:textId="2D014D24" w:rsidR="006234CD" w:rsidRPr="00DC2503" w:rsidRDefault="00707710" w:rsidP="0036065D">
      <w:pPr>
        <w:pStyle w:val="ListBullet2"/>
      </w:pPr>
      <w:del w:id="2332" w:author="Powell, Deana" w:date="2023-10-19T15:28:00Z">
        <w:r w:rsidRPr="00E87FBB">
          <w:rPr>
            <w:rFonts w:eastAsia="Calibri"/>
          </w:rPr>
          <w:delText>-</w:delText>
        </w:r>
        <w:r w:rsidRPr="00E87FBB">
          <w:rPr>
            <w:rFonts w:eastAsia="Calibri"/>
          </w:rPr>
          <w:tab/>
        </w:r>
      </w:del>
      <w:r w:rsidR="000F6980" w:rsidRPr="00DC2503">
        <w:t>The first (initial) occurrence of ≥2</w:t>
      </w:r>
      <w:del w:id="2333" w:author="Powell, Deana" w:date="2023-10-19T15:28:00Z">
        <w:r w:rsidR="00DD3DF6" w:rsidRPr="00DD3DF6">
          <w:rPr>
            <w:rFonts w:eastAsia="Calibri"/>
          </w:rPr>
          <w:delText>+ (≥</w:delText>
        </w:r>
      </w:del>
      <w:ins w:id="2334" w:author="Powell, Deana" w:date="2023-10-19T15:28:00Z">
        <w:r w:rsidR="000F6980" w:rsidRPr="00DC2503">
          <w:t>+(≥</w:t>
        </w:r>
      </w:ins>
      <w:r w:rsidR="000F6980" w:rsidRPr="00DC2503">
        <w:t>100 mg/dL) proteinuria on urine dipstick (or urinalysis) while the participant is receiving lenvatinib</w:t>
      </w:r>
      <w:r w:rsidR="000F6980" w:rsidRPr="002617BC">
        <w:t>.</w:t>
      </w:r>
    </w:p>
    <w:p w14:paraId="71A1E8D2" w14:textId="25F92018" w:rsidR="006234CD" w:rsidRPr="00DC2503" w:rsidRDefault="00707710" w:rsidP="0036065D">
      <w:pPr>
        <w:pStyle w:val="ListBullet2"/>
      </w:pPr>
      <w:del w:id="2335" w:author="Powell, Deana" w:date="2023-10-19T15:28:00Z">
        <w:r w:rsidRPr="00E87FBB">
          <w:rPr>
            <w:rFonts w:eastAsia="Calibri"/>
          </w:rPr>
          <w:delText>-</w:delText>
        </w:r>
        <w:r w:rsidRPr="00E87FBB">
          <w:rPr>
            <w:rFonts w:eastAsia="Calibri"/>
          </w:rPr>
          <w:tab/>
        </w:r>
      </w:del>
      <w:r w:rsidR="006B7357" w:rsidRPr="00DC2503">
        <w:t>A subsequent increase in severity of urine dipstick or urinalysis proteinuria occurring on the same lenvatinib dose level</w:t>
      </w:r>
    </w:p>
    <w:p w14:paraId="6B6DBDCB" w14:textId="77777777" w:rsidR="006234CD" w:rsidRDefault="006B7357" w:rsidP="00484154">
      <w:pPr>
        <w:pStyle w:val="ListBullet2"/>
      </w:pPr>
      <w:r w:rsidRPr="00DC2503">
        <w:t>When there has been a lenvatinib dose reduction and at the new dose level the urine protein dipstick result is ≥2+ (≥100 mg/dL).</w:t>
      </w:r>
    </w:p>
    <w:p w14:paraId="6C16F82C" w14:textId="6150ED2B" w:rsidR="006234CD" w:rsidRPr="00DC2503" w:rsidRDefault="00707710" w:rsidP="00484154">
      <w:pPr>
        <w:pStyle w:val="ListNumber"/>
      </w:pPr>
      <w:del w:id="2336" w:author="Powell, Deana" w:date="2023-10-19T15:28:00Z">
        <w:r w:rsidRPr="00E87FBB">
          <w:rPr>
            <w:rFonts w:eastAsia="Calibri"/>
          </w:rPr>
          <w:delText>3.</w:delText>
        </w:r>
        <w:r w:rsidRPr="00E87FBB">
          <w:rPr>
            <w:rFonts w:eastAsia="Calibri"/>
          </w:rPr>
          <w:tab/>
        </w:r>
      </w:del>
      <w:r w:rsidR="006B7357" w:rsidRPr="00DC2503">
        <w:t>A 24-hour urine collection (initiated as soon as possible and at least within 72 hours) to verify the grade of proteinuria is required when UPCR is ≥2.4.</w:t>
      </w:r>
    </w:p>
    <w:p w14:paraId="483BB1AF" w14:textId="77777777" w:rsidR="006234CD" w:rsidRPr="00540435" w:rsidRDefault="006234CD" w:rsidP="0036065D">
      <w:pPr>
        <w:pStyle w:val="ListEnd"/>
      </w:pPr>
    </w:p>
    <w:p w14:paraId="351C7099" w14:textId="77777777" w:rsidR="006234CD" w:rsidRPr="00CE2A5A" w:rsidRDefault="006B7357" w:rsidP="00515AE0">
      <w:pPr>
        <w:pStyle w:val="ParagraphBold"/>
      </w:pPr>
      <w:r w:rsidRPr="00CE2A5A">
        <w:t>Grading of Proteinuria</w:t>
      </w:r>
    </w:p>
    <w:p w14:paraId="1F18783F" w14:textId="4548629B" w:rsidR="006234CD" w:rsidRDefault="000F6980" w:rsidP="0036065D">
      <w:pPr>
        <w:pStyle w:val="ListBullet2"/>
      </w:pPr>
      <w:r w:rsidRPr="00DC2503">
        <w:t xml:space="preserve">Grading according to NCI CTCAE v5.0 will be based on the 24-hour urinary protein result if one has been obtained. If the participant has 4+ proteinuria by dipstick (≥1000 mg/dL by urinalysis), a 24-hour urinary protein result is required to confirm Grade 3 proteinuria. Management of lenvatinib administration will be based on the grade of proteinuria according to </w:t>
      </w:r>
      <w:ins w:id="2337" w:author="Powell, Deana" w:date="2023-10-19T15:28:00Z">
        <w:r w:rsidR="00815B7C">
          <w:t xml:space="preserve">Table </w:t>
        </w:r>
        <w:r w:rsidR="00815B7C">
          <w:rPr>
            <w:noProof/>
          </w:rPr>
          <w:t>7</w:t>
        </w:r>
      </w:ins>
      <w:r w:rsidRPr="00051592">
        <w:t>.</w:t>
      </w:r>
    </w:p>
    <w:p w14:paraId="08C9DA7D" w14:textId="77777777" w:rsidR="006234CD" w:rsidRPr="00DC2503" w:rsidRDefault="006234CD" w:rsidP="0036065D">
      <w:pPr>
        <w:pStyle w:val="ListEnd"/>
      </w:pPr>
    </w:p>
    <w:p w14:paraId="42CF9978" w14:textId="77777777" w:rsidR="006234CD" w:rsidRPr="00CE2A5A" w:rsidRDefault="006B7357" w:rsidP="00334202">
      <w:pPr>
        <w:pStyle w:val="ParagraphBold"/>
        <w:keepNext/>
      </w:pPr>
      <w:r w:rsidRPr="00CE2A5A">
        <w:lastRenderedPageBreak/>
        <w:t>Monitoring</w:t>
      </w:r>
    </w:p>
    <w:p w14:paraId="313F62F1" w14:textId="77777777" w:rsidR="006234CD" w:rsidRPr="00117BAB" w:rsidRDefault="000F6980" w:rsidP="0036065D">
      <w:pPr>
        <w:pStyle w:val="ListBullet2"/>
      </w:pPr>
      <w:r w:rsidRPr="00DC2503">
        <w:t xml:space="preserve">Urine dipstick or urinalysis testing for participants with proteinuria ≥2+ (≥100 mg/dL) should be performed on </w:t>
      </w:r>
      <w:r w:rsidRPr="00117BAB">
        <w:t>Day 15 (or more frequently as clinically indicated) until the results have been 1+ (30 mg/dL) or negative for 2 consecutive treatment cycles</w:t>
      </w:r>
      <w:r w:rsidR="00117BAB" w:rsidRPr="00117BAB">
        <w:t>.</w:t>
      </w:r>
    </w:p>
    <w:p w14:paraId="67C382ED" w14:textId="77777777" w:rsidR="006234CD" w:rsidRPr="00DC2503" w:rsidRDefault="006B7357" w:rsidP="0036065D">
      <w:pPr>
        <w:pStyle w:val="ListBullet2"/>
      </w:pPr>
      <w:bookmarkStart w:id="2338" w:name="_Hlk2169672"/>
      <w:r w:rsidRPr="00DC2503">
        <w:t>Proteinuria monitoring can be performed at the local laboratory or investigator site, but must be managed by the site physician.</w:t>
      </w:r>
    </w:p>
    <w:p w14:paraId="5282B3F6" w14:textId="77777777" w:rsidR="006234CD" w:rsidRDefault="006B7357" w:rsidP="0036065D">
      <w:pPr>
        <w:pStyle w:val="ListBullet2"/>
      </w:pPr>
      <w:r w:rsidRPr="00DC2503">
        <w:t>In the event of nephrotic syndrome, lenvatinib must be discontinued</w:t>
      </w:r>
      <w:r>
        <w:t>.</w:t>
      </w:r>
    </w:p>
    <w:bookmarkEnd w:id="2338"/>
    <w:p w14:paraId="7B3EB37D" w14:textId="77777777" w:rsidR="006234CD" w:rsidRPr="00325154" w:rsidRDefault="006234CD" w:rsidP="0036065D">
      <w:pPr>
        <w:pStyle w:val="ListEnd"/>
      </w:pPr>
    </w:p>
    <w:p w14:paraId="2F78BB6C" w14:textId="77777777" w:rsidR="006234CD" w:rsidRPr="00CE2A5A" w:rsidRDefault="006B7357" w:rsidP="00C340B4">
      <w:pPr>
        <w:pStyle w:val="Heading4"/>
      </w:pPr>
      <w:bookmarkStart w:id="2339" w:name="_Toc148621594"/>
      <w:bookmarkStart w:id="2340" w:name="_Ref68759379"/>
      <w:bookmarkStart w:id="2341" w:name="_Toc107570647"/>
      <w:r w:rsidRPr="00CE2A5A">
        <w:t>Management of Diarrhea</w:t>
      </w:r>
      <w:bookmarkEnd w:id="2339"/>
      <w:bookmarkEnd w:id="2340"/>
      <w:bookmarkEnd w:id="2341"/>
    </w:p>
    <w:p w14:paraId="45BADF32" w14:textId="39E2B9B5" w:rsidR="006234CD" w:rsidRPr="00DC2503" w:rsidRDefault="000F6980" w:rsidP="0036065D">
      <w:pPr>
        <w:pStyle w:val="Paragraph"/>
      </w:pPr>
      <w:r w:rsidRPr="00DC2503">
        <w:t>An anti-diarrheal agent should be recommended to the participant at the start of study treatment</w:t>
      </w:r>
      <w:ins w:id="2342" w:author="Powell, Deana" w:date="2023-10-19T15:28:00Z">
        <w:r w:rsidRPr="00DC2503">
          <w:t>,</w:t>
        </w:r>
      </w:ins>
      <w:r w:rsidRPr="00DC2503">
        <w:t xml:space="preserve"> and participants should be instructed and educated to initiate anti-diarrheal treatment at the first onset of soft bowel movements. The choice of anti-diarrheal agent should be individualized to the participant’s clinical circumstances and follow standard medical practice. If signs/symptoms of diarrhea persist despite optimal medical management, instructions contained in </w:t>
      </w:r>
      <w:r w:rsidR="00815B7C">
        <w:t xml:space="preserve">Table </w:t>
      </w:r>
      <w:r w:rsidR="00815B7C">
        <w:rPr>
          <w:noProof/>
        </w:rPr>
        <w:t>7</w:t>
      </w:r>
      <w:r w:rsidRPr="00600811">
        <w:t xml:space="preserve"> should be followed.</w:t>
      </w:r>
    </w:p>
    <w:p w14:paraId="2D116D83" w14:textId="77777777" w:rsidR="006234CD" w:rsidRPr="00CE2A5A" w:rsidRDefault="006B7357" w:rsidP="00C340B4">
      <w:pPr>
        <w:pStyle w:val="Heading4"/>
      </w:pPr>
      <w:bookmarkStart w:id="2343" w:name="_Toc148621595"/>
      <w:bookmarkStart w:id="2344" w:name="_Ref68759388"/>
      <w:bookmarkStart w:id="2345" w:name="_Toc107570648"/>
      <w:r w:rsidRPr="00CE2A5A">
        <w:t>Management of Hepatotoxicity</w:t>
      </w:r>
      <w:bookmarkEnd w:id="2343"/>
      <w:bookmarkEnd w:id="2344"/>
      <w:bookmarkEnd w:id="2345"/>
    </w:p>
    <w:p w14:paraId="10A30718" w14:textId="255EFB5D" w:rsidR="006234CD" w:rsidRPr="00DC2503" w:rsidRDefault="000F6980" w:rsidP="0036065D">
      <w:pPr>
        <w:pStyle w:val="Paragraph"/>
      </w:pPr>
      <w:r w:rsidRPr="00DC2503">
        <w:t>Liver function tests (</w:t>
      </w:r>
      <w:del w:id="2346" w:author="Powell, Deana" w:date="2023-10-19T15:28:00Z">
        <w:r w:rsidR="00347AC1" w:rsidRPr="00347AC1" w:rsidDel="008F361E">
          <w:rPr>
            <w:rFonts w:eastAsia="Calibri"/>
          </w:rPr>
          <w:delText>ALT, AST,</w:delText>
        </w:r>
      </w:del>
      <w:ins w:id="2347" w:author="Powell, Deana" w:date="2023-10-19T15:28:00Z">
        <w:r w:rsidRPr="00DC2503">
          <w:t>alanine transaminase [ALT], aspartate transaminase [AST],</w:t>
        </w:r>
      </w:ins>
      <w:r w:rsidRPr="00DC2503">
        <w:t xml:space="preserve"> bilirubin levels) should be conducted as detailed in the SoA (</w:t>
      </w:r>
      <w:r w:rsidRPr="00117BAB">
        <w:t>Section 1.3.1 and Section 1.3.2</w:t>
      </w:r>
      <w:r w:rsidRPr="00600811">
        <w:t>) and as clinically indicated. If signs/symptoms indicating liver injury occur, instructions contained in</w:t>
      </w:r>
      <w:r w:rsidRPr="00DC2503">
        <w:t xml:space="preserve"> </w:t>
      </w:r>
      <w:r w:rsidR="00815B7C">
        <w:t xml:space="preserve">Table </w:t>
      </w:r>
      <w:r w:rsidR="00815B7C">
        <w:rPr>
          <w:noProof/>
        </w:rPr>
        <w:t>7</w:t>
      </w:r>
      <w:r w:rsidRPr="00600811">
        <w:t xml:space="preserve"> should be followed. Appropriate supportive care should be provided together with close monitoring. If hepatic failure </w:t>
      </w:r>
      <w:ins w:id="2348" w:author="Powell, Deana" w:date="2023-10-19T15:28:00Z">
        <w:r w:rsidRPr="00600811">
          <w:t xml:space="preserve">(any grade per CTCAE v5) </w:t>
        </w:r>
      </w:ins>
      <w:r w:rsidRPr="00600811">
        <w:t xml:space="preserve">occurs, </w:t>
      </w:r>
      <w:del w:id="2349" w:author="Powell, Deana" w:date="2023-10-19T15:28:00Z">
        <w:r w:rsidR="00347AC1" w:rsidRPr="00347AC1" w:rsidDel="008F361E">
          <w:rPr>
            <w:rFonts w:eastAsia="Calibri"/>
          </w:rPr>
          <w:delText xml:space="preserve">the </w:delText>
        </w:r>
      </w:del>
      <w:r w:rsidRPr="00600811">
        <w:t>lenvatinib must be discontinued</w:t>
      </w:r>
      <w:del w:id="2350" w:author="Powell, Deana" w:date="2023-10-19T15:28:00Z">
        <w:r w:rsidR="00B77984">
          <w:rPr>
            <w:rFonts w:eastAsia="Calibri"/>
          </w:rPr>
          <w:delText>. Hepatic failure is defined as per the CTCAE definition</w:delText>
        </w:r>
      </w:del>
      <w:r w:rsidRPr="00600811">
        <w:t>.</w:t>
      </w:r>
    </w:p>
    <w:p w14:paraId="5953E8A7" w14:textId="77777777" w:rsidR="006234CD" w:rsidRPr="00CE2A5A" w:rsidRDefault="006B7357" w:rsidP="00C340B4">
      <w:pPr>
        <w:pStyle w:val="Heading4"/>
      </w:pPr>
      <w:bookmarkStart w:id="2351" w:name="_Toc148621596"/>
      <w:bookmarkStart w:id="2352" w:name="_Ref68759395"/>
      <w:bookmarkStart w:id="2353" w:name="_Toc107570649"/>
      <w:r w:rsidRPr="00CE2A5A">
        <w:t>Management of Thromboembolic Events</w:t>
      </w:r>
      <w:bookmarkEnd w:id="2351"/>
      <w:bookmarkEnd w:id="2352"/>
      <w:bookmarkEnd w:id="2353"/>
    </w:p>
    <w:p w14:paraId="03112CB5" w14:textId="63B1EDC8" w:rsidR="006234CD" w:rsidRPr="00DC2503" w:rsidRDefault="000F6980" w:rsidP="0036065D">
      <w:pPr>
        <w:pStyle w:val="Paragraph"/>
      </w:pPr>
      <w:r w:rsidRPr="00DC2503">
        <w:t xml:space="preserve">Participants should be advised to pay attention to symptoms suggestive of venous thromboembolic events which include acute onset of shortness of breath, dyspnea, chest pain, cough, hemoptysis, tachypnea, tachycardia, cyanosis, DVT signs including lower-extremity swelling, and warmth to touch or tenderness. In case any of these symptoms appear, participants should be instructed to report such symptoms promptly to the treating physician.  If a thromboembolic event is confirmed, instructions contained in </w:t>
      </w:r>
      <w:r w:rsidR="00815B7C">
        <w:t xml:space="preserve">Table </w:t>
      </w:r>
      <w:r w:rsidR="00815B7C">
        <w:rPr>
          <w:noProof/>
        </w:rPr>
        <w:t>7</w:t>
      </w:r>
      <w:r w:rsidRPr="00C71624">
        <w:t xml:space="preserve"> should be followed. Appropriate supportive care should be provided together with close monitoring. </w:t>
      </w:r>
      <w:bookmarkStart w:id="2354" w:name="_Hlk535419343"/>
      <w:r w:rsidRPr="00C71624">
        <w:t>If a participant experiences a Grade 3 or a life threatening (Grade 4) thromboembolic reaction, including pulmonary embolism, lenvatinib</w:t>
      </w:r>
      <w:r w:rsidR="00117BAB">
        <w:t>/placebo</w:t>
      </w:r>
      <w:r w:rsidRPr="00C71624">
        <w:t xml:space="preserve"> must be discontinued</w:t>
      </w:r>
      <w:bookmarkEnd w:id="2354"/>
      <w:r w:rsidRPr="00C71624">
        <w:t>.</w:t>
      </w:r>
    </w:p>
    <w:p w14:paraId="44ECCDA8" w14:textId="77777777" w:rsidR="006234CD" w:rsidRPr="00DC2503" w:rsidRDefault="006B7357" w:rsidP="0036065D">
      <w:pPr>
        <w:pStyle w:val="Paragraph"/>
      </w:pPr>
      <w:r w:rsidRPr="00DC2503">
        <w:t>Arterial thromboembolic events (eg, new onset, worsening, or unstable angina, myocardial infarction, transient ischemic attack, and cerebrovascular accident) of any grade require study treatment discontinuation.</w:t>
      </w:r>
    </w:p>
    <w:p w14:paraId="4B9A7ED3" w14:textId="77777777" w:rsidR="006234CD" w:rsidRPr="00CE2A5A" w:rsidRDefault="006B7357" w:rsidP="00C340B4">
      <w:pPr>
        <w:pStyle w:val="Heading4"/>
      </w:pPr>
      <w:bookmarkStart w:id="2355" w:name="_Toc148621597"/>
      <w:bookmarkStart w:id="2356" w:name="_Ref68759402"/>
      <w:bookmarkStart w:id="2357" w:name="_Toc107570650"/>
      <w:r w:rsidRPr="00CE2A5A">
        <w:lastRenderedPageBreak/>
        <w:t>Management of Posterior Reversible Encephalopathy Syndrome/Reversible Encephalopathy Syndrome/ Reversible Posterior Leukoencephalopathy Syndrome</w:t>
      </w:r>
      <w:bookmarkEnd w:id="2355"/>
      <w:bookmarkEnd w:id="2356"/>
      <w:bookmarkEnd w:id="2357"/>
    </w:p>
    <w:p w14:paraId="01003880" w14:textId="67C99EC0" w:rsidR="00B6144A" w:rsidRDefault="000F6980" w:rsidP="0036065D">
      <w:pPr>
        <w:pStyle w:val="Paragraph"/>
      </w:pPr>
      <w:r w:rsidRPr="00DC2503">
        <w:t xml:space="preserve">Posterior Reversible Encephalopathy Syndrome/Reversible Encephalopathy Syndrome/ Reversible Posterior Leukoencephalopathy Syndrome (PRES/RPLS) is a neurological disorder that can present with headache, seizure, lethargy, confusion, altered mental function, blindness, and other visual or neurological disturbances. Mild to severe hypertension may be present. MRI is necessary to confirm the diagnosis of PRES/RPLS. Appropriate measures should be taken to control BP. In participants with signs or symptoms of PRES/RPLS, instructions in </w:t>
      </w:r>
      <w:r w:rsidR="00815B7C">
        <w:t xml:space="preserve">Table </w:t>
      </w:r>
      <w:r w:rsidR="00815B7C">
        <w:rPr>
          <w:noProof/>
        </w:rPr>
        <w:t>7</w:t>
      </w:r>
      <w:r w:rsidRPr="00C71624">
        <w:t xml:space="preserve"> should be followed.</w:t>
      </w:r>
    </w:p>
    <w:p w14:paraId="008443CC" w14:textId="77777777" w:rsidR="006234CD" w:rsidRPr="00CE2A5A" w:rsidRDefault="006B7357" w:rsidP="00C340B4">
      <w:pPr>
        <w:pStyle w:val="Heading4"/>
      </w:pPr>
      <w:bookmarkStart w:id="2358" w:name="_Toc148621598"/>
      <w:bookmarkStart w:id="2359" w:name="_Ref68759409"/>
      <w:bookmarkStart w:id="2360" w:name="_Toc107570651"/>
      <w:r w:rsidRPr="00CE2A5A">
        <w:t>Management of Hypocalcemia</w:t>
      </w:r>
      <w:bookmarkEnd w:id="2358"/>
      <w:bookmarkEnd w:id="2359"/>
      <w:bookmarkEnd w:id="2360"/>
    </w:p>
    <w:p w14:paraId="6D298C8D" w14:textId="77777777" w:rsidR="006234CD" w:rsidRPr="00DC2503" w:rsidRDefault="000F6980" w:rsidP="0036065D">
      <w:pPr>
        <w:pStyle w:val="Paragraph"/>
      </w:pPr>
      <w:r w:rsidRPr="00DC2503">
        <w:t>Serum calcium should be monitored per the SoA (</w:t>
      </w:r>
      <w:r w:rsidRPr="00117BAB">
        <w:t>Section 1.3.1 and Section 1.3.2</w:t>
      </w:r>
      <w:r w:rsidRPr="00B91CA7">
        <w:t>). Corrected serum calcium should be used to assess the grade of hypocalcemia per CTCAE v5.0, using the following formula:</w:t>
      </w:r>
    </w:p>
    <w:p w14:paraId="6E01DF56" w14:textId="77777777" w:rsidR="006234CD" w:rsidRPr="00DC2503" w:rsidRDefault="006B7357" w:rsidP="0036065D">
      <w:pPr>
        <w:pStyle w:val="Paragraph"/>
      </w:pPr>
      <w:r w:rsidRPr="00DC2503">
        <w:t>Corrected calcium = ([4 – serum albumin in g/dL] × 0.8 + serum calcium)</w:t>
      </w:r>
    </w:p>
    <w:p w14:paraId="58E1DD4D" w14:textId="77777777" w:rsidR="006234CD" w:rsidRPr="00DC2503" w:rsidRDefault="006B7357" w:rsidP="0036065D">
      <w:pPr>
        <w:pStyle w:val="Paragraph"/>
      </w:pPr>
      <w:r w:rsidRPr="00DC2503">
        <w:t xml:space="preserve">The formula is not applicable when serum albumin concentration is normal (˃4 g/dL); in such situations, the total (uncorrected) serum calcium should be used instead. </w:t>
      </w:r>
    </w:p>
    <w:p w14:paraId="6BF3C4F0" w14:textId="77777777" w:rsidR="006234CD" w:rsidRPr="00DC2503" w:rsidRDefault="006B7357" w:rsidP="0036065D">
      <w:pPr>
        <w:pStyle w:val="Paragraph"/>
      </w:pPr>
      <w:r w:rsidRPr="00DC2503">
        <w:t>Hypocalcemia should be treated per institutional guidelines (eg, using appropriate calcium, magnesium, and Vitamin D supplementation) until resolution.</w:t>
      </w:r>
    </w:p>
    <w:p w14:paraId="01D70F98" w14:textId="77777777" w:rsidR="006234CD" w:rsidRPr="00CE2A5A" w:rsidRDefault="006B7357" w:rsidP="00C340B4">
      <w:pPr>
        <w:pStyle w:val="Heading4"/>
      </w:pPr>
      <w:bookmarkStart w:id="2361" w:name="_Toc148621599"/>
      <w:bookmarkStart w:id="2362" w:name="_Ref68759419"/>
      <w:bookmarkStart w:id="2363" w:name="_Toc107570652"/>
      <w:r w:rsidRPr="00CE2A5A">
        <w:t>Management of Hemorrhage</w:t>
      </w:r>
      <w:bookmarkEnd w:id="2361"/>
      <w:bookmarkEnd w:id="2362"/>
      <w:bookmarkEnd w:id="2363"/>
    </w:p>
    <w:p w14:paraId="327DFCFB" w14:textId="14E3CB45" w:rsidR="006234CD" w:rsidRPr="00DC2503" w:rsidRDefault="000F6980" w:rsidP="0036065D">
      <w:pPr>
        <w:pStyle w:val="Paragraph"/>
      </w:pPr>
      <w:r w:rsidRPr="00DC2503">
        <w:t xml:space="preserve">Instructions in </w:t>
      </w:r>
      <w:r w:rsidR="00815B7C">
        <w:t xml:space="preserve">Table </w:t>
      </w:r>
      <w:r w:rsidR="00815B7C">
        <w:rPr>
          <w:noProof/>
        </w:rPr>
        <w:t>7</w:t>
      </w:r>
      <w:r w:rsidRPr="000B3D36">
        <w:t xml:space="preserve"> should be followed for the management of hemorrhage. Either resume at a reduced dose or discontinue lenvatinib depending on the severity and persistence of hemorrhage.</w:t>
      </w:r>
    </w:p>
    <w:p w14:paraId="265EFCF5" w14:textId="77777777" w:rsidR="006234CD" w:rsidRPr="00CE2A5A" w:rsidRDefault="006B7357" w:rsidP="00C340B4">
      <w:pPr>
        <w:pStyle w:val="Heading4"/>
      </w:pPr>
      <w:bookmarkStart w:id="2364" w:name="_Toc148621600"/>
      <w:bookmarkStart w:id="2365" w:name="_Ref68759426"/>
      <w:bookmarkStart w:id="2366" w:name="_Toc107570653"/>
      <w:r w:rsidRPr="00CE2A5A">
        <w:t>Management of Gastrointestinal Perforation or Fistula Formation</w:t>
      </w:r>
      <w:bookmarkEnd w:id="2364"/>
      <w:bookmarkEnd w:id="2365"/>
      <w:bookmarkEnd w:id="2366"/>
    </w:p>
    <w:p w14:paraId="251B1055" w14:textId="77777777" w:rsidR="00F03783" w:rsidRDefault="006B7357" w:rsidP="00F03783">
      <w:pPr>
        <w:pStyle w:val="Paragraph"/>
      </w:pPr>
      <w:r w:rsidRPr="00DC2503">
        <w:t>Lenvatinib should be discontinued in any participants who develop gastrointestinal perforation of any grade or Grade 4 fistula.</w:t>
      </w:r>
    </w:p>
    <w:p w14:paraId="1A4E51BE" w14:textId="77777777" w:rsidR="00487343" w:rsidRDefault="006B7357" w:rsidP="00F03783">
      <w:pPr>
        <w:pStyle w:val="Paragraph"/>
        <w:rPr>
          <w:ins w:id="2367" w:author="Powell, Deana" w:date="2023-10-19T15:28:00Z"/>
        </w:rPr>
      </w:pPr>
      <w:ins w:id="2368" w:author="Powell, Deana" w:date="2023-10-19T15:28:00Z">
        <w:r>
          <w:t>Refer to Appendix 7 for country-specific requirements.</w:t>
        </w:r>
      </w:ins>
    </w:p>
    <w:p w14:paraId="49A296BA" w14:textId="77777777" w:rsidR="006234CD" w:rsidRPr="00CE2A5A" w:rsidRDefault="006B7357" w:rsidP="00C340B4">
      <w:pPr>
        <w:pStyle w:val="Heading4"/>
      </w:pPr>
      <w:bookmarkStart w:id="2369" w:name="_Toc148621601"/>
      <w:bookmarkStart w:id="2370" w:name="_Ref68759433"/>
      <w:bookmarkStart w:id="2371" w:name="_Toc107570654"/>
      <w:bookmarkStart w:id="2372" w:name="_Hlk68726498"/>
      <w:r w:rsidRPr="00C340B4">
        <w:t>Management of QT Prolongation</w:t>
      </w:r>
      <w:bookmarkEnd w:id="2369"/>
      <w:bookmarkEnd w:id="2370"/>
      <w:bookmarkEnd w:id="2371"/>
    </w:p>
    <w:p w14:paraId="7D7D39F4" w14:textId="77777777" w:rsidR="006234CD" w:rsidRPr="00DC2503" w:rsidRDefault="006B7357" w:rsidP="0036065D">
      <w:pPr>
        <w:pStyle w:val="Paragraph"/>
      </w:pPr>
      <w:r w:rsidRPr="00DC2503">
        <w:t>Lenvatinib should be withheld in the event of development of QT interval prolongation greater than 500 msec. Lenvatinib should be resumed at a reduced dose when QTc prolongation is resolved to &lt;480 msec or baseline. Monitor potassium, calcium and magnesium</w:t>
      </w:r>
      <w:ins w:id="2373" w:author="Powell, Deana" w:date="2023-10-19T15:28:00Z">
        <w:r w:rsidRPr="00DC2503">
          <w:t>,</w:t>
        </w:r>
      </w:ins>
      <w:r w:rsidRPr="00DC2503">
        <w:t xml:space="preserve"> and replenish as appropriate.</w:t>
      </w:r>
    </w:p>
    <w:p w14:paraId="4825446B" w14:textId="77777777" w:rsidR="006234CD" w:rsidRPr="00CE2A5A" w:rsidRDefault="006B7357" w:rsidP="00C340B4">
      <w:pPr>
        <w:pStyle w:val="Heading4"/>
      </w:pPr>
      <w:bookmarkStart w:id="2374" w:name="_Toc148621602"/>
      <w:bookmarkStart w:id="2375" w:name="_Ref68759441"/>
      <w:bookmarkStart w:id="2376" w:name="_Toc107570655"/>
      <w:bookmarkStart w:id="2377" w:name="_Ref18656668"/>
      <w:bookmarkEnd w:id="2372"/>
      <w:r w:rsidRPr="00C340B4">
        <w:lastRenderedPageBreak/>
        <w:t>Management of Osteonecrosis of the Jaw</w:t>
      </w:r>
      <w:bookmarkEnd w:id="2374"/>
      <w:bookmarkEnd w:id="2375"/>
      <w:bookmarkEnd w:id="2376"/>
    </w:p>
    <w:p w14:paraId="58BEA399" w14:textId="68522D20" w:rsidR="00B6144A" w:rsidRDefault="000F6980" w:rsidP="0036065D">
      <w:pPr>
        <w:pStyle w:val="Paragraph"/>
      </w:pPr>
      <w:r w:rsidRPr="00DC2503">
        <w:t xml:space="preserve">Perform an oral examination prior to treatment with lenvatinib and periodically during lenvatinib treatment. Advise participants regarding good oral hygiene practices. Avoid invasive dental procedures, if possible, while on lenvatinib treatment, particularly in participants at higher risk. For participants requiring invasive dental procedures, discontinuation of bisphosphonate treatment may reduce the risk of ONJ. Withhold lenvatinib if ONJ develops and restart based on clinical judgement of adequate resolution (See </w:t>
      </w:r>
      <w:r w:rsidRPr="00117BAB">
        <w:t>Section 6.6.</w:t>
      </w:r>
      <w:r w:rsidR="00117BAB" w:rsidRPr="00117BAB">
        <w:t>4</w:t>
      </w:r>
      <w:r w:rsidRPr="000B3D36">
        <w:t>).</w:t>
      </w:r>
    </w:p>
    <w:p w14:paraId="2496FF8C" w14:textId="77777777" w:rsidR="00117BAB" w:rsidRPr="00D402E9" w:rsidRDefault="006B7357" w:rsidP="00A351ED">
      <w:pPr>
        <w:pStyle w:val="Heading3"/>
      </w:pPr>
      <w:bookmarkStart w:id="2378" w:name="_Toc148621603"/>
      <w:bookmarkStart w:id="2379" w:name="_Ref68759507"/>
      <w:bookmarkStart w:id="2380" w:name="_Toc107570656"/>
      <w:r w:rsidRPr="00D402E9">
        <w:t>Dose Modifications for Overlapping Toxicities</w:t>
      </w:r>
      <w:bookmarkEnd w:id="2378"/>
      <w:bookmarkEnd w:id="2377"/>
      <w:bookmarkEnd w:id="2379"/>
      <w:bookmarkEnd w:id="2380"/>
    </w:p>
    <w:p w14:paraId="4FD664F7" w14:textId="77777777" w:rsidR="00117BAB" w:rsidRPr="00DC2503" w:rsidRDefault="006B7357" w:rsidP="00A351ED">
      <w:pPr>
        <w:pStyle w:val="Paragraph"/>
      </w:pPr>
      <w:r w:rsidRPr="00921F4C">
        <w:t>Based on the known</w:t>
      </w:r>
      <w:r w:rsidRPr="00DC2503">
        <w:t xml:space="preserve"> toxicity profiles of pembrolizumab and lenvatinib, certain treatment-related AEs are uniquely associated with one drug versus the other. For example, hypertension, arterial thrombotic events, proteinuria, and hemorrhagic events are known risks for lenvatinib treatment, while immune-related AEs are risks for pembrolizumab treatment. However, certain AEs, such as such as diarrhea, hypothyroidism, and liver enzyme elevation, may be initially considered attributable to either study drug. Therefore, evaluation of attribution is important for determining the study drug most likely related to the AE, or an alternative etiology, and subsequently proper clinical management. The following aspects should be considered:</w:t>
      </w:r>
    </w:p>
    <w:p w14:paraId="6EEC4007" w14:textId="77777777" w:rsidR="00117BAB" w:rsidRPr="00DC2503" w:rsidRDefault="006B7357" w:rsidP="00DE48CC">
      <w:pPr>
        <w:pStyle w:val="ListNumber"/>
        <w:numPr>
          <w:ilvl w:val="0"/>
          <w:numId w:val="43"/>
        </w:numPr>
      </w:pPr>
      <w:r w:rsidRPr="00DC2503">
        <w:t>Timing of AE onset</w:t>
      </w:r>
    </w:p>
    <w:p w14:paraId="786146BF" w14:textId="77777777" w:rsidR="00117BAB" w:rsidRPr="00DC2503" w:rsidRDefault="000F6980" w:rsidP="003C60ED">
      <w:pPr>
        <w:pStyle w:val="ListContinue"/>
      </w:pPr>
      <w:r w:rsidRPr="00DC2503">
        <w:t>Since lenvatinib is dosed daily and continuously due to a relatively short half-life (28 hours), and pembrolizumab is dosed Q</w:t>
      </w:r>
      <w:r w:rsidRPr="00343F87">
        <w:rPr>
          <w:rFonts w:eastAsia="MS Gothic"/>
        </w:rPr>
        <w:t>3</w:t>
      </w:r>
      <w:r w:rsidRPr="00D402E9">
        <w:t>W due to a long half-life, lenvatinib can be interrupted to assess whether an AE improves/resolves with dechallenge (ie, interruption of treatment) based on the following two scenarios:</w:t>
      </w:r>
    </w:p>
    <w:p w14:paraId="46E4177B" w14:textId="77777777" w:rsidR="00117BAB" w:rsidRPr="00DC2503" w:rsidRDefault="006B7357" w:rsidP="00A351ED">
      <w:pPr>
        <w:pStyle w:val="ListBullet2"/>
      </w:pPr>
      <w:r w:rsidRPr="00DC2503">
        <w:t xml:space="preserve">If an AE is identified during a treatment cycle (ie, between 2 pembrolizumab doses), only lenvatinib dose interruption is needed. </w:t>
      </w:r>
    </w:p>
    <w:p w14:paraId="37659A88" w14:textId="77777777" w:rsidR="00117BAB" w:rsidRPr="00DC2503" w:rsidRDefault="006B7357" w:rsidP="00A351ED">
      <w:pPr>
        <w:pStyle w:val="ListBullet2"/>
      </w:pPr>
      <w:r w:rsidRPr="00DC2503">
        <w:t>If an AE is identified at the beginning of a treatment cycle, lenvatinib can be interrupted and dosing of pembrolizumab should be held.</w:t>
      </w:r>
    </w:p>
    <w:p w14:paraId="4FE62CDF" w14:textId="47DDF10E" w:rsidR="00117BAB" w:rsidRPr="00DC2503" w:rsidRDefault="006B7357" w:rsidP="003C60ED">
      <w:pPr>
        <w:pStyle w:val="ListContinue"/>
      </w:pPr>
      <w:r w:rsidRPr="00DC2503">
        <w:t xml:space="preserve">If the </w:t>
      </w:r>
      <w:del w:id="2381" w:author="Powell, Deana" w:date="2023-10-19T15:28:00Z">
        <w:r w:rsidR="00A32EED" w:rsidRPr="007368E4">
          <w:rPr>
            <w:rFonts w:eastAsia="Calibri"/>
          </w:rPr>
          <w:delText>subject</w:delText>
        </w:r>
      </w:del>
      <w:ins w:id="2382" w:author="Powell, Deana" w:date="2023-10-19T15:28:00Z">
        <w:r w:rsidRPr="00DC2503">
          <w:t>participant</w:t>
        </w:r>
      </w:ins>
      <w:r w:rsidRPr="00DC2503">
        <w:t xml:space="preserve"> recovers from an AE in response to lenvatinib interruption (ie, positive dechallenge), the event is more likely to be related to lenvatinib. Otherwise, after excluding other alternative explanations, an immune-related AE should be considered. </w:t>
      </w:r>
    </w:p>
    <w:p w14:paraId="4C543C34" w14:textId="77777777" w:rsidR="00117BAB" w:rsidRPr="00DC2503" w:rsidRDefault="006B7357" w:rsidP="003C60ED">
      <w:pPr>
        <w:pStyle w:val="ListNumber"/>
      </w:pPr>
      <w:r w:rsidRPr="00DC2503">
        <w:t>Severity of AE</w:t>
      </w:r>
    </w:p>
    <w:p w14:paraId="569684E2" w14:textId="77777777" w:rsidR="00117BAB" w:rsidRPr="00DC2503" w:rsidRDefault="006B7357" w:rsidP="003C60ED">
      <w:pPr>
        <w:pStyle w:val="ListContinue"/>
      </w:pPr>
      <w:r w:rsidRPr="00DC2503">
        <w:t>If an AE is suspected to be treatment related and is severe/life threatening at the time of onset or is rapidly worsened, action including interrupting both drugs and initiating treatment with a corticosteroid (with exception of hypothyroidism, TIDM) and other supportive care should be taken promptly.</w:t>
      </w:r>
    </w:p>
    <w:p w14:paraId="6774C4D1" w14:textId="287590DC" w:rsidR="00117BAB" w:rsidRPr="00DC2503" w:rsidRDefault="006B7357" w:rsidP="00DE48CC">
      <w:pPr>
        <w:pStyle w:val="ListNumber"/>
        <w:numPr>
          <w:ilvl w:val="0"/>
          <w:numId w:val="39"/>
        </w:numPr>
      </w:pPr>
      <w:r w:rsidRPr="00DC2503">
        <w:t>Participants receiving the combination therapy (pembrolizumab + lenvatinib</w:t>
      </w:r>
      <w:del w:id="2383" w:author="Powell, Deana" w:date="2023-10-19T15:28:00Z">
        <w:r w:rsidR="00D00576" w:rsidRPr="00BC60F7">
          <w:delText>/placebo</w:delText>
        </w:r>
      </w:del>
      <w:r w:rsidRPr="00DC2503">
        <w:t>) must discontinue study therapy if any of the following occur:</w:t>
      </w:r>
    </w:p>
    <w:p w14:paraId="05AF634A" w14:textId="41431B8B" w:rsidR="00117BAB" w:rsidRPr="00DC2503" w:rsidRDefault="006B7357" w:rsidP="00A351ED">
      <w:pPr>
        <w:pStyle w:val="ListBullet2"/>
      </w:pPr>
      <w:r w:rsidRPr="00DC2503">
        <w:t xml:space="preserve">ALT or AST &gt;5 </w:t>
      </w:r>
      <w:del w:id="2384" w:author="Powell, Deana" w:date="2023-10-19T15:28:00Z">
        <w:r w:rsidR="00751259" w:rsidRPr="000C1C06">
          <w:delText>×</w:delText>
        </w:r>
      </w:del>
      <w:ins w:id="2385" w:author="Powell, Deana" w:date="2023-10-19T15:28:00Z">
        <w:r w:rsidRPr="00DC2503">
          <w:t>X</w:t>
        </w:r>
      </w:ins>
      <w:r w:rsidRPr="00DC2503">
        <w:t xml:space="preserve"> ULN for more than 2 weeks.</w:t>
      </w:r>
    </w:p>
    <w:p w14:paraId="3480CDCC" w14:textId="4684723F" w:rsidR="00117BAB" w:rsidRPr="00DC2503" w:rsidRDefault="000F6980" w:rsidP="00F92099">
      <w:pPr>
        <w:pStyle w:val="ListContinue2"/>
      </w:pPr>
      <w:r w:rsidRPr="00DC2503">
        <w:lastRenderedPageBreak/>
        <w:t xml:space="preserve">Pembrolizumab will have already been permanently discontinued per </w:t>
      </w:r>
      <w:r w:rsidR="00815B7C" w:rsidRPr="00960ECF">
        <w:t xml:space="preserve">Table </w:t>
      </w:r>
      <w:r w:rsidR="00815B7C">
        <w:rPr>
          <w:noProof/>
        </w:rPr>
        <w:t>5</w:t>
      </w:r>
      <w:r w:rsidRPr="00DC2503">
        <w:t>, but lenvatinib</w:t>
      </w:r>
      <w:del w:id="2386" w:author="Powell, Deana" w:date="2023-10-19T15:28:00Z">
        <w:r w:rsidR="00D00576" w:rsidRPr="000C1C06">
          <w:delText>/placebo</w:delText>
        </w:r>
      </w:del>
      <w:r w:rsidRPr="00DC2503">
        <w:t xml:space="preserve"> may be administered at a reduced dose by the time this criterion is met and must be permanently discontinued immediately.</w:t>
      </w:r>
    </w:p>
    <w:p w14:paraId="4C63E2A0" w14:textId="26728046" w:rsidR="00117BAB" w:rsidRPr="00DC2503" w:rsidRDefault="006B7357" w:rsidP="00A351ED">
      <w:pPr>
        <w:pStyle w:val="ListBullet2"/>
        <w:rPr>
          <w:ins w:id="2387" w:author="Powell, Deana" w:date="2023-10-19T15:28:00Z"/>
        </w:rPr>
      </w:pPr>
      <w:bookmarkStart w:id="2388" w:name="_Hlk144498988"/>
      <w:r w:rsidRPr="00DC2503">
        <w:t xml:space="preserve">ALT or AST &gt;3 </w:t>
      </w:r>
      <w:del w:id="2389" w:author="Powell, Deana" w:date="2023-10-19T15:28:00Z">
        <w:r w:rsidR="00751259" w:rsidRPr="00844522">
          <w:delText>×</w:delText>
        </w:r>
      </w:del>
      <w:ins w:id="2390" w:author="Powell, Deana" w:date="2023-10-19T15:28:00Z">
        <w:r w:rsidRPr="00DC2503">
          <w:t>X</w:t>
        </w:r>
      </w:ins>
      <w:r w:rsidRPr="00DC2503">
        <w:t xml:space="preserve"> ULN and (TBL &gt;2 </w:t>
      </w:r>
      <w:del w:id="2391" w:author="Powell, Deana" w:date="2023-10-19T15:28:00Z">
        <w:r w:rsidR="00751259" w:rsidRPr="00844522">
          <w:delText>×</w:delText>
        </w:r>
      </w:del>
      <w:ins w:id="2392" w:author="Powell, Deana" w:date="2023-10-19T15:28:00Z">
        <w:r w:rsidRPr="00DC2503">
          <w:t>X</w:t>
        </w:r>
      </w:ins>
      <w:r w:rsidRPr="00DC2503">
        <w:t xml:space="preserve"> ULN or INR &gt;1.5).</w:t>
      </w:r>
      <w:del w:id="2393" w:author="Powell, Deana" w:date="2023-10-19T15:28:00Z">
        <w:r w:rsidR="000C1C06" w:rsidRPr="00844522">
          <w:delText xml:space="preserve"> </w:delText>
        </w:r>
        <w:r w:rsidR="00C342EB" w:rsidRPr="00844522">
          <w:br/>
          <w:delText>Although</w:delText>
        </w:r>
        <w:r w:rsidR="004173BC">
          <w:delText xml:space="preserve">Table </w:delText>
        </w:r>
      </w:del>
    </w:p>
    <w:bookmarkEnd w:id="2388"/>
    <w:p w14:paraId="2EF9F3F6" w14:textId="11AFB94D" w:rsidR="00117BAB" w:rsidRDefault="000F6980" w:rsidP="00960ECF">
      <w:pPr>
        <w:pStyle w:val="ListContinue2"/>
        <w:spacing w:after="0"/>
      </w:pPr>
      <w:ins w:id="2394" w:author="Powell, Deana" w:date="2023-10-19T15:28:00Z">
        <w:r w:rsidRPr="00DC2503">
          <w:t xml:space="preserve">Although </w:t>
        </w:r>
        <w:r w:rsidR="00815B7C" w:rsidRPr="00960ECF">
          <w:t xml:space="preserve">Table </w:t>
        </w:r>
      </w:ins>
      <w:r w:rsidR="00815B7C">
        <w:rPr>
          <w:noProof/>
        </w:rPr>
        <w:t>5</w:t>
      </w:r>
      <w:r w:rsidRPr="00DC2503">
        <w:t xml:space="preserve"> advises pembrolizumab to be withheld (interrupted), and </w:t>
      </w:r>
      <w:r w:rsidR="00815B7C">
        <w:t xml:space="preserve">Table </w:t>
      </w:r>
      <w:r w:rsidR="00815B7C">
        <w:rPr>
          <w:noProof/>
        </w:rPr>
        <w:t>7</w:t>
      </w:r>
      <w:r w:rsidRPr="00DC2503">
        <w:t xml:space="preserve"> advises lenvatinib</w:t>
      </w:r>
      <w:del w:id="2395" w:author="Powell, Deana" w:date="2023-10-19T15:28:00Z">
        <w:r w:rsidR="00A76B3B" w:rsidRPr="00844522">
          <w:delText>/placebo</w:delText>
        </w:r>
      </w:del>
      <w:r w:rsidRPr="00DC2503">
        <w:t xml:space="preserve"> to have no dose modification or a reduction, if this criterion is met, both drugs must be permanently discontinued immediately.</w:t>
      </w:r>
    </w:p>
    <w:p w14:paraId="7906E7DA" w14:textId="0A05EF7E" w:rsidR="00B6144A" w:rsidRDefault="00B6144A">
      <w:pPr>
        <w:rPr>
          <w:szCs w:val="20"/>
        </w:rPr>
      </w:pPr>
    </w:p>
    <w:p w14:paraId="4610E40E" w14:textId="77777777" w:rsidR="00343F87" w:rsidRPr="007E72F0" w:rsidRDefault="006B7357" w:rsidP="007E72F0">
      <w:pPr>
        <w:pStyle w:val="Heading3"/>
      </w:pPr>
      <w:bookmarkStart w:id="2396" w:name="_Toc148621604"/>
      <w:bookmarkStart w:id="2397" w:name="_Toc107570657"/>
      <w:r w:rsidRPr="007E72F0">
        <w:t>Other Allowed Dose Interruptions</w:t>
      </w:r>
      <w:bookmarkEnd w:id="2396"/>
      <w:bookmarkEnd w:id="2397"/>
    </w:p>
    <w:p w14:paraId="1109D610" w14:textId="77777777" w:rsidR="00343F87" w:rsidRPr="007E72F0" w:rsidRDefault="006B7357" w:rsidP="007E72F0">
      <w:pPr>
        <w:pStyle w:val="Paragraph"/>
      </w:pPr>
      <w:r w:rsidRPr="007E72F0">
        <w:t>If the participant is receiving treatment with lenvatinib and requires surgery during the study, the stop time and restart time of lenvatinib should be as follows:</w:t>
      </w:r>
    </w:p>
    <w:p w14:paraId="4165E9A5" w14:textId="77777777" w:rsidR="00343F87" w:rsidRPr="007E72F0" w:rsidRDefault="006B7357" w:rsidP="007E72F0">
      <w:pPr>
        <w:pStyle w:val="ListBullet"/>
      </w:pPr>
      <w:r w:rsidRPr="007E72F0">
        <w:t>For minor procedures: stop lenvatinib at least 2 days before the procedure and restart it at least 2 days after, once there is evidence of adequate healing and no risk of bleeding.</w:t>
      </w:r>
    </w:p>
    <w:p w14:paraId="7DC143DE" w14:textId="77777777" w:rsidR="00343F87" w:rsidRPr="007E72F0" w:rsidRDefault="006B7357" w:rsidP="007E72F0">
      <w:pPr>
        <w:pStyle w:val="ListBullet"/>
      </w:pPr>
      <w:r w:rsidRPr="007E72F0">
        <w:t>For major procedures: stop lenvatinib at least 1 week (5 half-lives) prior to surgery and then restart it at least 2 weeks after, once there is evidence of adequate healing and no risk of bleeding.</w:t>
      </w:r>
    </w:p>
    <w:p w14:paraId="7A558F2F" w14:textId="1D647779" w:rsidR="00343F87" w:rsidRPr="007E72F0" w:rsidRDefault="006B7357" w:rsidP="007E72F0">
      <w:pPr>
        <w:pStyle w:val="ListBullet"/>
      </w:pPr>
      <w:r w:rsidRPr="007E72F0">
        <w:t>For scheduled dental surgery or invasive dental procedures</w:t>
      </w:r>
      <w:del w:id="2398" w:author="Powell, Deana" w:date="2023-10-19T15:28:00Z">
        <w:r w:rsidR="00BC60F7" w:rsidRPr="00BC60F7">
          <w:delText>:</w:delText>
        </w:r>
      </w:del>
      <w:ins w:id="2399" w:author="Powell, Deana" w:date="2023-10-19T15:28:00Z">
        <w:r w:rsidRPr="007E72F0">
          <w:t>,</w:t>
        </w:r>
      </w:ins>
      <w:r w:rsidRPr="007E72F0">
        <w:t xml:space="preserve"> stop lenvatinib for at least 1 week before the procedure, then restart lenvatinib when deemed clinically appropriate.</w:t>
      </w:r>
    </w:p>
    <w:p w14:paraId="3F6301E0" w14:textId="77777777" w:rsidR="00343F87" w:rsidRDefault="00343F87" w:rsidP="007E72F0">
      <w:pPr>
        <w:pStyle w:val="ListEnd"/>
      </w:pPr>
    </w:p>
    <w:p w14:paraId="33CFC37C" w14:textId="77777777" w:rsidR="00153B41" w:rsidRDefault="009E20D8" w:rsidP="004B3A56">
      <w:pPr>
        <w:pStyle w:val="Heading2"/>
      </w:pPr>
      <w:bookmarkStart w:id="2400" w:name="_Toc148621605"/>
      <w:bookmarkStart w:id="2401" w:name="_Ref18661646"/>
      <w:bookmarkStart w:id="2402" w:name="_Ref18663607"/>
      <w:bookmarkStart w:id="2403" w:name="_Toc107570658"/>
      <w:r w:rsidRPr="00357630">
        <w:t>Second Course</w:t>
      </w:r>
      <w:bookmarkEnd w:id="2400"/>
      <w:bookmarkEnd w:id="2401"/>
      <w:bookmarkEnd w:id="2402"/>
      <w:bookmarkEnd w:id="2403"/>
    </w:p>
    <w:p w14:paraId="448B4164" w14:textId="781A9149" w:rsidR="001C0550" w:rsidRDefault="006B7357" w:rsidP="00850D14">
      <w:pPr>
        <w:pStyle w:val="Paragraph"/>
      </w:pPr>
      <w:r w:rsidRPr="00EA4D95">
        <w:t xml:space="preserve">All participants who </w:t>
      </w:r>
      <w:del w:id="2404" w:author="Powell, Deana" w:date="2023-10-19T15:28:00Z">
        <w:r w:rsidR="00CD7167" w:rsidRPr="006A0FEB">
          <w:delText>stop</w:delText>
        </w:r>
      </w:del>
      <w:ins w:id="2405" w:author="Powell, Deana" w:date="2023-10-19T15:28:00Z">
        <w:r w:rsidRPr="00EA4D95">
          <w:t>stopped</w:t>
        </w:r>
      </w:ins>
      <w:r w:rsidRPr="00EA4D95">
        <w:t xml:space="preserve"> study intervention with SD or better</w:t>
      </w:r>
      <w:r w:rsidRPr="00197CBA">
        <w:rPr>
          <w:rStyle w:val="SuggestedOptional"/>
        </w:rPr>
        <w:t xml:space="preserve"> </w:t>
      </w:r>
      <w:r w:rsidRPr="00850D14">
        <w:t>may be eligible for up to an additional</w:t>
      </w:r>
      <w:r>
        <w:t xml:space="preserve"> 17 cycles </w:t>
      </w:r>
      <w:ins w:id="2406" w:author="Powell, Deana" w:date="2023-10-19T15:28:00Z">
        <w:r>
          <w:t xml:space="preserve">of </w:t>
        </w:r>
        <w:r w:rsidRPr="00EA4D95">
          <w:t>pembrolizumab</w:t>
        </w:r>
        <w:r>
          <w:t xml:space="preserve"> </w:t>
        </w:r>
      </w:ins>
      <w:r>
        <w:t xml:space="preserve">(approximately 1 year) </w:t>
      </w:r>
      <w:del w:id="2407" w:author="Powell, Deana" w:date="2023-10-19T15:28:00Z">
        <w:r w:rsidR="00CD7167" w:rsidRPr="006A0FEB">
          <w:delText xml:space="preserve">of pembrolizumab treatment </w:delText>
        </w:r>
      </w:del>
      <w:r>
        <w:t>if they progress</w:t>
      </w:r>
      <w:r w:rsidR="00424DF3">
        <w:t xml:space="preserve"> after </w:t>
      </w:r>
      <w:del w:id="2408" w:author="Powell, Deana" w:date="2023-10-19T15:28:00Z">
        <w:r w:rsidR="00CD7167" w:rsidRPr="006A0FEB">
          <w:delText xml:space="preserve">stopping study intervention from the </w:delText>
        </w:r>
      </w:del>
      <w:r w:rsidR="00424DF3">
        <w:t>initial treatment</w:t>
      </w:r>
      <w:del w:id="2409" w:author="Powell, Deana" w:date="2023-10-19T15:28:00Z">
        <w:r w:rsidR="00CD7167" w:rsidRPr="006A0FEB">
          <w:delText xml:space="preserve"> phase</w:delText>
        </w:r>
      </w:del>
      <w:r w:rsidR="00424DF3">
        <w:t xml:space="preserve">. This retreatment is </w:t>
      </w:r>
      <w:del w:id="2410" w:author="Powell, Deana" w:date="2023-10-19T15:28:00Z">
        <w:r w:rsidR="00CD7167" w:rsidRPr="006A0FEB">
          <w:delText xml:space="preserve">termed </w:delText>
        </w:r>
      </w:del>
      <w:r w:rsidR="00424DF3">
        <w:t xml:space="preserve">the Second Course </w:t>
      </w:r>
      <w:del w:id="2411" w:author="Powell, Deana" w:date="2023-10-19T15:28:00Z">
        <w:r w:rsidR="00CD7167" w:rsidRPr="006A0FEB">
          <w:delText xml:space="preserve">Phase </w:delText>
        </w:r>
      </w:del>
      <w:r w:rsidR="00424DF3">
        <w:t>of this study</w:t>
      </w:r>
      <w:ins w:id="2412" w:author="Powell, Deana" w:date="2023-10-19T15:28:00Z">
        <w:r w:rsidR="00424DF3">
          <w:t>,</w:t>
        </w:r>
      </w:ins>
      <w:r w:rsidR="00424DF3" w:rsidRPr="00424DF3">
        <w:t xml:space="preserve"> </w:t>
      </w:r>
      <w:r w:rsidR="00424DF3">
        <w:t xml:space="preserve">and </w:t>
      </w:r>
      <w:del w:id="2413" w:author="Powell, Deana" w:date="2023-10-19T15:28:00Z">
        <w:r w:rsidR="00CD7167" w:rsidRPr="006A0FEB">
          <w:delText>is only available if the study remains open and the</w:delText>
        </w:r>
      </w:del>
      <w:ins w:id="2414" w:author="Powell, Deana" w:date="2023-10-19T15:28:00Z">
        <w:r w:rsidR="00424DF3">
          <w:t>a</w:t>
        </w:r>
      </w:ins>
      <w:r w:rsidR="00424DF3">
        <w:t xml:space="preserve"> participant </w:t>
      </w:r>
      <w:del w:id="2415" w:author="Powell, Deana" w:date="2023-10-19T15:28:00Z">
        <w:r w:rsidR="00CD7167" w:rsidRPr="006A0FEB">
          <w:delText>meets</w:delText>
        </w:r>
      </w:del>
      <w:ins w:id="2416" w:author="Powell, Deana" w:date="2023-10-19T15:28:00Z">
        <w:r w:rsidR="00424DF3">
          <w:t>is eligible if</w:t>
        </w:r>
      </w:ins>
      <w:r w:rsidR="00424DF3">
        <w:t xml:space="preserve"> the following conditions</w:t>
      </w:r>
      <w:del w:id="2417" w:author="Powell, Deana" w:date="2023-10-19T15:28:00Z">
        <w:r w:rsidR="00CD7167" w:rsidRPr="006A0FEB">
          <w:delText>:</w:delText>
        </w:r>
      </w:del>
      <w:ins w:id="2418" w:author="Powell, Deana" w:date="2023-10-19T15:28:00Z">
        <w:r w:rsidR="00424DF3">
          <w:t xml:space="preserve"> are met</w:t>
        </w:r>
        <w:r w:rsidR="00424DF3" w:rsidRPr="00424DF3">
          <w:t xml:space="preserve">: </w:t>
        </w:r>
      </w:ins>
    </w:p>
    <w:p w14:paraId="2D586EE6" w14:textId="77777777" w:rsidR="001C0550" w:rsidRDefault="006B7357" w:rsidP="00F77690">
      <w:pPr>
        <w:pStyle w:val="Paragraph"/>
        <w:keepNext/>
      </w:pPr>
      <w:r>
        <w:t>Either</w:t>
      </w:r>
    </w:p>
    <w:p w14:paraId="34A331AA" w14:textId="77777777" w:rsidR="001C0550" w:rsidRPr="00EA4D95" w:rsidRDefault="006B7357" w:rsidP="00EA4D95">
      <w:pPr>
        <w:pStyle w:val="ListBullet"/>
      </w:pPr>
      <w:r w:rsidRPr="00EA4D95">
        <w:t>Stopped initial study intervention after attaining an investigator determined confirmed CR based on RECIST 1.1, and</w:t>
      </w:r>
    </w:p>
    <w:p w14:paraId="73B524DD" w14:textId="77777777" w:rsidR="001C0550" w:rsidRDefault="006B7357" w:rsidP="00EA4D95">
      <w:pPr>
        <w:pStyle w:val="ListBullet2"/>
      </w:pPr>
      <w:r>
        <w:t>Was treated with at least 8 cycles of study intervention before discontinuing treatment, and</w:t>
      </w:r>
    </w:p>
    <w:p w14:paraId="075437E3" w14:textId="77777777" w:rsidR="001C0550" w:rsidRDefault="006B7357" w:rsidP="00EA4D95">
      <w:pPr>
        <w:pStyle w:val="ListBullet2"/>
      </w:pPr>
      <w:r>
        <w:t>Received at least 2 treatments with pembrolizumab beyond the date when the initial CR was declared</w:t>
      </w:r>
    </w:p>
    <w:p w14:paraId="44F0ADD8" w14:textId="77777777" w:rsidR="001C0550" w:rsidRDefault="001C0550" w:rsidP="00EA4D95">
      <w:pPr>
        <w:pStyle w:val="ListEnd"/>
      </w:pPr>
    </w:p>
    <w:p w14:paraId="604A2204" w14:textId="77777777" w:rsidR="001C0550" w:rsidRDefault="006B7357" w:rsidP="00EA4D95">
      <w:pPr>
        <w:pStyle w:val="Paragraph"/>
      </w:pPr>
      <w:r>
        <w:t>OR</w:t>
      </w:r>
    </w:p>
    <w:p w14:paraId="1707D889" w14:textId="77777777" w:rsidR="001C0550" w:rsidRPr="00EA4D95" w:rsidRDefault="006B7357" w:rsidP="00EA4D95">
      <w:pPr>
        <w:pStyle w:val="ListBullet"/>
      </w:pPr>
      <w:r w:rsidRPr="00EA4D95">
        <w:lastRenderedPageBreak/>
        <w:t>Had SD, PR, or CR and stopped study intervention after completion of 35 administrations (approximately 2 years) of study intervention for reasons other than disease progression or intolerability</w:t>
      </w:r>
    </w:p>
    <w:p w14:paraId="230AB485" w14:textId="77777777" w:rsidR="001C0550" w:rsidRPr="00EA4D95" w:rsidRDefault="001C0550" w:rsidP="00EA4D95">
      <w:pPr>
        <w:pStyle w:val="ListEnd"/>
      </w:pPr>
    </w:p>
    <w:p w14:paraId="6CBC275C" w14:textId="77777777" w:rsidR="001C0550" w:rsidRPr="00EA4D95" w:rsidRDefault="006B7357" w:rsidP="00EA4D95">
      <w:pPr>
        <w:pStyle w:val="ListBullet"/>
        <w:numPr>
          <w:ilvl w:val="0"/>
          <w:numId w:val="0"/>
        </w:numPr>
        <w:ind w:left="360" w:hanging="360"/>
      </w:pPr>
      <w:r>
        <w:t>AND</w:t>
      </w:r>
    </w:p>
    <w:p w14:paraId="093ED47C" w14:textId="77777777" w:rsidR="001C0550" w:rsidRPr="00EA4D95" w:rsidRDefault="006B7357" w:rsidP="00EA4D95">
      <w:pPr>
        <w:pStyle w:val="ListBullet"/>
      </w:pPr>
      <w:r w:rsidRPr="00EA4D95">
        <w:t>Experienced centrally-verified radiographic disease progression by RECIST 1.1 after stopping initial treatment, and</w:t>
      </w:r>
    </w:p>
    <w:p w14:paraId="4A6A476D" w14:textId="77777777" w:rsidR="001C0550" w:rsidRDefault="006B7357" w:rsidP="00EA4D95">
      <w:pPr>
        <w:pStyle w:val="ListBullet2"/>
      </w:pPr>
      <w:r>
        <w:t>No new anticancer treatment was administered after the last dose of study intervention, and</w:t>
      </w:r>
    </w:p>
    <w:p w14:paraId="6A430B25" w14:textId="77777777" w:rsidR="001C0550" w:rsidRDefault="006B7357" w:rsidP="00EA4D95">
      <w:pPr>
        <w:pStyle w:val="ListBullet2"/>
      </w:pPr>
      <w:r>
        <w:t>The participant meets all of the safety parameters listed in the inclusion criteria and none of the safety parameters listed in the exclusion criteria, and</w:t>
      </w:r>
    </w:p>
    <w:p w14:paraId="290F6F85" w14:textId="77777777" w:rsidR="001C0550" w:rsidRDefault="006B7357" w:rsidP="00EA4D95">
      <w:pPr>
        <w:pStyle w:val="ListBullet2"/>
      </w:pPr>
      <w:r>
        <w:t>The study is ongoing</w:t>
      </w:r>
    </w:p>
    <w:p w14:paraId="2E44A01F" w14:textId="77777777" w:rsidR="008D21DA" w:rsidRPr="001F0660" w:rsidRDefault="00CD7167" w:rsidP="00936F72">
      <w:pPr>
        <w:pStyle w:val="Paragraph"/>
        <w:rPr>
          <w:del w:id="2419" w:author="Powell, Deana" w:date="2023-10-19T15:28:00Z"/>
        </w:rPr>
      </w:pPr>
      <w:del w:id="2420" w:author="Powell, Deana" w:date="2023-10-19T15:28:00Z">
        <w:r w:rsidRPr="00C10A38">
          <w:delText>An objective response or disease progression that occurs during the Second Course Phase for a participant will not be counted as an event for the primary analysis of either endpoint in this study.</w:delText>
        </w:r>
      </w:del>
    </w:p>
    <w:p w14:paraId="46ED7D01" w14:textId="77777777" w:rsidR="001C0550" w:rsidRPr="00460273" w:rsidRDefault="006B7357" w:rsidP="00895667">
      <w:pPr>
        <w:pStyle w:val="Paragraph"/>
        <w:rPr>
          <w:ins w:id="2421" w:author="Powell, Deana" w:date="2023-10-19T15:28:00Z"/>
        </w:rPr>
      </w:pPr>
      <w:ins w:id="2422" w:author="Powell, Deana" w:date="2023-10-19T15:28:00Z">
        <w:r>
          <w:t xml:space="preserve">As of Amendment 05: Participants will be considered for Second Course treatment upon investigator-assessed radiographic disease progression by RECIST 1.1. </w:t>
        </w:r>
        <w:r w:rsidR="00CC1502">
          <w:t xml:space="preserve"> (Note: participants in C</w:t>
        </w:r>
        <w:r w:rsidR="00805A15">
          <w:t>h</w:t>
        </w:r>
        <w:r w:rsidR="00CC1502">
          <w:t xml:space="preserve">ina will be considered for Second Course </w:t>
        </w:r>
        <w:r w:rsidR="00805A15">
          <w:t>after experiencing centrally-verified radiographic disease progression by RECIST 1.1.)</w:t>
        </w:r>
        <w:r w:rsidR="00704C1B">
          <w:t xml:space="preserve"> </w:t>
        </w:r>
      </w:ins>
    </w:p>
    <w:p w14:paraId="267C56D5" w14:textId="77777777" w:rsidR="001F76CD" w:rsidRDefault="006B7357" w:rsidP="008F70B2">
      <w:pPr>
        <w:pStyle w:val="Paragraph"/>
      </w:pPr>
      <w:r>
        <w:t>Participants who discontinue pembrolizumab after attaining CR or who complete treatment with pembrolizumab after 35 cycles will continue to receive lenvatinib/placebo alone until disease progression is verified by BICR, development of unacceptable toxicity, or withdrawal of consent. Participants who are receiving lenvatinib/placebo at the time disease progression is verified may continue to receive lenvatinib/placebo during Second Course treatment at the discretion of the investigator. Participants who discontinue lenvatinib/placebo before initiation of Second Course treatment will not restart lenvatinib/placebo.</w:t>
      </w:r>
      <w:bookmarkEnd w:id="2120"/>
    </w:p>
    <w:p w14:paraId="0B1BDFA1" w14:textId="77777777" w:rsidR="002A7547" w:rsidRDefault="006B7357" w:rsidP="004B3A56">
      <w:pPr>
        <w:pStyle w:val="Heading2"/>
      </w:pPr>
      <w:bookmarkStart w:id="2423" w:name="_Toc148621606"/>
      <w:bookmarkStart w:id="2424" w:name="_Toc107570659"/>
      <w:r w:rsidRPr="002A7547">
        <w:t>Intervention After the End of the Study</w:t>
      </w:r>
      <w:bookmarkEnd w:id="2423"/>
      <w:bookmarkEnd w:id="2424"/>
    </w:p>
    <w:p w14:paraId="23D7CE44" w14:textId="77777777" w:rsidR="00A13594" w:rsidRPr="00CC1153" w:rsidRDefault="00A13594" w:rsidP="009A0360">
      <w:pPr>
        <w:pStyle w:val="Paragraph"/>
        <w:rPr>
          <w:del w:id="2425" w:author="Powell, Deana" w:date="2023-10-19T15:28:00Z"/>
        </w:rPr>
      </w:pPr>
      <w:del w:id="2426" w:author="Powell, Deana" w:date="2023-10-19T15:28:00Z">
        <w:r w:rsidRPr="00CC1153">
          <w:delText xml:space="preserve">There is no study-specified </w:delText>
        </w:r>
        <w:r w:rsidR="00F05306">
          <w:delText>intervention</w:delText>
        </w:r>
        <w:r w:rsidRPr="00CC1153">
          <w:delText xml:space="preserve"> </w:delText>
        </w:r>
        <w:r w:rsidR="008A75F1">
          <w:delText>after</w:delText>
        </w:r>
        <w:r w:rsidRPr="00CC1153">
          <w:delText xml:space="preserve"> the end of the study.</w:delText>
        </w:r>
      </w:del>
    </w:p>
    <w:p w14:paraId="475EEA72" w14:textId="77777777" w:rsidR="00B030D2" w:rsidRPr="003F0C79" w:rsidRDefault="006B7357" w:rsidP="003A4611">
      <w:pPr>
        <w:pStyle w:val="Paragraph"/>
        <w:rPr>
          <w:ins w:id="2427" w:author="Powell, Deana" w:date="2023-10-19T15:28:00Z"/>
        </w:rPr>
      </w:pPr>
      <w:ins w:id="2428" w:author="Powell, Deana" w:date="2023-10-19T15:28:00Z">
        <w:r w:rsidRPr="00A0200D">
          <w:t xml:space="preserve">Upon study </w:t>
        </w:r>
        <w:r w:rsidR="00424DF3" w:rsidRPr="00A0200D">
          <w:t>termination</w:t>
        </w:r>
        <w:r w:rsidRPr="00A0200D">
          <w:t xml:space="preserve">, participants are to be discontinued and may be enrolled in an extension study using pembrolizumab in combination with compound (eg, </w:t>
        </w:r>
        <w:r w:rsidR="00A36257" w:rsidRPr="00A0200D">
          <w:t>l</w:t>
        </w:r>
        <w:r w:rsidRPr="00A0200D">
          <w:t>envatinib) if available</w:t>
        </w:r>
        <w:r>
          <w:t>.</w:t>
        </w:r>
      </w:ins>
    </w:p>
    <w:p w14:paraId="1F54F1C8" w14:textId="77777777" w:rsidR="004B3A56" w:rsidRDefault="006B7357" w:rsidP="004B3A56">
      <w:pPr>
        <w:pStyle w:val="Heading2"/>
      </w:pPr>
      <w:bookmarkStart w:id="2429" w:name="_Toc148621607"/>
      <w:bookmarkStart w:id="2430" w:name="_Toc107570660"/>
      <w:r w:rsidRPr="004B3A56">
        <w:t>Clinical Supplies Disclosure</w:t>
      </w:r>
      <w:bookmarkEnd w:id="2429"/>
      <w:bookmarkEnd w:id="2430"/>
    </w:p>
    <w:p w14:paraId="18CC3B62" w14:textId="0FFE77D0" w:rsidR="003F0C79" w:rsidRPr="00C27F6E" w:rsidRDefault="000F6980" w:rsidP="009A25E2">
      <w:pPr>
        <w:pStyle w:val="Paragraph"/>
      </w:pPr>
      <w:r w:rsidRPr="00C27F6E">
        <w:t>The emergency unblinding call center will use the intervention/randomization schedule for the study to unblind participants and to unmask study intervention identity</w:t>
      </w:r>
      <w:r>
        <w:t xml:space="preserve"> </w:t>
      </w:r>
      <w:r w:rsidR="00FD28E8" w:rsidRPr="00FD28E8">
        <w:t xml:space="preserve">of lenvatinib or </w:t>
      </w:r>
      <w:r w:rsidR="00FD28E8" w:rsidRPr="00FD28E8">
        <w:lastRenderedPageBreak/>
        <w:t>matching placebo</w:t>
      </w:r>
      <w:r w:rsidRPr="00A81ECB">
        <w:t>. The emergency unblinding call center should only be used in cases of emergency (see</w:t>
      </w:r>
      <w:r w:rsidRPr="00C27F6E">
        <w:t xml:space="preserve"> </w:t>
      </w:r>
      <w:r w:rsidRPr="00FD28E8">
        <w:t>Section 8.1.10</w:t>
      </w:r>
      <w:r w:rsidRPr="000C3A38">
        <w:t xml:space="preserve">). </w:t>
      </w:r>
      <w:del w:id="2431" w:author="Powell, Deana" w:date="2023-10-19T15:28:00Z">
        <w:r w:rsidR="00F90340" w:rsidRPr="00BF59E3">
          <w:delText>In the event that</w:delText>
        </w:r>
      </w:del>
      <w:ins w:id="2432" w:author="Powell, Deana" w:date="2023-10-19T15:28:00Z">
        <w:r w:rsidRPr="000C3A38">
          <w:t>If</w:t>
        </w:r>
      </w:ins>
      <w:r w:rsidRPr="000C3A38">
        <w:t xml:space="preserve"> the emergency unblinding call center is not available for a given site in this study, the central electronic intervention</w:t>
      </w:r>
      <w:r w:rsidRPr="00C27F6E">
        <w:t xml:space="preserve"> </w:t>
      </w:r>
      <w:r w:rsidRPr="00FD28E8">
        <w:t xml:space="preserve">randomization </w:t>
      </w:r>
      <w:r w:rsidRPr="009842AF">
        <w:t>system (IRT) should be used to unblind participants and to unmask study intervention identity. The Sponsor will not provide random code/disclosure envelopes or lists with the clinical supplies.</w:t>
      </w:r>
    </w:p>
    <w:p w14:paraId="4AF9EB4A" w14:textId="77777777" w:rsidR="004B3A56" w:rsidRDefault="006B7357" w:rsidP="004B3A56">
      <w:pPr>
        <w:pStyle w:val="Heading2"/>
        <w:rPr>
          <w:ins w:id="2433" w:author="Powell, Deana" w:date="2023-10-19T15:28:00Z"/>
        </w:rPr>
      </w:pPr>
      <w:bookmarkStart w:id="2434" w:name="_Toc148621608"/>
      <w:ins w:id="2435" w:author="Powell, Deana" w:date="2023-10-19T15:28:00Z">
        <w:r w:rsidRPr="004B3A56">
          <w:t>Standard Policies</w:t>
        </w:r>
        <w:bookmarkEnd w:id="2434"/>
      </w:ins>
    </w:p>
    <w:p w14:paraId="70C44F6B" w14:textId="77777777" w:rsidR="004B3A56" w:rsidRDefault="006B7357" w:rsidP="00B651ED">
      <w:pPr>
        <w:pStyle w:val="Paragraph"/>
        <w:rPr>
          <w:moveTo w:id="2436" w:author="Powell, Deana" w:date="2023-10-19T15:28:00Z"/>
        </w:rPr>
      </w:pPr>
      <w:moveToRangeStart w:id="2437" w:author="Powell, Deana" w:date="2023-10-19T15:28:00Z" w:name="move148621717"/>
      <w:moveTo w:id="2438" w:author="Powell, Deana" w:date="2023-10-19T15:28:00Z">
        <w:r>
          <w:t>Not applicable.</w:t>
        </w:r>
      </w:moveTo>
    </w:p>
    <w:p w14:paraId="2DC012B7" w14:textId="77777777" w:rsidR="004B3A56" w:rsidRDefault="006B7357" w:rsidP="004B3A56">
      <w:pPr>
        <w:pStyle w:val="Heading1"/>
        <w:pageBreakBefore/>
        <w:ind w:left="475" w:hanging="475"/>
        <w:rPr>
          <w:ins w:id="2439" w:author="Powell, Deana" w:date="2023-10-19T15:28:00Z"/>
        </w:rPr>
      </w:pPr>
      <w:bookmarkStart w:id="2440" w:name="_Toc148621609"/>
      <w:moveToRangeEnd w:id="2437"/>
      <w:ins w:id="2441" w:author="Powell, Deana" w:date="2023-10-19T15:28:00Z">
        <w:r w:rsidRPr="004B3A56">
          <w:lastRenderedPageBreak/>
          <w:t>DISCONTINUATION OF STUDY INTERVENTION AND PARTICIPANT WITHDRAWAL</w:t>
        </w:r>
        <w:bookmarkEnd w:id="2440"/>
      </w:ins>
    </w:p>
    <w:p w14:paraId="3C9AD125" w14:textId="77777777" w:rsidR="004B3A56" w:rsidRDefault="006B7357" w:rsidP="004B3A56">
      <w:pPr>
        <w:pStyle w:val="Heading2"/>
        <w:rPr>
          <w:ins w:id="2442" w:author="Powell, Deana" w:date="2023-10-19T15:28:00Z"/>
        </w:rPr>
      </w:pPr>
      <w:bookmarkStart w:id="2443" w:name="_Toc148621610"/>
      <w:bookmarkStart w:id="2444" w:name="_Toc107570661"/>
      <w:r w:rsidRPr="004B3A56">
        <w:t>Discontinuation of Study Intervention</w:t>
      </w:r>
      <w:bookmarkEnd w:id="2443"/>
    </w:p>
    <w:p w14:paraId="1A564A0A" w14:textId="30471A1D" w:rsidR="00BB0C15" w:rsidRDefault="006B7357" w:rsidP="00047031">
      <w:pPr>
        <w:pStyle w:val="Paragraph"/>
      </w:pPr>
      <w:ins w:id="2445" w:author="Powell, Deana" w:date="2023-10-19T15:28:00Z">
        <w:r>
          <w:t xml:space="preserve">Original </w:t>
        </w:r>
        <w:r w:rsidRPr="00BB0C15">
          <w:t>protocol text that is contained in this section</w:t>
        </w:r>
      </w:ins>
      <w:r w:rsidRPr="00BB0C15">
        <w:t xml:space="preserve"> and </w:t>
      </w:r>
      <w:del w:id="2446" w:author="Powell, Deana" w:date="2023-10-19T15:28:00Z">
        <w:r w:rsidR="0085746E" w:rsidRPr="00DC2354">
          <w:rPr>
            <w:rFonts w:eastAsiaTheme="minorHAnsi"/>
          </w:rPr>
          <w:delText>Participant Withdrawal</w:delText>
        </w:r>
      </w:del>
      <w:bookmarkEnd w:id="2444"/>
      <w:ins w:id="2447" w:author="Powell, Deana" w:date="2023-10-19T15:28:00Z">
        <w:r w:rsidRPr="00BB0C15">
          <w:t>the following sections has been retained for reference</w:t>
        </w:r>
        <w:r>
          <w:t>.</w:t>
        </w:r>
      </w:ins>
    </w:p>
    <w:p w14:paraId="32C1A32D" w14:textId="77777777" w:rsidR="00D0628F" w:rsidRDefault="00D0628F" w:rsidP="00D0628F">
      <w:pPr>
        <w:pStyle w:val="Heading2"/>
        <w:tabs>
          <w:tab w:val="num" w:pos="720"/>
        </w:tabs>
        <w:rPr>
          <w:del w:id="2448" w:author="Powell, Deana" w:date="2023-10-19T15:28:00Z"/>
        </w:rPr>
      </w:pPr>
      <w:bookmarkStart w:id="2449" w:name="_Toc107570662"/>
      <w:del w:id="2450" w:author="Powell, Deana" w:date="2023-10-19T15:28:00Z">
        <w:r w:rsidRPr="00DC2354">
          <w:delText>Discontinuation of Study Intervention</w:delText>
        </w:r>
        <w:bookmarkEnd w:id="2449"/>
      </w:del>
    </w:p>
    <w:p w14:paraId="7B63340D" w14:textId="77777777" w:rsidR="00AE3E51" w:rsidRPr="00047031" w:rsidRDefault="000F6980" w:rsidP="00047031">
      <w:pPr>
        <w:pStyle w:val="Paragraph"/>
      </w:pPr>
      <w:r w:rsidRPr="00047031">
        <w:t>Discontinuation of study intervention does not represent withdrawal from the study.</w:t>
      </w:r>
      <w:r w:rsidR="00650FB7">
        <w:t xml:space="preserve"> </w:t>
      </w:r>
    </w:p>
    <w:p w14:paraId="27D0CF6F" w14:textId="7A894AC2" w:rsidR="00AE3E51" w:rsidRDefault="006C4FB0" w:rsidP="00AE3E51">
      <w:pPr>
        <w:pStyle w:val="Paragraph"/>
      </w:pPr>
      <w:r w:rsidRPr="00047031">
        <w:t xml:space="preserve">As certain data on clinical events beyond study intervention discontinuation may be important to the study, they must be collected through the participant’s last scheduled follow-up, even if the participant has discontinued study intervention. Therefore, all participants who discontinue study intervention </w:t>
      </w:r>
      <w:del w:id="2451" w:author="Powell, Deana" w:date="2023-10-19T15:28:00Z">
        <w:r w:rsidR="00D80FE3" w:rsidRPr="00DC60FC">
          <w:delText>prior to</w:delText>
        </w:r>
      </w:del>
      <w:ins w:id="2452" w:author="Powell, Deana" w:date="2023-10-19T15:28:00Z">
        <w:r w:rsidRPr="00047031">
          <w:t>before</w:t>
        </w:r>
      </w:ins>
      <w:r w:rsidRPr="00047031">
        <w:t xml:space="preserve"> completion of</w:t>
      </w:r>
      <w:r>
        <w:t xml:space="preserve"> </w:t>
      </w:r>
      <w:r w:rsidRPr="00BB7436">
        <w:t>the</w:t>
      </w:r>
      <w:r w:rsidRPr="00047031">
        <w:rPr>
          <w:rStyle w:val="SuggestedOptional"/>
        </w:rPr>
        <w:t xml:space="preserve"> </w:t>
      </w:r>
      <w:r w:rsidRPr="00BB7436">
        <w:t>protocol-specified treatment period</w:t>
      </w:r>
      <w:r>
        <w:t xml:space="preserve"> </w:t>
      </w:r>
      <w:r w:rsidRPr="00047031">
        <w:t xml:space="preserve">will still continue to </w:t>
      </w:r>
      <w:ins w:id="2453" w:author="Powell, Deana" w:date="2023-10-19T15:28:00Z">
        <w:r w:rsidRPr="00047031">
          <w:t xml:space="preserve">be monitored in the study and </w:t>
        </w:r>
      </w:ins>
      <w:r w:rsidRPr="00047031">
        <w:t xml:space="preserve">participate in the study </w:t>
      </w:r>
      <w:ins w:id="2454" w:author="Powell, Deana" w:date="2023-10-19T15:28:00Z">
        <w:r w:rsidRPr="00047031">
          <w:t xml:space="preserve">visits and procedures </w:t>
        </w:r>
      </w:ins>
      <w:r w:rsidRPr="00047031">
        <w:t>as specified in</w:t>
      </w:r>
      <w:r>
        <w:t xml:space="preserve"> </w:t>
      </w:r>
      <w:r w:rsidRPr="00BB7436">
        <w:t>Section</w:t>
      </w:r>
      <w:r w:rsidR="005F481F" w:rsidRPr="00BB7436">
        <w:t> </w:t>
      </w:r>
      <w:r w:rsidRPr="00BB7436">
        <w:t xml:space="preserve">1.3 and </w:t>
      </w:r>
      <w:del w:id="2455" w:author="Powell, Deana" w:date="2023-10-19T15:28:00Z">
        <w:r w:rsidR="00D80FE3" w:rsidRPr="00DC60FC">
          <w:delText>Section</w:delText>
        </w:r>
        <w:r w:rsidR="00585E3D">
          <w:delText xml:space="preserve">s </w:delText>
        </w:r>
      </w:del>
      <w:ins w:id="2456" w:author="Powell, Deana" w:date="2023-10-19T15:28:00Z">
        <w:r w:rsidRPr="00BB7436">
          <w:t>Section</w:t>
        </w:r>
        <w:r w:rsidR="005F481F" w:rsidRPr="00BB7436">
          <w:t> </w:t>
        </w:r>
      </w:ins>
      <w:r w:rsidRPr="00E6692A">
        <w:t>8.</w:t>
      </w:r>
      <w:del w:id="2457" w:author="Powell, Deana" w:date="2023-10-19T15:28:00Z">
        <w:r w:rsidR="00585E3D">
          <w:delText>10</w:delText>
        </w:r>
      </w:del>
      <w:ins w:id="2458" w:author="Powell, Deana" w:date="2023-10-19T15:28:00Z">
        <w:r w:rsidR="003A59C5" w:rsidRPr="00E6692A">
          <w:t>1</w:t>
        </w:r>
        <w:r w:rsidR="009B59AA">
          <w:t>1</w:t>
        </w:r>
      </w:ins>
      <w:r w:rsidR="003A59C5" w:rsidRPr="0081787E">
        <w:t>.5</w:t>
      </w:r>
      <w:r w:rsidR="00BB7436" w:rsidRPr="0081787E">
        <w:t xml:space="preserve"> and 8.</w:t>
      </w:r>
      <w:del w:id="2459" w:author="Powell, Deana" w:date="2023-10-19T15:28:00Z">
        <w:r w:rsidR="00585E3D">
          <w:delText>10</w:delText>
        </w:r>
      </w:del>
      <w:ins w:id="2460" w:author="Powell, Deana" w:date="2023-10-19T15:28:00Z">
        <w:r w:rsidR="00BB7436" w:rsidRPr="0081787E">
          <w:t>1</w:t>
        </w:r>
        <w:r w:rsidR="009B59AA">
          <w:t>1</w:t>
        </w:r>
      </w:ins>
      <w:r w:rsidR="00BB7436" w:rsidRPr="00DA3C72">
        <w:t>.6</w:t>
      </w:r>
      <w:ins w:id="2461" w:author="Powell, Deana" w:date="2023-10-19T15:28:00Z">
        <w:r w:rsidRPr="00047031">
          <w:t xml:space="preserve"> unless the participant has withdrawn from the study </w:t>
        </w:r>
        <w:r w:rsidRPr="00BB7436">
          <w:t>Section</w:t>
        </w:r>
        <w:r w:rsidR="005F481F" w:rsidRPr="00BB7436">
          <w:t> </w:t>
        </w:r>
        <w:r w:rsidRPr="00BB7436">
          <w:t>7.2</w:t>
        </w:r>
      </w:ins>
      <w:r>
        <w:t>.</w:t>
      </w:r>
    </w:p>
    <w:p w14:paraId="10B2A0C8" w14:textId="008B3D53" w:rsidR="00AE3E51" w:rsidRPr="00D34965" w:rsidRDefault="006B7357" w:rsidP="00D34965">
      <w:pPr>
        <w:pStyle w:val="Paragraph"/>
      </w:pPr>
      <w:r w:rsidRPr="00D34965">
        <w:t xml:space="preserve">Participants may discontinue study intervention at any time for any reason or be </w:t>
      </w:r>
      <w:del w:id="2462" w:author="Powell, Deana" w:date="2023-10-19T15:28:00Z">
        <w:r w:rsidR="00D80FE3" w:rsidRPr="00DC60FC">
          <w:delText>dropped</w:delText>
        </w:r>
      </w:del>
      <w:ins w:id="2463" w:author="Powell, Deana" w:date="2023-10-19T15:28:00Z">
        <w:r w:rsidRPr="00D34965">
          <w:t>discontinued</w:t>
        </w:r>
      </w:ins>
      <w:r w:rsidRPr="00D34965">
        <w:t xml:space="preserve"> from the study intervention at the discretion of the investigator should any untoward effect occur. In addition, a participant may be discontinued from study intervention by the investigator or the Sponsor if study intervention is inappropriate, the study plan is violated, or for administrative and/or other safety reasons.</w:t>
      </w:r>
      <w:del w:id="2464" w:author="Powell, Deana" w:date="2023-10-19T15:28:00Z">
        <w:r w:rsidR="00D80FE3" w:rsidRPr="00DC60FC">
          <w:delText xml:space="preserve"> Specific details regarding procedures to be performed at study intervention discontinuation are provided in Section 8.1.9.</w:delText>
        </w:r>
      </w:del>
    </w:p>
    <w:p w14:paraId="2FCEC8C3" w14:textId="77777777" w:rsidR="00AE3E51" w:rsidRPr="00D34965" w:rsidRDefault="006B7357" w:rsidP="00A50D98">
      <w:pPr>
        <w:pStyle w:val="Paragraph"/>
        <w:keepNext/>
      </w:pPr>
      <w:r w:rsidRPr="00D34965">
        <w:t>A participant must be discontinued from study intervention</w:t>
      </w:r>
      <w:ins w:id="2465" w:author="Powell, Deana" w:date="2023-10-19T15:28:00Z">
        <w:r w:rsidRPr="00D34965">
          <w:t>,</w:t>
        </w:r>
      </w:ins>
      <w:r w:rsidRPr="00D34965">
        <w:t xml:space="preserve"> but continue to be monitored in the study for any of the following reasons:</w:t>
      </w:r>
    </w:p>
    <w:p w14:paraId="2AF8ABD8" w14:textId="77777777" w:rsidR="00AE3E51" w:rsidRPr="00D34965" w:rsidRDefault="006B7357" w:rsidP="00D34965">
      <w:pPr>
        <w:pStyle w:val="ListBullet"/>
      </w:pPr>
      <w:r w:rsidRPr="00D34965">
        <w:t>The participant or participant’s legally acceptable representative requests to discontinue study intervention</w:t>
      </w:r>
      <w:ins w:id="2466" w:author="Powell, Deana" w:date="2023-10-19T15:28:00Z">
        <w:r w:rsidRPr="00D34965">
          <w:t>.</w:t>
        </w:r>
      </w:ins>
    </w:p>
    <w:p w14:paraId="20E5507E" w14:textId="77777777" w:rsidR="00AE3E51" w:rsidRPr="004B6761" w:rsidRDefault="006B7357" w:rsidP="00354DD8">
      <w:pPr>
        <w:pStyle w:val="ListBullet"/>
        <w:rPr>
          <w:ins w:id="2467" w:author="Powell, Deana" w:date="2023-10-19T15:28:00Z"/>
          <w:rStyle w:val="SuggestedOptional"/>
          <w:color w:val="auto"/>
        </w:rPr>
      </w:pPr>
      <w:bookmarkStart w:id="2468" w:name="OLE_LINK1_0"/>
      <w:bookmarkStart w:id="2469" w:name="OLE_LINK2_0"/>
      <w:ins w:id="2470" w:author="Powell, Deana" w:date="2023-10-19T15:28:00Z">
        <w:r w:rsidRPr="004B6761">
          <w:t>Any prolonged interruption of study intervention beyond the permitted periods, for irAE management or other allowed dose interruptions, as noted in Section 6.6.1, require Sponsor consultation prior to restarting treatment. If treatment will not be restarted, the participant will continue to be monitored in the study and the reason for discontinuation of study intervention will be recorded in the medical record</w:t>
        </w:r>
        <w:bookmarkEnd w:id="2468"/>
        <w:bookmarkEnd w:id="2469"/>
        <w:r w:rsidRPr="004B6761">
          <w:t>.</w:t>
        </w:r>
      </w:ins>
    </w:p>
    <w:p w14:paraId="184DAF24" w14:textId="77777777" w:rsidR="00AE3E51" w:rsidRPr="00013DE4" w:rsidRDefault="006B7357" w:rsidP="00B6144A">
      <w:pPr>
        <w:pStyle w:val="ListBullet"/>
        <w:keepLines w:val="0"/>
      </w:pPr>
      <w:r w:rsidRPr="00013DE4">
        <w:t>The participant has a medical condition or personal circumstance which, in the opinion of the investigator and/or Sponsor, placed the participant at unnecessary risk from continued administration of study intervention.</w:t>
      </w:r>
    </w:p>
    <w:p w14:paraId="7744C8D9" w14:textId="77777777" w:rsidR="00AE3E51" w:rsidRPr="00013DE4" w:rsidRDefault="006B7357" w:rsidP="00B6144A">
      <w:pPr>
        <w:pStyle w:val="ListBullet"/>
        <w:keepLines w:val="0"/>
      </w:pPr>
      <w:r w:rsidRPr="00013DE4">
        <w:t>The participant has a confirmed positive serum pregnancy test.</w:t>
      </w:r>
    </w:p>
    <w:p w14:paraId="24DA25B1" w14:textId="67F79CCB" w:rsidR="00B6144A" w:rsidRDefault="006B7357" w:rsidP="00B6144A">
      <w:pPr>
        <w:pStyle w:val="ListBullet"/>
        <w:keepLines w:val="0"/>
      </w:pPr>
      <w:r w:rsidRPr="00013DE4">
        <w:lastRenderedPageBreak/>
        <w:t xml:space="preserve">The participant </w:t>
      </w:r>
      <w:del w:id="2471" w:author="Powell, Deana" w:date="2023-10-19T15:28:00Z">
        <w:r w:rsidR="00EE4AE3">
          <w:delText>experiences</w:delText>
        </w:r>
      </w:del>
      <w:ins w:id="2472" w:author="Powell, Deana" w:date="2023-10-19T15:28:00Z">
        <w:r w:rsidRPr="00013DE4">
          <w:t>has</w:t>
        </w:r>
      </w:ins>
      <w:r w:rsidRPr="00013DE4">
        <w:t xml:space="preserve"> a </w:t>
      </w:r>
      <w:del w:id="2473" w:author="Powell, Deana" w:date="2023-10-19T15:28:00Z">
        <w:r w:rsidR="00EE4AE3">
          <w:delText>treatment-related toxicity that requires discontinuation according to</w:delText>
        </w:r>
        <w:r w:rsidR="0087026B">
          <w:delText xml:space="preserve"> </w:delText>
        </w:r>
        <w:r w:rsidR="004173BC">
          <w:delText xml:space="preserve">Table </w:delText>
        </w:r>
        <w:r w:rsidR="004173BC">
          <w:rPr>
            <w:noProof/>
          </w:rPr>
          <w:delText>5</w:delText>
        </w:r>
        <w:r w:rsidR="009C5852">
          <w:delText xml:space="preserve">, </w:delText>
        </w:r>
        <w:r w:rsidR="004173BC" w:rsidRPr="003B5453">
          <w:delText xml:space="preserve">Table </w:delText>
        </w:r>
        <w:r w:rsidR="004173BC">
          <w:rPr>
            <w:noProof/>
          </w:rPr>
          <w:delText>6</w:delText>
        </w:r>
        <w:r w:rsidR="009C5852">
          <w:delText xml:space="preserve">, or </w:delText>
        </w:r>
        <w:r w:rsidR="004173BC">
          <w:delText xml:space="preserve">Table </w:delText>
        </w:r>
        <w:r w:rsidR="004173BC">
          <w:rPr>
            <w:noProof/>
          </w:rPr>
          <w:delText>7</w:delText>
        </w:r>
      </w:del>
      <w:ins w:id="2474" w:author="Powell, Deana" w:date="2023-10-19T15:28:00Z">
        <w:r w:rsidRPr="00013DE4">
          <w:t>positive urine drug screen at any time during the course of the study.</w:t>
        </w:r>
      </w:ins>
    </w:p>
    <w:p w14:paraId="5FE4D0B0" w14:textId="77777777" w:rsidR="00B417DB" w:rsidRDefault="006B7357" w:rsidP="00B6144A">
      <w:pPr>
        <w:pStyle w:val="ListBullet"/>
        <w:keepLines w:val="0"/>
      </w:pPr>
      <w:bookmarkStart w:id="2475" w:name="_Hlk34896995"/>
      <w:r>
        <w:t>Centrally-</w:t>
      </w:r>
      <w:r w:rsidR="00142F8A">
        <w:t xml:space="preserve">verified </w:t>
      </w:r>
      <w:r w:rsidR="00142F8A" w:rsidRPr="00A452E0">
        <w:t>radiographic disease progression as outlined</w:t>
      </w:r>
      <w:r w:rsidR="00142F8A">
        <w:t xml:space="preserve"> in Sections 8.2.1 and 8.2.1.5. Treatment beyond centrally-verified PD per RECIST 1.1 may be permitted at the discretion of the investigator and after consultation with the Sponsor and receiving signed informed consent. </w:t>
      </w:r>
    </w:p>
    <w:bookmarkEnd w:id="2475"/>
    <w:p w14:paraId="6826E486" w14:textId="77777777" w:rsidR="00CB252A" w:rsidRDefault="006B7357" w:rsidP="00B6144A">
      <w:pPr>
        <w:pStyle w:val="ListBullet"/>
        <w:keepLines w:val="0"/>
        <w:numPr>
          <w:ilvl w:val="0"/>
          <w:numId w:val="0"/>
        </w:numPr>
        <w:ind w:left="360"/>
        <w:rPr>
          <w:ins w:id="2476" w:author="Powell, Deana" w:date="2023-10-19T15:28:00Z"/>
        </w:rPr>
      </w:pPr>
      <w:ins w:id="2477" w:author="Powell, Deana" w:date="2023-10-19T15:28:00Z">
        <w:r w:rsidRPr="00BB368F">
          <w:t>-</w:t>
        </w:r>
        <w:r w:rsidRPr="00BB368F">
          <w:tab/>
        </w:r>
        <w:r>
          <w:t xml:space="preserve">As of Amendment 05: </w:t>
        </w:r>
        <w:r w:rsidR="00E77CC8">
          <w:t xml:space="preserve">Central </w:t>
        </w:r>
        <w:r>
          <w:t>tumor response assessments will no longer be performed</w:t>
        </w:r>
        <w:r w:rsidR="00704C1B">
          <w:t>.</w:t>
        </w:r>
        <w:r>
          <w:t xml:space="preserve">  Participants who are receiving study intervention will be assessed locally by the investigator for disease progression per the protocol schedule.  Scans will not be sent to the iCRO.</w:t>
        </w:r>
        <w:r w:rsidR="0060720B">
          <w:t xml:space="preserve">  (Note: participants in China will continue to</w:t>
        </w:r>
        <w:r w:rsidR="002E6308">
          <w:t xml:space="preserve"> have BICR tumor response assessments and will continue to submit scans to the iCRO</w:t>
        </w:r>
        <w:r w:rsidR="0060720B">
          <w:t>.)</w:t>
        </w:r>
      </w:ins>
    </w:p>
    <w:p w14:paraId="3719DACC" w14:textId="77777777" w:rsidR="00F15AD9" w:rsidRDefault="006B7357" w:rsidP="00E329A9">
      <w:pPr>
        <w:pStyle w:val="ListBullet"/>
        <w:numPr>
          <w:ilvl w:val="0"/>
          <w:numId w:val="0"/>
        </w:numPr>
        <w:ind w:left="360"/>
        <w:rPr>
          <w:ins w:id="2478" w:author="Powell, Deana" w:date="2023-10-19T15:28:00Z"/>
        </w:rPr>
      </w:pPr>
      <w:ins w:id="2479" w:author="Powell, Deana" w:date="2023-10-19T15:28:00Z">
        <w:r w:rsidRPr="00BB368F">
          <w:t>-</w:t>
        </w:r>
        <w:r w:rsidRPr="00BB368F">
          <w:tab/>
        </w:r>
        <w:r w:rsidR="00CB252A">
          <w:t>Participants with RECIST 1.1 disease progression per local investigator assessment may continue pembrolizumab monotherapy at the discretion of the investigator and after consultation with the Sponsor and receiving signed informed consent.</w:t>
        </w:r>
      </w:ins>
    </w:p>
    <w:p w14:paraId="75EB9015" w14:textId="77777777" w:rsidR="00675633" w:rsidRPr="00013DE4" w:rsidRDefault="006B7357" w:rsidP="0054181C">
      <w:pPr>
        <w:pStyle w:val="ListBullet"/>
        <w:numPr>
          <w:ilvl w:val="0"/>
          <w:numId w:val="0"/>
        </w:numPr>
        <w:ind w:left="360"/>
        <w:rPr>
          <w:ins w:id="2480" w:author="Powell, Deana" w:date="2023-10-19T15:28:00Z"/>
        </w:rPr>
      </w:pPr>
      <w:ins w:id="2481" w:author="Powell, Deana" w:date="2023-10-19T15:28:00Z">
        <w:r w:rsidRPr="00BB368F">
          <w:t>-</w:t>
        </w:r>
        <w:r w:rsidRPr="00BB368F">
          <w:tab/>
        </w:r>
        <w:r w:rsidR="00CB252A">
          <w:t>Participants with RECIST 1.1 disease progression must discontinue lenvatinib.</w:t>
        </w:r>
      </w:ins>
    </w:p>
    <w:p w14:paraId="69037CDF" w14:textId="2146F4E2" w:rsidR="00AE3E51" w:rsidRDefault="006B7357" w:rsidP="00013DE4">
      <w:pPr>
        <w:pStyle w:val="ListBullet"/>
      </w:pPr>
      <w:r w:rsidRPr="00013DE4">
        <w:t>Any progression or recurrence of</w:t>
      </w:r>
      <w:del w:id="2482" w:author="Powell, Deana" w:date="2023-10-19T15:28:00Z">
        <w:r w:rsidR="00D80FE3" w:rsidRPr="00AD627A">
          <w:delText xml:space="preserve"> any</w:delText>
        </w:r>
      </w:del>
      <w:r w:rsidRPr="00013DE4">
        <w:t xml:space="preserve"> malignancy, or any occurrence of another malignancy that requires active treatment.</w:t>
      </w:r>
    </w:p>
    <w:p w14:paraId="45DA71F8" w14:textId="3A2D5379" w:rsidR="00650FB7" w:rsidRPr="00AE2C76" w:rsidRDefault="006B7357" w:rsidP="00013DE4">
      <w:pPr>
        <w:pStyle w:val="ListBullet"/>
        <w:rPr>
          <w:rStyle w:val="SuggestedOptional"/>
          <w:color w:val="auto"/>
        </w:rPr>
      </w:pPr>
      <w:r>
        <w:t>Recurrent Grade 2 pneumonitis</w:t>
      </w:r>
      <w:del w:id="2483" w:author="Powell, Deana" w:date="2023-10-19T15:28:00Z">
        <w:r w:rsidR="00D03EFA">
          <w:delText>.</w:delText>
        </w:r>
      </w:del>
    </w:p>
    <w:p w14:paraId="685313B4" w14:textId="04C979FB" w:rsidR="00CA504B" w:rsidRDefault="006C4FB0" w:rsidP="00013DE4">
      <w:pPr>
        <w:pStyle w:val="ListBullet"/>
        <w:rPr>
          <w:ins w:id="2484" w:author="Powell, Deana" w:date="2023-10-19T15:28:00Z"/>
        </w:rPr>
      </w:pPr>
      <w:ins w:id="2485" w:author="Powell, Deana" w:date="2023-10-19T15:28:00Z">
        <w:r w:rsidRPr="00013DE4">
          <w:t>Any study intervention-related toxicity specified as a reason for permanent discontinuation as defined in the guidelines for dose modification due to AEs in</w:t>
        </w:r>
        <w:r w:rsidRPr="00D34965">
          <w:rPr>
            <w:rStyle w:val="SuggestedOptional"/>
          </w:rPr>
          <w:t xml:space="preserve"> </w:t>
        </w:r>
        <w:r w:rsidR="00815B7C" w:rsidRPr="00960ECF">
          <w:t xml:space="preserve">Table </w:t>
        </w:r>
        <w:r w:rsidR="00815B7C">
          <w:rPr>
            <w:noProof/>
          </w:rPr>
          <w:t>5</w:t>
        </w:r>
        <w:r w:rsidR="0065749F" w:rsidRPr="0065749F">
          <w:t xml:space="preserve">, </w:t>
        </w:r>
        <w:r w:rsidR="00815B7C">
          <w:t xml:space="preserve">Table </w:t>
        </w:r>
        <w:r w:rsidR="00815B7C">
          <w:rPr>
            <w:noProof/>
          </w:rPr>
          <w:t>6</w:t>
        </w:r>
        <w:r w:rsidR="0065749F" w:rsidRPr="0065749F">
          <w:t xml:space="preserve">, or </w:t>
        </w:r>
        <w:r w:rsidR="00815B7C">
          <w:t xml:space="preserve">Table </w:t>
        </w:r>
        <w:r w:rsidR="00815B7C">
          <w:rPr>
            <w:noProof/>
          </w:rPr>
          <w:t>7</w:t>
        </w:r>
        <w:r w:rsidRPr="00013DE4">
          <w:t>.</w:t>
        </w:r>
      </w:ins>
    </w:p>
    <w:p w14:paraId="77E82CD5" w14:textId="77777777" w:rsidR="00BB7436" w:rsidRDefault="006B7357" w:rsidP="005F5274">
      <w:pPr>
        <w:pStyle w:val="Paragraph"/>
        <w:rPr>
          <w:moveFrom w:id="2486" w:author="Powell, Deana" w:date="2023-10-19T15:28:00Z"/>
        </w:rPr>
      </w:pPr>
      <w:bookmarkStart w:id="2487" w:name="_Hlk34915462"/>
      <w:moveFromRangeStart w:id="2488" w:author="Powell, Deana" w:date="2023-10-19T15:28:00Z" w:name="move148621718"/>
      <w:moveFrom w:id="2489" w:author="Powell, Deana" w:date="2023-10-19T15:28:00Z">
        <w:r>
          <w:t>ALT or AST elevation meeting the following criteria:</w:t>
        </w:r>
      </w:moveFrom>
    </w:p>
    <w:p w14:paraId="07D7E866" w14:textId="77777777" w:rsidR="002A15BF" w:rsidRDefault="006B7357" w:rsidP="00936F72">
      <w:pPr>
        <w:pStyle w:val="Paragraph"/>
        <w:numPr>
          <w:ilvl w:val="0"/>
          <w:numId w:val="52"/>
        </w:numPr>
        <w:ind w:left="1080"/>
        <w:rPr>
          <w:del w:id="2490" w:author="Powell, Deana" w:date="2023-10-19T15:28:00Z"/>
        </w:rPr>
      </w:pPr>
      <w:moveFromRangeStart w:id="2491" w:author="Powell, Deana" w:date="2023-10-19T15:28:00Z" w:name="move148621719"/>
      <w:moveFromRangeEnd w:id="2488"/>
      <w:moveFrom w:id="2492" w:author="Powell, Deana" w:date="2023-10-19T15:28:00Z">
        <w:r>
          <w:t>ALT or AST &gt;5 × ULN for more than 2 weeks</w:t>
        </w:r>
      </w:moveFrom>
      <w:moveFromRangeEnd w:id="2491"/>
      <w:del w:id="2493" w:author="Powell, Deana" w:date="2023-10-19T15:28:00Z">
        <w:r w:rsidR="003C6F4D" w:rsidRPr="002A15BF">
          <w:br/>
        </w:r>
        <w:r w:rsidR="00D03EFA" w:rsidRPr="002A15BF">
          <w:delText xml:space="preserve">Pembrolizumab will have already been permanently discontinued per </w:delText>
        </w:r>
        <w:r w:rsidR="004173BC">
          <w:delText xml:space="preserve">Table </w:delText>
        </w:r>
        <w:r w:rsidR="004173BC">
          <w:rPr>
            <w:noProof/>
          </w:rPr>
          <w:delText>5</w:delText>
        </w:r>
        <w:r w:rsidR="00844522">
          <w:delText>,</w:delText>
        </w:r>
        <w:r w:rsidR="003C6F4D" w:rsidRPr="002A15BF">
          <w:delText xml:space="preserve"> </w:delText>
        </w:r>
        <w:r w:rsidR="00D03EFA" w:rsidRPr="002A15BF">
          <w:delText>but lenvatinib</w:delText>
        </w:r>
        <w:r w:rsidR="007C04A8" w:rsidRPr="002A15BF">
          <w:delText>/placebo</w:delText>
        </w:r>
        <w:r w:rsidR="00D03EFA" w:rsidRPr="002A15BF">
          <w:delText xml:space="preserve"> may be administered at a reduced dose by the time this criterion is met and must be permanently discontinued immediately.</w:delText>
        </w:r>
      </w:del>
    </w:p>
    <w:p w14:paraId="00FB44C2" w14:textId="77777777" w:rsidR="006E1C24" w:rsidRPr="002A15BF" w:rsidRDefault="006E1C24" w:rsidP="00936F72">
      <w:pPr>
        <w:pStyle w:val="Paragraph"/>
        <w:numPr>
          <w:ilvl w:val="0"/>
          <w:numId w:val="52"/>
        </w:numPr>
        <w:ind w:left="1080"/>
        <w:rPr>
          <w:del w:id="2494" w:author="Powell, Deana" w:date="2023-10-19T15:28:00Z"/>
        </w:rPr>
      </w:pPr>
      <w:del w:id="2495" w:author="Powell, Deana" w:date="2023-10-19T15:28:00Z">
        <w:r w:rsidRPr="002A15BF">
          <w:delText>ALT or AST &gt;3 × ULN and (TBL &gt;2</w:delText>
        </w:r>
        <w:r w:rsidR="006B5384" w:rsidRPr="002A15BF">
          <w:delText xml:space="preserve"> ×</w:delText>
        </w:r>
        <w:r w:rsidRPr="002A15BF">
          <w:delText xml:space="preserve"> ULN or INR &gt;1.5)</w:delText>
        </w:r>
        <w:r w:rsidR="003C6F4D" w:rsidRPr="002A15BF">
          <w:br/>
        </w:r>
        <w:r w:rsidRPr="002A15BF">
          <w:delText>Although</w:delText>
        </w:r>
        <w:r w:rsidR="003C6F4D" w:rsidRPr="002A15BF">
          <w:delText xml:space="preserve"> </w:delText>
        </w:r>
        <w:r w:rsidR="004173BC">
          <w:delText xml:space="preserve">Table </w:delText>
        </w:r>
        <w:r w:rsidR="004173BC">
          <w:rPr>
            <w:noProof/>
          </w:rPr>
          <w:delText>5</w:delText>
        </w:r>
        <w:r w:rsidRPr="002A15BF">
          <w:delText xml:space="preserve"> advises pembrolizumab to be withheld (interrupted), and </w:delText>
        </w:r>
        <w:r w:rsidR="00DC422F">
          <w:br/>
        </w:r>
        <w:r w:rsidR="004173BC">
          <w:delText xml:space="preserve">Table </w:delText>
        </w:r>
        <w:r w:rsidR="004173BC">
          <w:rPr>
            <w:noProof/>
          </w:rPr>
          <w:delText>7</w:delText>
        </w:r>
        <w:r w:rsidRPr="002A15BF">
          <w:delText xml:space="preserve"> advises lenvatinib</w:delText>
        </w:r>
        <w:r w:rsidR="00C90EA7" w:rsidRPr="002A15BF">
          <w:delText>/placebo</w:delText>
        </w:r>
        <w:r w:rsidRPr="002A15BF">
          <w:delText xml:space="preserve"> to have no dose modification or a reduction, if this criterion is met, both drugs must be permanently discontinued immediately.</w:delText>
        </w:r>
      </w:del>
    </w:p>
    <w:bookmarkEnd w:id="2487"/>
    <w:p w14:paraId="5627CDB6" w14:textId="428986B1" w:rsidR="004E76C1" w:rsidRDefault="006B7357" w:rsidP="004E76C1">
      <w:pPr>
        <w:pStyle w:val="ListBullet"/>
      </w:pPr>
      <w:r>
        <w:lastRenderedPageBreak/>
        <w:t>Discontinuation of pembrolizumab may be considered for participants who have attained a confirmed CR and have been treated for at least 8 cycles (at least 24 weeks), receiving at least 2 doses of pembrolizumab beyond the date when the initial CR was declared. These participants may be eligible for Second Course treatment described in Section 6.7.  Participants who stop pembrolizumab due to CR will continue</w:t>
      </w:r>
      <w:r w:rsidR="004303FD">
        <w:t xml:space="preserve"> </w:t>
      </w:r>
      <w:r>
        <w:t>to receive lenvatinib/placebo until PD verified by BICR or until a discontinuation criterion is met, if lenvatinib/placebo was not previously discontinued.</w:t>
      </w:r>
    </w:p>
    <w:p w14:paraId="500B997B" w14:textId="77777777" w:rsidR="00423C0D" w:rsidRDefault="006B7357" w:rsidP="0087494B">
      <w:pPr>
        <w:pStyle w:val="ListBullet"/>
        <w:numPr>
          <w:ilvl w:val="0"/>
          <w:numId w:val="0"/>
        </w:numPr>
        <w:ind w:left="360"/>
        <w:rPr>
          <w:ins w:id="2496" w:author="Powell, Deana" w:date="2023-10-19T15:28:00Z"/>
        </w:rPr>
      </w:pPr>
      <w:ins w:id="2497" w:author="Powell, Deana" w:date="2023-10-19T15:28:00Z">
        <w:r w:rsidRPr="00A077B5">
          <w:t>As of Amendment 05: Participants who are considered by the investigator as candidates for continued monotherapy with lenvatinib after stopping pembrolizumab due to CR require a separate communication with the Sponsor</w:t>
        </w:r>
        <w:r w:rsidR="00995ADD">
          <w:t>.</w:t>
        </w:r>
      </w:ins>
    </w:p>
    <w:p w14:paraId="680BDFC5" w14:textId="77777777" w:rsidR="0065749F" w:rsidRDefault="006B7357" w:rsidP="0065749F">
      <w:pPr>
        <w:pStyle w:val="ListBullet"/>
      </w:pPr>
      <w:r>
        <w:t>Completion of 35 treatments (approximately 2 years) with pembrolizumab</w:t>
      </w:r>
    </w:p>
    <w:p w14:paraId="2A946B79" w14:textId="77777777" w:rsidR="0065749F" w:rsidRDefault="006B7357" w:rsidP="0065749F">
      <w:pPr>
        <w:pStyle w:val="ListBullet"/>
        <w:numPr>
          <w:ilvl w:val="0"/>
          <w:numId w:val="0"/>
        </w:numPr>
        <w:ind w:left="360"/>
      </w:pPr>
      <w:r>
        <w:t>Note: The number of treatments is calculated starting with the first dose. Participants who stop the combination or pembrolizumab after receiving 35 doses may be eligible for retreatment if they progress after stopping study intervention provided they meet the requirements detailed in Section 6.7. Participants receiving lenvatinib/placebo may continue to receive lenvatinib/placebo after completion of 35 treatments with pembrolizumab. Participants may be retreated in the Second Course Phase (Retreatment) for up to an additional 17 cycles (approximately 1 year) of pembrolizumab.</w:t>
      </w:r>
    </w:p>
    <w:p w14:paraId="1AEBD1CF" w14:textId="4E68EAD9" w:rsidR="0065749F" w:rsidRDefault="006B7357" w:rsidP="00435156">
      <w:pPr>
        <w:pStyle w:val="ListBullet"/>
        <w:numPr>
          <w:ilvl w:val="0"/>
          <w:numId w:val="0"/>
        </w:numPr>
        <w:ind w:left="360"/>
        <w:rPr>
          <w:ins w:id="2498" w:author="Powell, Deana" w:date="2023-10-19T15:28:00Z"/>
        </w:rPr>
      </w:pPr>
      <w:ins w:id="2499" w:author="Powell, Deana" w:date="2023-10-19T15:28:00Z">
        <w:r w:rsidRPr="001F5877">
          <w:t>As of Amendment 05:  Participants who are considered by the investigator as candidates for continued monotherapy with lenvatinib after completion of 35 cycles of pembrolizumab and lenvatinib require a separate communication with the Sponso</w:t>
        </w:r>
        <w:r w:rsidR="00DC1BAD">
          <w:t>r</w:t>
        </w:r>
        <w:r w:rsidR="00803137">
          <w:t>.</w:t>
        </w:r>
      </w:ins>
    </w:p>
    <w:p w14:paraId="2A06785A" w14:textId="77777777" w:rsidR="00960ECF" w:rsidRPr="0065749F" w:rsidRDefault="00960ECF" w:rsidP="00960ECF">
      <w:pPr>
        <w:pStyle w:val="ListEnd"/>
        <w:rPr>
          <w:ins w:id="2500" w:author="Powell, Deana" w:date="2023-10-19T15:28:00Z"/>
        </w:rPr>
      </w:pPr>
    </w:p>
    <w:p w14:paraId="63DCA54C" w14:textId="77777777" w:rsidR="00BB7436" w:rsidRDefault="006B7357" w:rsidP="005F5274">
      <w:pPr>
        <w:pStyle w:val="Paragraph"/>
        <w:rPr>
          <w:ins w:id="2501" w:author="Powell, Deana" w:date="2023-10-19T15:28:00Z"/>
        </w:rPr>
      </w:pPr>
      <w:ins w:id="2502" w:author="Powell, Deana" w:date="2023-10-19T15:28:00Z">
        <w:r w:rsidRPr="00921F4C">
          <w:t>Participants receiving the combination therapy (pembrolizumab + lenvatinib) must discontinue</w:t>
        </w:r>
        <w:r>
          <w:t xml:space="preserve"> study therapy if any of the following occur:</w:t>
        </w:r>
      </w:ins>
    </w:p>
    <w:p w14:paraId="22BE502B" w14:textId="77777777" w:rsidR="00BB7436" w:rsidRDefault="006B7357" w:rsidP="005F5274">
      <w:pPr>
        <w:pStyle w:val="Paragraph"/>
        <w:rPr>
          <w:moveTo w:id="2503" w:author="Powell, Deana" w:date="2023-10-19T15:28:00Z"/>
        </w:rPr>
      </w:pPr>
      <w:moveToRangeStart w:id="2504" w:author="Powell, Deana" w:date="2023-10-19T15:28:00Z" w:name="move148621718"/>
      <w:moveTo w:id="2505" w:author="Powell, Deana" w:date="2023-10-19T15:28:00Z">
        <w:r>
          <w:t>ALT or AST elevation meeting the following criteria:</w:t>
        </w:r>
      </w:moveTo>
    </w:p>
    <w:p w14:paraId="7A164940" w14:textId="77777777" w:rsidR="00BB7436" w:rsidRDefault="006B7357" w:rsidP="005F5274">
      <w:pPr>
        <w:pStyle w:val="ListBullet"/>
        <w:rPr>
          <w:ins w:id="2506" w:author="Powell, Deana" w:date="2023-10-19T15:28:00Z"/>
        </w:rPr>
      </w:pPr>
      <w:moveToRangeStart w:id="2507" w:author="Powell, Deana" w:date="2023-10-19T15:28:00Z" w:name="move148621719"/>
      <w:moveToRangeEnd w:id="2504"/>
      <w:moveTo w:id="2508" w:author="Powell, Deana" w:date="2023-10-19T15:28:00Z">
        <w:r>
          <w:t>ALT or AST &gt;5 × ULN for more than 2 weeks</w:t>
        </w:r>
      </w:moveTo>
      <w:moveToRangeEnd w:id="2507"/>
    </w:p>
    <w:p w14:paraId="44050EF7" w14:textId="1B4FFE42" w:rsidR="00BB7436" w:rsidRDefault="000F6980" w:rsidP="00915C09">
      <w:pPr>
        <w:pStyle w:val="ListContinue"/>
        <w:rPr>
          <w:ins w:id="2509" w:author="Powell, Deana" w:date="2023-10-19T15:28:00Z"/>
        </w:rPr>
      </w:pPr>
      <w:ins w:id="2510" w:author="Powell, Deana" w:date="2023-10-19T15:28:00Z">
        <w:r>
          <w:t xml:space="preserve">Pembrolizumab will have already been permanently discontinued per </w:t>
        </w:r>
        <w:r w:rsidR="00815B7C" w:rsidRPr="00960ECF">
          <w:t xml:space="preserve">Table </w:t>
        </w:r>
        <w:r w:rsidR="00815B7C">
          <w:rPr>
            <w:noProof/>
          </w:rPr>
          <w:t>5</w:t>
        </w:r>
        <w:r>
          <w:t>, but lenvatinib may be administered at a reduced dose by the time this criterion is met and must be permanently discontinued immediately.</w:t>
        </w:r>
      </w:ins>
    </w:p>
    <w:p w14:paraId="111BF72B" w14:textId="6D30F755" w:rsidR="00BB7436" w:rsidRDefault="006B7357" w:rsidP="005F5274">
      <w:pPr>
        <w:pStyle w:val="ListBullet"/>
        <w:rPr>
          <w:ins w:id="2511" w:author="Powell, Deana" w:date="2023-10-19T15:28:00Z"/>
        </w:rPr>
      </w:pPr>
      <w:ins w:id="2512" w:author="Powell, Deana" w:date="2023-10-19T15:28:00Z">
        <w:r>
          <w:t>ALT or AST &gt;3 × ULN and (TBL &gt;2</w:t>
        </w:r>
        <w:r w:rsidR="004B6761">
          <w:t xml:space="preserve"> x</w:t>
        </w:r>
        <w:r>
          <w:t xml:space="preserve"> ULN or INR &gt;1.5)</w:t>
        </w:r>
      </w:ins>
    </w:p>
    <w:p w14:paraId="78E5F380" w14:textId="751AFF48" w:rsidR="00BB7436" w:rsidRDefault="000F6980" w:rsidP="00960ECF">
      <w:pPr>
        <w:pStyle w:val="ListContinue"/>
        <w:spacing w:after="0"/>
        <w:rPr>
          <w:ins w:id="2513" w:author="Powell, Deana" w:date="2023-10-19T15:28:00Z"/>
        </w:rPr>
      </w:pPr>
      <w:ins w:id="2514" w:author="Powell, Deana" w:date="2023-10-19T15:28:00Z">
        <w:r>
          <w:t>Although</w:t>
        </w:r>
        <w:r w:rsidRPr="0065749F">
          <w:t xml:space="preserve"> </w:t>
        </w:r>
        <w:r w:rsidR="00815B7C" w:rsidRPr="00960ECF">
          <w:t xml:space="preserve">Table </w:t>
        </w:r>
        <w:r w:rsidR="00815B7C">
          <w:rPr>
            <w:noProof/>
          </w:rPr>
          <w:t>5</w:t>
        </w:r>
        <w:r w:rsidRPr="00DA35B3">
          <w:t xml:space="preserve"> advises pembrolizumab to be withheld (interrupted), and</w:t>
        </w:r>
        <w:r>
          <w:t xml:space="preserve"> </w:t>
        </w:r>
        <w:r w:rsidR="00815B7C">
          <w:t xml:space="preserve">Table </w:t>
        </w:r>
        <w:r w:rsidR="00815B7C">
          <w:rPr>
            <w:noProof/>
          </w:rPr>
          <w:t>7</w:t>
        </w:r>
        <w:r>
          <w:t xml:space="preserve"> advises lenvatinib to have no dose modification or a reduction, if this criterion is met, both drugs must be permanently discontinued immediately.</w:t>
        </w:r>
      </w:ins>
    </w:p>
    <w:p w14:paraId="28BB6F43" w14:textId="77777777" w:rsidR="0065749F" w:rsidRPr="0065749F" w:rsidRDefault="0065749F" w:rsidP="0065749F">
      <w:pPr>
        <w:pStyle w:val="ListEnd"/>
        <w:rPr>
          <w:ins w:id="2515" w:author="Powell, Deana" w:date="2023-10-19T15:28:00Z"/>
        </w:rPr>
      </w:pPr>
    </w:p>
    <w:p w14:paraId="0091287B" w14:textId="77777777" w:rsidR="003C7730" w:rsidRDefault="006B7357" w:rsidP="003C7730">
      <w:pPr>
        <w:pStyle w:val="Heading2"/>
      </w:pPr>
      <w:bookmarkStart w:id="2516" w:name="_Toc148621611"/>
      <w:bookmarkStart w:id="2517" w:name="_Toc107570663"/>
      <w:r w:rsidRPr="003C7730">
        <w:t>Participant Withdrawal From the Study</w:t>
      </w:r>
      <w:bookmarkEnd w:id="2516"/>
      <w:bookmarkEnd w:id="2517"/>
    </w:p>
    <w:p w14:paraId="5BCAA091" w14:textId="77777777" w:rsidR="0070334A" w:rsidRPr="00CF1AA7" w:rsidRDefault="006B7357" w:rsidP="00CF1AA7">
      <w:pPr>
        <w:pStyle w:val="Paragraph"/>
      </w:pPr>
      <w:r w:rsidRPr="00CF1AA7">
        <w:t>A participant must be withdrawn from the study if the participant or participant’s legally acceptable representative withdraws consent from the study.</w:t>
      </w:r>
    </w:p>
    <w:p w14:paraId="077EC920" w14:textId="77777777" w:rsidR="00FE75A9" w:rsidRDefault="006B7357" w:rsidP="00CF1AA7">
      <w:pPr>
        <w:pStyle w:val="Paragraph"/>
      </w:pPr>
      <w:r w:rsidRPr="00CF1AA7">
        <w:lastRenderedPageBreak/>
        <w:t>If a participant withdraws from the study, they will no longer receive study intervention or be followed at scheduled protocol visits.</w:t>
      </w:r>
    </w:p>
    <w:p w14:paraId="25F68587" w14:textId="77777777" w:rsidR="00521E1C" w:rsidRPr="00291280" w:rsidRDefault="00D344B4" w:rsidP="00571E03">
      <w:pPr>
        <w:pStyle w:val="Paragraph"/>
      </w:pPr>
      <w:r w:rsidRPr="00C90B65">
        <w:t>Specific details regarding procedures to be performed at the time of withdrawal from the study,</w:t>
      </w:r>
      <w:r w:rsidRPr="002838C8">
        <w:t xml:space="preserve"> </w:t>
      </w:r>
      <w:r w:rsidRPr="00650FB7">
        <w:t>are outlined in Section</w:t>
      </w:r>
      <w:r w:rsidR="002838C8" w:rsidRPr="00650FB7">
        <w:t> </w:t>
      </w:r>
      <w:r w:rsidRPr="00650FB7">
        <w:t>8.1.9</w:t>
      </w:r>
      <w:r w:rsidRPr="00C90B65">
        <w:t>.</w:t>
      </w:r>
      <w:r w:rsidR="00653F4A">
        <w:t xml:space="preserve"> </w:t>
      </w:r>
      <w:r w:rsidRPr="00C90B65">
        <w:t>The procedures to be performed should a participant repeatedly fail to return for scheduled visits and/or if the study site is unable to contact the participant are outlined in</w:t>
      </w:r>
      <w:r>
        <w:t xml:space="preserve"> </w:t>
      </w:r>
      <w:r w:rsidRPr="00650FB7">
        <w:t>Section</w:t>
      </w:r>
      <w:r w:rsidR="002838C8" w:rsidRPr="00650FB7">
        <w:t> </w:t>
      </w:r>
      <w:r w:rsidRPr="00650FB7">
        <w:t>7.3</w:t>
      </w:r>
      <w:r w:rsidRPr="00291280">
        <w:t>.</w:t>
      </w:r>
    </w:p>
    <w:p w14:paraId="7D6D48A8" w14:textId="77777777" w:rsidR="003C7730" w:rsidRDefault="006B7357" w:rsidP="00D95CC7">
      <w:pPr>
        <w:pStyle w:val="Heading2"/>
      </w:pPr>
      <w:bookmarkStart w:id="2518" w:name="_Toc148621612"/>
      <w:bookmarkStart w:id="2519" w:name="_Toc107570664"/>
      <w:r w:rsidRPr="00D95CC7">
        <w:t>Lost to Follow-up</w:t>
      </w:r>
      <w:bookmarkEnd w:id="2518"/>
      <w:bookmarkEnd w:id="2519"/>
    </w:p>
    <w:p w14:paraId="64895335" w14:textId="77777777" w:rsidR="00F869D1" w:rsidRPr="00D03846" w:rsidRDefault="006B7357" w:rsidP="0076001F">
      <w:pPr>
        <w:pStyle w:val="Paragraph"/>
        <w:keepNext/>
      </w:pPr>
      <w:r w:rsidRPr="00D03846">
        <w:t>If a participant fails to return to the clinic for a required study visit and/or if the site is unable to contact the participant, the following procedures are to be performed:</w:t>
      </w:r>
    </w:p>
    <w:p w14:paraId="034A13F7" w14:textId="77777777" w:rsidR="00F869D1" w:rsidRPr="00D03846" w:rsidRDefault="006B7357" w:rsidP="006A56BD">
      <w:pPr>
        <w:pStyle w:val="ListBullet"/>
      </w:pPr>
      <w:r w:rsidRPr="00D03846">
        <w:t>The site must attempt to contact the participant and reschedule the missed visit. If the participant is contacted, the participant should be counseled on the importance of maintaining the protocol-specified visit schedule.</w:t>
      </w:r>
    </w:p>
    <w:p w14:paraId="4BEC99EF" w14:textId="77777777" w:rsidR="00F869D1" w:rsidRPr="00D03846" w:rsidRDefault="006B7357" w:rsidP="006A56BD">
      <w:pPr>
        <w:pStyle w:val="ListBullet"/>
      </w:pPr>
      <w:r w:rsidRPr="00D03846">
        <w:t>The investigator or designee must make every effort to regain contact with the participant at each missed visit (eg, telephone calls and/or a certified letter to the participant’s last known mailing address or locally equivalent methods). These contact attempts should be documented in the participant’s medical record.</w:t>
      </w:r>
    </w:p>
    <w:p w14:paraId="025F0C4B" w14:textId="77777777" w:rsidR="00D0628F" w:rsidRPr="00E46C09" w:rsidRDefault="009A746A" w:rsidP="00936F72">
      <w:pPr>
        <w:pStyle w:val="ListBullet"/>
        <w:keepLines w:val="0"/>
        <w:numPr>
          <w:ilvl w:val="0"/>
          <w:numId w:val="53"/>
        </w:numPr>
        <w:spacing w:after="240"/>
        <w:rPr>
          <w:del w:id="2520" w:author="Powell, Deana" w:date="2023-10-19T15:28:00Z"/>
        </w:rPr>
      </w:pPr>
      <w:del w:id="2521" w:author="Powell, Deana" w:date="2023-10-19T15:28:00Z">
        <w:r w:rsidRPr="00CF45D2">
          <w:delText xml:space="preserve">Note: </w:delText>
        </w:r>
        <w:r w:rsidR="00D0628F" w:rsidRPr="00CF45D2">
          <w:delText>A participant is not considered lost to follow-up until the last scheduled visit for the individual participant. The missing data for the participant will be managed via the prespecified statistical data handling and analysis guidelines.</w:delText>
        </w:r>
      </w:del>
    </w:p>
    <w:p w14:paraId="13674DA0" w14:textId="77777777" w:rsidR="00D0628F" w:rsidRDefault="00EB657D" w:rsidP="00334202">
      <w:pPr>
        <w:pStyle w:val="Heading1"/>
        <w:pageBreakBefore/>
        <w:ind w:left="475" w:hanging="475"/>
        <w:rPr>
          <w:del w:id="2522" w:author="Powell, Deana" w:date="2023-10-19T15:28:00Z"/>
        </w:rPr>
      </w:pPr>
      <w:bookmarkStart w:id="2523" w:name="_Toc107570665"/>
      <w:del w:id="2524" w:author="Powell, Deana" w:date="2023-10-19T15:28:00Z">
        <w:r w:rsidRPr="00BE08E5">
          <w:rPr>
            <w:rFonts w:eastAsiaTheme="minorHAnsi"/>
          </w:rPr>
          <w:lastRenderedPageBreak/>
          <w:delText>Study Assessments and Procedures</w:delText>
        </w:r>
        <w:bookmarkEnd w:id="2523"/>
      </w:del>
    </w:p>
    <w:p w14:paraId="4EDA504D" w14:textId="77777777" w:rsidR="00F869D1" w:rsidRDefault="00F869D1" w:rsidP="00DD77E8">
      <w:pPr>
        <w:pStyle w:val="ListEnd"/>
        <w:rPr>
          <w:ins w:id="2525" w:author="Powell, Deana" w:date="2023-10-19T15:28:00Z"/>
        </w:rPr>
      </w:pPr>
    </w:p>
    <w:p w14:paraId="56895760" w14:textId="77777777" w:rsidR="00D95CC7" w:rsidRDefault="006B7357" w:rsidP="00334202">
      <w:pPr>
        <w:pStyle w:val="Heading1"/>
        <w:keepNext w:val="0"/>
        <w:keepLines w:val="0"/>
        <w:ind w:left="475" w:hanging="475"/>
        <w:rPr>
          <w:ins w:id="2526" w:author="Powell, Deana" w:date="2023-10-19T15:28:00Z"/>
        </w:rPr>
      </w:pPr>
      <w:bookmarkStart w:id="2527" w:name="_Toc148621613"/>
      <w:ins w:id="2528" w:author="Powell, Deana" w:date="2023-10-19T15:28:00Z">
        <w:r w:rsidRPr="00D95CC7">
          <w:t>STUDY ASSESSMENTS AND PROCEDURES</w:t>
        </w:r>
        <w:bookmarkEnd w:id="2527"/>
      </w:ins>
    </w:p>
    <w:p w14:paraId="6DE9D35E" w14:textId="77777777" w:rsidR="00C674E5" w:rsidRDefault="006B7357" w:rsidP="00262991">
      <w:pPr>
        <w:pStyle w:val="ListBullet"/>
      </w:pPr>
      <w:r w:rsidRPr="008E6CC6">
        <w:t>Study procedures and their timing are summarized in the SoA.</w:t>
      </w:r>
    </w:p>
    <w:p w14:paraId="3E5EA0A7" w14:textId="77777777" w:rsidR="00C674E5" w:rsidRDefault="006B7357" w:rsidP="00262991">
      <w:pPr>
        <w:pStyle w:val="ListBullet"/>
      </w:pPr>
      <w:r w:rsidRPr="008E6CC6">
        <w:t>Adherence to the study design requirements, including those specified in the SoA, is essential and required for study conduct.</w:t>
      </w:r>
    </w:p>
    <w:p w14:paraId="4F4608E6" w14:textId="77777777" w:rsidR="00C674E5" w:rsidRPr="00A93E03" w:rsidRDefault="006B7357" w:rsidP="00262991">
      <w:pPr>
        <w:pStyle w:val="ListBullet"/>
      </w:pPr>
      <w:r w:rsidRPr="008E6CC6">
        <w:t>The investigator is responsible for ensuring that procedures are conducted by appropriately qualified (by education, training, and experience) staff. Delegation of study-site personnel responsibilities will be documented in the Investigator Trial File Binder (or equivalent).</w:t>
      </w:r>
    </w:p>
    <w:p w14:paraId="4CD03E6A" w14:textId="3C28A588" w:rsidR="00C674E5" w:rsidRDefault="006B7357" w:rsidP="00262991">
      <w:pPr>
        <w:pStyle w:val="ListBullet"/>
      </w:pPr>
      <w:r w:rsidRPr="008E6CC6">
        <w:t>All study-related medical</w:t>
      </w:r>
      <w:r>
        <w:t xml:space="preserve"> </w:t>
      </w:r>
      <w:ins w:id="2529" w:author="Powell, Deana" w:date="2023-10-19T15:28:00Z">
        <w:r w:rsidRPr="008E6CC6">
          <w:t>(</w:t>
        </w:r>
      </w:ins>
      <w:r w:rsidRPr="008E6CC6">
        <w:t>or dental</w:t>
      </w:r>
      <w:ins w:id="2530" w:author="Powell, Deana" w:date="2023-10-19T15:28:00Z">
        <w:r w:rsidRPr="008E6CC6">
          <w:t>)</w:t>
        </w:r>
      </w:ins>
      <w:r w:rsidRPr="008E6CC6">
        <w:t xml:space="preserve"> decisions must be made by an investigator who is a qualified physician</w:t>
      </w:r>
      <w:del w:id="2531" w:author="Powell, Deana" w:date="2023-10-19T15:28:00Z">
        <w:r w:rsidR="00D9159C">
          <w:delText>.</w:delText>
        </w:r>
      </w:del>
      <w:ins w:id="2532" w:author="Powell, Deana" w:date="2023-10-19T15:28:00Z">
        <w:r w:rsidRPr="008E6CC6">
          <w:t xml:space="preserve"> (or dentist when appropriate)</w:t>
        </w:r>
        <w:r>
          <w:t>.</w:t>
        </w:r>
      </w:ins>
    </w:p>
    <w:p w14:paraId="6BF740B2" w14:textId="77777777" w:rsidR="00C674E5" w:rsidRDefault="006B7357" w:rsidP="00262991">
      <w:pPr>
        <w:pStyle w:val="ListBullet"/>
      </w:pPr>
      <w:r w:rsidRPr="008E6CC6">
        <w:t>All screening evaluations must be completed and reviewed to confirm that potential participants meet all eligibility criteria. The investigator will maintain a screening log to record details of all participants screened and to confirm eligibility or record reasons for screening failure, as applicable.</w:t>
      </w:r>
    </w:p>
    <w:p w14:paraId="0779E4DA" w14:textId="3B88D6DF" w:rsidR="00C674E5" w:rsidRDefault="006B7357" w:rsidP="00262991">
      <w:pPr>
        <w:pStyle w:val="ListBullet"/>
      </w:pPr>
      <w:r w:rsidRPr="008E6CC6">
        <w:t xml:space="preserve">Procedures conducted as part of the participant’s routine clinical management (eg, blood count) and obtained before </w:t>
      </w:r>
      <w:del w:id="2533" w:author="Powell, Deana" w:date="2023-10-19T15:28:00Z">
        <w:r w:rsidR="00D9159C" w:rsidRPr="00455176">
          <w:delText>signing of ICF</w:delText>
        </w:r>
      </w:del>
      <w:ins w:id="2534" w:author="Powell, Deana" w:date="2023-10-19T15:28:00Z">
        <w:r>
          <w:t>providing documented informed consent</w:t>
        </w:r>
      </w:ins>
      <w:r>
        <w:t xml:space="preserve"> </w:t>
      </w:r>
      <w:r w:rsidRPr="008E6CC6">
        <w:t xml:space="preserve">may be used for screening or baseline purposes provided the </w:t>
      </w:r>
      <w:del w:id="2535" w:author="Powell, Deana" w:date="2023-10-19T15:28:00Z">
        <w:r w:rsidR="00D9159C" w:rsidRPr="00455176">
          <w:delText>procedure met</w:delText>
        </w:r>
      </w:del>
      <w:ins w:id="2536" w:author="Powell, Deana" w:date="2023-10-19T15:28:00Z">
        <w:r w:rsidRPr="008E6CC6">
          <w:t>procedure</w:t>
        </w:r>
        <w:r>
          <w:t>s</w:t>
        </w:r>
        <w:r w:rsidRPr="008E6CC6">
          <w:t xml:space="preserve"> m</w:t>
        </w:r>
        <w:r>
          <w:t>e</w:t>
        </w:r>
        <w:r w:rsidRPr="008E6CC6">
          <w:t>et</w:t>
        </w:r>
      </w:ins>
      <w:r w:rsidRPr="008E6CC6">
        <w:t xml:space="preserve"> the protocol-specified criteria and were performed within the time frame defined in the SoA.</w:t>
      </w:r>
    </w:p>
    <w:p w14:paraId="6A4D4028" w14:textId="77777777" w:rsidR="00C674E5" w:rsidRPr="00F339AE" w:rsidRDefault="006B7357" w:rsidP="00262991">
      <w:pPr>
        <w:pStyle w:val="ListBullet"/>
      </w:pPr>
      <w:r w:rsidRPr="008E6CC6">
        <w:t>Additional evaluations/testing may be deemed necessary by the investigator and or the Sponsor for reasons related to participant safety. In some cases, such evaluation/testing may be potentially sensitive in nature (eg, HIV, hepatitis C), and thus local regulations may require that additional informed consent</w:t>
      </w:r>
      <w:r w:rsidRPr="00C016E2">
        <w:t xml:space="preserve"> </w:t>
      </w:r>
      <w:r w:rsidRPr="008E6CC6">
        <w:t>be obtained from the participant. In these cases, such evaluations/testing will be performed in accordance with those regulations.</w:t>
      </w:r>
      <w:bookmarkStart w:id="2537" w:name="_Hlk505852122"/>
      <w:bookmarkEnd w:id="2537"/>
    </w:p>
    <w:p w14:paraId="30A32AE1" w14:textId="77777777" w:rsidR="00C674E5" w:rsidRDefault="00C674E5" w:rsidP="00F14174">
      <w:pPr>
        <w:pStyle w:val="ListEnd"/>
      </w:pPr>
    </w:p>
    <w:p w14:paraId="6D554F89" w14:textId="77777777" w:rsidR="00DC5FA8" w:rsidRPr="00BF75A1" w:rsidRDefault="006B7357" w:rsidP="00BF75A1">
      <w:pPr>
        <w:pStyle w:val="Paragraph"/>
      </w:pPr>
      <w:r w:rsidRPr="00BF75A1">
        <w:t>The maximum amount of blood collected from each participant over the duration of the study will</w:t>
      </w:r>
      <w:r w:rsidR="00BF75A1" w:rsidRPr="00BF75A1">
        <w:t xml:space="preserve"> be provided in the Procedures Manual.</w:t>
      </w:r>
    </w:p>
    <w:p w14:paraId="7CD93965" w14:textId="77777777" w:rsidR="00521E1C" w:rsidRPr="00BF75A1" w:rsidRDefault="006B7357" w:rsidP="00BF75A1">
      <w:pPr>
        <w:pStyle w:val="Paragraph"/>
      </w:pPr>
      <w:r w:rsidRPr="00BF75A1">
        <w:t>Repeat or unscheduled samples may be taken for safety reasons or for technical issues with the samples.</w:t>
      </w:r>
    </w:p>
    <w:p w14:paraId="347BD6FF" w14:textId="77777777" w:rsidR="00D95CC7" w:rsidRDefault="006B7357" w:rsidP="00D95CC7">
      <w:pPr>
        <w:pStyle w:val="Heading2"/>
      </w:pPr>
      <w:bookmarkStart w:id="2538" w:name="_Toc148621614"/>
      <w:bookmarkStart w:id="2539" w:name="_Toc107570666"/>
      <w:r>
        <w:lastRenderedPageBreak/>
        <w:t>Administrative and General Procedures</w:t>
      </w:r>
      <w:bookmarkEnd w:id="2538"/>
      <w:bookmarkEnd w:id="2539"/>
    </w:p>
    <w:p w14:paraId="0DF3BF7E" w14:textId="77777777" w:rsidR="00D95CC7" w:rsidRDefault="006B7357" w:rsidP="00D95CC7">
      <w:pPr>
        <w:pStyle w:val="Heading3"/>
      </w:pPr>
      <w:bookmarkStart w:id="2540" w:name="_Toc148621615"/>
      <w:bookmarkStart w:id="2541" w:name="_Toc107570667"/>
      <w:r>
        <w:t>Informed Consent</w:t>
      </w:r>
      <w:bookmarkEnd w:id="2540"/>
      <w:bookmarkEnd w:id="2541"/>
    </w:p>
    <w:p w14:paraId="6B0AB47F" w14:textId="77777777" w:rsidR="00C674E5" w:rsidRDefault="006B7357" w:rsidP="00305C5E">
      <w:pPr>
        <w:pStyle w:val="Paragraph"/>
      </w:pPr>
      <w:r w:rsidRPr="00C22726">
        <w:t xml:space="preserve">The investigator or medically qualified designee (consistent with local requirements) must obtain documented informed consent from each potential participant </w:t>
      </w:r>
      <w:ins w:id="2542" w:author="Powell, Deana" w:date="2023-10-19T15:28:00Z">
        <w:r w:rsidRPr="00C22726">
          <w:t>(</w:t>
        </w:r>
      </w:ins>
      <w:r w:rsidRPr="00C22726">
        <w:t>or their legally acceptable representative</w:t>
      </w:r>
      <w:ins w:id="2543" w:author="Powell, Deana" w:date="2023-10-19T15:28:00Z">
        <w:r w:rsidRPr="00C22726">
          <w:t>)</w:t>
        </w:r>
      </w:ins>
      <w:r>
        <w:t xml:space="preserve"> </w:t>
      </w:r>
      <w:r w:rsidRPr="00C22726">
        <w:t>prior to participating in this clinical study</w:t>
      </w:r>
      <w:ins w:id="2544" w:author="Powell, Deana" w:date="2023-10-19T15:28:00Z">
        <w:r>
          <w:t xml:space="preserve"> </w:t>
        </w:r>
        <w:r w:rsidRPr="00C22726">
          <w:t>or FBR</w:t>
        </w:r>
      </w:ins>
      <w:r>
        <w:t xml:space="preserve">. </w:t>
      </w:r>
      <w:r w:rsidRPr="00C22726">
        <w:t>If there are changes to the participant’s status during the study (eg, health or age of majority requirements), the investigator or medically qualified designee must ensure the appropriate documented informed consent is in place.</w:t>
      </w:r>
    </w:p>
    <w:p w14:paraId="7591336A" w14:textId="77777777" w:rsidR="00BB5514" w:rsidRPr="00BB5514" w:rsidRDefault="006B7357" w:rsidP="00BB5514">
      <w:pPr>
        <w:pStyle w:val="Heading4"/>
      </w:pPr>
      <w:bookmarkStart w:id="2545" w:name="_Toc148621616"/>
      <w:bookmarkStart w:id="2546" w:name="_Toc107570668"/>
      <w:r w:rsidRPr="00BB5514">
        <w:t>General Informed Consent</w:t>
      </w:r>
      <w:bookmarkEnd w:id="2545"/>
      <w:bookmarkEnd w:id="2546"/>
    </w:p>
    <w:p w14:paraId="0BF90D02" w14:textId="43E7718B" w:rsidR="002C1F27" w:rsidRPr="00C22726" w:rsidRDefault="002C1F27" w:rsidP="002C1F27">
      <w:pPr>
        <w:pStyle w:val="Paragraph"/>
      </w:pPr>
      <w:r w:rsidRPr="00C22726">
        <w:t xml:space="preserve">Informed consent given by the participant or their legally acceptable representative must be documented on a consent form. The form must include the </w:t>
      </w:r>
      <w:del w:id="2547" w:author="Powell, Deana" w:date="2023-10-19T15:28:00Z">
        <w:r w:rsidR="001E2A54" w:rsidRPr="001E2A54">
          <w:delText>trial</w:delText>
        </w:r>
      </w:del>
      <w:ins w:id="2548" w:author="Powell, Deana" w:date="2023-10-19T15:28:00Z">
        <w:r w:rsidRPr="00C22726">
          <w:t>study</w:t>
        </w:r>
      </w:ins>
      <w:r w:rsidRPr="00C22726">
        <w:t xml:space="preserve"> protocol number, </w:t>
      </w:r>
      <w:del w:id="2549" w:author="Powell, Deana" w:date="2023-10-19T15:28:00Z">
        <w:r w:rsidR="001E2A54" w:rsidRPr="001E2A54">
          <w:delText>trial</w:delText>
        </w:r>
      </w:del>
      <w:ins w:id="2550" w:author="Powell, Deana" w:date="2023-10-19T15:28:00Z">
        <w:r w:rsidRPr="00C22726">
          <w:t>study</w:t>
        </w:r>
      </w:ins>
      <w:r w:rsidRPr="00C22726">
        <w:t xml:space="preserve"> protocol title, dated signature, and </w:t>
      </w:r>
      <w:del w:id="2551" w:author="Powell, Deana" w:date="2023-10-19T15:28:00Z">
        <w:r w:rsidR="001E2A54" w:rsidRPr="001E2A54">
          <w:delText>/</w:delText>
        </w:r>
      </w:del>
      <w:r w:rsidRPr="00C22726">
        <w:t>agreement of the participant (or his/her legally acceptable representative) and of the person conducting the consent discussion.</w:t>
      </w:r>
    </w:p>
    <w:p w14:paraId="6C74B022" w14:textId="77777777" w:rsidR="002C1F27" w:rsidRPr="00C22726" w:rsidRDefault="002C1F27" w:rsidP="002C1F27">
      <w:pPr>
        <w:pStyle w:val="Paragraph"/>
      </w:pPr>
      <w:r w:rsidRPr="00C22726">
        <w:t>A copy of the signed and dated informed consent form should be given to the participant (or their legally acceptable representative) before participation in the study.</w:t>
      </w:r>
    </w:p>
    <w:p w14:paraId="53960136" w14:textId="77777777" w:rsidR="002C1F27" w:rsidRPr="00C22726" w:rsidRDefault="002C1F27" w:rsidP="002C1F27">
      <w:pPr>
        <w:pStyle w:val="Paragraph"/>
      </w:pPr>
      <w:r w:rsidRPr="00C22726">
        <w:t>The initial ICF, any subsequent revised ICF, and any written information provided to the participant must receive the IRB/IEC’s approval/favorable opinion in advance of use. The participant or his/her legally acceptable representative should be informed in a timely manner if new information becomes available that may be relevant to the participant’s willingness to continue participation in the study. The communication of this information will be provided and documented via a revised consent form or addendum to the original consent form that captures the participant’s or the participant’s legally acceptable representative’s dated signature.</w:t>
      </w:r>
    </w:p>
    <w:p w14:paraId="3CB94E02" w14:textId="77777777" w:rsidR="002C1F27" w:rsidRPr="00C22726" w:rsidRDefault="002C1F27" w:rsidP="002C1F27">
      <w:pPr>
        <w:pStyle w:val="Paragraph"/>
      </w:pPr>
      <w:r w:rsidRPr="00C22726">
        <w:t>If the investigator recommends continuation of study intervention beyond disease progression, the participant or their legally acceptable representative will be asked to provide documented informed consent.</w:t>
      </w:r>
    </w:p>
    <w:p w14:paraId="2BF270F4" w14:textId="77777777" w:rsidR="002C1F27" w:rsidRPr="00C22726" w:rsidRDefault="002C1F27" w:rsidP="002C1F27">
      <w:pPr>
        <w:pStyle w:val="Paragraph"/>
      </w:pPr>
      <w:r w:rsidRPr="00C22726">
        <w:t>Specifics about the study and the study population are to be included in the study informed consent form.</w:t>
      </w:r>
    </w:p>
    <w:p w14:paraId="0EE40C65" w14:textId="77777777" w:rsidR="002C1F27" w:rsidRDefault="002C1F27" w:rsidP="002C1F27">
      <w:pPr>
        <w:pStyle w:val="Paragraph"/>
      </w:pPr>
      <w:r w:rsidRPr="00C22726">
        <w:t>Informed consent will adhere to IRB/IEC requirements, applicable laws and regulations, and Sponsor requirements.</w:t>
      </w:r>
    </w:p>
    <w:p w14:paraId="67100981" w14:textId="77777777" w:rsidR="00BB5514" w:rsidRPr="00BB5514" w:rsidRDefault="006B7357" w:rsidP="00675EF5">
      <w:pPr>
        <w:pStyle w:val="Heading3"/>
      </w:pPr>
      <w:bookmarkStart w:id="2552" w:name="_Toc148621617"/>
      <w:bookmarkStart w:id="2553" w:name="_Toc107570669"/>
      <w:r w:rsidRPr="00BB5514">
        <w:t>Inclusion/Exclusion Criteria</w:t>
      </w:r>
      <w:bookmarkEnd w:id="2552"/>
      <w:bookmarkEnd w:id="2553"/>
    </w:p>
    <w:p w14:paraId="6D49975E" w14:textId="77777777" w:rsidR="00567926" w:rsidRPr="00BF75A1" w:rsidRDefault="006B7357" w:rsidP="00AB78A1">
      <w:pPr>
        <w:pStyle w:val="Paragraph"/>
      </w:pPr>
      <w:r w:rsidRPr="00BF75A1">
        <w:t>All inclusion and exclusion criteria will be reviewed by the investigator, who is a qualified physician, to ensure that the participant qualifies for the study.</w:t>
      </w:r>
    </w:p>
    <w:p w14:paraId="3B40D481" w14:textId="77777777" w:rsidR="00BB5514" w:rsidRPr="00BB5514" w:rsidRDefault="006B7357" w:rsidP="001A748E">
      <w:pPr>
        <w:pStyle w:val="Heading3"/>
      </w:pPr>
      <w:bookmarkStart w:id="2554" w:name="_Toc148621618"/>
      <w:bookmarkStart w:id="2555" w:name="_Toc107570670"/>
      <w:r w:rsidRPr="00BB5514">
        <w:lastRenderedPageBreak/>
        <w:t>Participant Identification Card</w:t>
      </w:r>
      <w:bookmarkEnd w:id="2554"/>
      <w:bookmarkEnd w:id="2555"/>
    </w:p>
    <w:p w14:paraId="41252D4F" w14:textId="77777777" w:rsidR="00521E1C" w:rsidRPr="00E00EE0" w:rsidRDefault="00D344B4" w:rsidP="003308DB">
      <w:pPr>
        <w:pStyle w:val="Paragraph"/>
      </w:pPr>
      <w:r w:rsidRPr="00724983">
        <w:t>All participants will be given a participant identification card identifying them as participants in a research study. The card will contain study</w:t>
      </w:r>
      <w:ins w:id="2556" w:author="Powell, Deana" w:date="2023-10-19T15:28:00Z">
        <w:r w:rsidRPr="00724983">
          <w:t>-</w:t>
        </w:r>
      </w:ins>
      <w:r w:rsidRPr="00724983">
        <w:t>site contact information (including direct telephone numbers) to be used in the event of an emergency. The investigator or qualified designee will provide the participant with a participant identification card immediately after the participant provides documented informed consent. At the time of intervention</w:t>
      </w:r>
      <w:r w:rsidRPr="00E81A68">
        <w:t xml:space="preserve"> </w:t>
      </w:r>
      <w:r w:rsidRPr="00BF75A1">
        <w:t>randomization</w:t>
      </w:r>
      <w:r w:rsidRPr="00E81A68">
        <w:rPr>
          <w:rStyle w:val="SuggestedOptional"/>
        </w:rPr>
        <w:t>,</w:t>
      </w:r>
      <w:r w:rsidRPr="00E81A68">
        <w:t xml:space="preserve"> site personnel will add the treatment/randomization number to the participant identification card.</w:t>
      </w:r>
    </w:p>
    <w:p w14:paraId="4A47FE60" w14:textId="72351C18" w:rsidR="00FE75A9" w:rsidRDefault="006B7357" w:rsidP="0038261F">
      <w:pPr>
        <w:pStyle w:val="Paragraph"/>
      </w:pPr>
      <w:r w:rsidRPr="00CF1AA7">
        <w:t xml:space="preserve">The participant </w:t>
      </w:r>
      <w:del w:id="2557" w:author="Powell, Deana" w:date="2023-10-19T15:28:00Z">
        <w:r w:rsidR="00D80FE3" w:rsidRPr="00B83F0B">
          <w:delText>identification</w:delText>
        </w:r>
      </w:del>
      <w:ins w:id="2558" w:author="Powell, Deana" w:date="2023-10-19T15:28:00Z">
        <w:r w:rsidRPr="00CF1AA7">
          <w:t>ID</w:t>
        </w:r>
      </w:ins>
      <w:r w:rsidRPr="00CF1AA7">
        <w:t xml:space="preserve"> card also contains contact information for the emergency unblinding call center so that a </w:t>
      </w:r>
      <w:del w:id="2559" w:author="Powell, Deana" w:date="2023-10-19T15:28:00Z">
        <w:r w:rsidR="00D80FE3" w:rsidRPr="00B83F0B">
          <w:delText>healthcare</w:delText>
        </w:r>
      </w:del>
      <w:ins w:id="2560" w:author="Powell, Deana" w:date="2023-10-19T15:28:00Z">
        <w:r w:rsidRPr="00CF1AA7">
          <w:t>health care</w:t>
        </w:r>
      </w:ins>
      <w:r w:rsidRPr="00CF1AA7">
        <w:t xml:space="preserve"> provider can obtain information about study intervention in emergency situations where the investigator is not available.</w:t>
      </w:r>
    </w:p>
    <w:p w14:paraId="46F67813" w14:textId="77777777" w:rsidR="00BB5514" w:rsidRDefault="006B7357" w:rsidP="00A12D1A">
      <w:pPr>
        <w:pStyle w:val="Heading3"/>
      </w:pPr>
      <w:bookmarkStart w:id="2561" w:name="_Toc148621619"/>
      <w:bookmarkStart w:id="2562" w:name="_Toc107570671"/>
      <w:r w:rsidRPr="00BB5514">
        <w:t>Medical History</w:t>
      </w:r>
      <w:bookmarkEnd w:id="2561"/>
      <w:bookmarkEnd w:id="2562"/>
    </w:p>
    <w:p w14:paraId="7A5C8D14" w14:textId="7A83C7D7" w:rsidR="00BF5D6C" w:rsidRPr="00651FDE" w:rsidRDefault="006B7357" w:rsidP="00651FDE">
      <w:pPr>
        <w:pStyle w:val="Paragraph"/>
      </w:pPr>
      <w:r w:rsidRPr="00651FDE">
        <w:t xml:space="preserve">A medical history will be obtained by the investigator or qualified designee. The medical history will collect all active conditions and any condition diagnosed within the prior 10 years that the investigator considers to be clinically important. Details regarding the disease for which the participant has enrolled in this study will be recorded separately and </w:t>
      </w:r>
      <w:del w:id="2563" w:author="Powell, Deana" w:date="2023-10-19T15:28:00Z">
        <w:r w:rsidR="00F817FA">
          <w:delText xml:space="preserve">is </w:delText>
        </w:r>
      </w:del>
      <w:r w:rsidRPr="00651FDE">
        <w:t>not listed as medical history.</w:t>
      </w:r>
    </w:p>
    <w:p w14:paraId="4B9D4475" w14:textId="77777777" w:rsidR="00BF5D6C" w:rsidRPr="00651FDE" w:rsidRDefault="006B7357" w:rsidP="00651FDE">
      <w:pPr>
        <w:pStyle w:val="Paragraph"/>
        <w:rPr>
          <w:ins w:id="2564" w:author="Powell, Deana" w:date="2023-10-19T15:28:00Z"/>
        </w:rPr>
      </w:pPr>
      <w:ins w:id="2565" w:author="Powell, Deana" w:date="2023-10-19T15:28:00Z">
        <w:r w:rsidRPr="00651FDE">
          <w:t>If a medical condition is diagnosed at the time of screening due to the physical examination, laboratory tests, radiologic assessment, other assessment, and/or a combination of these evaluations, the medical condition is to be recorded as a baseline condition along with the participant’s other medical history unless due to any protocol-specified intervention (eg, procedure, washout</w:t>
        </w:r>
        <w:r w:rsidR="009D1CB1">
          <w:t>,</w:t>
        </w:r>
        <w:r w:rsidRPr="00651FDE">
          <w:t xml:space="preserve"> or run-in treatment including placebo run-in).</w:t>
        </w:r>
      </w:ins>
    </w:p>
    <w:p w14:paraId="6B5810A5" w14:textId="77777777" w:rsidR="00BB5514" w:rsidRPr="00BB5514" w:rsidRDefault="006B7357" w:rsidP="00A12D1A">
      <w:pPr>
        <w:pStyle w:val="Heading3"/>
      </w:pPr>
      <w:bookmarkStart w:id="2566" w:name="_Toc148621620"/>
      <w:bookmarkStart w:id="2567" w:name="_Toc107570672"/>
      <w:r w:rsidRPr="00BB5514">
        <w:t>Prior and Concomitant Medications Review</w:t>
      </w:r>
      <w:bookmarkEnd w:id="2566"/>
      <w:bookmarkEnd w:id="2567"/>
    </w:p>
    <w:p w14:paraId="2C838979" w14:textId="77777777" w:rsidR="00BB5514" w:rsidRPr="00BB5514" w:rsidRDefault="006B7357" w:rsidP="00A12D1A">
      <w:pPr>
        <w:pStyle w:val="Heading4"/>
      </w:pPr>
      <w:bookmarkStart w:id="2568" w:name="_Toc148621621"/>
      <w:bookmarkStart w:id="2569" w:name="_Toc107570673"/>
      <w:r w:rsidRPr="00BB5514">
        <w:t>Prior Medications</w:t>
      </w:r>
      <w:bookmarkEnd w:id="2568"/>
      <w:bookmarkEnd w:id="2569"/>
    </w:p>
    <w:p w14:paraId="4D3DA06D" w14:textId="77777777" w:rsidR="00A83C23" w:rsidRDefault="006B7357" w:rsidP="00A83C23">
      <w:pPr>
        <w:pStyle w:val="Paragraph"/>
      </w:pPr>
      <w:r>
        <w:t>The i</w:t>
      </w:r>
      <w:r w:rsidRPr="00EE16F0">
        <w:t xml:space="preserve">nvestigator or qualified designee will review prior medication use, including any protocol-specified washout requirement, and record prior medication taken by the participant within 28 days </w:t>
      </w:r>
      <w:r>
        <w:t>before the first dose of study intervention</w:t>
      </w:r>
      <w:r w:rsidRPr="00EE16F0">
        <w:t>. Treatment for the disease for which the participant has enrolled in this study will be recorded separately and</w:t>
      </w:r>
      <w:r>
        <w:t xml:space="preserve"> will</w:t>
      </w:r>
      <w:r w:rsidRPr="00EE16F0">
        <w:t xml:space="preserve"> not </w:t>
      </w:r>
      <w:r>
        <w:t xml:space="preserve">be </w:t>
      </w:r>
      <w:r w:rsidRPr="00EE16F0">
        <w:t>listed as a prior medication.</w:t>
      </w:r>
    </w:p>
    <w:p w14:paraId="50405BA6" w14:textId="77777777" w:rsidR="000E1DCB" w:rsidRDefault="006B7357" w:rsidP="00A83C23">
      <w:pPr>
        <w:pStyle w:val="Paragraph"/>
      </w:pPr>
      <w:r>
        <w:t xml:space="preserve">Medications taken 28 days before the first dose of </w:t>
      </w:r>
      <w:r w:rsidRPr="004628E0">
        <w:t xml:space="preserve">Second Course </w:t>
      </w:r>
      <w:r>
        <w:t>study intervention will be recorded.</w:t>
      </w:r>
    </w:p>
    <w:p w14:paraId="5008D847" w14:textId="77777777" w:rsidR="00BB5514" w:rsidRPr="00BB5514" w:rsidRDefault="006B7357" w:rsidP="00840DD7">
      <w:pPr>
        <w:pStyle w:val="Heading4"/>
      </w:pPr>
      <w:bookmarkStart w:id="2570" w:name="_Toc148621622"/>
      <w:bookmarkStart w:id="2571" w:name="_Toc107570674"/>
      <w:r w:rsidRPr="00BB5514">
        <w:lastRenderedPageBreak/>
        <w:t>Concomitant Medications</w:t>
      </w:r>
      <w:bookmarkEnd w:id="2570"/>
      <w:bookmarkEnd w:id="2571"/>
    </w:p>
    <w:p w14:paraId="7E5E07FC" w14:textId="2C967E84" w:rsidR="003E032B" w:rsidRDefault="006C4FB0" w:rsidP="003E032B">
      <w:pPr>
        <w:pStyle w:val="Paragraph"/>
      </w:pPr>
      <w:r w:rsidRPr="00724983">
        <w:t>The investigator or qualified designee will record medication, if any, taken by the participant during the study</w:t>
      </w:r>
      <w:del w:id="2572" w:author="Powell, Deana" w:date="2023-10-19T15:28:00Z">
        <w:r w:rsidR="00882C60">
          <w:delText>.</w:delText>
        </w:r>
      </w:del>
      <w:ins w:id="2573" w:author="Powell, Deana" w:date="2023-10-19T15:28:00Z">
        <w:r w:rsidRPr="00724983">
          <w:t xml:space="preserve"> through the Safety Follow-up Visit.</w:t>
        </w:r>
      </w:ins>
      <w:r w:rsidRPr="00735C33">
        <w:rPr>
          <w:rStyle w:val="SuggestedOptional"/>
        </w:rPr>
        <w:t xml:space="preserve"> </w:t>
      </w:r>
      <w:r w:rsidR="000F6980" w:rsidRPr="00BF75A1">
        <w:t>Concomitant medications will be recorded for 30 days after the last dose of study intervention.</w:t>
      </w:r>
    </w:p>
    <w:p w14:paraId="786559D6" w14:textId="77777777" w:rsidR="003E032B" w:rsidRPr="003E032B" w:rsidRDefault="006B7357" w:rsidP="003E032B">
      <w:pPr>
        <w:pStyle w:val="Paragraph"/>
      </w:pPr>
      <w:r w:rsidRPr="003E032B">
        <w:t>In addition, concomitant medications will be recorded during Second Course treatment, and for 30 days after the last dose of Second Course study intervention.</w:t>
      </w:r>
    </w:p>
    <w:p w14:paraId="6A7B3963" w14:textId="77777777" w:rsidR="00BB5514" w:rsidRPr="00BB5514" w:rsidRDefault="006B7357" w:rsidP="00840DD7">
      <w:pPr>
        <w:pStyle w:val="Heading3"/>
      </w:pPr>
      <w:bookmarkStart w:id="2574" w:name="_Toc148621623"/>
      <w:bookmarkStart w:id="2575" w:name="_Toc107570675"/>
      <w:r w:rsidRPr="00BB5514">
        <w:t>Assignment of Screening Number</w:t>
      </w:r>
      <w:bookmarkEnd w:id="2574"/>
      <w:bookmarkEnd w:id="2575"/>
    </w:p>
    <w:p w14:paraId="14556D20" w14:textId="684C5FC4" w:rsidR="00521E1C" w:rsidRDefault="00D344B4" w:rsidP="00E65911">
      <w:pPr>
        <w:pStyle w:val="Paragraph"/>
      </w:pPr>
      <w:r w:rsidRPr="007D2FB4">
        <w:t xml:space="preserve">All consented participants will be given a unique screening number that will be used to identify the participant for all procedures that occur </w:t>
      </w:r>
      <w:del w:id="2576" w:author="Powell, Deana" w:date="2023-10-19T15:28:00Z">
        <w:r w:rsidR="009F0FEB" w:rsidRPr="008623F8">
          <w:delText>prior to</w:delText>
        </w:r>
      </w:del>
      <w:ins w:id="2577" w:author="Powell, Deana" w:date="2023-10-19T15:28:00Z">
        <w:r w:rsidRPr="007D2FB4">
          <w:t>before</w:t>
        </w:r>
      </w:ins>
      <w:r w:rsidRPr="009403D3">
        <w:rPr>
          <w:rStyle w:val="SuggestedOptional"/>
        </w:rPr>
        <w:t xml:space="preserve"> </w:t>
      </w:r>
      <w:r w:rsidRPr="00BF75A1">
        <w:t>randomization</w:t>
      </w:r>
      <w:r w:rsidR="00653F4A">
        <w:t xml:space="preserve">. </w:t>
      </w:r>
      <w:r w:rsidRPr="007D2FB4">
        <w:t xml:space="preserve">Each participant will be assigned only 1 screening number. Screening numbers must not be </w:t>
      </w:r>
      <w:del w:id="2578" w:author="Powell, Deana" w:date="2023-10-19T15:28:00Z">
        <w:r w:rsidR="009F0FEB" w:rsidRPr="008623F8">
          <w:delText>re-used</w:delText>
        </w:r>
      </w:del>
      <w:ins w:id="2579" w:author="Powell, Deana" w:date="2023-10-19T15:28:00Z">
        <w:r w:rsidRPr="007D2FB4">
          <w:t>reused</w:t>
        </w:r>
      </w:ins>
      <w:r w:rsidRPr="007D2FB4">
        <w:t xml:space="preserve"> f</w:t>
      </w:r>
      <w:r w:rsidR="000F3FEE">
        <w:t>o</w:t>
      </w:r>
      <w:r w:rsidRPr="007D2FB4">
        <w:t>r different participants.</w:t>
      </w:r>
    </w:p>
    <w:p w14:paraId="1E79EA22" w14:textId="77777777" w:rsidR="00BF75A1" w:rsidRPr="00BF75A1" w:rsidRDefault="00CB56E8" w:rsidP="00BF75A1">
      <w:pPr>
        <w:pStyle w:val="Heading3"/>
        <w:rPr>
          <w:rStyle w:val="Instructions"/>
          <w:rFonts w:ascii="Times New Roman" w:hAnsi="Times New Roman"/>
          <w:vanish w:val="0"/>
          <w:color w:val="auto"/>
        </w:rPr>
      </w:pPr>
      <w:bookmarkStart w:id="2580" w:name="_Toc148621624"/>
      <w:bookmarkStart w:id="2581" w:name="_Toc107570676"/>
      <w:r w:rsidRPr="00BB5514">
        <w:t>Assignment of</w:t>
      </w:r>
      <w:r w:rsidR="00C370F9">
        <w:t xml:space="preserve"> </w:t>
      </w:r>
      <w:r w:rsidRPr="00BB5514">
        <w:t>Treatment/Randomization Number</w:t>
      </w:r>
      <w:bookmarkEnd w:id="2580"/>
      <w:bookmarkEnd w:id="2581"/>
    </w:p>
    <w:p w14:paraId="4617DED6" w14:textId="7A77D8F5" w:rsidR="00BF75A1" w:rsidRPr="00230C1B" w:rsidRDefault="006B7357" w:rsidP="006D678C">
      <w:pPr>
        <w:pStyle w:val="Paragraph"/>
        <w:rPr>
          <w:shd w:val="clear" w:color="auto" w:fill="00FFFF"/>
        </w:rPr>
      </w:pPr>
      <w:r w:rsidRPr="006E74B0">
        <w:t xml:space="preserve">All eligible participants will be randomly allocated and will receive a </w:t>
      </w:r>
      <w:del w:id="2582" w:author="Powell, Deana" w:date="2023-10-19T15:28:00Z">
        <w:r w:rsidR="00E50B20">
          <w:delText>treatment</w:delText>
        </w:r>
        <w:r w:rsidR="00E50B20" w:rsidRPr="00230C1B">
          <w:delText>/</w:delText>
        </w:r>
      </w:del>
      <w:r w:rsidRPr="006E74B0">
        <w:t xml:space="preserve">randomization number. The </w:t>
      </w:r>
      <w:del w:id="2583" w:author="Powell, Deana" w:date="2023-10-19T15:28:00Z">
        <w:r w:rsidR="00E50B20">
          <w:delText>treatment</w:delText>
        </w:r>
        <w:r w:rsidR="00E50B20" w:rsidRPr="00230C1B">
          <w:delText>/</w:delText>
        </w:r>
      </w:del>
      <w:r w:rsidRPr="006E74B0">
        <w:t xml:space="preserve">randomization number identifies the participant for all procedures occurring after </w:t>
      </w:r>
      <w:del w:id="2584" w:author="Powell, Deana" w:date="2023-10-19T15:28:00Z">
        <w:r w:rsidR="00E50B20">
          <w:delText>treatment</w:delText>
        </w:r>
        <w:r w:rsidR="00E50B20" w:rsidRPr="00230C1B">
          <w:delText xml:space="preserve"> </w:delText>
        </w:r>
      </w:del>
      <w:r>
        <w:t>randomization</w:t>
      </w:r>
      <w:r w:rsidRPr="00B67D82">
        <w:t xml:space="preserve">. Once a </w:t>
      </w:r>
      <w:del w:id="2585" w:author="Powell, Deana" w:date="2023-10-19T15:28:00Z">
        <w:r w:rsidR="00E50B20">
          <w:delText>treatment</w:delText>
        </w:r>
        <w:r w:rsidR="00E50B20" w:rsidRPr="00230C1B">
          <w:delText>/</w:delText>
        </w:r>
      </w:del>
      <w:r w:rsidRPr="00B67D82">
        <w:t xml:space="preserve">randomization number is assigned to a participant, it can never be </w:t>
      </w:r>
      <w:del w:id="2586" w:author="Powell, Deana" w:date="2023-10-19T15:28:00Z">
        <w:r w:rsidR="00E50B20" w:rsidRPr="00230C1B">
          <w:delText>re-assigned</w:delText>
        </w:r>
      </w:del>
      <w:ins w:id="2587" w:author="Powell, Deana" w:date="2023-10-19T15:28:00Z">
        <w:r w:rsidRPr="00B67D82">
          <w:t>reassigned</w:t>
        </w:r>
      </w:ins>
      <w:r w:rsidRPr="00B67D82">
        <w:t xml:space="preserve"> to another participant.</w:t>
      </w:r>
    </w:p>
    <w:p w14:paraId="1CCC9255" w14:textId="62CB3AF8" w:rsidR="00DF33BC" w:rsidRDefault="006B7357" w:rsidP="00175811">
      <w:pPr>
        <w:pStyle w:val="Paragraph"/>
      </w:pPr>
      <w:r w:rsidRPr="006E74B0">
        <w:t xml:space="preserve">A single participant cannot be assigned more than 1 </w:t>
      </w:r>
      <w:del w:id="2588" w:author="Powell, Deana" w:date="2023-10-19T15:28:00Z">
        <w:r w:rsidR="00E50B20">
          <w:delText>treatment</w:delText>
        </w:r>
        <w:r w:rsidR="00E50B20" w:rsidRPr="00230C1B">
          <w:delText>/</w:delText>
        </w:r>
      </w:del>
      <w:r w:rsidRPr="006E74B0">
        <w:t>randomization number.</w:t>
      </w:r>
    </w:p>
    <w:p w14:paraId="6F169181" w14:textId="77777777" w:rsidR="00BB5514" w:rsidRPr="001131BF" w:rsidRDefault="006B7357" w:rsidP="001131BF">
      <w:pPr>
        <w:pStyle w:val="Heading3"/>
      </w:pPr>
      <w:bookmarkStart w:id="2589" w:name="_Toc148621625"/>
      <w:bookmarkStart w:id="2590" w:name="_Toc107570677"/>
      <w:r w:rsidRPr="001131BF">
        <w:t>Study Intervention Administration</w:t>
      </w:r>
      <w:bookmarkEnd w:id="2589"/>
      <w:bookmarkEnd w:id="2590"/>
    </w:p>
    <w:p w14:paraId="52B29D9D" w14:textId="77777777" w:rsidR="006E7D80" w:rsidRPr="00B01E4F" w:rsidRDefault="006B7357" w:rsidP="00350DB7">
      <w:pPr>
        <w:pStyle w:val="Paragraph"/>
      </w:pPr>
      <w:r w:rsidRPr="00B01E4F">
        <w:t>It is strongly preferred that participants receive the first dose of study intervention on the day of randomization. Study intervention should begin within 3 days of randomization.</w:t>
      </w:r>
    </w:p>
    <w:p w14:paraId="295565E8" w14:textId="77777777" w:rsidR="00C71A2E" w:rsidRPr="00AE2C76" w:rsidRDefault="006B7357" w:rsidP="001B2D7B">
      <w:pPr>
        <w:pStyle w:val="Paragraph"/>
        <w:rPr>
          <w:rStyle w:val="SuggestedOptional"/>
          <w:color w:val="auto"/>
        </w:rPr>
      </w:pPr>
      <w:r w:rsidRPr="006E7D80">
        <w:rPr>
          <w:b/>
          <w:bCs/>
        </w:rPr>
        <w:t>Pembrolizumab</w:t>
      </w:r>
      <w:r>
        <w:t xml:space="preserve">: </w:t>
      </w:r>
      <w:r w:rsidRPr="006E7D80">
        <w:t xml:space="preserve">Study intervention(s) will be administered by the investigator and/or </w:t>
      </w:r>
      <w:r>
        <w:t xml:space="preserve">study staff </w:t>
      </w:r>
      <w:r w:rsidRPr="006E7D80">
        <w:t>according to the specifications within the pharmacy manual.</w:t>
      </w:r>
    </w:p>
    <w:p w14:paraId="4C332EE7" w14:textId="77777777" w:rsidR="00C71A2E" w:rsidRDefault="006B7357" w:rsidP="00A730DD">
      <w:pPr>
        <w:pStyle w:val="Paragraph"/>
      </w:pPr>
      <w:r w:rsidRPr="006E7D80">
        <w:rPr>
          <w:b/>
          <w:bCs/>
        </w:rPr>
        <w:t>Lenvatinib/placebo</w:t>
      </w:r>
      <w:r w:rsidRPr="006E7D80">
        <w:t>:  Lenvatinib/placebo will be administered by the investigator and/or study staff in the clinic on Day 1 of each cycle, 0 to 4 hours after pembrolizumab. All other lenvatinib/placebo doses will be taken at home. Lenvatinib/placebo will be administered according to the specifications in the Pharmacy Manual. An extemporaneous suspension of lenvatinib capsules should be used for participants unable to swallow capsules, as detailed in the Pharmacy Manual. Please refer to Section 8.1.8.1 for further details.</w:t>
      </w:r>
    </w:p>
    <w:p w14:paraId="7462B23A" w14:textId="77777777" w:rsidR="00BB5514" w:rsidRPr="00BB5514" w:rsidRDefault="006B7357" w:rsidP="0005199C">
      <w:pPr>
        <w:pStyle w:val="Heading4"/>
      </w:pPr>
      <w:bookmarkStart w:id="2591" w:name="_Toc148621626"/>
      <w:bookmarkStart w:id="2592" w:name="_Toc107570678"/>
      <w:r w:rsidRPr="00BB5514">
        <w:t>Timing of Dose Administration</w:t>
      </w:r>
      <w:bookmarkEnd w:id="2591"/>
      <w:bookmarkEnd w:id="2592"/>
    </w:p>
    <w:p w14:paraId="095C4805" w14:textId="77777777" w:rsidR="00B01E4F" w:rsidRDefault="006B7357" w:rsidP="00B01E4F">
      <w:pPr>
        <w:pStyle w:val="Paragraph"/>
      </w:pPr>
      <w:r w:rsidRPr="00B01E4F">
        <w:rPr>
          <w:b/>
          <w:bCs/>
        </w:rPr>
        <w:t>Pembrolizumab</w:t>
      </w:r>
      <w:r>
        <w:t xml:space="preserve">: Pembrolizumab will be administered as a 30-minute IV infusion on Day 1 of each 21-day cycle. Sites should make every effort to target infusion timing to be as close </w:t>
      </w:r>
      <w:r>
        <w:lastRenderedPageBreak/>
        <w:t>to 30 minutes as possible. However, given the variability of infusion pumps from site to site, a window of – 5 minutes to +10 minutes is permitted (ie, infusion time is 30 minutes: –5 min/+10 min).</w:t>
      </w:r>
    </w:p>
    <w:p w14:paraId="34439F7D" w14:textId="77777777" w:rsidR="00B01E4F" w:rsidRDefault="006B7357" w:rsidP="00B01E4F">
      <w:pPr>
        <w:pStyle w:val="Paragraph"/>
      </w:pPr>
      <w:r>
        <w:t>After Cycle 1 Day 1, pembrolizumab may be administered up to 3 days before or after the scheduled Day 1 of each subsequent cycle due to administrative reasons.</w:t>
      </w:r>
    </w:p>
    <w:p w14:paraId="214A56AE" w14:textId="77777777" w:rsidR="00B01E4F" w:rsidRDefault="006B7357" w:rsidP="00B01E4F">
      <w:pPr>
        <w:pStyle w:val="Paragraph"/>
      </w:pPr>
      <w:r w:rsidRPr="00B01E4F">
        <w:rPr>
          <w:b/>
          <w:bCs/>
        </w:rPr>
        <w:t>Lenvatinib/placebo</w:t>
      </w:r>
      <w:r>
        <w:t>: Lenvatinib 20 mg (two 10-mg capsules) or matching placebo will be taken orally with water (with or without food) once daily at approximately the same time each day in each 21-day cycle. Day 1 of each cycle will be dosed in the clinic, 0-4 hours after pembrolizumab.</w:t>
      </w:r>
    </w:p>
    <w:p w14:paraId="3BEC03A3" w14:textId="77777777" w:rsidR="00B01E4F" w:rsidRDefault="006B7357" w:rsidP="00B01E4F">
      <w:pPr>
        <w:pStyle w:val="Paragraph"/>
      </w:pPr>
      <w:r>
        <w:t>If a lenvatinib/placebo dose is missed and cannot be taken within 12 hours, then that dose will be skipped, and the next dose will be taken at the usual time of administration.</w:t>
      </w:r>
    </w:p>
    <w:p w14:paraId="6854676B" w14:textId="77777777" w:rsidR="00BB5514" w:rsidRDefault="006B7357" w:rsidP="00B01E4F">
      <w:pPr>
        <w:pStyle w:val="Paragraph"/>
      </w:pPr>
      <w:r>
        <w:t>Lenvatinib capsules should be swallowed whole. Alternatively, the capsules can be dissolved in a small glass of liquid (ie, water or apple juice) if a participant is unable to swallow or has a feeding tube. See the Pharmacy Manual for additional information.</w:t>
      </w:r>
    </w:p>
    <w:p w14:paraId="131B2B39" w14:textId="77777777" w:rsidR="000028F2" w:rsidRPr="00706254" w:rsidRDefault="006B7357" w:rsidP="00557C98">
      <w:pPr>
        <w:pStyle w:val="Heading4"/>
      </w:pPr>
      <w:bookmarkStart w:id="2593" w:name="_Toc148621627"/>
      <w:bookmarkStart w:id="2594" w:name="_Toc107570679"/>
      <w:r w:rsidRPr="00706254">
        <w:t>Compliance</w:t>
      </w:r>
      <w:bookmarkEnd w:id="2593"/>
      <w:bookmarkEnd w:id="2594"/>
    </w:p>
    <w:p w14:paraId="1455E341" w14:textId="29A22D2A" w:rsidR="000028F2" w:rsidRDefault="006B7357" w:rsidP="00A84EE8">
      <w:pPr>
        <w:pStyle w:val="Paragraph"/>
      </w:pPr>
      <w:r>
        <w:t>Lenvatinib</w:t>
      </w:r>
      <w:del w:id="2595" w:author="Powell, Deana" w:date="2023-10-19T15:28:00Z">
        <w:r w:rsidR="00C316CC">
          <w:delText>/placebo</w:delText>
        </w:r>
      </w:del>
      <w:r>
        <w:t xml:space="preserve"> compliance will be calculated by the Sponsor based on the drug accountability documented by the site staff and monitored by the Sponsor/designee. The objective is 100% compliance and investigators and their staff should evaluate compliance at each visit and take appropriate steps to optimize compliance.</w:t>
      </w:r>
    </w:p>
    <w:p w14:paraId="5D89A5F1" w14:textId="77777777" w:rsidR="00BB5514" w:rsidRPr="00BB5514" w:rsidRDefault="006B7357" w:rsidP="0005199C">
      <w:pPr>
        <w:pStyle w:val="Heading3"/>
      </w:pPr>
      <w:bookmarkStart w:id="2596" w:name="_Toc148621628"/>
      <w:bookmarkStart w:id="2597" w:name="_Toc107570680"/>
      <w:r w:rsidRPr="00BB5514">
        <w:t>Discontinuation and Withdrawal</w:t>
      </w:r>
      <w:bookmarkEnd w:id="2596"/>
      <w:bookmarkEnd w:id="2597"/>
    </w:p>
    <w:p w14:paraId="04AFEFF6" w14:textId="4DAB5B68" w:rsidR="006C262D" w:rsidRPr="00DE5DA6" w:rsidRDefault="00D344B4" w:rsidP="006C262D">
      <w:pPr>
        <w:pStyle w:val="Paragraph"/>
      </w:pPr>
      <w:r w:rsidRPr="00724983">
        <w:t xml:space="preserve">Participants who discontinue study intervention </w:t>
      </w:r>
      <w:del w:id="2598" w:author="Powell, Deana" w:date="2023-10-19T15:28:00Z">
        <w:r w:rsidR="00D80FE3" w:rsidRPr="00DE5DA6">
          <w:delText>prior to</w:delText>
        </w:r>
      </w:del>
      <w:ins w:id="2599" w:author="Powell, Deana" w:date="2023-10-19T15:28:00Z">
        <w:r w:rsidRPr="00724983">
          <w:t>before</w:t>
        </w:r>
      </w:ins>
      <w:r w:rsidRPr="00724983">
        <w:t xml:space="preserve"> completion of the</w:t>
      </w:r>
      <w:r w:rsidR="00653F4A" w:rsidRPr="00724983">
        <w:t xml:space="preserve"> </w:t>
      </w:r>
      <w:r w:rsidRPr="00B01E4F">
        <w:t xml:space="preserve">treatment period </w:t>
      </w:r>
      <w:r w:rsidRPr="00EB7E14">
        <w:t>should be encouraged to continue to be followed for all remaining study visits</w:t>
      </w:r>
      <w:r w:rsidRPr="00A4359D">
        <w:t xml:space="preserve"> </w:t>
      </w:r>
      <w:r w:rsidRPr="00B01E4F">
        <w:t>as outlined in the SoA</w:t>
      </w:r>
      <w:r w:rsidRPr="001E56DF">
        <w:t>.</w:t>
      </w:r>
    </w:p>
    <w:p w14:paraId="6C9568F0" w14:textId="52C50C77" w:rsidR="00567926" w:rsidRPr="00E7797D" w:rsidRDefault="00D80FE3" w:rsidP="006C262D">
      <w:pPr>
        <w:pStyle w:val="Paragraph"/>
      </w:pPr>
      <w:del w:id="2600" w:author="Powell, Deana" w:date="2023-10-19T15:28:00Z">
        <w:r w:rsidRPr="00DE5DA6">
          <w:delText>When a participant withdraws</w:delText>
        </w:r>
      </w:del>
      <w:ins w:id="2601" w:author="Powell, Deana" w:date="2023-10-19T15:28:00Z">
        <w:r w:rsidR="00D344B4" w:rsidRPr="00C40C83">
          <w:t>Participants who withdraw</w:t>
        </w:r>
      </w:ins>
      <w:r w:rsidR="00D344B4" w:rsidRPr="00C40C83">
        <w:t xml:space="preserve"> from </w:t>
      </w:r>
      <w:del w:id="2602" w:author="Powell, Deana" w:date="2023-10-19T15:28:00Z">
        <w:r w:rsidRPr="00DE5DA6">
          <w:delText xml:space="preserve">participation in </w:delText>
        </w:r>
      </w:del>
      <w:r w:rsidR="00D344B4" w:rsidRPr="00C40C83">
        <w:t>the study</w:t>
      </w:r>
      <w:del w:id="2603" w:author="Powell, Deana" w:date="2023-10-19T15:28:00Z">
        <w:r w:rsidRPr="00DE5DA6">
          <w:delText>,</w:delText>
        </w:r>
      </w:del>
      <w:ins w:id="2604" w:author="Powell, Deana" w:date="2023-10-19T15:28:00Z">
        <w:r w:rsidR="00D344B4" w:rsidRPr="00C40C83">
          <w:t xml:space="preserve"> should be encouraged to complete</w:t>
        </w:r>
      </w:ins>
      <w:r w:rsidR="00D344B4" w:rsidRPr="00C40C83">
        <w:t xml:space="preserve"> all applicable activities scheduled for the </w:t>
      </w:r>
      <w:r w:rsidR="00B01E4F">
        <w:t>End-of-Treatment visit</w:t>
      </w:r>
      <w:r w:rsidR="00D344B4" w:rsidRPr="00EB7E14">
        <w:rPr>
          <w:rStyle w:val="SuggestedOptional"/>
        </w:rPr>
        <w:t xml:space="preserve"> </w:t>
      </w:r>
      <w:del w:id="2605" w:author="Powell, Deana" w:date="2023-10-19T15:28:00Z">
        <w:r w:rsidRPr="00551D60">
          <w:delText>should be performed (</w:delText>
        </w:r>
      </w:del>
      <w:r w:rsidR="00D344B4" w:rsidRPr="00C40C83">
        <w:t>at the time of withdrawal</w:t>
      </w:r>
      <w:del w:id="2606" w:author="Powell, Deana" w:date="2023-10-19T15:28:00Z">
        <w:r w:rsidRPr="00551D60">
          <w:delText>).</w:delText>
        </w:r>
      </w:del>
      <w:ins w:id="2607" w:author="Powell, Deana" w:date="2023-10-19T15:28:00Z">
        <w:r w:rsidR="00D344B4" w:rsidRPr="00C40C83">
          <w:t>.</w:t>
        </w:r>
      </w:ins>
      <w:r w:rsidR="00D344B4" w:rsidRPr="00C40C83">
        <w:t xml:space="preserve"> Any AEs that are present at the time of withdrawal should be followed in accordance with the safety requirements outlined in</w:t>
      </w:r>
      <w:r w:rsidR="00653F4A" w:rsidRPr="00B01E4F">
        <w:t xml:space="preserve"> </w:t>
      </w:r>
      <w:r w:rsidR="00D344B4" w:rsidRPr="00B01E4F">
        <w:t>Section</w:t>
      </w:r>
      <w:r w:rsidR="002A233D" w:rsidRPr="00B01E4F">
        <w:t> </w:t>
      </w:r>
      <w:r w:rsidR="00D344B4" w:rsidRPr="00B01E4F">
        <w:t>8.4</w:t>
      </w:r>
      <w:r w:rsidR="00D344B4" w:rsidRPr="00E7797D">
        <w:t>.</w:t>
      </w:r>
    </w:p>
    <w:p w14:paraId="62B28A2E" w14:textId="77777777" w:rsidR="00BB5514" w:rsidRPr="00BB5514" w:rsidRDefault="006B7357" w:rsidP="00663EC3">
      <w:pPr>
        <w:pStyle w:val="Heading3"/>
      </w:pPr>
      <w:bookmarkStart w:id="2608" w:name="_Toc148621629"/>
      <w:bookmarkStart w:id="2609" w:name="_Toc107570681"/>
      <w:r w:rsidRPr="00BB5514">
        <w:t>Participant Blinding/Unblinding</w:t>
      </w:r>
      <w:bookmarkEnd w:id="2608"/>
      <w:bookmarkEnd w:id="2609"/>
    </w:p>
    <w:p w14:paraId="766BFC58" w14:textId="77777777" w:rsidR="001445F7" w:rsidRDefault="006B7357" w:rsidP="00B30625">
      <w:pPr>
        <w:pStyle w:val="Paragraph"/>
        <w:rPr>
          <w:ins w:id="2610" w:author="Powell, Deana" w:date="2023-10-19T15:28:00Z"/>
        </w:rPr>
      </w:pPr>
      <w:ins w:id="2611" w:author="Powell, Deana" w:date="2023-10-19T15:28:00Z">
        <w:r>
          <w:t>After</w:t>
        </w:r>
        <w:r w:rsidR="0013773A">
          <w:t xml:space="preserve"> efficacy IA2, the study was unblinded</w:t>
        </w:r>
        <w:r w:rsidR="0040723A">
          <w:t xml:space="preserve"> on 16-Aug-2023</w:t>
        </w:r>
        <w:r w:rsidR="00704C1B">
          <w:t>.</w:t>
        </w:r>
        <w:r w:rsidR="0013773A">
          <w:t xml:space="preserve"> Original protocol text that is contained in this section has been retained for reference</w:t>
        </w:r>
        <w:r w:rsidR="00297A75">
          <w:t>.</w:t>
        </w:r>
      </w:ins>
    </w:p>
    <w:p w14:paraId="27BCC2EB" w14:textId="77777777" w:rsidR="00FE743A" w:rsidRPr="00B30625" w:rsidRDefault="006B7357" w:rsidP="00B30625">
      <w:pPr>
        <w:pStyle w:val="Paragraph"/>
      </w:pPr>
      <w:r w:rsidRPr="00B30625">
        <w:lastRenderedPageBreak/>
        <w:t>STUDY INTERVENTION IDENTIFICATION INFORMATION IS TO BE UNMASKED ONLY IF NECESSARY FOR THE WELFARE OF THE PARTICIPANT. EVERY EFFORT SHOULD BE MADE NOT TO UNBLIND.</w:t>
      </w:r>
    </w:p>
    <w:p w14:paraId="0F8E6A18" w14:textId="2208CEB7" w:rsidR="00FE743A" w:rsidRPr="00B30625" w:rsidRDefault="000F6980" w:rsidP="00B30625">
      <w:pPr>
        <w:pStyle w:val="Paragraph"/>
      </w:pPr>
      <w:r w:rsidRPr="00B30625">
        <w:t xml:space="preserve">For emergency situations where the investigator or medically qualified designee (consistent with local requirements) needs to identify the intervention used by a participant and/or the dosage administered, he/she will contact the emergency unblinding call center by telephone and make a request for emergency unblinding. As requested by the investigator or medically qualified designee, the emergency unblinding call center will provide the information to him/her promptly and report unblinding to the Sponsor. </w:t>
      </w:r>
      <w:del w:id="2612" w:author="Powell, Deana" w:date="2023-10-19T15:28:00Z">
        <w:r w:rsidR="009C676D" w:rsidRPr="00142847">
          <w:delText>Prior to</w:delText>
        </w:r>
      </w:del>
      <w:ins w:id="2613" w:author="Powell, Deana" w:date="2023-10-19T15:28:00Z">
        <w:r w:rsidRPr="00B30625">
          <w:t>Before</w:t>
        </w:r>
      </w:ins>
      <w:r w:rsidRPr="00B30625">
        <w:t xml:space="preserve"> contacting the emergency unblinding call center to request unblinding of a participant’s intervention assignment, the investigator who is a qualified physician should make reasonable attempts to enter the</w:t>
      </w:r>
      <w:r w:rsidRPr="009C3CD2">
        <w:t xml:space="preserve"> </w:t>
      </w:r>
      <w:r w:rsidRPr="00594F94">
        <w:t>toxicity grade</w:t>
      </w:r>
      <w:r w:rsidRPr="009C3CD2">
        <w:t xml:space="preserve"> of the AEs observed, the relation to study intervention, the reason thereof, etc</w:t>
      </w:r>
      <w:del w:id="2614" w:author="Powell, Deana" w:date="2023-10-19T15:28:00Z">
        <w:r w:rsidR="009C676D">
          <w:delText>.,</w:delText>
        </w:r>
      </w:del>
      <w:ins w:id="2615" w:author="Powell, Deana" w:date="2023-10-19T15:28:00Z">
        <w:r w:rsidRPr="009C3CD2">
          <w:t>,</w:t>
        </w:r>
      </w:ins>
      <w:r w:rsidRPr="009C3CD2">
        <w:t xml:space="preserve"> in the medical </w:t>
      </w:r>
      <w:del w:id="2616" w:author="Powell, Deana" w:date="2023-10-19T15:28:00Z">
        <w:r w:rsidR="009C676D">
          <w:delText>chart</w:delText>
        </w:r>
      </w:del>
      <w:ins w:id="2617" w:author="Powell, Deana" w:date="2023-10-19T15:28:00Z">
        <w:r w:rsidRPr="009C3CD2">
          <w:t>record</w:t>
        </w:r>
      </w:ins>
      <w:r w:rsidRPr="009C3CD2">
        <w:t xml:space="preserve">. If it is not possible to record this assessment in the </w:t>
      </w:r>
      <w:del w:id="2618" w:author="Powell, Deana" w:date="2023-10-19T15:28:00Z">
        <w:r w:rsidR="009C676D">
          <w:delText>chart prior to</w:delText>
        </w:r>
      </w:del>
      <w:ins w:id="2619" w:author="Powell, Deana" w:date="2023-10-19T15:28:00Z">
        <w:r w:rsidRPr="009C3CD2">
          <w:t>medical record before</w:t>
        </w:r>
      </w:ins>
      <w:r w:rsidRPr="009C3CD2">
        <w:t xml:space="preserve"> the unblinding, the unblinding should not be delayed.</w:t>
      </w:r>
    </w:p>
    <w:p w14:paraId="6588E173" w14:textId="46EF0E02" w:rsidR="00FE743A" w:rsidRPr="00B30625" w:rsidRDefault="009C676D" w:rsidP="00B30625">
      <w:pPr>
        <w:pStyle w:val="Paragraph"/>
      </w:pPr>
      <w:del w:id="2620" w:author="Powell, Deana" w:date="2023-10-19T15:28:00Z">
        <w:r>
          <w:delText>In the event that</w:delText>
        </w:r>
      </w:del>
      <w:ins w:id="2621" w:author="Powell, Deana" w:date="2023-10-19T15:28:00Z">
        <w:r w:rsidR="006B7357" w:rsidRPr="00B30625">
          <w:t>If</w:t>
        </w:r>
      </w:ins>
      <w:r w:rsidR="006B7357" w:rsidRPr="00B30625">
        <w:t xml:space="preserve"> unblinding has occurred, the circumstances around the unblinding (eg, date, reason, and person performing the unblinding) must be documented promptly, and the Sponsor Clinical Director notified as soon as possible.</w:t>
      </w:r>
    </w:p>
    <w:p w14:paraId="4F3DE499" w14:textId="5BF94029" w:rsidR="00FE743A" w:rsidRPr="00B30625" w:rsidRDefault="000F6980" w:rsidP="00B30625">
      <w:pPr>
        <w:pStyle w:val="Paragraph"/>
      </w:pPr>
      <w:r w:rsidRPr="00B30625">
        <w:t>Once an emergency unblinding</w:t>
      </w:r>
      <w:del w:id="2622" w:author="Powell, Deana" w:date="2023-10-19T15:28:00Z">
        <w:r w:rsidR="009C676D">
          <w:delText xml:space="preserve"> </w:delText>
        </w:r>
        <w:r w:rsidR="00E544DD">
          <w:delText xml:space="preserve">    </w:delText>
        </w:r>
        <w:r w:rsidR="009C676D" w:rsidRPr="00142847">
          <w:delText xml:space="preserve"> </w:delText>
        </w:r>
        <w:r w:rsidR="009C676D">
          <w:delText>that is part of the study design</w:delText>
        </w:r>
      </w:del>
      <w:r w:rsidRPr="009C3CD2">
        <w:t xml:space="preserve"> has taken place, the investigator, site personnel, and Sponsor personnel may be unblinded so that the appropriate follow-up medical care can be provided to the participant.</w:t>
      </w:r>
    </w:p>
    <w:p w14:paraId="1477AA09" w14:textId="77777777" w:rsidR="00594F94" w:rsidRPr="00594F94" w:rsidRDefault="006B7357" w:rsidP="00594F94">
      <w:pPr>
        <w:pStyle w:val="Paragraph"/>
        <w:rPr>
          <w:u w:val="single"/>
        </w:rPr>
      </w:pPr>
      <w:r w:rsidRPr="00594F94">
        <w:rPr>
          <w:u w:val="single"/>
        </w:rPr>
        <w:t>Nonemergency Unblinding</w:t>
      </w:r>
    </w:p>
    <w:p w14:paraId="4DC2D6B0" w14:textId="77777777" w:rsidR="00594F94" w:rsidRDefault="006B7357" w:rsidP="00594F94">
      <w:pPr>
        <w:pStyle w:val="Paragraph"/>
      </w:pPr>
      <w:r>
        <w:t>After Sponsor consultation, participants may be unblinded if knowledge of treatment arm is required to guide future treatment decisions for the participant. Participants must have centrally-verified PD and study intervention must be permanently discontinued for nonemergency unblinding to be considered.</w:t>
      </w:r>
    </w:p>
    <w:p w14:paraId="46B2F95A" w14:textId="77777777" w:rsidR="00594F94" w:rsidRDefault="006B7357" w:rsidP="00594F94">
      <w:pPr>
        <w:pStyle w:val="Paragraph"/>
      </w:pPr>
      <w:r>
        <w:t>For nonemergency unblinding (eg, after cases of centrally-verified PD and treatment discontinuation) IRT should be used to unblind the participant’s treatment assignment. The emergency unblinding call center should not be used for this purpose.</w:t>
      </w:r>
    </w:p>
    <w:p w14:paraId="5B14BC3F" w14:textId="77777777" w:rsidR="00FE743A" w:rsidRDefault="006B7357" w:rsidP="00594F94">
      <w:pPr>
        <w:pStyle w:val="Paragraph"/>
      </w:pPr>
      <w:r>
        <w:t>Participants whose treatment assignment has been unblinded for any reason will continue to be monitored in the study.</w:t>
      </w:r>
    </w:p>
    <w:p w14:paraId="63B5ADEC" w14:textId="77777777" w:rsidR="00BB5514" w:rsidRPr="00BB5514" w:rsidRDefault="006B7357" w:rsidP="00663EC3">
      <w:pPr>
        <w:pStyle w:val="Heading3"/>
      </w:pPr>
      <w:bookmarkStart w:id="2623" w:name="_Toc148621630"/>
      <w:bookmarkStart w:id="2624" w:name="_Toc107570682"/>
      <w:r w:rsidRPr="00BB5514">
        <w:t>Calibration of Equipment</w:t>
      </w:r>
      <w:bookmarkEnd w:id="2623"/>
      <w:bookmarkEnd w:id="2624"/>
    </w:p>
    <w:p w14:paraId="4BDE191D" w14:textId="77777777" w:rsidR="004D1EFA" w:rsidRDefault="006B7357" w:rsidP="00F06861">
      <w:pPr>
        <w:pStyle w:val="Paragraph"/>
      </w:pPr>
      <w:r w:rsidRPr="00D03846">
        <w:t xml:space="preserve">The investigator or qualified designee has the responsibility to ensure that any device or instrument used for a clinical evaluation/test during a clinical study that provides information about inclusion/exclusion criteria and/or safety or efficacy parameters shall be suitably calibrated and/or maintained to ensure that the data obtained are reliable and/or reproducible. </w:t>
      </w:r>
      <w:r w:rsidRPr="00D03846">
        <w:lastRenderedPageBreak/>
        <w:t>Documentation of equipment calibration must be retained as source documentation at the study site.</w:t>
      </w:r>
    </w:p>
    <w:p w14:paraId="31743ED4" w14:textId="77777777" w:rsidR="00594F94" w:rsidRPr="00C77521" w:rsidRDefault="000F6980" w:rsidP="00C77521">
      <w:pPr>
        <w:pStyle w:val="Heading3"/>
      </w:pPr>
      <w:bookmarkStart w:id="2625" w:name="_Toc148621631"/>
      <w:bookmarkStart w:id="2626" w:name="_Toc107570683"/>
      <w:r w:rsidRPr="00777F38">
        <w:t>Tumor Tissue for Biomarker Status</w:t>
      </w:r>
      <w:bookmarkEnd w:id="2625"/>
      <w:bookmarkEnd w:id="2626"/>
    </w:p>
    <w:p w14:paraId="539B1D96" w14:textId="77777777" w:rsidR="00594F94" w:rsidRDefault="006B7357" w:rsidP="00135CA1">
      <w:pPr>
        <w:pStyle w:val="Paragraph"/>
        <w:keepNext/>
      </w:pPr>
      <w:bookmarkStart w:id="2627" w:name="_Hlk36028671"/>
      <w:r w:rsidRPr="00777F38">
        <w:t>During the screening period, a tumor sample for each participant is required and is to be:</w:t>
      </w:r>
    </w:p>
    <w:p w14:paraId="00CAE3C7" w14:textId="77777777" w:rsidR="00594F94" w:rsidRPr="00135CA1" w:rsidRDefault="000F6980" w:rsidP="00A02269">
      <w:pPr>
        <w:pStyle w:val="ListBullet"/>
        <w:rPr>
          <w:rFonts w:cs="Arial"/>
          <w:bCs/>
          <w:szCs w:val="48"/>
        </w:rPr>
      </w:pPr>
      <w:r w:rsidRPr="00777F38">
        <w:rPr>
          <w:rFonts w:cs="Arial"/>
          <w:bCs/>
          <w:szCs w:val="48"/>
        </w:rPr>
        <w:t>A newly obtained</w:t>
      </w:r>
      <w:r w:rsidRPr="00135CA1">
        <w:t xml:space="preserve"> </w:t>
      </w:r>
      <w:r w:rsidRPr="00C77521">
        <w:t>core</w:t>
      </w:r>
      <w:r w:rsidR="00C77521">
        <w:t xml:space="preserve"> or</w:t>
      </w:r>
      <w:r w:rsidRPr="00C77521">
        <w:t xml:space="preserve"> incisional</w:t>
      </w:r>
      <w:r w:rsidRPr="003B7A69">
        <w:t xml:space="preserve"> biopsy of a tumor lesion, which was not previously irradiated</w:t>
      </w:r>
      <w:bookmarkEnd w:id="2627"/>
    </w:p>
    <w:p w14:paraId="041F5225" w14:textId="77777777" w:rsidR="00C2080C" w:rsidRDefault="001615E7" w:rsidP="009469D7">
      <w:pPr>
        <w:pStyle w:val="Paragraph"/>
        <w:ind w:left="720"/>
        <w:rPr>
          <w:del w:id="2628" w:author="Powell, Deana" w:date="2023-10-19T15:28:00Z"/>
        </w:rPr>
      </w:pPr>
      <w:del w:id="2629" w:author="Powell, Deana" w:date="2023-10-19T15:28:00Z">
        <w:r>
          <w:delText>O</w:delText>
        </w:r>
        <w:r w:rsidR="00A628CB">
          <w:delText>R</w:delText>
        </w:r>
      </w:del>
    </w:p>
    <w:p w14:paraId="02910C6F" w14:textId="77777777" w:rsidR="00594F94" w:rsidRPr="00777F38" w:rsidRDefault="00594F94" w:rsidP="00135CA1">
      <w:pPr>
        <w:pStyle w:val="ListEnd"/>
        <w:rPr>
          <w:ins w:id="2630" w:author="Powell, Deana" w:date="2023-10-19T15:28:00Z"/>
        </w:rPr>
      </w:pPr>
    </w:p>
    <w:p w14:paraId="1196A837" w14:textId="77777777" w:rsidR="00594F94" w:rsidRPr="00777F38" w:rsidRDefault="006B7357" w:rsidP="007D0FE5">
      <w:pPr>
        <w:pStyle w:val="Paragraph"/>
        <w:rPr>
          <w:ins w:id="2631" w:author="Powell, Deana" w:date="2023-10-19T15:28:00Z"/>
        </w:rPr>
      </w:pPr>
      <w:ins w:id="2632" w:author="Powell, Deana" w:date="2023-10-19T15:28:00Z">
        <w:r w:rsidRPr="00777F38">
          <w:t>Or</w:t>
        </w:r>
      </w:ins>
    </w:p>
    <w:p w14:paraId="5BBFF332" w14:textId="77777777" w:rsidR="00594F94" w:rsidRPr="00777F38" w:rsidRDefault="006B7357" w:rsidP="00A02269">
      <w:pPr>
        <w:pStyle w:val="ListBullet"/>
        <w:rPr>
          <w:rFonts w:cs="Arial"/>
          <w:bCs/>
          <w:szCs w:val="48"/>
        </w:rPr>
      </w:pPr>
      <w:r w:rsidRPr="00777F38">
        <w:rPr>
          <w:rFonts w:cs="Arial"/>
          <w:bCs/>
          <w:szCs w:val="48"/>
        </w:rPr>
        <w:t>An archival tumor tissue sample if a new biopsy is unavailable (depending on protocol requirements)</w:t>
      </w:r>
    </w:p>
    <w:p w14:paraId="6DE1B2F8" w14:textId="77777777" w:rsidR="00594F94" w:rsidRDefault="00594F94" w:rsidP="005F0BDA">
      <w:pPr>
        <w:pStyle w:val="ListEnd"/>
      </w:pPr>
    </w:p>
    <w:p w14:paraId="069BC889" w14:textId="77777777" w:rsidR="00594F94" w:rsidRDefault="006B7357" w:rsidP="00A02269">
      <w:pPr>
        <w:pStyle w:val="Paragraph"/>
      </w:pPr>
      <w:r w:rsidRPr="00777F38">
        <w:t>FFPE tissue blocks are preferred to slides. Newly obtained biopsies are preferred to archived tissue.</w:t>
      </w:r>
    </w:p>
    <w:p w14:paraId="2168EDBD" w14:textId="77777777" w:rsidR="00594F94" w:rsidRDefault="000F6980" w:rsidP="00A02269">
      <w:pPr>
        <w:pStyle w:val="Paragraph"/>
      </w:pPr>
      <w:r w:rsidRPr="00777F38">
        <w:t>Details pertaining to tumor tissue submission can be found in the</w:t>
      </w:r>
      <w:r w:rsidRPr="00135CA1">
        <w:t xml:space="preserve"> </w:t>
      </w:r>
      <w:r w:rsidRPr="00C77521">
        <w:t>Procedures</w:t>
      </w:r>
      <w:r>
        <w:t xml:space="preserve"> </w:t>
      </w:r>
      <w:r w:rsidRPr="00135CA1">
        <w:t>Manual</w:t>
      </w:r>
      <w:r w:rsidRPr="003B7A69">
        <w:t>.</w:t>
      </w:r>
    </w:p>
    <w:p w14:paraId="51752774" w14:textId="04EAA2E8" w:rsidR="00594F94" w:rsidRDefault="000F6980" w:rsidP="00A02269">
      <w:pPr>
        <w:pStyle w:val="Paragraph"/>
      </w:pPr>
      <w:r w:rsidRPr="00777F38">
        <w:t xml:space="preserve">The central laboratory will use the tissue sample to ascertain PD-L1 status using the PD-L1 IHC 22C3 pharmDx (Investigational Use Only) diagnostic kit. The diagnostic test </w:t>
      </w:r>
      <w:del w:id="2633" w:author="Powell, Deana" w:date="2023-10-19T15:28:00Z">
        <w:r w:rsidR="00416840">
          <w:delText xml:space="preserve">that will be used to confirm the PD-L1 </w:delText>
        </w:r>
        <w:r w:rsidR="00596025">
          <w:delText>(</w:delText>
        </w:r>
        <w:r w:rsidR="00416840">
          <w:delText>CPS</w:delText>
        </w:r>
        <w:r w:rsidR="00596025">
          <w:delText xml:space="preserve"> </w:delText>
        </w:r>
        <w:r w:rsidR="00416840">
          <w:delText>≥1</w:delText>
        </w:r>
        <w:r w:rsidR="00596025">
          <w:delText>)</w:delText>
        </w:r>
        <w:r w:rsidR="00416840">
          <w:delText xml:space="preserve"> status for eligibility </w:delText>
        </w:r>
      </w:del>
      <w:r w:rsidRPr="00777F38">
        <w:t xml:space="preserve">is identical to the US FDA-approved </w:t>
      </w:r>
      <w:del w:id="2634" w:author="Powell, Deana" w:date="2023-10-19T15:28:00Z">
        <w:r w:rsidR="00416840">
          <w:delText xml:space="preserve">Dako </w:delText>
        </w:r>
      </w:del>
      <w:r w:rsidRPr="00777F38">
        <w:t>PD-L1 IHC 22C3 pharmDx diagnostic kit</w:t>
      </w:r>
      <w:del w:id="2635" w:author="Powell, Deana" w:date="2023-10-19T15:28:00Z">
        <w:r w:rsidR="00416840">
          <w:delText>.</w:delText>
        </w:r>
      </w:del>
      <w:ins w:id="2636" w:author="Powell, Deana" w:date="2023-10-19T15:28:00Z">
        <w:r w:rsidRPr="00777F38">
          <w:t xml:space="preserve"> except it is labeled IUO.</w:t>
        </w:r>
      </w:ins>
      <w:r w:rsidRPr="00777F38">
        <w:t xml:space="preserve"> The PD-L1 IHC 22C3 pharmDx assay kit is currently approved to</w:t>
      </w:r>
      <w:r w:rsidRPr="007533C0">
        <w:t xml:space="preserve"> </w:t>
      </w:r>
      <w:r w:rsidR="00C77521">
        <w:t xml:space="preserve">select participants with </w:t>
      </w:r>
      <w:del w:id="2637" w:author="Powell, Deana" w:date="2023-10-19T15:28:00Z">
        <w:r w:rsidR="00416840">
          <w:delText>HSNCC</w:delText>
        </w:r>
      </w:del>
      <w:ins w:id="2638" w:author="Powell, Deana" w:date="2023-10-19T15:28:00Z">
        <w:r w:rsidR="00C77521">
          <w:t>HNSCC</w:t>
        </w:r>
      </w:ins>
      <w:r w:rsidRPr="007835C1">
        <w:t xml:space="preserve"> for treatment with pembrolizumab.</w:t>
      </w:r>
    </w:p>
    <w:p w14:paraId="16776509" w14:textId="77777777" w:rsidR="00594F94" w:rsidRDefault="006B7357" w:rsidP="00A02269">
      <w:pPr>
        <w:pStyle w:val="Paragraph"/>
      </w:pPr>
      <w:r>
        <w:t>The PD-L1 CPS1 result will be unmasked to the site.</w:t>
      </w:r>
    </w:p>
    <w:p w14:paraId="29B9F5CB" w14:textId="77777777" w:rsidR="00BB5514" w:rsidRPr="00BB5514" w:rsidRDefault="00CB56E8" w:rsidP="00663EC3">
      <w:pPr>
        <w:pStyle w:val="Heading2"/>
      </w:pPr>
      <w:bookmarkStart w:id="2639" w:name="_Toc148621632"/>
      <w:bookmarkStart w:id="2640" w:name="_Toc107570684"/>
      <w:r w:rsidRPr="00BB5514">
        <w:t>Efficacy Assessments</w:t>
      </w:r>
      <w:bookmarkEnd w:id="2639"/>
      <w:bookmarkEnd w:id="2640"/>
    </w:p>
    <w:p w14:paraId="3ACB5EE5" w14:textId="77777777" w:rsidR="00E424B5" w:rsidRDefault="000F6980" w:rsidP="00E424B5">
      <w:pPr>
        <w:pStyle w:val="Heading3"/>
      </w:pPr>
      <w:bookmarkStart w:id="2641" w:name="_Toc148621633"/>
      <w:bookmarkStart w:id="2642" w:name="_Toc107570685"/>
      <w:r w:rsidRPr="00E424B5">
        <w:t>Tumor Imaging and Assessment of Disease</w:t>
      </w:r>
      <w:bookmarkEnd w:id="2641"/>
      <w:bookmarkEnd w:id="2642"/>
    </w:p>
    <w:p w14:paraId="27043DB3" w14:textId="77777777" w:rsidR="00B518FE" w:rsidRPr="001F1197" w:rsidRDefault="006B7357" w:rsidP="001F1197">
      <w:pPr>
        <w:pStyle w:val="Paragraph"/>
      </w:pPr>
      <w:bookmarkStart w:id="2643" w:name="_Hlk72499666"/>
      <w:r w:rsidRPr="001F1197">
        <w:t xml:space="preserve">Throughout this section, the term </w:t>
      </w:r>
      <w:r w:rsidR="003B54E6">
        <w:t>‘</w:t>
      </w:r>
      <w:r w:rsidRPr="001F1197">
        <w:t>scan</w:t>
      </w:r>
      <w:r w:rsidR="003B54E6">
        <w:t>’</w:t>
      </w:r>
      <w:r w:rsidRPr="001F1197">
        <w:t xml:space="preserve"> refers to any medical imaging data used to assess tumor burden and may include cross-sectional imaging (such as CT or MRI), </w:t>
      </w:r>
      <w:ins w:id="2644" w:author="Powell, Deana" w:date="2023-10-19T15:28:00Z">
        <w:r w:rsidRPr="001F1197">
          <w:t xml:space="preserve">medical photography, </w:t>
        </w:r>
      </w:ins>
      <w:r w:rsidRPr="001F1197">
        <w:t>or other methods as specified in this protocol.</w:t>
      </w:r>
    </w:p>
    <w:bookmarkEnd w:id="2643"/>
    <w:p w14:paraId="68BFD2F1" w14:textId="77777777" w:rsidR="001445F7" w:rsidRDefault="006B7357" w:rsidP="001445F7">
      <w:pPr>
        <w:pStyle w:val="Paragraph"/>
        <w:rPr>
          <w:ins w:id="2645" w:author="Powell, Deana" w:date="2023-10-19T15:28:00Z"/>
        </w:rPr>
      </w:pPr>
      <w:ins w:id="2646" w:author="Powell, Deana" w:date="2023-10-19T15:28:00Z">
        <w:r>
          <w:t xml:space="preserve">As of Amendment 05: Central tumor response assessments will be discontinued. Imaging scans will no longer be submitted to the iCRO nor read by BICR. </w:t>
        </w:r>
        <w:r w:rsidR="00891F73" w:rsidRPr="0059057D">
          <w:rPr>
            <w:lang w:val="en-GB"/>
          </w:rPr>
          <w:t xml:space="preserve">Participants </w:t>
        </w:r>
        <w:r w:rsidR="0085485B">
          <w:rPr>
            <w:lang w:val="en-GB"/>
          </w:rPr>
          <w:t>s</w:t>
        </w:r>
        <w:r w:rsidR="00891F73" w:rsidRPr="0059057D">
          <w:rPr>
            <w:lang w:val="en-GB"/>
          </w:rPr>
          <w:t xml:space="preserve">till on study </w:t>
        </w:r>
        <w:r w:rsidR="0085485B">
          <w:rPr>
            <w:lang w:val="en-GB"/>
          </w:rPr>
          <w:t>intervention</w:t>
        </w:r>
        <w:r w:rsidR="00891F73" w:rsidRPr="0059057D">
          <w:rPr>
            <w:lang w:val="en-GB"/>
          </w:rPr>
          <w:t xml:space="preserve"> </w:t>
        </w:r>
        <w:r w:rsidR="00891F73">
          <w:rPr>
            <w:lang w:val="en-GB"/>
          </w:rPr>
          <w:t xml:space="preserve">and participants in Efficacy Follow-up </w:t>
        </w:r>
        <w:r w:rsidR="00891F73" w:rsidRPr="0059057D">
          <w:rPr>
            <w:lang w:val="en-GB"/>
          </w:rPr>
          <w:t>should continue tumor imaging</w:t>
        </w:r>
        <w:r w:rsidR="00891F73">
          <w:rPr>
            <w:lang w:val="en-GB"/>
          </w:rPr>
          <w:t xml:space="preserve"> and </w:t>
        </w:r>
        <w:r w:rsidR="00891F73">
          <w:rPr>
            <w:lang w:val="en-GB"/>
          </w:rPr>
          <w:lastRenderedPageBreak/>
          <w:t>investigator assessments of imaging</w:t>
        </w:r>
        <w:r w:rsidR="00891F73" w:rsidRPr="0059057D">
          <w:rPr>
            <w:lang w:val="en-GB"/>
          </w:rPr>
          <w:t xml:space="preserve"> per protocol</w:t>
        </w:r>
        <w:r w:rsidR="00891F73">
          <w:rPr>
            <w:lang w:val="en-GB"/>
          </w:rPr>
          <w:t xml:space="preserve">. </w:t>
        </w:r>
        <w:r w:rsidR="00FA42A0">
          <w:t>(Note: participants in China will continue to have BICR tumor response assessments and will continue to submit scans to the iCRO.)</w:t>
        </w:r>
        <w:r w:rsidR="00BC49D7">
          <w:t xml:space="preserve"> </w:t>
        </w:r>
      </w:ins>
    </w:p>
    <w:p w14:paraId="220C5C5E" w14:textId="77777777" w:rsidR="00891F73" w:rsidRDefault="006B7357" w:rsidP="001445F7">
      <w:pPr>
        <w:pStyle w:val="Paragraph"/>
        <w:rPr>
          <w:ins w:id="2647" w:author="Powell, Deana" w:date="2023-10-19T15:28:00Z"/>
        </w:rPr>
      </w:pPr>
      <w:ins w:id="2648" w:author="Powell, Deana" w:date="2023-10-19T15:28:00Z">
        <w:r>
          <w:t>Original protocol text that is contained in this section has been retained for reference.</w:t>
        </w:r>
      </w:ins>
    </w:p>
    <w:p w14:paraId="4F403C71" w14:textId="143931D5" w:rsidR="00B518FE" w:rsidRPr="001F1197" w:rsidRDefault="006B7357" w:rsidP="001F1197">
      <w:pPr>
        <w:pStyle w:val="Paragraph"/>
      </w:pPr>
      <w:r w:rsidRPr="001F1197">
        <w:t xml:space="preserve">In addition to survival, efficacy will be assessed based on </w:t>
      </w:r>
      <w:del w:id="2649" w:author="Powell, Deana" w:date="2023-10-19T15:28:00Z">
        <w:r w:rsidR="006D76A0">
          <w:delText>scans to evaluate</w:delText>
        </w:r>
      </w:del>
      <w:ins w:id="2650" w:author="Powell, Deana" w:date="2023-10-19T15:28:00Z">
        <w:r w:rsidRPr="001F1197">
          <w:t>evaluation of scan</w:t>
        </w:r>
      </w:ins>
      <w:r w:rsidRPr="001F1197">
        <w:t xml:space="preserve"> changes in tumor burden over time, until the participant is discontinued from the </w:t>
      </w:r>
      <w:del w:id="2651" w:author="Powell, Deana" w:date="2023-10-19T15:28:00Z">
        <w:r w:rsidR="006D76A0">
          <w:delText>trial</w:delText>
        </w:r>
      </w:del>
      <w:ins w:id="2652" w:author="Powell, Deana" w:date="2023-10-19T15:28:00Z">
        <w:r w:rsidRPr="001F1197">
          <w:t>study</w:t>
        </w:r>
      </w:ins>
      <w:r w:rsidRPr="001F1197">
        <w:t xml:space="preserve"> or </w:t>
      </w:r>
      <w:del w:id="2653" w:author="Powell, Deana" w:date="2023-10-19T15:28:00Z">
        <w:r w:rsidR="006D76A0">
          <w:delText>enters the</w:delText>
        </w:r>
      </w:del>
      <w:ins w:id="2654" w:author="Powell, Deana" w:date="2023-10-19T15:28:00Z">
        <w:r w:rsidRPr="001F1197">
          <w:t>goes into</w:t>
        </w:r>
      </w:ins>
      <w:r w:rsidRPr="001F1197">
        <w:t xml:space="preserve"> survival follow-up. The process for scan collection and transmission to the iCRO can be found in the </w:t>
      </w:r>
      <w:del w:id="2655" w:author="Powell, Deana" w:date="2023-10-19T15:28:00Z">
        <w:r w:rsidR="009C18D3">
          <w:delText xml:space="preserve">Site Imaging </w:delText>
        </w:r>
        <w:r w:rsidR="00EA6FE8">
          <w:delText>Manual.</w:delText>
        </w:r>
        <w:r w:rsidR="00D80FE3">
          <w:delText xml:space="preserve"> </w:delText>
        </w:r>
        <w:r w:rsidR="00090ADB" w:rsidRPr="00090ADB">
          <w:delText xml:space="preserve">CT </w:delText>
        </w:r>
      </w:del>
      <w:ins w:id="2656" w:author="Powell, Deana" w:date="2023-10-19T15:28:00Z">
        <w:r w:rsidRPr="001F1197">
          <w:t xml:space="preserve">SIM. Tumor </w:t>
        </w:r>
      </w:ins>
      <w:r w:rsidRPr="001F1197">
        <w:t xml:space="preserve">scans </w:t>
      </w:r>
      <w:ins w:id="2657" w:author="Powell, Deana" w:date="2023-10-19T15:28:00Z">
        <w:r w:rsidRPr="001F1197">
          <w:t xml:space="preserve">by CT </w:t>
        </w:r>
      </w:ins>
      <w:r w:rsidRPr="001F1197">
        <w:t xml:space="preserve">are </w:t>
      </w:r>
      <w:ins w:id="2658" w:author="Powell, Deana" w:date="2023-10-19T15:28:00Z">
        <w:r w:rsidRPr="001F1197">
          <w:t xml:space="preserve">strongly </w:t>
        </w:r>
      </w:ins>
      <w:r w:rsidRPr="001F1197">
        <w:t>preferred</w:t>
      </w:r>
      <w:del w:id="2659" w:author="Powell, Deana" w:date="2023-10-19T15:28:00Z">
        <w:r w:rsidR="00090ADB" w:rsidRPr="00090ADB">
          <w:delText xml:space="preserve"> over other tumor imaging </w:delText>
        </w:r>
        <w:r w:rsidR="00EA6FE8" w:rsidRPr="00090ADB">
          <w:delText>methods.</w:delText>
        </w:r>
      </w:del>
      <w:ins w:id="2660" w:author="Powell, Deana" w:date="2023-10-19T15:28:00Z">
        <w:r w:rsidRPr="001F1197">
          <w:t>.</w:t>
        </w:r>
      </w:ins>
      <w:r w:rsidRPr="001F1197">
        <w:t xml:space="preserve"> For the </w:t>
      </w:r>
      <w:del w:id="2661" w:author="Powell, Deana" w:date="2023-10-19T15:28:00Z">
        <w:r w:rsidR="007F13C4">
          <w:delText xml:space="preserve">head and neck, </w:delText>
        </w:r>
      </w:del>
      <w:r w:rsidRPr="001F1197">
        <w:t>abdomen</w:t>
      </w:r>
      <w:del w:id="2662" w:author="Powell, Deana" w:date="2023-10-19T15:28:00Z">
        <w:r w:rsidR="00041CEF">
          <w:delText>,</w:delText>
        </w:r>
      </w:del>
      <w:r w:rsidRPr="001F1197">
        <w:t xml:space="preserve"> and pelvis</w:t>
      </w:r>
      <w:del w:id="2663" w:author="Powell, Deana" w:date="2023-10-19T15:28:00Z">
        <w:r w:rsidR="00041CEF">
          <w:delText xml:space="preserve"> (if acquired)</w:delText>
        </w:r>
        <w:r w:rsidR="00D80FE3">
          <w:delText>,</w:delText>
        </w:r>
      </w:del>
      <w:ins w:id="2664" w:author="Powell, Deana" w:date="2023-10-19T15:28:00Z">
        <w:r w:rsidRPr="001F1197">
          <w:t>,</w:t>
        </w:r>
      </w:ins>
      <w:r w:rsidRPr="001F1197">
        <w:t xml:space="preserve"> contrast-enhanced MRI may be used when CT with iodinated contrast is contraindicated, or when mandated by local practice. The same </w:t>
      </w:r>
      <w:del w:id="2665" w:author="Powell, Deana" w:date="2023-10-19T15:28:00Z">
        <w:r w:rsidR="000A5DB8">
          <w:delText xml:space="preserve">type of </w:delText>
        </w:r>
      </w:del>
      <w:r w:rsidRPr="001F1197">
        <w:t>scan</w:t>
      </w:r>
      <w:ins w:id="2666" w:author="Powell, Deana" w:date="2023-10-19T15:28:00Z">
        <w:r w:rsidRPr="001F1197">
          <w:t xml:space="preserve"> technique</w:t>
        </w:r>
      </w:ins>
      <w:r w:rsidRPr="001F1197">
        <w:t xml:space="preserve"> should be used in a participant throughout the study to optimize the reproducibility of the assessment of existing and new tumor burden and improve the accuracy of the response assessment</w:t>
      </w:r>
      <w:del w:id="2667" w:author="Powell, Deana" w:date="2023-10-19T15:28:00Z">
        <w:r w:rsidR="00EA6FE8">
          <w:delText>.</w:delText>
        </w:r>
        <w:r w:rsidR="00D80FE3">
          <w:delText xml:space="preserve"> </w:delText>
        </w:r>
      </w:del>
      <w:ins w:id="2668" w:author="Powell, Deana" w:date="2023-10-19T15:28:00Z">
        <w:r w:rsidRPr="001F1197">
          <w:t xml:space="preserve"> based on scans.</w:t>
        </w:r>
      </w:ins>
    </w:p>
    <w:p w14:paraId="6E5BA107" w14:textId="71396C74" w:rsidR="00B518FE" w:rsidRPr="001F1197" w:rsidRDefault="006B7357" w:rsidP="001F1197">
      <w:pPr>
        <w:pStyle w:val="Paragraph"/>
      </w:pPr>
      <w:r w:rsidRPr="001F1197">
        <w:t xml:space="preserve">Note: </w:t>
      </w:r>
      <w:del w:id="2669" w:author="Powell, Deana" w:date="2023-10-19T15:28:00Z">
        <w:r w:rsidR="00D80FE3">
          <w:delText>for</w:delText>
        </w:r>
      </w:del>
      <w:ins w:id="2670" w:author="Powell, Deana" w:date="2023-10-19T15:28:00Z">
        <w:r w:rsidRPr="001F1197">
          <w:t>For</w:t>
        </w:r>
      </w:ins>
      <w:r w:rsidRPr="001F1197">
        <w:t xml:space="preserve"> the purposes of assessing tumor scans, the term “investigator” refers to the local investigator at the site and/or the radiological reviewer at the site or at an offsite facility. </w:t>
      </w:r>
    </w:p>
    <w:p w14:paraId="4C3D6B8C" w14:textId="52233A19" w:rsidR="00B518FE" w:rsidRPr="001F1197" w:rsidRDefault="006B7357" w:rsidP="001F1197">
      <w:pPr>
        <w:pStyle w:val="Paragraph"/>
      </w:pPr>
      <w:r w:rsidRPr="001F1197">
        <w:t xml:space="preserve">If brain scans are performed, magnetic resonance </w:t>
      </w:r>
      <w:del w:id="2671" w:author="Powell, Deana" w:date="2023-10-19T15:28:00Z">
        <w:r w:rsidR="00D6710F">
          <w:delText xml:space="preserve">scans </w:delText>
        </w:r>
        <w:r w:rsidR="000C232A">
          <w:delText>are</w:delText>
        </w:r>
      </w:del>
      <w:ins w:id="2672" w:author="Powell, Deana" w:date="2023-10-19T15:28:00Z">
        <w:r w:rsidRPr="001F1197">
          <w:t>imaging is</w:t>
        </w:r>
      </w:ins>
      <w:r w:rsidRPr="001F1197">
        <w:t xml:space="preserve"> preferred; however, CT </w:t>
      </w:r>
      <w:del w:id="2673" w:author="Powell, Deana" w:date="2023-10-19T15:28:00Z">
        <w:r w:rsidR="007A5D81">
          <w:delText xml:space="preserve">scans </w:delText>
        </w:r>
        <w:r w:rsidR="000C232A">
          <w:delText>are</w:delText>
        </w:r>
      </w:del>
      <w:ins w:id="2674" w:author="Powell, Deana" w:date="2023-10-19T15:28:00Z">
        <w:r w:rsidRPr="001F1197">
          <w:t>imaging will be</w:t>
        </w:r>
      </w:ins>
      <w:r w:rsidRPr="001F1197">
        <w:t xml:space="preserve"> acceptable, if MRI is medically contraindicated.</w:t>
      </w:r>
    </w:p>
    <w:p w14:paraId="6B53CA2D" w14:textId="2D0E083A" w:rsidR="00B518FE" w:rsidRPr="001F1197" w:rsidRDefault="006B7357" w:rsidP="001F1197">
      <w:pPr>
        <w:pStyle w:val="Paragraph"/>
      </w:pPr>
      <w:r w:rsidRPr="001F1197">
        <w:t xml:space="preserve">Bone scans may be performed to evaluate bone metastases. Any supplemental scans performed to support a positive or negative bone scan, such as plain </w:t>
      </w:r>
      <w:del w:id="2675" w:author="Powell, Deana" w:date="2023-10-19T15:28:00Z">
        <w:r w:rsidR="00D80FE3">
          <w:delText>X</w:delText>
        </w:r>
      </w:del>
      <w:ins w:id="2676" w:author="Powell, Deana" w:date="2023-10-19T15:28:00Z">
        <w:r w:rsidR="004D1FE0">
          <w:t>x</w:t>
        </w:r>
      </w:ins>
      <w:r w:rsidRPr="001F1197">
        <w:t>-rays</w:t>
      </w:r>
      <w:del w:id="2677" w:author="Powell, Deana" w:date="2023-10-19T15:28:00Z">
        <w:r w:rsidR="00D80FE3">
          <w:delText xml:space="preserve"> that may be</w:delText>
        </w:r>
      </w:del>
      <w:r w:rsidRPr="001F1197">
        <w:t xml:space="preserve"> acquired for correlation, should also be submitted to the iCRO.</w:t>
      </w:r>
    </w:p>
    <w:p w14:paraId="088004E8" w14:textId="77777777" w:rsidR="00D17F00" w:rsidRPr="00877235" w:rsidRDefault="006B7357" w:rsidP="006537FA">
      <w:pPr>
        <w:pStyle w:val="Paragraph"/>
      </w:pPr>
      <w:r w:rsidRPr="00D17F00">
        <w:t>Expedited confirmation of measurable disease based on RECIST 1.1 by BICR at Screening will be used to determine participant eligibility. Confirmation by the BICR that the participant’s imaging shows at least 1 lesion that is appropriate for selection as a target lesion per RECIST 1.1 is required before participant randomization.</w:t>
      </w:r>
    </w:p>
    <w:p w14:paraId="3248E2C4" w14:textId="535C0FD8" w:rsidR="001D5F97" w:rsidRPr="00877235" w:rsidRDefault="006B7357" w:rsidP="00877235">
      <w:pPr>
        <w:pStyle w:val="Paragraph"/>
        <w:rPr>
          <w:rStyle w:val="SuggestedOptional"/>
          <w:color w:val="auto"/>
        </w:rPr>
      </w:pPr>
      <w:r w:rsidRPr="00877235">
        <w:t xml:space="preserve">All scheduled scans for </w:t>
      </w:r>
      <w:del w:id="2678" w:author="Powell, Deana" w:date="2023-10-19T15:28:00Z">
        <w:r w:rsidR="00C1187C" w:rsidRPr="007F13C4">
          <w:delText xml:space="preserve">all study </w:delText>
        </w:r>
      </w:del>
      <w:r w:rsidRPr="00877235">
        <w:t xml:space="preserve">participants will be submitted to the iCRO. In addition, </w:t>
      </w:r>
      <w:del w:id="2679" w:author="Powell, Deana" w:date="2023-10-19T15:28:00Z">
        <w:r w:rsidR="00637F90">
          <w:delText xml:space="preserve"> scans</w:delText>
        </w:r>
      </w:del>
      <w:ins w:id="2680" w:author="Powell, Deana" w:date="2023-10-19T15:28:00Z">
        <w:r w:rsidRPr="00877235">
          <w:t>a scan</w:t>
        </w:r>
      </w:ins>
      <w:r w:rsidRPr="00877235">
        <w:t xml:space="preserve"> that </w:t>
      </w:r>
      <w:del w:id="2681" w:author="Powell, Deana" w:date="2023-10-19T15:28:00Z">
        <w:r w:rsidR="00637F90">
          <w:delText xml:space="preserve">are </w:delText>
        </w:r>
      </w:del>
      <w:ins w:id="2682" w:author="Powell, Deana" w:date="2023-10-19T15:28:00Z">
        <w:r w:rsidRPr="00877235">
          <w:t>is</w:t>
        </w:r>
      </w:ins>
      <w:r w:rsidRPr="00877235">
        <w:t xml:space="preserve"> obtained at an unscheduled time point, for any reason (including suspicion of progression or other clinical reason), should also be submitted to the iCRO if it shows </w:t>
      </w:r>
      <w:ins w:id="2683" w:author="Powell, Deana" w:date="2023-10-19T15:28:00Z">
        <w:r w:rsidRPr="00877235">
          <w:t xml:space="preserve">disease </w:t>
        </w:r>
      </w:ins>
      <w:r w:rsidRPr="00877235">
        <w:t xml:space="preserve">progression, or if it is used to support a response assessment. All scans acquired within the protocol-specified window of time around a scheduled scan visit </w:t>
      </w:r>
      <w:del w:id="2684" w:author="Powell, Deana" w:date="2023-10-19T15:28:00Z">
        <w:r w:rsidR="00C1187C" w:rsidRPr="007F13C4">
          <w:delText>can</w:delText>
        </w:r>
      </w:del>
      <w:ins w:id="2685" w:author="Powell, Deana" w:date="2023-10-19T15:28:00Z">
        <w:r w:rsidRPr="00877235">
          <w:t>are to</w:t>
        </w:r>
      </w:ins>
      <w:r w:rsidRPr="00877235">
        <w:t xml:space="preserve"> be classified as pertaining to that visit.</w:t>
      </w:r>
    </w:p>
    <w:p w14:paraId="313052AB" w14:textId="77777777" w:rsidR="00D17F00" w:rsidRDefault="006B7357" w:rsidP="0026495C">
      <w:pPr>
        <w:pStyle w:val="Paragraph"/>
      </w:pPr>
      <w:r w:rsidRPr="002F445F">
        <w:t>When the investigator identifies radiographic progression per RECIST 1.1, the iCRO will verify this progression and email the results to the study site and Sponsor. In clinically stable participants, imaging should continue until PD has been verified by BICR (if initial site-assessed PD was not verified by BICR, each subsequent scan must be submitted to iCRO with verification of PD request until PD has been verified by BICR).</w:t>
      </w:r>
    </w:p>
    <w:p w14:paraId="25E03F51" w14:textId="0DD8C443" w:rsidR="00E424B5" w:rsidRDefault="000F6980" w:rsidP="008D627A">
      <w:pPr>
        <w:pStyle w:val="Heading4"/>
      </w:pPr>
      <w:bookmarkStart w:id="2686" w:name="_Toc148621634"/>
      <w:bookmarkStart w:id="2687" w:name="_Toc107570686"/>
      <w:r>
        <w:lastRenderedPageBreak/>
        <w:t xml:space="preserve">Initial Tumor </w:t>
      </w:r>
      <w:del w:id="2688" w:author="Powell, Deana" w:date="2023-10-19T15:28:00Z">
        <w:r w:rsidR="00D80FE3" w:rsidRPr="004421B4">
          <w:delText>Imaging</w:delText>
        </w:r>
        <w:bookmarkEnd w:id="2687"/>
        <w:r w:rsidR="00D80FE3" w:rsidRPr="00256857">
          <w:delText xml:space="preserve"> </w:delText>
        </w:r>
      </w:del>
      <w:ins w:id="2689" w:author="Powell, Deana" w:date="2023-10-19T15:28:00Z">
        <w:r>
          <w:t>Scans</w:t>
        </w:r>
      </w:ins>
      <w:bookmarkEnd w:id="2686"/>
    </w:p>
    <w:p w14:paraId="26E9CE0F" w14:textId="77777777" w:rsidR="002E2942" w:rsidRDefault="006B7357" w:rsidP="00BA2627">
      <w:pPr>
        <w:pStyle w:val="Paragraph"/>
      </w:pPr>
      <w:r w:rsidRPr="002E2942">
        <w:t>Initial tumor scans at Screening must be performed within 28 days before the date of randomization. Any scan obtained after Cycle 1 Day 1 cannot be included in the screening assessment. The site must review the screening scans to confirm the participant has measurable disease per RECIST 1.1.</w:t>
      </w:r>
    </w:p>
    <w:p w14:paraId="7292E1CC" w14:textId="77777777" w:rsidR="0060330D" w:rsidRPr="00BA2627" w:rsidRDefault="006B7357" w:rsidP="00BA2627">
      <w:pPr>
        <w:pStyle w:val="Paragraph"/>
      </w:pPr>
      <w:r w:rsidRPr="00AE3C82">
        <w:t>The Screening scans must be submitted to the iCRO for confirmation of measurable disease per RECIST 1.1 for eligibility before</w:t>
      </w:r>
      <w:r w:rsidR="000F6980" w:rsidRPr="00BA2627">
        <w:t xml:space="preserve"> </w:t>
      </w:r>
      <w:r w:rsidR="002E2942">
        <w:t>randomization</w:t>
      </w:r>
      <w:r w:rsidR="000F6980" w:rsidRPr="00BA2627">
        <w:t>.</w:t>
      </w:r>
    </w:p>
    <w:p w14:paraId="07ED52D6" w14:textId="77777777" w:rsidR="0032384A" w:rsidRPr="009765F6" w:rsidRDefault="006B7357" w:rsidP="009765F6">
      <w:pPr>
        <w:pStyle w:val="Paragraph"/>
      </w:pPr>
      <w:r w:rsidRPr="00406E87">
        <w:t xml:space="preserve">Tumor </w:t>
      </w:r>
      <w:r>
        <w:t>scan</w:t>
      </w:r>
      <w:r w:rsidRPr="00406E87">
        <w:t xml:space="preserve"> performed as part of routine clinical management is acceptable for use as screening tumor </w:t>
      </w:r>
      <w:r>
        <w:t>scan</w:t>
      </w:r>
      <w:r w:rsidRPr="00406E87">
        <w:t xml:space="preserve"> if it is of diagnostic quality and performed within</w:t>
      </w:r>
      <w:r w:rsidR="000F6980" w:rsidRPr="009765F6">
        <w:t xml:space="preserve"> </w:t>
      </w:r>
      <w:r w:rsidR="0060330D" w:rsidRPr="0060330D">
        <w:t>28</w:t>
      </w:r>
      <w:r>
        <w:t xml:space="preserve"> days</w:t>
      </w:r>
      <w:r w:rsidR="000F6980" w:rsidRPr="009765F6">
        <w:t xml:space="preserve"> </w:t>
      </w:r>
      <w:r w:rsidR="0060330D">
        <w:t>before the date of randomization and can be assessed by the iCRO for confirmation of measurable disease.</w:t>
      </w:r>
    </w:p>
    <w:p w14:paraId="368F9BCF" w14:textId="119F9FAB" w:rsidR="002F445F" w:rsidRPr="00827017" w:rsidRDefault="006B7357" w:rsidP="00827017">
      <w:pPr>
        <w:pStyle w:val="Paragraph"/>
      </w:pPr>
      <w:r w:rsidRPr="00827017">
        <w:t xml:space="preserve">If brain </w:t>
      </w:r>
      <w:del w:id="2690" w:author="Powell, Deana" w:date="2023-10-19T15:28:00Z">
        <w:r w:rsidR="00927B27">
          <w:delText xml:space="preserve">scan </w:delText>
        </w:r>
        <w:r w:rsidR="00C1187C">
          <w:delText>is</w:delText>
        </w:r>
      </w:del>
      <w:ins w:id="2691" w:author="Powell, Deana" w:date="2023-10-19T15:28:00Z">
        <w:r w:rsidRPr="00827017">
          <w:t>scans are</w:t>
        </w:r>
      </w:ins>
      <w:r w:rsidRPr="00827017">
        <w:t xml:space="preserve"> required to document the stability of existing metastases, the brain </w:t>
      </w:r>
      <w:del w:id="2692" w:author="Powell, Deana" w:date="2023-10-19T15:28:00Z">
        <w:r w:rsidR="00C1187C">
          <w:delText>MRI</w:delText>
        </w:r>
      </w:del>
      <w:ins w:id="2693" w:author="Powell, Deana" w:date="2023-10-19T15:28:00Z">
        <w:r w:rsidRPr="00827017">
          <w:t>scan</w:t>
        </w:r>
      </w:ins>
      <w:r w:rsidRPr="00827017">
        <w:t xml:space="preserve"> should be acquired during </w:t>
      </w:r>
      <w:del w:id="2694" w:author="Powell, Deana" w:date="2023-10-19T15:28:00Z">
        <w:r w:rsidR="00C1187C">
          <w:delText xml:space="preserve">the </w:delText>
        </w:r>
      </w:del>
      <w:r w:rsidRPr="00827017">
        <w:t>screening.</w:t>
      </w:r>
      <w:ins w:id="2695" w:author="Powell, Deana" w:date="2023-10-19T15:28:00Z">
        <w:r w:rsidRPr="00827017">
          <w:t xml:space="preserve"> The specific methods permitted for this study are described in the SIM.</w:t>
        </w:r>
      </w:ins>
    </w:p>
    <w:p w14:paraId="7A45D579" w14:textId="33BD1925" w:rsidR="00E424B5" w:rsidRDefault="000F6980" w:rsidP="008D627A">
      <w:pPr>
        <w:pStyle w:val="Heading4"/>
      </w:pPr>
      <w:bookmarkStart w:id="2696" w:name="_Toc148621635"/>
      <w:bookmarkStart w:id="2697" w:name="_Toc107570687"/>
      <w:r>
        <w:t xml:space="preserve">Tumor </w:t>
      </w:r>
      <w:del w:id="2698" w:author="Powell, Deana" w:date="2023-10-19T15:28:00Z">
        <w:r w:rsidR="00D80FE3" w:rsidRPr="00E11BDF">
          <w:delText>Imaging</w:delText>
        </w:r>
      </w:del>
      <w:ins w:id="2699" w:author="Powell, Deana" w:date="2023-10-19T15:28:00Z">
        <w:r>
          <w:t>Scans</w:t>
        </w:r>
      </w:ins>
      <w:r>
        <w:t xml:space="preserve"> During the Study</w:t>
      </w:r>
      <w:bookmarkEnd w:id="2696"/>
      <w:bookmarkEnd w:id="2697"/>
    </w:p>
    <w:p w14:paraId="641B69C2" w14:textId="77777777" w:rsidR="00BC5A89" w:rsidRDefault="006B7357" w:rsidP="00BC5A89">
      <w:pPr>
        <w:pStyle w:val="Paragraph"/>
      </w:pPr>
      <w:bookmarkStart w:id="2700" w:name="_Ref17627016"/>
      <w:r>
        <w:t>The first on-study scan should be performed at Week 6 (42 to 49 days window) from the date of randomization. Subsequent tumor scans should be performed every 6 weeks (42 days ± 7 days) or more frequently if clinically indicated. After 48 weeks, participants who remain on treatment will have scans performed every 9 weeks (63 days ± 7 days). Scan timing should follow calendar days and should not be adjusted for delays in cycle starts. Scans should continue to be performed until disease progression is identified by the investigator and verified by the BICR, the start of new anticancer treatment, withdrawal of consent, or death, whichever occurs first.</w:t>
      </w:r>
    </w:p>
    <w:p w14:paraId="0AB51969" w14:textId="77777777" w:rsidR="00BC5A89" w:rsidRDefault="006B7357" w:rsidP="00BC5A89">
      <w:pPr>
        <w:pStyle w:val="Paragraph"/>
      </w:pPr>
      <w:bookmarkStart w:id="2701" w:name="_Hlk40712204"/>
      <w:r>
        <w:t>Treatment beyond centrally-verified PD per RECIST 1.1 may be permitted at the discretion of the investigator after consultation with the Sponsor and receiving signed informed consent. Participants who continue treatment beyond centrally-verified PD must continue tumor assessments as described in the SoA (Section 1.3.1). Investigator assessments are to be documented on the eCRF, but scans are not to be submitted to the iCRO. Further progression and discontinuation of study intervention are to be determined by the investigator.</w:t>
      </w:r>
      <w:bookmarkEnd w:id="2701"/>
    </w:p>
    <w:p w14:paraId="609C9421" w14:textId="77777777" w:rsidR="00BC5A89" w:rsidRDefault="006B7357" w:rsidP="00BC5A89">
      <w:pPr>
        <w:pStyle w:val="Paragraph"/>
      </w:pPr>
      <w:r>
        <w:t xml:space="preserve">Objective response should be confirmed by a repeat scan performed at least 4 weeks after the first indication of a response is observed. Participants will then return to the regular schedule scans, starting with the next scheduled scan time point. Participants who receive additional scan for confirmation do not need to undergo the next scheduled scan if it is fewer than 4 weeks later; scans may resume at the subsequent scheduled time point. </w:t>
      </w:r>
    </w:p>
    <w:p w14:paraId="71EB9EA9" w14:textId="77777777" w:rsidR="007348B1" w:rsidRDefault="006B7357" w:rsidP="00BC5A89">
      <w:pPr>
        <w:pStyle w:val="Paragraph"/>
      </w:pPr>
      <w:r>
        <w:lastRenderedPageBreak/>
        <w:t>On-study brain scan should be performed if clinically indicated or to confirm CR (if other lesions indicate CR and brain lesions existed at baseline).</w:t>
      </w:r>
    </w:p>
    <w:p w14:paraId="7732B014" w14:textId="787A78DB" w:rsidR="00E424B5" w:rsidRDefault="000F6980" w:rsidP="004F7F7E">
      <w:pPr>
        <w:pStyle w:val="Heading4"/>
        <w:rPr>
          <w:ins w:id="2702" w:author="Powell, Deana" w:date="2023-10-19T15:28:00Z"/>
        </w:rPr>
      </w:pPr>
      <w:bookmarkStart w:id="2703" w:name="_Toc148621636"/>
      <w:bookmarkStart w:id="2704" w:name="_Toc107570688"/>
      <w:bookmarkEnd w:id="2700"/>
      <w:r>
        <w:t>End-of-</w:t>
      </w:r>
      <w:del w:id="2705" w:author="Powell, Deana" w:date="2023-10-19T15:28:00Z">
        <w:r w:rsidR="00D80FE3">
          <w:delText>Treatment</w:delText>
        </w:r>
      </w:del>
      <w:ins w:id="2706" w:author="Powell, Deana" w:date="2023-10-19T15:28:00Z">
        <w:r>
          <w:t>treatment</w:t>
        </w:r>
      </w:ins>
      <w:r>
        <w:t xml:space="preserve"> and </w:t>
      </w:r>
      <w:r w:rsidR="004F7F7E">
        <w:t xml:space="preserve">Follow-up Tumor </w:t>
      </w:r>
      <w:ins w:id="2707" w:author="Powell, Deana" w:date="2023-10-19T15:28:00Z">
        <w:r w:rsidR="004F7F7E">
          <w:t>Scans</w:t>
        </w:r>
        <w:bookmarkEnd w:id="2703"/>
      </w:ins>
    </w:p>
    <w:p w14:paraId="6E99E4AD" w14:textId="77777777" w:rsidR="001445F7" w:rsidRDefault="006B7357" w:rsidP="001445F7">
      <w:pPr>
        <w:pStyle w:val="Paragraph"/>
      </w:pPr>
      <w:ins w:id="2708" w:author="Powell, Deana" w:date="2023-10-19T15:28:00Z">
        <w:r>
          <w:t xml:space="preserve">As of Amendment 05: follow-up tumor imaging is </w:t>
        </w:r>
        <w:r w:rsidRPr="00266B9B">
          <w:t>only required for participants who are candidates for Second Course treatment</w:t>
        </w:r>
        <w:r w:rsidRPr="009B092E">
          <w:t>.</w:t>
        </w:r>
        <w:r w:rsidRPr="00266B9B">
          <w:t xml:space="preserve"> </w:t>
        </w:r>
      </w:ins>
      <w:r w:rsidR="009B092E">
        <w:t>Imaging</w:t>
      </w:r>
      <w:bookmarkEnd w:id="2704"/>
      <w:r w:rsidR="009B092E">
        <w:t xml:space="preserve"> </w:t>
      </w:r>
      <w:ins w:id="2709" w:author="Powell, Deana" w:date="2023-10-19T15:28:00Z">
        <w:r w:rsidR="009B092E">
          <w:t xml:space="preserve">scans will no longer be submitted to the iCRO nor read by BICR. </w:t>
        </w:r>
        <w:r w:rsidRPr="00266B9B">
          <w:t>Original</w:t>
        </w:r>
        <w:r>
          <w:t xml:space="preserve"> protocol text that is contained in this section has been retained for reference.</w:t>
        </w:r>
        <w:r w:rsidR="001D20A8" w:rsidRPr="001D20A8">
          <w:t xml:space="preserve"> </w:t>
        </w:r>
        <w:r w:rsidR="001D20A8">
          <w:t>(Note: participants in China will continue to have BICR tumor response assessments and will continue to submit scans to the iCRO.)</w:t>
        </w:r>
      </w:ins>
    </w:p>
    <w:p w14:paraId="20E6B2F7" w14:textId="4EC3DB8F" w:rsidR="0014577B" w:rsidRPr="0012472F" w:rsidRDefault="006C4FB0" w:rsidP="0014577B">
      <w:pPr>
        <w:pStyle w:val="Paragraph"/>
      </w:pPr>
      <w:r w:rsidRPr="00C06E52">
        <w:t xml:space="preserve">If participants discontinue study intervention without documented disease progression, every effort is to be made to monitor disease status by acquiring tumor scans using the same schedule </w:t>
      </w:r>
      <w:del w:id="2710" w:author="Powell, Deana" w:date="2023-10-19T15:28:00Z">
        <w:r w:rsidR="00097F8B" w:rsidRPr="00097F8B">
          <w:delText xml:space="preserve">used </w:delText>
        </w:r>
      </w:del>
      <w:r w:rsidRPr="00C06E52">
        <w:t xml:space="preserve">calculated from the date of </w:t>
      </w:r>
      <w:r w:rsidRPr="00BC5A89">
        <w:t>randomization, refer to Section</w:t>
      </w:r>
      <w:r w:rsidR="00AF2BA8" w:rsidRPr="00BC5A89">
        <w:t> </w:t>
      </w:r>
      <w:r w:rsidRPr="00BC5A89">
        <w:t>8.2.1.2</w:t>
      </w:r>
      <w:del w:id="2711" w:author="Powell, Deana" w:date="2023-10-19T15:28:00Z">
        <w:r w:rsidR="00D80FE3">
          <w:delText>)</w:delText>
        </w:r>
        <w:r w:rsidR="00D80FE3" w:rsidRPr="006E3758">
          <w:delText>.</w:delText>
        </w:r>
      </w:del>
      <w:ins w:id="2712" w:author="Powell, Deana" w:date="2023-10-19T15:28:00Z">
        <w:r w:rsidRPr="00C06E52">
          <w:t>.</w:t>
        </w:r>
      </w:ins>
    </w:p>
    <w:p w14:paraId="4D6C79C8" w14:textId="77777777" w:rsidR="0014577B" w:rsidRPr="00C06E52" w:rsidRDefault="006B7357" w:rsidP="00AF2BA8">
      <w:pPr>
        <w:pStyle w:val="Paragraph"/>
        <w:keepNext/>
      </w:pPr>
      <w:r w:rsidRPr="00C06E52">
        <w:t>Scans are to be continued until one of the following conditions are met:</w:t>
      </w:r>
    </w:p>
    <w:p w14:paraId="5588D582" w14:textId="4ACACB06" w:rsidR="0014577B" w:rsidRPr="001F1859" w:rsidRDefault="0050644D" w:rsidP="0014577B">
      <w:pPr>
        <w:pStyle w:val="ListBullet"/>
      </w:pPr>
      <w:del w:id="2713" w:author="Powell, Deana" w:date="2023-10-19T15:28:00Z">
        <w:r w:rsidRPr="0050644D">
          <w:delText>•</w:delText>
        </w:r>
        <w:r w:rsidRPr="0050644D">
          <w:tab/>
        </w:r>
      </w:del>
      <w:r w:rsidR="006C4FB0" w:rsidRPr="00C06E52">
        <w:t>disease progression as defined by RECIST 1.1</w:t>
      </w:r>
      <w:r w:rsidR="006C4FB0">
        <w:t xml:space="preserve"> </w:t>
      </w:r>
      <w:r w:rsidR="006C4FB0" w:rsidRPr="00BC5A89">
        <w:t>verified by BICR</w:t>
      </w:r>
    </w:p>
    <w:p w14:paraId="7D73AC9F" w14:textId="60DB895B" w:rsidR="0014577B" w:rsidRPr="00BC5A89" w:rsidRDefault="0050644D" w:rsidP="0014577B">
      <w:pPr>
        <w:pStyle w:val="ListBullet"/>
      </w:pPr>
      <w:del w:id="2714" w:author="Powell, Deana" w:date="2023-10-19T15:28:00Z">
        <w:r w:rsidRPr="0050644D">
          <w:delText>•</w:delText>
        </w:r>
        <w:r w:rsidRPr="0050644D">
          <w:tab/>
        </w:r>
      </w:del>
      <w:r w:rsidR="006B7357" w:rsidRPr="00BC5A89">
        <w:t>the start of a new anticancer treatment</w:t>
      </w:r>
    </w:p>
    <w:p w14:paraId="59B24C24" w14:textId="613162A4" w:rsidR="0014577B" w:rsidRPr="00C06E52" w:rsidRDefault="0050644D" w:rsidP="00C06E52">
      <w:pPr>
        <w:pStyle w:val="ListBullet"/>
      </w:pPr>
      <w:del w:id="2715" w:author="Powell, Deana" w:date="2023-10-19T15:28:00Z">
        <w:r w:rsidRPr="0050644D">
          <w:delText>•</w:delText>
        </w:r>
        <w:r w:rsidRPr="0050644D">
          <w:tab/>
        </w:r>
      </w:del>
      <w:r w:rsidR="006B7357" w:rsidRPr="00C06E52">
        <w:t>pregnancy</w:t>
      </w:r>
    </w:p>
    <w:p w14:paraId="281FEF00" w14:textId="3EA20DB6" w:rsidR="0014577B" w:rsidRPr="00C06E52" w:rsidRDefault="0050644D" w:rsidP="00C06E52">
      <w:pPr>
        <w:pStyle w:val="ListBullet"/>
      </w:pPr>
      <w:del w:id="2716" w:author="Powell, Deana" w:date="2023-10-19T15:28:00Z">
        <w:r w:rsidRPr="0050644D">
          <w:delText>•</w:delText>
        </w:r>
        <w:r w:rsidRPr="0050644D">
          <w:tab/>
        </w:r>
      </w:del>
      <w:r w:rsidR="006B7357" w:rsidRPr="00C06E52">
        <w:t>death</w:t>
      </w:r>
    </w:p>
    <w:p w14:paraId="6C209862" w14:textId="69F4DAAD" w:rsidR="0014577B" w:rsidRPr="00C06E52" w:rsidRDefault="0050644D" w:rsidP="00C06E52">
      <w:pPr>
        <w:pStyle w:val="ListBullet"/>
      </w:pPr>
      <w:del w:id="2717" w:author="Powell, Deana" w:date="2023-10-19T15:28:00Z">
        <w:r w:rsidRPr="0050644D">
          <w:delText>•</w:delText>
        </w:r>
        <w:r w:rsidRPr="0050644D">
          <w:tab/>
        </w:r>
      </w:del>
      <w:r w:rsidR="006B7357" w:rsidRPr="00C06E52">
        <w:t>withdrawal of consent</w:t>
      </w:r>
    </w:p>
    <w:p w14:paraId="3982C916" w14:textId="71761DB3" w:rsidR="0014577B" w:rsidRDefault="0050644D" w:rsidP="00C06E52">
      <w:pPr>
        <w:pStyle w:val="ListBullet"/>
      </w:pPr>
      <w:del w:id="2718" w:author="Powell, Deana" w:date="2023-10-19T15:28:00Z">
        <w:r w:rsidRPr="0050644D">
          <w:delText>•</w:delText>
        </w:r>
        <w:r w:rsidRPr="0050644D">
          <w:tab/>
        </w:r>
      </w:del>
      <w:r w:rsidR="006B7357" w:rsidRPr="00C06E52">
        <w:t>the end of the study</w:t>
      </w:r>
    </w:p>
    <w:p w14:paraId="6969109B" w14:textId="77777777" w:rsidR="00705D6D" w:rsidRPr="00C06E52" w:rsidRDefault="00705D6D" w:rsidP="00960ECF">
      <w:pPr>
        <w:pStyle w:val="ListEnd"/>
      </w:pPr>
    </w:p>
    <w:p w14:paraId="7EAEEC50" w14:textId="5B5E49B9" w:rsidR="00E424B5" w:rsidRPr="004F7F7E" w:rsidRDefault="000F6980" w:rsidP="004F7F7E">
      <w:pPr>
        <w:pStyle w:val="Heading4"/>
      </w:pPr>
      <w:bookmarkStart w:id="2719" w:name="_Toc148621637"/>
      <w:bookmarkStart w:id="2720" w:name="_Toc107570689"/>
      <w:r>
        <w:t xml:space="preserve">Second Course (Retreatment) Tumor </w:t>
      </w:r>
      <w:del w:id="2721" w:author="Powell, Deana" w:date="2023-10-19T15:28:00Z">
        <w:r w:rsidR="00D80FE3" w:rsidRPr="002A1309">
          <w:delText>Imaging</w:delText>
        </w:r>
        <w:bookmarkEnd w:id="2720"/>
        <w:r w:rsidR="00D80FE3" w:rsidRPr="00256857">
          <w:delText xml:space="preserve"> </w:delText>
        </w:r>
      </w:del>
      <w:ins w:id="2722" w:author="Powell, Deana" w:date="2023-10-19T15:28:00Z">
        <w:r>
          <w:t>Scans</w:t>
        </w:r>
      </w:ins>
      <w:bookmarkEnd w:id="2719"/>
    </w:p>
    <w:p w14:paraId="17ACA962" w14:textId="77777777" w:rsidR="00AC13DB" w:rsidRPr="00F600DD" w:rsidRDefault="006C4FB0" w:rsidP="00F600DD">
      <w:pPr>
        <w:pStyle w:val="Paragraph"/>
      </w:pPr>
      <w:r w:rsidRPr="00F600DD">
        <w:t xml:space="preserve">Tumor scans must be performed within </w:t>
      </w:r>
      <w:r w:rsidR="00BC5A89">
        <w:t>28 days</w:t>
      </w:r>
      <w:r w:rsidRPr="00F600DD">
        <w:t xml:space="preserve"> before restarting study intervention with </w:t>
      </w:r>
      <w:r w:rsidRPr="00BC5A89">
        <w:t>pembrolizumab</w:t>
      </w:r>
      <w:r w:rsidRPr="00F600DD">
        <w:t>.</w:t>
      </w:r>
    </w:p>
    <w:p w14:paraId="55EAD2DE" w14:textId="4B3F150C" w:rsidR="00BC5A89" w:rsidRDefault="006B7357" w:rsidP="000423A6">
      <w:pPr>
        <w:pStyle w:val="Paragraph"/>
      </w:pPr>
      <w:r>
        <w:t>If disease progression has been verified by BICR for the First Course, the Second Course may be initiated. The disease progression scan may be used as the Second Course baseline scan if performed within 4 weeks prior to dosing and meets</w:t>
      </w:r>
      <w:del w:id="2723" w:author="Powell, Deana" w:date="2023-10-19T15:28:00Z">
        <w:r w:rsidR="006E41D0" w:rsidRPr="006E41D0">
          <w:delText xml:space="preserve"> the</w:delText>
        </w:r>
      </w:del>
      <w:r>
        <w:t xml:space="preserve"> scan standards.</w:t>
      </w:r>
    </w:p>
    <w:p w14:paraId="2CA86651" w14:textId="77298BB9" w:rsidR="00BC5A89" w:rsidRDefault="000F6980" w:rsidP="000423A6">
      <w:pPr>
        <w:pStyle w:val="Paragraph"/>
      </w:pPr>
      <w:bookmarkStart w:id="2724" w:name="_Hlk69982887"/>
      <w:r>
        <w:t xml:space="preserve">The first scan should be performed at </w:t>
      </w:r>
      <w:r w:rsidR="0071656A" w:rsidRPr="0071656A">
        <w:t>6</w:t>
      </w:r>
      <w:r>
        <w:t xml:space="preserve"> weeks (</w:t>
      </w:r>
      <w:r w:rsidR="0071656A" w:rsidRPr="0071656A">
        <w:t>42-49 days</w:t>
      </w:r>
      <w:r w:rsidRPr="000423A6">
        <w:t>) after restarting study intervention. Subsequent tumor scans are to be performed every</w:t>
      </w:r>
      <w:r>
        <w:t xml:space="preserve"> </w:t>
      </w:r>
      <w:r w:rsidR="0071656A">
        <w:t>6</w:t>
      </w:r>
      <w:r>
        <w:t xml:space="preserve"> weeks (</w:t>
      </w:r>
      <w:r w:rsidR="0071656A" w:rsidRPr="0071656A">
        <w:t>42</w:t>
      </w:r>
      <w:r w:rsidRPr="0071656A">
        <w:t xml:space="preserve"> days </w:t>
      </w:r>
      <w:del w:id="2725" w:author="Powell, Deana" w:date="2023-10-19T15:28:00Z">
        <w:r w:rsidR="00B06176" w:rsidRPr="00B06176">
          <w:delText>[±</w:delText>
        </w:r>
      </w:del>
      <w:ins w:id="2726" w:author="Powell, Deana" w:date="2023-10-19T15:28:00Z">
        <w:r w:rsidRPr="0071656A">
          <w:t>±</w:t>
        </w:r>
      </w:ins>
      <w:r w:rsidRPr="0071656A">
        <w:t>7 days</w:t>
      </w:r>
      <w:del w:id="2727" w:author="Powell, Deana" w:date="2023-10-19T15:28:00Z">
        <w:r w:rsidR="00B06176" w:rsidRPr="00B06176">
          <w:delText>])</w:delText>
        </w:r>
      </w:del>
      <w:ins w:id="2728" w:author="Powell, Deana" w:date="2023-10-19T15:28:00Z">
        <w:r w:rsidRPr="000423A6">
          <w:t>)</w:t>
        </w:r>
      </w:ins>
      <w:r w:rsidRPr="000423A6">
        <w:t xml:space="preserve"> or more frequently, if clinically indicated.</w:t>
      </w:r>
      <w:r w:rsidR="0071656A">
        <w:t xml:space="preserve"> After 48 weeks, scans are to be performed every 9 weeks </w:t>
      </w:r>
      <w:del w:id="2729" w:author="Powell, Deana" w:date="2023-10-19T15:28:00Z">
        <w:r w:rsidR="00B06176" w:rsidRPr="00B06176">
          <w:delText xml:space="preserve">(+/- </w:delText>
        </w:r>
      </w:del>
      <w:ins w:id="2730" w:author="Powell, Deana" w:date="2023-10-19T15:28:00Z">
        <w:r w:rsidR="0071656A">
          <w:t>(</w:t>
        </w:r>
        <w:r w:rsidR="0071656A" w:rsidRPr="0071656A">
          <w:t>±</w:t>
        </w:r>
      </w:ins>
      <w:r w:rsidR="0071656A" w:rsidRPr="0071656A">
        <w:t>7 days</w:t>
      </w:r>
      <w:r w:rsidR="0071656A">
        <w:t>) or more frequently, if clinically indicated.</w:t>
      </w:r>
    </w:p>
    <w:bookmarkEnd w:id="2724"/>
    <w:p w14:paraId="5369F8D5" w14:textId="77777777" w:rsidR="00BC5A89" w:rsidRDefault="006B7357" w:rsidP="000423A6">
      <w:pPr>
        <w:pStyle w:val="Paragraph"/>
        <w:rPr>
          <w:ins w:id="2731" w:author="Powell, Deana" w:date="2023-10-19T15:28:00Z"/>
        </w:rPr>
      </w:pPr>
      <w:r>
        <w:t>Scans are to be performed until</w:t>
      </w:r>
      <w:ins w:id="2732" w:author="Powell, Deana" w:date="2023-10-19T15:28:00Z">
        <w:r>
          <w:t>:</w:t>
        </w:r>
      </w:ins>
    </w:p>
    <w:p w14:paraId="237BE131" w14:textId="77777777" w:rsidR="00BC5A89" w:rsidRDefault="006B7357" w:rsidP="000423A6">
      <w:pPr>
        <w:pStyle w:val="ListBullet"/>
      </w:pPr>
      <w:r>
        <w:t>disease progression</w:t>
      </w:r>
    </w:p>
    <w:p w14:paraId="627AD829" w14:textId="0FE21DBD" w:rsidR="00BC5A89" w:rsidRDefault="006E41D0" w:rsidP="000423A6">
      <w:pPr>
        <w:pStyle w:val="ListBullet"/>
      </w:pPr>
      <w:del w:id="2733" w:author="Powell, Deana" w:date="2023-10-19T15:28:00Z">
        <w:r w:rsidRPr="006E41D0">
          <w:lastRenderedPageBreak/>
          <w:delText xml:space="preserve">, </w:delText>
        </w:r>
      </w:del>
      <w:r w:rsidR="006B7357">
        <w:t>the start of a new anticancer treatment</w:t>
      </w:r>
    </w:p>
    <w:p w14:paraId="1DC3820D" w14:textId="709B93EE" w:rsidR="00BC5A89" w:rsidRDefault="006E41D0" w:rsidP="000423A6">
      <w:pPr>
        <w:pStyle w:val="ListBullet"/>
      </w:pPr>
      <w:del w:id="2734" w:author="Powell, Deana" w:date="2023-10-19T15:28:00Z">
        <w:r w:rsidRPr="006E41D0">
          <w:delText xml:space="preserve">, </w:delText>
        </w:r>
      </w:del>
      <w:r w:rsidR="006B7357">
        <w:t>withdrawal of consent</w:t>
      </w:r>
    </w:p>
    <w:p w14:paraId="7060E870" w14:textId="1B86FB1D" w:rsidR="00BC5A89" w:rsidRDefault="006E41D0" w:rsidP="000423A6">
      <w:pPr>
        <w:pStyle w:val="ListBullet"/>
      </w:pPr>
      <w:del w:id="2735" w:author="Powell, Deana" w:date="2023-10-19T15:28:00Z">
        <w:r w:rsidRPr="006E41D0">
          <w:delText xml:space="preserve">, </w:delText>
        </w:r>
      </w:del>
      <w:r w:rsidR="006B7357">
        <w:t>death</w:t>
      </w:r>
    </w:p>
    <w:p w14:paraId="50C207F9" w14:textId="245C3F82" w:rsidR="00BC5A89" w:rsidRDefault="006E41D0" w:rsidP="000423A6">
      <w:pPr>
        <w:pStyle w:val="ListBullet"/>
      </w:pPr>
      <w:del w:id="2736" w:author="Powell, Deana" w:date="2023-10-19T15:28:00Z">
        <w:r w:rsidRPr="006E41D0">
          <w:delText xml:space="preserve">, </w:delText>
        </w:r>
      </w:del>
      <w:r w:rsidR="006B7357">
        <w:t>completion of Second Course</w:t>
      </w:r>
    </w:p>
    <w:p w14:paraId="3EB8BBE4" w14:textId="77777777" w:rsidR="00BC5A89" w:rsidRDefault="006B7357" w:rsidP="000423A6">
      <w:pPr>
        <w:pStyle w:val="ListBullet"/>
      </w:pPr>
      <w:r>
        <w:t>or notification by the Sponsor, whichever occurs first</w:t>
      </w:r>
    </w:p>
    <w:p w14:paraId="500CEAE6" w14:textId="01FD2C02" w:rsidR="00BC5A89" w:rsidRDefault="00D80FE3" w:rsidP="00FC6060">
      <w:pPr>
        <w:pStyle w:val="ListEnd"/>
      </w:pPr>
      <w:del w:id="2737" w:author="Powell, Deana" w:date="2023-10-19T15:28:00Z">
        <w:r w:rsidRPr="00E30F3B">
          <w:delText>.</w:delText>
        </w:r>
      </w:del>
    </w:p>
    <w:p w14:paraId="1A9C67ED" w14:textId="77777777" w:rsidR="0071656A" w:rsidRPr="0071656A" w:rsidRDefault="006B7357" w:rsidP="0071656A">
      <w:pPr>
        <w:pStyle w:val="Paragraph"/>
      </w:pPr>
      <w:r w:rsidRPr="0071656A">
        <w:t>If participants discontinue study intervention, tumor scans are to be performed at discontinuation (±4-week window) unless previous scans were obtained within 4 weeks of discontinuation. If participants discontinue study intervention due to documented disease progression, this is the final required tumor scan.</w:t>
      </w:r>
    </w:p>
    <w:p w14:paraId="7D4BB7ED" w14:textId="77777777" w:rsidR="00BC5A89" w:rsidRDefault="006B7357" w:rsidP="0071656A">
      <w:pPr>
        <w:pStyle w:val="Paragraph"/>
      </w:pPr>
      <w:r w:rsidRPr="0071656A">
        <w:t>If participants discontinue study intervention without documented disease progression, every effort is to be made to monitor disease status by acquiring tumor scans every 6 weeks (42 days [±7 days]) until the start of a new anticancer treatment, disease progression, death, or the end of the study, whichever occurs first.</w:t>
      </w:r>
    </w:p>
    <w:p w14:paraId="5CDBEE37" w14:textId="77777777" w:rsidR="00E424B5" w:rsidRDefault="000F6980" w:rsidP="004F7F7E">
      <w:pPr>
        <w:pStyle w:val="Heading4"/>
      </w:pPr>
      <w:bookmarkStart w:id="2738" w:name="_Toc148621638"/>
      <w:bookmarkStart w:id="2739" w:name="_Toc107570690"/>
      <w:r>
        <w:t>RECIST 1.1 Assessment of Disease</w:t>
      </w:r>
      <w:bookmarkEnd w:id="2738"/>
      <w:bookmarkEnd w:id="2739"/>
    </w:p>
    <w:p w14:paraId="7C4E9C34" w14:textId="77777777" w:rsidR="006F4530" w:rsidRDefault="006B7357" w:rsidP="00B129CD">
      <w:pPr>
        <w:pStyle w:val="Paragraph"/>
        <w:rPr>
          <w:ins w:id="2740" w:author="Powell, Deana" w:date="2023-10-19T15:28:00Z"/>
        </w:rPr>
      </w:pPr>
      <w:ins w:id="2741" w:author="Powell, Deana" w:date="2023-10-19T15:28:00Z">
        <w:r w:rsidRPr="005A54B9">
          <w:t>As of Amendment 05: Central tumor response assessments will be discontinued. Imaging scans will no longer be submitted to the iCRO nor read by BICR.</w:t>
        </w:r>
        <w:r>
          <w:t xml:space="preserve"> </w:t>
        </w:r>
        <w:r w:rsidR="00254578">
          <w:t>How</w:t>
        </w:r>
        <w:r w:rsidR="0085019D" w:rsidRPr="0085019D">
          <w:t>e</w:t>
        </w:r>
        <w:r w:rsidR="00254578">
          <w:t xml:space="preserve">ver, </w:t>
        </w:r>
        <w:r w:rsidR="00254578" w:rsidRPr="00254578">
          <w:t>participants in China will continue to have BICR tumor response assessments and will continue to submit scans to the iCRO</w:t>
        </w:r>
        <w:r w:rsidR="0085019D" w:rsidRPr="0085019D">
          <w:t>.</w:t>
        </w:r>
      </w:ins>
    </w:p>
    <w:p w14:paraId="6ECB6A21" w14:textId="688DEAAB" w:rsidR="0071656A" w:rsidRDefault="006B7357" w:rsidP="00B129CD">
      <w:pPr>
        <w:pStyle w:val="Paragraph"/>
      </w:pPr>
      <w:r w:rsidRPr="00AB510D">
        <w:t>RECIST 1.1 will be used</w:t>
      </w:r>
      <w:del w:id="2742" w:author="Powell, Deana" w:date="2023-10-19T15:28:00Z">
        <w:r w:rsidR="00D80FE3" w:rsidRPr="00224720">
          <w:delText xml:space="preserve"> by BICR</w:delText>
        </w:r>
      </w:del>
      <w:r w:rsidRPr="00AB510D">
        <w:t xml:space="preserve"> as the primary measure for assessment of tumor response, date of disease progression, and as a basis for all protocol guidelines related to disease status (eg, discontinuation of study intervention). Although RECIST 1.1 references a maximum of 5 target lesions in total and 2 per organ, this protocol allows a maximum of 10 target lesions in total and 5 per organ, if clinically relevant to enable a broader sampling of tumor burden.</w:t>
      </w:r>
    </w:p>
    <w:p w14:paraId="0CB35BEB" w14:textId="77777777" w:rsidR="0071656A" w:rsidRPr="00A00173" w:rsidRDefault="000F6980" w:rsidP="00B129CD">
      <w:pPr>
        <w:pStyle w:val="Paragraph"/>
      </w:pPr>
      <w:r w:rsidRPr="00AB510D">
        <w:t>Upon investigator-assessed disease progression, the indicative</w:t>
      </w:r>
      <w:r>
        <w:t xml:space="preserve"> </w:t>
      </w:r>
      <w:r w:rsidRPr="00B16DBC">
        <w:t>scan(s) is/are</w:t>
      </w:r>
      <w:r w:rsidRPr="00A00173">
        <w:t xml:space="preserve"> </w:t>
      </w:r>
      <w:r w:rsidRPr="00AB510D">
        <w:t>to be submitted immediately to iCRO for BICR verification of progression. After submission of scan(s), the iCRO will email the assessment to the site and Sponsor.</w:t>
      </w:r>
    </w:p>
    <w:p w14:paraId="57D9F773" w14:textId="77777777" w:rsidR="0071656A" w:rsidRPr="00AB510D" w:rsidRDefault="006B7357" w:rsidP="00B129CD">
      <w:pPr>
        <w:pStyle w:val="Paragraph"/>
      </w:pPr>
      <w:r w:rsidRPr="00AB510D">
        <w:t>If disease progression is not verified, the process continues as follows:</w:t>
      </w:r>
    </w:p>
    <w:p w14:paraId="5FF6CFA4" w14:textId="77777777" w:rsidR="0071656A" w:rsidRPr="00FF5A21" w:rsidRDefault="006B7357" w:rsidP="00FF5A21">
      <w:pPr>
        <w:pStyle w:val="ListBullet"/>
      </w:pPr>
      <w:r w:rsidRPr="00FF5A21">
        <w:t>If participant is clinically stable, continue study intervention per protocol</w:t>
      </w:r>
    </w:p>
    <w:p w14:paraId="1A88B0C1" w14:textId="22F1424B" w:rsidR="0071656A" w:rsidRPr="00FF5A21" w:rsidRDefault="002F421C" w:rsidP="00A330B4">
      <w:pPr>
        <w:pStyle w:val="ListBullet2"/>
      </w:pPr>
      <w:del w:id="2743" w:author="Powell, Deana" w:date="2023-10-19T15:28:00Z">
        <w:r w:rsidRPr="00B05823">
          <w:delText>resume imaging</w:delText>
        </w:r>
      </w:del>
      <w:ins w:id="2744" w:author="Powell, Deana" w:date="2023-10-19T15:28:00Z">
        <w:r w:rsidR="006B7357" w:rsidRPr="00FF5A21">
          <w:t>continue scans</w:t>
        </w:r>
      </w:ins>
      <w:r w:rsidR="006B7357" w:rsidRPr="00FF5A21">
        <w:t xml:space="preserve"> per protocol schedule </w:t>
      </w:r>
      <w:del w:id="2745" w:author="Powell, Deana" w:date="2023-10-19T15:28:00Z">
        <w:r w:rsidRPr="00B05823">
          <w:delText>(≥4 weeks to</w:delText>
        </w:r>
      </w:del>
      <w:ins w:id="2746" w:author="Powell, Deana" w:date="2023-10-19T15:28:00Z">
        <w:r w:rsidR="006B7357" w:rsidRPr="00FF5A21">
          <w:t>(the</w:t>
        </w:r>
      </w:ins>
      <w:r w:rsidR="006B7357" w:rsidRPr="00FF5A21">
        <w:t xml:space="preserve"> next </w:t>
      </w:r>
      <w:ins w:id="2747" w:author="Powell, Deana" w:date="2023-10-19T15:28:00Z">
        <w:r w:rsidR="006B7357" w:rsidRPr="00FF5A21">
          <w:t xml:space="preserve">scheduled </w:t>
        </w:r>
      </w:ins>
      <w:r w:rsidR="006B7357" w:rsidRPr="00FF5A21">
        <w:t>scan</w:t>
      </w:r>
      <w:ins w:id="2748" w:author="Powell, Deana" w:date="2023-10-19T15:28:00Z">
        <w:r w:rsidR="006B7357" w:rsidRPr="00FF5A21">
          <w:t xml:space="preserve"> should be ≥4 weeks from most recent scan acquired</w:t>
        </w:r>
      </w:ins>
      <w:r w:rsidR="006B7357" w:rsidRPr="00FF5A21">
        <w:t>)</w:t>
      </w:r>
    </w:p>
    <w:p w14:paraId="08F19E5B" w14:textId="77777777" w:rsidR="0071656A" w:rsidRPr="00FF5A21" w:rsidRDefault="006B7357" w:rsidP="00796512">
      <w:pPr>
        <w:pStyle w:val="ListBullet2"/>
      </w:pPr>
      <w:ins w:id="2749" w:author="Powell, Deana" w:date="2023-10-19T15:28:00Z">
        <w:r w:rsidRPr="00FF5A21">
          <w:t xml:space="preserve">send </w:t>
        </w:r>
      </w:ins>
      <w:r w:rsidRPr="00FF5A21">
        <w:t>scans to iCRO</w:t>
      </w:r>
    </w:p>
    <w:p w14:paraId="3854AC0D" w14:textId="77777777" w:rsidR="0071656A" w:rsidRPr="00FF5A21" w:rsidRDefault="006B7357" w:rsidP="00796512">
      <w:pPr>
        <w:pStyle w:val="ListBullet2"/>
      </w:pPr>
      <w:r w:rsidRPr="00FF5A21">
        <w:t>continue local assessment</w:t>
      </w:r>
    </w:p>
    <w:p w14:paraId="235941E5" w14:textId="77777777" w:rsidR="0071656A" w:rsidRPr="00FF5A21" w:rsidRDefault="006B7357" w:rsidP="00796512">
      <w:pPr>
        <w:pStyle w:val="ListBullet2"/>
      </w:pPr>
      <w:r w:rsidRPr="00FF5A21">
        <w:lastRenderedPageBreak/>
        <w:t>do not change investigator assessment of progression</w:t>
      </w:r>
    </w:p>
    <w:p w14:paraId="3241B97F" w14:textId="1C88F178" w:rsidR="0071656A" w:rsidRPr="00FF5A21" w:rsidRDefault="006B7357" w:rsidP="00796512">
      <w:pPr>
        <w:pStyle w:val="ListBullet2"/>
      </w:pPr>
      <w:r w:rsidRPr="00FF5A21">
        <w:t xml:space="preserve">if subsequent scan(s) indicate progression, </w:t>
      </w:r>
      <w:del w:id="2750" w:author="Powell, Deana" w:date="2023-10-19T15:28:00Z">
        <w:r w:rsidR="002F421C" w:rsidRPr="00B05823">
          <w:delText xml:space="preserve">submit scan(s) to iCRO to </w:delText>
        </w:r>
      </w:del>
      <w:r w:rsidRPr="00FF5A21">
        <w:t>request verification</w:t>
      </w:r>
      <w:ins w:id="2751" w:author="Powell, Deana" w:date="2023-10-19T15:28:00Z">
        <w:r w:rsidRPr="00FF5A21">
          <w:t xml:space="preserve"> from iCRO</w:t>
        </w:r>
      </w:ins>
    </w:p>
    <w:p w14:paraId="1E7605AB" w14:textId="13A4599A" w:rsidR="0071656A" w:rsidRDefault="006B7357" w:rsidP="00FF5A21">
      <w:pPr>
        <w:pStyle w:val="ListBullet"/>
      </w:pPr>
      <w:r w:rsidRPr="00FF5A21">
        <w:t>If the participant is not clinically stable, best medical practice is to be applied</w:t>
      </w:r>
    </w:p>
    <w:p w14:paraId="230E2437" w14:textId="77777777" w:rsidR="00960ECF" w:rsidRPr="00FF5A21" w:rsidRDefault="00960ECF" w:rsidP="00960ECF">
      <w:pPr>
        <w:pStyle w:val="ListEnd"/>
      </w:pPr>
    </w:p>
    <w:p w14:paraId="30C4445E" w14:textId="4CA4413D" w:rsidR="0071656A" w:rsidRDefault="006B7357" w:rsidP="009838C2">
      <w:pPr>
        <w:pStyle w:val="ParagraphBold"/>
        <w:rPr>
          <w:bCs/>
        </w:rPr>
      </w:pPr>
      <w:r w:rsidRPr="00F15989">
        <w:t xml:space="preserve">Before stopping study intervention or imaging or starting new </w:t>
      </w:r>
      <w:del w:id="2752" w:author="Powell, Deana" w:date="2023-10-19T15:28:00Z">
        <w:r w:rsidR="002F421C" w:rsidRPr="002F421C">
          <w:delText>anti-</w:delText>
        </w:r>
        <w:r w:rsidR="0025131F">
          <w:delText>c</w:delText>
        </w:r>
        <w:r w:rsidR="002F421C" w:rsidRPr="002F421C">
          <w:delText>ancer</w:delText>
        </w:r>
      </w:del>
      <w:ins w:id="2753" w:author="Powell, Deana" w:date="2023-10-19T15:28:00Z">
        <w:r w:rsidRPr="00F15989">
          <w:t>anticancer</w:t>
        </w:r>
      </w:ins>
      <w:r w:rsidRPr="00F15989">
        <w:t xml:space="preserve"> therapy in a participant who is clinically stable, communication with the Sponsor is required.</w:t>
      </w:r>
    </w:p>
    <w:p w14:paraId="747F9C6B" w14:textId="77777777" w:rsidR="0071656A" w:rsidRPr="00BA5A85" w:rsidRDefault="006B7357" w:rsidP="00B129CD">
      <w:pPr>
        <w:pStyle w:val="Paragraph"/>
      </w:pPr>
      <w:r w:rsidRPr="00AB510D">
        <w:t>If disease progression is verified, the process continues as follows:</w:t>
      </w:r>
    </w:p>
    <w:p w14:paraId="5EA09FA4" w14:textId="5467A749" w:rsidR="0071656A" w:rsidRPr="00AB510D" w:rsidRDefault="006B7357" w:rsidP="00A330B4">
      <w:pPr>
        <w:pStyle w:val="ListBullet"/>
      </w:pPr>
      <w:r w:rsidRPr="00AB510D">
        <w:t xml:space="preserve">investigator </w:t>
      </w:r>
      <w:del w:id="2754" w:author="Powell, Deana" w:date="2023-10-19T15:28:00Z">
        <w:r w:rsidR="00B05823" w:rsidRPr="00B05823">
          <w:delText>judgement</w:delText>
        </w:r>
      </w:del>
      <w:ins w:id="2755" w:author="Powell, Deana" w:date="2023-10-19T15:28:00Z">
        <w:r w:rsidRPr="00AB510D">
          <w:t>judgment</w:t>
        </w:r>
      </w:ins>
      <w:r w:rsidRPr="00AB510D">
        <w:t xml:space="preserve"> will determine action</w:t>
      </w:r>
    </w:p>
    <w:p w14:paraId="531950A3" w14:textId="27898B77" w:rsidR="0071656A" w:rsidRPr="00AB510D" w:rsidRDefault="006B7357" w:rsidP="00B129CD">
      <w:pPr>
        <w:pStyle w:val="ListBullet"/>
        <w:rPr>
          <w:rFonts w:cs="Arial"/>
          <w:bCs/>
          <w:szCs w:val="48"/>
        </w:rPr>
      </w:pPr>
      <w:r w:rsidRPr="00AB510D">
        <w:rPr>
          <w:rFonts w:cs="Arial"/>
          <w:bCs/>
          <w:szCs w:val="48"/>
        </w:rPr>
        <w:t xml:space="preserve">if the participant is clinically stable and study intervention is to continue, communication with the </w:t>
      </w:r>
      <w:del w:id="2756" w:author="Powell, Deana" w:date="2023-10-19T15:28:00Z">
        <w:r w:rsidR="00B05823" w:rsidRPr="00B05823">
          <w:delText>sponsor</w:delText>
        </w:r>
      </w:del>
      <w:ins w:id="2757" w:author="Powell, Deana" w:date="2023-10-19T15:28:00Z">
        <w:r>
          <w:rPr>
            <w:rFonts w:cs="Arial"/>
            <w:bCs/>
            <w:szCs w:val="48"/>
          </w:rPr>
          <w:t>S</w:t>
        </w:r>
        <w:r w:rsidRPr="00AB510D">
          <w:rPr>
            <w:rFonts w:cs="Arial"/>
            <w:bCs/>
            <w:szCs w:val="48"/>
          </w:rPr>
          <w:t>ponsor</w:t>
        </w:r>
      </w:ins>
      <w:r w:rsidRPr="00AB510D">
        <w:rPr>
          <w:rFonts w:cs="Arial"/>
          <w:bCs/>
          <w:szCs w:val="48"/>
        </w:rPr>
        <w:t xml:space="preserve"> is required and a reconsent addendum must be signed</w:t>
      </w:r>
    </w:p>
    <w:p w14:paraId="62B815F1" w14:textId="77777777" w:rsidR="00B05823" w:rsidRPr="00B05823" w:rsidRDefault="00B05823" w:rsidP="00936F72">
      <w:pPr>
        <w:pStyle w:val="ListBullet"/>
        <w:keepLines w:val="0"/>
        <w:numPr>
          <w:ilvl w:val="0"/>
          <w:numId w:val="54"/>
        </w:numPr>
        <w:spacing w:after="240"/>
        <w:rPr>
          <w:del w:id="2758" w:author="Powell, Deana" w:date="2023-10-19T15:28:00Z"/>
        </w:rPr>
      </w:pPr>
      <w:del w:id="2759" w:author="Powell, Deana" w:date="2023-10-19T15:28:00Z">
        <w:r w:rsidRPr="00B05823">
          <w:delText xml:space="preserve">Note: the reconsent addendum may be signed any time after investigator-assessed progression is identified but must be signed prior to starting study intervention after verification of disease progression is provided by the iCRO </w:delText>
        </w:r>
      </w:del>
    </w:p>
    <w:p w14:paraId="0D3752F0" w14:textId="77777777" w:rsidR="0071656A" w:rsidRPr="00AB510D" w:rsidRDefault="006B7357" w:rsidP="00B129CD">
      <w:pPr>
        <w:pStyle w:val="ListBullet"/>
        <w:rPr>
          <w:rFonts w:cs="Arial"/>
          <w:bCs/>
          <w:szCs w:val="48"/>
        </w:rPr>
      </w:pPr>
      <w:r w:rsidRPr="00AB510D">
        <w:rPr>
          <w:rFonts w:cs="Arial"/>
          <w:bCs/>
          <w:szCs w:val="48"/>
        </w:rPr>
        <w:t>obtain scans locally per original protocol schedule</w:t>
      </w:r>
    </w:p>
    <w:p w14:paraId="1E756CE0" w14:textId="77777777" w:rsidR="0071656A" w:rsidRDefault="006B7357" w:rsidP="00B129CD">
      <w:pPr>
        <w:pStyle w:val="ListBullet"/>
        <w:rPr>
          <w:rFonts w:cs="Arial"/>
          <w:bCs/>
          <w:szCs w:val="48"/>
        </w:rPr>
      </w:pPr>
      <w:r w:rsidRPr="00AB510D">
        <w:rPr>
          <w:rFonts w:cs="Arial"/>
          <w:bCs/>
          <w:szCs w:val="48"/>
        </w:rPr>
        <w:t>do not send scans to iCRO</w:t>
      </w:r>
    </w:p>
    <w:p w14:paraId="19DE7CE2" w14:textId="77777777" w:rsidR="0071656A" w:rsidRPr="00AB510D" w:rsidRDefault="0071656A" w:rsidP="005E5BC4">
      <w:pPr>
        <w:pStyle w:val="ListEnd"/>
        <w:rPr>
          <w:rFonts w:cs="Arial"/>
          <w:szCs w:val="48"/>
        </w:rPr>
      </w:pPr>
    </w:p>
    <w:p w14:paraId="0769A3BA" w14:textId="190F9FD3" w:rsidR="0071656A" w:rsidRPr="00AB510D" w:rsidRDefault="00815B7C" w:rsidP="00B129CD">
      <w:pPr>
        <w:pStyle w:val="Paragraph"/>
      </w:pPr>
      <w:r>
        <w:t xml:space="preserve">Figure </w:t>
      </w:r>
      <w:del w:id="2760" w:author="Powell, Deana" w:date="2023-10-19T15:28:00Z">
        <w:r w:rsidR="004173BC">
          <w:rPr>
            <w:noProof/>
          </w:rPr>
          <w:delText>3</w:delText>
        </w:r>
      </w:del>
      <w:ins w:id="2761" w:author="Powell, Deana" w:date="2023-10-19T15:28:00Z">
        <w:r>
          <w:rPr>
            <w:noProof/>
          </w:rPr>
          <w:t>5</w:t>
        </w:r>
      </w:ins>
      <w:r w:rsidR="00AC1A99">
        <w:t xml:space="preserve"> </w:t>
      </w:r>
      <w:r w:rsidR="006B7357" w:rsidRPr="00AB510D">
        <w:t xml:space="preserve">illustrates the </w:t>
      </w:r>
      <w:ins w:id="2762" w:author="Powell, Deana" w:date="2023-10-19T15:28:00Z">
        <w:r w:rsidR="006B7357" w:rsidRPr="00AB510D">
          <w:t xml:space="preserve">study intervention </w:t>
        </w:r>
      </w:ins>
      <w:r w:rsidR="006B7357" w:rsidRPr="00AB510D">
        <w:t>decision process involving verification of disease progression for participants.</w:t>
      </w:r>
    </w:p>
    <w:p w14:paraId="7ABABDD4" w14:textId="77777777" w:rsidR="0071656A" w:rsidRPr="009428B0" w:rsidRDefault="006B7357" w:rsidP="00B129CD">
      <w:pPr>
        <w:pStyle w:val="ListBullet"/>
        <w:rPr>
          <w:rFonts w:cs="Arial"/>
          <w:bCs/>
          <w:szCs w:val="48"/>
        </w:rPr>
      </w:pPr>
      <w:r w:rsidRPr="009428B0">
        <w:rPr>
          <w:rFonts w:cs="Arial"/>
          <w:bCs/>
          <w:szCs w:val="48"/>
        </w:rPr>
        <w:t>For the purpose of this decision process, lack of clinical stability is defined as:</w:t>
      </w:r>
    </w:p>
    <w:p w14:paraId="6911751C" w14:textId="77777777" w:rsidR="0071656A" w:rsidRPr="009428B0" w:rsidRDefault="006B7357" w:rsidP="00B129CD">
      <w:pPr>
        <w:pStyle w:val="ListBullet2"/>
      </w:pPr>
      <w:r w:rsidRPr="009428B0">
        <w:t>unacceptable toxicity</w:t>
      </w:r>
    </w:p>
    <w:p w14:paraId="5DC6A031" w14:textId="77777777" w:rsidR="0071656A" w:rsidRPr="009428B0" w:rsidRDefault="006B7357" w:rsidP="00B129CD">
      <w:pPr>
        <w:pStyle w:val="ListBullet2"/>
      </w:pPr>
      <w:r w:rsidRPr="009428B0">
        <w:t>clinical signs or symptoms indicating clinically significant disease progression</w:t>
      </w:r>
    </w:p>
    <w:p w14:paraId="27FC5CA8" w14:textId="77777777" w:rsidR="0071656A" w:rsidRPr="009428B0" w:rsidRDefault="006B7357" w:rsidP="00B129CD">
      <w:pPr>
        <w:pStyle w:val="ListBullet2"/>
      </w:pPr>
      <w:r w:rsidRPr="009428B0">
        <w:t>decline in performance status</w:t>
      </w:r>
    </w:p>
    <w:p w14:paraId="177B5F3E" w14:textId="77777777" w:rsidR="0071656A" w:rsidRDefault="006B7357" w:rsidP="00B129CD">
      <w:pPr>
        <w:pStyle w:val="ListBullet2"/>
      </w:pPr>
      <w:r w:rsidRPr="009428B0">
        <w:t>rapid disease progression or threat to vital organs or critical anatomical sites (eg, CNS metastasis, respiratory failure due to tumor compression, spinal cord compression) requiring urgent alternative medical intervention</w:t>
      </w:r>
    </w:p>
    <w:p w14:paraId="73018890" w14:textId="5D079A56" w:rsidR="00334202" w:rsidRDefault="00334202">
      <w:pPr>
        <w:rPr>
          <w:szCs w:val="20"/>
        </w:rPr>
      </w:pPr>
      <w:r>
        <w:br w:type="page"/>
      </w:r>
    </w:p>
    <w:p w14:paraId="1CE1019D" w14:textId="077315F5" w:rsidR="00995993" w:rsidRPr="004636D0" w:rsidRDefault="006B7357" w:rsidP="00960ECF">
      <w:pPr>
        <w:pStyle w:val="Caption"/>
      </w:pPr>
      <w:bookmarkStart w:id="2763" w:name="_Ref148596764"/>
      <w:bookmarkStart w:id="2764" w:name="_Toc148621778"/>
      <w:bookmarkStart w:id="2765" w:name="_Ref69898683"/>
      <w:bookmarkStart w:id="2766" w:name="_Ref462873"/>
      <w:bookmarkStart w:id="2767" w:name="_Ref2690184"/>
      <w:bookmarkStart w:id="2768" w:name="_Ref55912537"/>
      <w:bookmarkStart w:id="2769" w:name="_Toc107570831"/>
      <w:r>
        <w:lastRenderedPageBreak/>
        <w:t xml:space="preserve">Figure </w:t>
      </w:r>
      <w:del w:id="2770" w:author="Powell, Deana" w:date="2023-10-19T15:28:00Z">
        <w:r w:rsidR="004173BC">
          <w:rPr>
            <w:noProof/>
          </w:rPr>
          <w:delText>3</w:delText>
        </w:r>
      </w:del>
      <w:bookmarkEnd w:id="2765"/>
      <w:ins w:id="2771" w:author="Powell, Deana" w:date="2023-10-19T15:28:00Z">
        <w:r w:rsidR="00815B7C">
          <w:rPr>
            <w:noProof/>
          </w:rPr>
          <w:t>5</w:t>
        </w:r>
      </w:ins>
      <w:bookmarkEnd w:id="2763"/>
      <w:r>
        <w:tab/>
      </w:r>
      <w:bookmarkEnd w:id="2766"/>
      <w:bookmarkEnd w:id="2767"/>
      <w:bookmarkEnd w:id="2768"/>
      <w:r w:rsidR="00AC1A99">
        <w:t>Study Intervention Decision Making Process When Progression per RECIST 1.1 is Observed by Investigator (PFS endpoint)</w:t>
      </w:r>
      <w:bookmarkEnd w:id="2764"/>
      <w:bookmarkEnd w:id="2769"/>
    </w:p>
    <w:p w14:paraId="651E033C" w14:textId="77777777" w:rsidR="00B05823" w:rsidRDefault="00877DC4" w:rsidP="00936F72">
      <w:pPr>
        <w:pStyle w:val="Paragraph"/>
        <w:rPr>
          <w:del w:id="2772" w:author="Powell, Deana" w:date="2023-10-19T15:28:00Z"/>
        </w:rPr>
      </w:pPr>
      <w:del w:id="2773" w:author="Powell, Deana" w:date="2023-10-19T15:28:00Z">
        <w:r>
          <w:rPr>
            <w:noProof/>
          </w:rPr>
          <w:drawing>
            <wp:inline distT="0" distB="0" distL="0" distR="0" wp14:anchorId="7E68DF79" wp14:editId="185216B3">
              <wp:extent cx="5577017" cy="3682765"/>
              <wp:effectExtent l="0" t="0" r="508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38">
                        <a:extLst>
                          <a:ext uri="{28A0092B-C50C-407E-A947-70E740481C1C}">
                            <a14:useLocalDpi xmlns:a14="http://schemas.microsoft.com/office/drawing/2010/main" val="0"/>
                          </a:ext>
                        </a:extLst>
                      </a:blip>
                      <a:srcRect l="8215" t="7910" r="12806"/>
                      <a:stretch/>
                    </pic:blipFill>
                    <pic:spPr bwMode="auto">
                      <a:xfrm>
                        <a:off x="0" y="0"/>
                        <a:ext cx="5608183" cy="3703345"/>
                      </a:xfrm>
                      <a:prstGeom prst="rect">
                        <a:avLst/>
                      </a:prstGeom>
                      <a:noFill/>
                      <a:ln>
                        <a:noFill/>
                      </a:ln>
                      <a:extLst>
                        <a:ext uri="{53640926-AAD7-44D8-BBD7-CCE9431645EC}">
                          <a14:shadowObscured xmlns:a14="http://schemas.microsoft.com/office/drawing/2010/main"/>
                        </a:ext>
                      </a:extLst>
                    </pic:spPr>
                  </pic:pic>
                </a:graphicData>
              </a:graphic>
            </wp:inline>
          </w:drawing>
        </w:r>
      </w:del>
    </w:p>
    <w:p w14:paraId="4B6F0D95" w14:textId="77777777" w:rsidR="008B7E5A" w:rsidRDefault="008B7E5A" w:rsidP="00936F72">
      <w:pPr>
        <w:rPr>
          <w:del w:id="2774" w:author="Powell, Deana" w:date="2023-10-19T15:28:00Z"/>
        </w:rPr>
      </w:pPr>
    </w:p>
    <w:p w14:paraId="7F079CE7" w14:textId="77777777" w:rsidR="0071656A" w:rsidRDefault="006B7357" w:rsidP="006C070B">
      <w:pPr>
        <w:pStyle w:val="Paragraph"/>
        <w:rPr>
          <w:ins w:id="2775" w:author="Powell, Deana" w:date="2023-10-19T15:28:00Z"/>
        </w:rPr>
      </w:pPr>
      <w:ins w:id="2776" w:author="Powell, Deana" w:date="2023-10-19T15:28:00Z">
        <w:r>
          <w:rPr>
            <w:noProof/>
          </w:rPr>
          <w:drawing>
            <wp:inline distT="0" distB="0" distL="0" distR="0" wp14:anchorId="3161A19B" wp14:editId="64291341">
              <wp:extent cx="4562475" cy="2591739"/>
              <wp:effectExtent l="0" t="0" r="0" b="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39"/>
                      <a:stretch>
                        <a:fillRect/>
                      </a:stretch>
                    </pic:blipFill>
                    <pic:spPr>
                      <a:xfrm>
                        <a:off x="0" y="0"/>
                        <a:ext cx="4578019" cy="2600569"/>
                      </a:xfrm>
                      <a:prstGeom prst="rect">
                        <a:avLst/>
                      </a:prstGeom>
                    </pic:spPr>
                  </pic:pic>
                </a:graphicData>
              </a:graphic>
            </wp:inline>
          </w:drawing>
        </w:r>
      </w:ins>
    </w:p>
    <w:p w14:paraId="4B310202" w14:textId="77777777" w:rsidR="00BC0395" w:rsidRPr="00B61516" w:rsidRDefault="006B7357" w:rsidP="00E15E99">
      <w:pPr>
        <w:pStyle w:val="Heading3"/>
        <w:rPr>
          <w:rStyle w:val="SuggestedOptional"/>
          <w:color w:val="auto"/>
        </w:rPr>
      </w:pPr>
      <w:bookmarkStart w:id="2777" w:name="_Toc148621639"/>
      <w:bookmarkStart w:id="2778" w:name="_Toc107570691"/>
      <w:r w:rsidRPr="00E15E99">
        <w:lastRenderedPageBreak/>
        <w:t>Patient-reported Outcomes</w:t>
      </w:r>
      <w:bookmarkEnd w:id="2777"/>
      <w:bookmarkEnd w:id="2778"/>
    </w:p>
    <w:p w14:paraId="3226D780" w14:textId="77777777" w:rsidR="00A430A0" w:rsidRDefault="006B7357" w:rsidP="00510E93">
      <w:pPr>
        <w:pStyle w:val="Paragraph"/>
        <w:rPr>
          <w:ins w:id="2779" w:author="Powell, Deana" w:date="2023-10-19T15:28:00Z"/>
        </w:rPr>
      </w:pPr>
      <w:ins w:id="2780" w:author="Powell, Deana" w:date="2023-10-19T15:28:00Z">
        <w:r>
          <w:t>As of Amendment 05: ePRO</w:t>
        </w:r>
        <w:r w:rsidR="00406AC2">
          <w:t xml:space="preserve"> assessments will be discontinued.  Original protocol text that is contained in this section has been retained for reference.</w:t>
        </w:r>
        <w:r>
          <w:t xml:space="preserve"> </w:t>
        </w:r>
      </w:ins>
    </w:p>
    <w:p w14:paraId="17261C00" w14:textId="77777777" w:rsidR="00510E93" w:rsidRPr="00510E93" w:rsidRDefault="006B7357" w:rsidP="00510E93">
      <w:pPr>
        <w:pStyle w:val="Paragraph"/>
      </w:pPr>
      <w:r w:rsidRPr="00510E93">
        <w:t xml:space="preserve">It is a best practice and strongly recommended that ePROs are administered before any other visit procedures and in the order listed in the SoA, starting with EuroQoL EQ-5D-5L. </w:t>
      </w:r>
    </w:p>
    <w:p w14:paraId="2C0CDEF4" w14:textId="77777777" w:rsidR="00510E93" w:rsidRPr="00510E93" w:rsidRDefault="006B7357" w:rsidP="00510E93">
      <w:pPr>
        <w:pStyle w:val="Paragraph"/>
      </w:pPr>
      <w:r w:rsidRPr="00510E93">
        <w:t xml:space="preserve">Collection begins at C1 and continues until C35 or treatment discontinuation, whichever occurs first. </w:t>
      </w:r>
    </w:p>
    <w:p w14:paraId="04D1FDE7" w14:textId="77777777" w:rsidR="00510E93" w:rsidRDefault="006B7357" w:rsidP="00510E93">
      <w:pPr>
        <w:pStyle w:val="Paragraph"/>
      </w:pPr>
      <w:r w:rsidRPr="00510E93">
        <w:t>The PRO questionnaires will be administered:</w:t>
      </w:r>
    </w:p>
    <w:p w14:paraId="0706306F" w14:textId="77777777" w:rsidR="00510E93" w:rsidRDefault="006B7357" w:rsidP="00510E93">
      <w:pPr>
        <w:pStyle w:val="ListBullet"/>
      </w:pPr>
      <w:r>
        <w:t xml:space="preserve">Before dosing at Day1, Cycle 1, and then  </w:t>
      </w:r>
    </w:p>
    <w:p w14:paraId="137CB791" w14:textId="77777777" w:rsidR="00510E93" w:rsidRDefault="006B7357" w:rsidP="00510E93">
      <w:pPr>
        <w:pStyle w:val="ListBullet"/>
      </w:pPr>
      <w:r>
        <w:t xml:space="preserve">Day 1 of every cycle from Cycle 1 through Cycle 9, then </w:t>
      </w:r>
    </w:p>
    <w:p w14:paraId="329AF3B8" w14:textId="77777777" w:rsidR="00510E93" w:rsidRDefault="006B7357" w:rsidP="00510E93">
      <w:pPr>
        <w:pStyle w:val="ListBullet"/>
      </w:pPr>
      <w:r>
        <w:t xml:space="preserve">Day 1 of every other cycle through Cycle 17 (C11, C13, C15, C17), then </w:t>
      </w:r>
    </w:p>
    <w:p w14:paraId="7D849C9A" w14:textId="77777777" w:rsidR="00510E93" w:rsidRDefault="006B7357" w:rsidP="00510E93">
      <w:pPr>
        <w:pStyle w:val="ListBullet"/>
      </w:pPr>
      <w:r>
        <w:t xml:space="preserve">Every 3 cycles through Cycle 35 (C20, C23, C26, C29, C32, C35). </w:t>
      </w:r>
    </w:p>
    <w:p w14:paraId="6378BA14" w14:textId="77777777" w:rsidR="00510E93" w:rsidRDefault="006B7357" w:rsidP="00510E93">
      <w:pPr>
        <w:pStyle w:val="ListBullet"/>
      </w:pPr>
      <w:r>
        <w:t>Obtain at EOT and Safety FU (if EOT and Safety FU occur before C35).</w:t>
      </w:r>
    </w:p>
    <w:p w14:paraId="29876E1A" w14:textId="77777777" w:rsidR="00510E93" w:rsidRDefault="00510E93" w:rsidP="00510E93">
      <w:pPr>
        <w:pStyle w:val="ListEnd"/>
      </w:pPr>
    </w:p>
    <w:p w14:paraId="4B97B74F" w14:textId="77777777" w:rsidR="00510E93" w:rsidRDefault="006B7357" w:rsidP="00510E93">
      <w:pPr>
        <w:pStyle w:val="Paragraph"/>
      </w:pPr>
      <w:r>
        <w:t>If the EOT visit happens before the end of the study, PROs will be administered at EOT visit.</w:t>
      </w:r>
    </w:p>
    <w:p w14:paraId="16601FB4" w14:textId="77777777" w:rsidR="00510E93" w:rsidRPr="00510E93" w:rsidRDefault="006B7357" w:rsidP="00510E93">
      <w:pPr>
        <w:pStyle w:val="Paragraph"/>
      </w:pPr>
      <w:r>
        <w:t>PROs will also be administered at the 30-day Safety Follow-up visit. In the event the EOT visit is combined with the 30-day Safety Follow-up visit, only the PRO assessments for the EOT visit will be completed.</w:t>
      </w:r>
    </w:p>
    <w:p w14:paraId="00ACF33E" w14:textId="34DFBCFD" w:rsidR="0052323E" w:rsidRPr="001404E1" w:rsidRDefault="006B7357" w:rsidP="001404E1">
      <w:pPr>
        <w:pStyle w:val="Paragraph"/>
      </w:pPr>
      <w:r w:rsidRPr="001404E1">
        <w:t xml:space="preserve">It is best practice and strongly recommended that ePROs are administered to randomized participants </w:t>
      </w:r>
      <w:del w:id="2781" w:author="Powell, Deana" w:date="2023-10-19T15:28:00Z">
        <w:r w:rsidR="00D80FE3" w:rsidRPr="00D63F8A">
          <w:delText>prior to</w:delText>
        </w:r>
      </w:del>
      <w:ins w:id="2782" w:author="Powell, Deana" w:date="2023-10-19T15:28:00Z">
        <w:r w:rsidRPr="001404E1">
          <w:t>before</w:t>
        </w:r>
      </w:ins>
      <w:r w:rsidRPr="001404E1">
        <w:t xml:space="preserve"> drug administration, AE evaluation, and disease status notification. If the participant does not complete the ePROs at a scheduled time point, the MISS</w:t>
      </w:r>
      <w:del w:id="2783" w:author="Powell, Deana" w:date="2023-10-19T15:28:00Z">
        <w:r w:rsidR="00D80FE3" w:rsidRPr="00595295">
          <w:rPr>
            <w:rFonts w:ascii="Symbol" w:eastAsia="Symbol" w:hAnsi="Symbol" w:cs="Symbol"/>
          </w:rPr>
          <w:delText></w:delText>
        </w:r>
      </w:del>
      <w:ins w:id="2784" w:author="Powell, Deana" w:date="2023-10-19T15:28:00Z">
        <w:r w:rsidR="00BA55E3">
          <w:t>_</w:t>
        </w:r>
      </w:ins>
      <w:r w:rsidRPr="001404E1">
        <w:t>MODE form must be completed to capture the reason the assessment was not performed.</w:t>
      </w:r>
    </w:p>
    <w:p w14:paraId="05FC4381" w14:textId="77777777" w:rsidR="00D95CC7" w:rsidRDefault="006B7357" w:rsidP="007131B3">
      <w:pPr>
        <w:pStyle w:val="Heading2"/>
      </w:pPr>
      <w:bookmarkStart w:id="2785" w:name="_Toc148621640"/>
      <w:bookmarkStart w:id="2786" w:name="_Toc107570692"/>
      <w:r w:rsidRPr="00BB5514">
        <w:t>Safety Assessments</w:t>
      </w:r>
      <w:bookmarkEnd w:id="2785"/>
      <w:bookmarkEnd w:id="2786"/>
    </w:p>
    <w:p w14:paraId="39B66543" w14:textId="77777777" w:rsidR="00521E1C" w:rsidRPr="00510E93" w:rsidRDefault="006B7357" w:rsidP="0084085E">
      <w:pPr>
        <w:pStyle w:val="Paragraph"/>
      </w:pPr>
      <w:r w:rsidRPr="00510E93">
        <w:t>The total amount of blood/tissue to be drawn/collected over the course of the study (from pre study to poststudy visits), including approximate blood/tissue volumes drawn/collected by visit and by sample type per participant, can be found in the laboratory or study procedures manual.</w:t>
      </w:r>
    </w:p>
    <w:p w14:paraId="25577F8F" w14:textId="77777777" w:rsidR="00BD53DC" w:rsidRDefault="006B7357" w:rsidP="0084085E">
      <w:pPr>
        <w:pStyle w:val="Paragraph"/>
      </w:pPr>
      <w:r>
        <w:t>Planned time points for all safety assessments are provided in the SoA.</w:t>
      </w:r>
    </w:p>
    <w:p w14:paraId="28C55EBA" w14:textId="77777777" w:rsidR="00EE328F" w:rsidRPr="00510E93" w:rsidRDefault="006B7357" w:rsidP="009661A6">
      <w:pPr>
        <w:pStyle w:val="Heading3"/>
      </w:pPr>
      <w:bookmarkStart w:id="2787" w:name="_Toc148621641"/>
      <w:bookmarkStart w:id="2788" w:name="_Toc107570693"/>
      <w:r w:rsidRPr="00510E93">
        <w:lastRenderedPageBreak/>
        <w:t>Physical Examinations</w:t>
      </w:r>
      <w:bookmarkEnd w:id="2787"/>
      <w:bookmarkEnd w:id="2788"/>
    </w:p>
    <w:p w14:paraId="36CFCDE1" w14:textId="7B2E287B" w:rsidR="00D94CFF" w:rsidRPr="00510E93" w:rsidRDefault="006B7357" w:rsidP="00D94CFF">
      <w:pPr>
        <w:pStyle w:val="Paragraph"/>
      </w:pPr>
      <w:r w:rsidRPr="00510E93">
        <w:t xml:space="preserve">A complete physical examination </w:t>
      </w:r>
      <w:del w:id="2789" w:author="Powell, Deana" w:date="2023-10-19T15:28:00Z">
        <w:r w:rsidR="00AE0C26">
          <w:delText>including oral examination</w:delText>
        </w:r>
        <w:r w:rsidR="00613C1D">
          <w:delText xml:space="preserve"> </w:delText>
        </w:r>
      </w:del>
      <w:r w:rsidRPr="00510E93">
        <w:t xml:space="preserve">will be conducted by an investigator or medically qualified designee (consistent with local requirements) </w:t>
      </w:r>
      <w:del w:id="2790" w:author="Powell, Deana" w:date="2023-10-19T15:28:00Z">
        <w:r w:rsidR="00CF143E">
          <w:delText xml:space="preserve">as </w:delText>
        </w:r>
      </w:del>
      <w:r w:rsidRPr="00510E93">
        <w:t>per institutional standard. Height and weight will also be measured and recorded.</w:t>
      </w:r>
    </w:p>
    <w:p w14:paraId="5D19EF14" w14:textId="34D3DEFC" w:rsidR="00D94CFF" w:rsidRPr="00510E93" w:rsidRDefault="006B7357" w:rsidP="00D94CFF">
      <w:pPr>
        <w:pStyle w:val="Paragraph"/>
      </w:pPr>
      <w:r w:rsidRPr="00510E93">
        <w:t xml:space="preserve">A brief directed physical examination </w:t>
      </w:r>
      <w:del w:id="2791" w:author="Powell, Deana" w:date="2023-10-19T15:28:00Z">
        <w:r w:rsidR="005C74CF" w:rsidRPr="005C74CF">
          <w:delText xml:space="preserve">including oral examination </w:delText>
        </w:r>
      </w:del>
      <w:r w:rsidRPr="00510E93">
        <w:t>will be conducted by an investigator or medically qualified designee (consistent with local requirements) per institutional standard.</w:t>
      </w:r>
    </w:p>
    <w:p w14:paraId="46F5B0E6" w14:textId="77777777" w:rsidR="00521E1C" w:rsidRPr="00510E93" w:rsidRDefault="006B7357" w:rsidP="00D94CFF">
      <w:pPr>
        <w:pStyle w:val="Paragraph"/>
      </w:pPr>
      <w:r w:rsidRPr="00510E93">
        <w:t>Investigators should pay special attention to clinical signs related to previous serious illnesses.</w:t>
      </w:r>
    </w:p>
    <w:p w14:paraId="6D881613" w14:textId="77777777" w:rsidR="00212015" w:rsidRDefault="006B7357" w:rsidP="004637C6">
      <w:pPr>
        <w:pStyle w:val="Heading4"/>
      </w:pPr>
      <w:bookmarkStart w:id="2792" w:name="_Toc148621642"/>
      <w:bookmarkStart w:id="2793" w:name="_Toc107570694"/>
      <w:r w:rsidRPr="004637C6">
        <w:t>Full Physical Examination</w:t>
      </w:r>
      <w:bookmarkEnd w:id="2792"/>
      <w:bookmarkEnd w:id="2793"/>
    </w:p>
    <w:p w14:paraId="18C3BD1B" w14:textId="3F1E3D64" w:rsidR="00212015" w:rsidRPr="00F94F98" w:rsidRDefault="006C4FB0" w:rsidP="00F94F98">
      <w:pPr>
        <w:pStyle w:val="Paragraph"/>
      </w:pPr>
      <w:r w:rsidRPr="00F94F98">
        <w:t>The investigator or qualified designee will perform a complete physical exam</w:t>
      </w:r>
      <w:r w:rsidR="000B6129">
        <w:t>ination</w:t>
      </w:r>
      <w:r w:rsidRPr="00F94F98">
        <w:t xml:space="preserve"> during the Screening period. Clinically significant abnormal findings </w:t>
      </w:r>
      <w:del w:id="2794" w:author="Powell, Deana" w:date="2023-10-19T15:28:00Z">
        <w:r w:rsidR="00C35596">
          <w:delText>will</w:delText>
        </w:r>
      </w:del>
      <w:ins w:id="2795" w:author="Powell, Deana" w:date="2023-10-19T15:28:00Z">
        <w:r w:rsidRPr="00F94F98">
          <w:t>should</w:t>
        </w:r>
      </w:ins>
      <w:r w:rsidRPr="00F94F98">
        <w:t xml:space="preserve"> be recorded as medical history. The time points for full physical exams are described in </w:t>
      </w:r>
      <w:r w:rsidRPr="00510E93">
        <w:t>Section 1.3</w:t>
      </w:r>
      <w:r w:rsidR="00510E93">
        <w:t xml:space="preserve">. </w:t>
      </w:r>
      <w:r w:rsidR="00510E93" w:rsidRPr="00510E93">
        <w:t>After the first dose of study intervention, new clinically significant abnormal findings and changes from Screening physical examination findings will be recorded as AEs.</w:t>
      </w:r>
    </w:p>
    <w:p w14:paraId="062608FD" w14:textId="77777777" w:rsidR="00A65A49" w:rsidRDefault="00A65A49" w:rsidP="00D80FE3">
      <w:pPr>
        <w:pStyle w:val="Paragraph"/>
        <w:rPr>
          <w:del w:id="2796" w:author="Powell, Deana" w:date="2023-10-19T15:28:00Z"/>
        </w:rPr>
      </w:pPr>
      <w:del w:id="2797" w:author="Powell, Deana" w:date="2023-10-19T15:28:00Z">
        <w:r w:rsidRPr="00A65A49">
          <w:delText>A full physical examination will include evaluations of the head, eyes, ears, nose, throat, neck, chest (including heart and lungs), abdomen, limbs, skin, and a complete neurological examination.</w:delText>
        </w:r>
      </w:del>
    </w:p>
    <w:p w14:paraId="283A855C" w14:textId="77777777" w:rsidR="00212015" w:rsidRPr="00B61516" w:rsidRDefault="006B7357" w:rsidP="00F94F98">
      <w:pPr>
        <w:pStyle w:val="Paragraph"/>
        <w:rPr>
          <w:ins w:id="2798" w:author="Powell, Deana" w:date="2023-10-19T15:28:00Z"/>
          <w:rStyle w:val="SuggestedOptional"/>
          <w:color w:val="auto"/>
        </w:rPr>
      </w:pPr>
      <w:ins w:id="2799" w:author="Powell, Deana" w:date="2023-10-19T15:28:00Z">
        <w:r w:rsidRPr="00F94F98">
          <w:t>Investigators should pay special attention to clinical signs related to previous serious illnesses.</w:t>
        </w:r>
      </w:ins>
    </w:p>
    <w:p w14:paraId="681AD803" w14:textId="77777777" w:rsidR="00212015" w:rsidRDefault="006B7357" w:rsidP="004637C6">
      <w:pPr>
        <w:pStyle w:val="Heading4"/>
      </w:pPr>
      <w:bookmarkStart w:id="2800" w:name="_Toc148621643"/>
      <w:bookmarkStart w:id="2801" w:name="_Toc107570695"/>
      <w:r w:rsidRPr="004637C6">
        <w:t>Directed Physical Examination</w:t>
      </w:r>
      <w:bookmarkEnd w:id="2800"/>
      <w:bookmarkEnd w:id="2801"/>
    </w:p>
    <w:p w14:paraId="68DDD0C4" w14:textId="7B2A3138" w:rsidR="00212015" w:rsidRPr="001D4FAD" w:rsidRDefault="006C4FB0" w:rsidP="004637C6">
      <w:pPr>
        <w:pStyle w:val="Paragraph"/>
      </w:pPr>
      <w:r w:rsidRPr="00A372A1">
        <w:t xml:space="preserve">For cycles that do not </w:t>
      </w:r>
      <w:del w:id="2802" w:author="Powell, Deana" w:date="2023-10-19T15:28:00Z">
        <w:r w:rsidR="00D80FE3">
          <w:delText>require</w:delText>
        </w:r>
      </w:del>
      <w:ins w:id="2803" w:author="Powell, Deana" w:date="2023-10-19T15:28:00Z">
        <w:r w:rsidRPr="00A372A1">
          <w:t>required</w:t>
        </w:r>
      </w:ins>
      <w:r w:rsidRPr="00A372A1">
        <w:t xml:space="preserve"> a full physical exam</w:t>
      </w:r>
      <w:r w:rsidR="000B6129">
        <w:t>ination</w:t>
      </w:r>
      <w:r w:rsidRPr="00A372A1">
        <w:t xml:space="preserve"> </w:t>
      </w:r>
      <w:del w:id="2804" w:author="Powell, Deana" w:date="2023-10-19T15:28:00Z">
        <w:r w:rsidR="003D6676">
          <w:delText>(refer to</w:delText>
        </w:r>
      </w:del>
      <w:ins w:id="2805" w:author="Powell, Deana" w:date="2023-10-19T15:28:00Z">
        <w:r w:rsidRPr="00A372A1">
          <w:t>as defined in</w:t>
        </w:r>
      </w:ins>
      <w:r w:rsidRPr="004637C6">
        <w:rPr>
          <w:rStyle w:val="SuggestedOptional"/>
        </w:rPr>
        <w:t xml:space="preserve"> </w:t>
      </w:r>
      <w:r w:rsidRPr="00510E93">
        <w:t>Section 1.3</w:t>
      </w:r>
      <w:del w:id="2806" w:author="Powell, Deana" w:date="2023-10-19T15:28:00Z">
        <w:r w:rsidR="003D6676">
          <w:delText>)</w:delText>
        </w:r>
        <w:r w:rsidR="00D80FE3">
          <w:delText>,</w:delText>
        </w:r>
      </w:del>
      <w:ins w:id="2807" w:author="Powell, Deana" w:date="2023-10-19T15:28:00Z">
        <w:r w:rsidRPr="00876DC5">
          <w:t>,</w:t>
        </w:r>
      </w:ins>
      <w:r w:rsidRPr="00876DC5">
        <w:t xml:space="preserve"> the investigator or qualified designee will perform a directed physical exam</w:t>
      </w:r>
      <w:r w:rsidR="000B6129">
        <w:t>ination</w:t>
      </w:r>
      <w:r w:rsidRPr="00876DC5">
        <w:t xml:space="preserve"> as clinically indicated </w:t>
      </w:r>
      <w:del w:id="2808" w:author="Powell, Deana" w:date="2023-10-19T15:28:00Z">
        <w:r w:rsidR="009B1AC6">
          <w:delText>before</w:delText>
        </w:r>
      </w:del>
      <w:ins w:id="2809" w:author="Powell, Deana" w:date="2023-10-19T15:28:00Z">
        <w:r w:rsidRPr="00876DC5">
          <w:t>prior to</w:t>
        </w:r>
      </w:ins>
      <w:r w:rsidRPr="00876DC5">
        <w:t xml:space="preserve"> study intervention administration. New clinically significant abnormal findings </w:t>
      </w:r>
      <w:del w:id="2810" w:author="Powell, Deana" w:date="2023-10-19T15:28:00Z">
        <w:r w:rsidR="003D6676">
          <w:delText xml:space="preserve">and changes from Screening physical examination findings </w:delText>
        </w:r>
        <w:r w:rsidR="0002374D">
          <w:delText>will</w:delText>
        </w:r>
      </w:del>
      <w:ins w:id="2811" w:author="Powell, Deana" w:date="2023-10-19T15:28:00Z">
        <w:r w:rsidRPr="00876DC5">
          <w:t>should</w:t>
        </w:r>
      </w:ins>
      <w:r w:rsidRPr="00876DC5">
        <w:t xml:space="preserve"> be recorded as AEs.</w:t>
      </w:r>
    </w:p>
    <w:p w14:paraId="095F3C78" w14:textId="77777777" w:rsidR="00EE328F" w:rsidRPr="00510E93" w:rsidRDefault="006B7357" w:rsidP="00EE328F">
      <w:pPr>
        <w:pStyle w:val="Heading3"/>
      </w:pPr>
      <w:bookmarkStart w:id="2812" w:name="_Toc148621644"/>
      <w:bookmarkStart w:id="2813" w:name="_Toc107570696"/>
      <w:r w:rsidRPr="00510E93">
        <w:t>Vital Signs</w:t>
      </w:r>
      <w:bookmarkEnd w:id="2812"/>
      <w:bookmarkEnd w:id="2813"/>
    </w:p>
    <w:p w14:paraId="259F844A" w14:textId="77777777" w:rsidR="00510E93" w:rsidRPr="00510E93" w:rsidRDefault="006B7357" w:rsidP="00510E93">
      <w:pPr>
        <w:pStyle w:val="Paragraph"/>
      </w:pPr>
      <w:r w:rsidRPr="00510E93">
        <w:t xml:space="preserve">The investigator or qualified designee will take vital signs at Screening, before the administration of each dose of trial treatment and during the Safety Follow-up visit, as specified in the SoA (Section 1.3). </w:t>
      </w:r>
    </w:p>
    <w:p w14:paraId="73A2C34D" w14:textId="77777777" w:rsidR="00510E93" w:rsidRPr="00510E93" w:rsidRDefault="006B7357" w:rsidP="00510E93">
      <w:pPr>
        <w:pStyle w:val="Paragraph"/>
      </w:pPr>
      <w:r w:rsidRPr="00510E93">
        <w:t xml:space="preserve">Vital signs include temperature, heart rate, respiratory rate, weight, and blood pressure. </w:t>
      </w:r>
    </w:p>
    <w:p w14:paraId="462B588F" w14:textId="77777777" w:rsidR="00510E93" w:rsidRPr="00510E93" w:rsidRDefault="006B7357" w:rsidP="00510E93">
      <w:pPr>
        <w:pStyle w:val="Paragraph"/>
      </w:pPr>
      <w:r w:rsidRPr="00510E93">
        <w:t>Height will be measured at Screening only.</w:t>
      </w:r>
    </w:p>
    <w:p w14:paraId="07F13BE5" w14:textId="77777777" w:rsidR="00510E93" w:rsidRPr="00510E93" w:rsidRDefault="006B7357" w:rsidP="00510E93">
      <w:pPr>
        <w:pStyle w:val="ListBullet"/>
      </w:pPr>
      <w:r w:rsidRPr="00510E93">
        <w:lastRenderedPageBreak/>
        <w:t xml:space="preserve">BP and heart rate will be measured after the participant has been resting for 5 minutes. All BP measurements should be performed on the same arm, preferably by the same person. </w:t>
      </w:r>
    </w:p>
    <w:p w14:paraId="4C9380C7" w14:textId="77777777" w:rsidR="00510E93" w:rsidRPr="00510E93" w:rsidRDefault="006B7357" w:rsidP="00510E93">
      <w:pPr>
        <w:pStyle w:val="ListBullet"/>
      </w:pPr>
      <w:r w:rsidRPr="00510E93">
        <w:t xml:space="preserve">Only 1 BP measurement is needed for participants with systolic BP &lt;140 mm Hg and diastolic BR &lt;90 mm Hg. If the participant’s initial BP is elevated (ie, systolic BP ≥140 mm Hg or diastolic BP ≥90 mm Hg), the BP measurement should be repeated at least 5 minutes later. One BP assessment is defined as the mean value of 2 measurements at least 5 minutes apart. If the BP assessment (ie, the mean of the 2 BP measurements obtained at least 5 minutes apart) shows an elevated BP (systolic BP ≥140 mm Hg or diastolic BP ≥90 mm Hg), a confirmatory assessment should be obtained at least 30 minutes later by performing 2 measurements (at least 5 minutes apart) to yield a mean value. </w:t>
      </w:r>
    </w:p>
    <w:p w14:paraId="51C04229" w14:textId="77777777" w:rsidR="00510E93" w:rsidRPr="00510E93" w:rsidRDefault="006B7357" w:rsidP="00510E93">
      <w:pPr>
        <w:pStyle w:val="ListBullet"/>
      </w:pPr>
      <w:r w:rsidRPr="00510E93">
        <w:t xml:space="preserve">Under exceptional circumstances, participants will have the option of having BP measured between visits obtained locally by a health care professional. A diary will be provided as a tool to aid the participant in collecting BP evaluations between study visits. </w:t>
      </w:r>
    </w:p>
    <w:p w14:paraId="57B70000" w14:textId="77777777" w:rsidR="00510E93" w:rsidRPr="00510E93" w:rsidRDefault="00510E93" w:rsidP="00510E93">
      <w:pPr>
        <w:pStyle w:val="ListEnd"/>
      </w:pPr>
    </w:p>
    <w:p w14:paraId="5312C3E0" w14:textId="77777777" w:rsidR="00EE328F" w:rsidRPr="00510E93" w:rsidRDefault="006B7357" w:rsidP="00EE328F">
      <w:pPr>
        <w:pStyle w:val="Heading3"/>
      </w:pPr>
      <w:bookmarkStart w:id="2814" w:name="_Toc148621645"/>
      <w:bookmarkStart w:id="2815" w:name="_Toc107570697"/>
      <w:r w:rsidRPr="00510E93">
        <w:t>Electrocardiograms</w:t>
      </w:r>
      <w:bookmarkEnd w:id="2814"/>
      <w:bookmarkEnd w:id="2815"/>
    </w:p>
    <w:p w14:paraId="733A9EF9" w14:textId="098248CC" w:rsidR="00510E93" w:rsidRDefault="0097658C" w:rsidP="00F93E8B">
      <w:pPr>
        <w:pStyle w:val="Paragraph"/>
      </w:pPr>
      <w:del w:id="2816" w:author="Powell, Deana" w:date="2023-10-19T15:28:00Z">
        <w:r w:rsidRPr="0097658C">
          <w:delText>ECGs</w:delText>
        </w:r>
      </w:del>
      <w:ins w:id="2817" w:author="Powell, Deana" w:date="2023-10-19T15:28:00Z">
        <w:r w:rsidR="006B7357" w:rsidRPr="00E953FB">
          <w:t>Electrocardiograms</w:t>
        </w:r>
      </w:ins>
      <w:r w:rsidR="006B7357" w:rsidRPr="00E953FB">
        <w:t xml:space="preserve"> will be obtained as designated in the SoA (Section 1.3). Complete, standardized, 12-lead ECG recordings that permit all 12 leads to be displayed on a single page with an accompanying lead II rhythm strip below the customary 3 × 4 lead format are to be used. In addition to a rhythm strip, a minimum of 3 full complexes should be recorded from each lead simultaneously. Participants must be in the recumbent position for a period of 5 minutes </w:t>
      </w:r>
      <w:del w:id="2818" w:author="Powell, Deana" w:date="2023-10-19T15:28:00Z">
        <w:r w:rsidR="009B1AC6">
          <w:delText>before</w:delText>
        </w:r>
      </w:del>
      <w:ins w:id="2819" w:author="Powell, Deana" w:date="2023-10-19T15:28:00Z">
        <w:r w:rsidR="006B7357" w:rsidRPr="00E953FB">
          <w:t>prior to</w:t>
        </w:r>
      </w:ins>
      <w:r w:rsidR="006B7357" w:rsidRPr="00E953FB">
        <w:t xml:space="preserve"> the ECG</w:t>
      </w:r>
      <w:r w:rsidR="006B7357" w:rsidRPr="00777F47">
        <w:rPr>
          <w:rStyle w:val="SuggestedOptional"/>
        </w:rPr>
        <w:t>.</w:t>
      </w:r>
      <w:r w:rsidR="006B7357">
        <w:t xml:space="preserve"> The Fridericia correction method for calculating QTc will be used.</w:t>
      </w:r>
    </w:p>
    <w:p w14:paraId="2AF1A4FA" w14:textId="77777777" w:rsidR="00510E93" w:rsidRPr="00E953FB" w:rsidRDefault="006B7357" w:rsidP="00F93E8B">
      <w:pPr>
        <w:pStyle w:val="Paragraph"/>
      </w:pPr>
      <w:r w:rsidRPr="00E953FB">
        <w:t>An ECG abnormality may meet the criteria of an AE as described in this protocol (see Appendix 3) and the CRF Completion Guidelines. In these instances, the AE corresponding to the ECG abnormality will be recorded on the appropriate CRF.</w:t>
      </w:r>
    </w:p>
    <w:p w14:paraId="1352E1AA" w14:textId="45B9B796" w:rsidR="00510E93" w:rsidRDefault="006B7357" w:rsidP="00F93E8B">
      <w:pPr>
        <w:pStyle w:val="Paragraph"/>
      </w:pPr>
      <w:r>
        <w:t xml:space="preserve">QTc prolongation has been seen in some lenvatinib studies. Monitor electrocardiograms every cycle (as specified in the </w:t>
      </w:r>
      <w:del w:id="2820" w:author="Powell, Deana" w:date="2023-10-19T15:28:00Z">
        <w:r w:rsidR="008C7939">
          <w:delText>So</w:delText>
        </w:r>
        <w:r w:rsidR="00C66150">
          <w:delText>A</w:delText>
        </w:r>
      </w:del>
      <w:ins w:id="2821" w:author="Powell, Deana" w:date="2023-10-19T15:28:00Z">
        <w:r>
          <w:t>Schedule of Assessments</w:t>
        </w:r>
      </w:ins>
      <w:r>
        <w:t xml:space="preserve">) in </w:t>
      </w:r>
      <w:del w:id="2822" w:author="Powell, Deana" w:date="2023-10-19T15:28:00Z">
        <w:r w:rsidR="000D615D">
          <w:delText>participants</w:delText>
        </w:r>
      </w:del>
      <w:ins w:id="2823" w:author="Powell, Deana" w:date="2023-10-19T15:28:00Z">
        <w:r>
          <w:t>patients</w:t>
        </w:r>
      </w:ins>
      <w:r>
        <w:t xml:space="preserve"> with congenital long QT syndrome, congestive heart failure, bradyarrhythmias, or those who are taking drugs known to prolong the QT interval, including Class Ia and III antiarrhythmics. Refer to the lenvatinib IB.</w:t>
      </w:r>
    </w:p>
    <w:p w14:paraId="6DA7FE3D" w14:textId="67DC75E7" w:rsidR="00510E93" w:rsidRDefault="00FB6AE0" w:rsidP="00F93E8B">
      <w:pPr>
        <w:pStyle w:val="Heading3"/>
      </w:pPr>
      <w:bookmarkStart w:id="2824" w:name="_Toc148621646"/>
      <w:bookmarkStart w:id="2825" w:name="_Toc107570698"/>
      <w:del w:id="2826" w:author="Powell, Deana" w:date="2023-10-19T15:28:00Z">
        <w:r>
          <w:delText>Echocardiograms</w:delText>
        </w:r>
      </w:del>
      <w:ins w:id="2827" w:author="Powell, Deana" w:date="2023-10-19T15:28:00Z">
        <w:r w:rsidR="006B7357">
          <w:t>Echocardiogram</w:t>
        </w:r>
      </w:ins>
      <w:r w:rsidR="006B7357">
        <w:t xml:space="preserve"> or </w:t>
      </w:r>
      <w:del w:id="2828" w:author="Powell, Deana" w:date="2023-10-19T15:28:00Z">
        <w:r>
          <w:delText>Multigated</w:delText>
        </w:r>
      </w:del>
      <w:ins w:id="2829" w:author="Powell, Deana" w:date="2023-10-19T15:28:00Z">
        <w:r w:rsidR="006B7357">
          <w:t>Multiple Gated</w:t>
        </w:r>
      </w:ins>
      <w:r w:rsidR="006B7357">
        <w:t xml:space="preserve"> Acquisition </w:t>
      </w:r>
      <w:del w:id="2830" w:author="Powell, Deana" w:date="2023-10-19T15:28:00Z">
        <w:r>
          <w:delText>Scans</w:delText>
        </w:r>
      </w:del>
      <w:bookmarkEnd w:id="2825"/>
      <w:ins w:id="2831" w:author="Powell, Deana" w:date="2023-10-19T15:28:00Z">
        <w:r w:rsidR="006B7357">
          <w:t>Scan</w:t>
        </w:r>
      </w:ins>
      <w:bookmarkEnd w:id="2824"/>
    </w:p>
    <w:p w14:paraId="60D14EF0" w14:textId="4247A993" w:rsidR="00510E93" w:rsidRDefault="000F6980" w:rsidP="00F93E8B">
      <w:pPr>
        <w:pStyle w:val="Paragraph"/>
      </w:pPr>
      <w:r>
        <w:t xml:space="preserve">A MUGA scan (using </w:t>
      </w:r>
      <w:del w:id="2832" w:author="Powell, Deana" w:date="2023-10-19T15:28:00Z">
        <w:r w:rsidR="00FB6AE0">
          <w:delText xml:space="preserve">a </w:delText>
        </w:r>
      </w:del>
      <w:r>
        <w:t xml:space="preserve">technetium-based tracer) or an </w:t>
      </w:r>
      <w:del w:id="2833" w:author="Powell, Deana" w:date="2023-10-19T15:28:00Z">
        <w:r w:rsidR="00FB6AE0">
          <w:delText>ECHO can</w:delText>
        </w:r>
      </w:del>
      <w:ins w:id="2834" w:author="Powell, Deana" w:date="2023-10-19T15:28:00Z">
        <w:r>
          <w:t>echocardiogram will</w:t>
        </w:r>
      </w:ins>
      <w:r>
        <w:t xml:space="preserve"> be performed to </w:t>
      </w:r>
      <w:del w:id="2835" w:author="Powell, Deana" w:date="2023-10-19T15:28:00Z">
        <w:r w:rsidR="00FB6AE0">
          <w:delText xml:space="preserve">further </w:delText>
        </w:r>
      </w:del>
      <w:r>
        <w:t>assess LVEF as designated in the SoA (</w:t>
      </w:r>
      <w:r w:rsidRPr="00E953FB">
        <w:t>Section</w:t>
      </w:r>
      <w:r w:rsidRPr="00777F47">
        <w:rPr>
          <w:rStyle w:val="SuggestedOptional"/>
        </w:rPr>
        <w:t xml:space="preserve"> </w:t>
      </w:r>
      <w:r w:rsidRPr="00E953FB">
        <w:t>1.3</w:t>
      </w:r>
      <w:r>
        <w:t xml:space="preserve">). MUGA or </w:t>
      </w:r>
      <w:del w:id="2836" w:author="Powell, Deana" w:date="2023-10-19T15:28:00Z">
        <w:r w:rsidR="00FB6AE0">
          <w:delText>ECHO</w:delText>
        </w:r>
      </w:del>
      <w:ins w:id="2837" w:author="Powell, Deana" w:date="2023-10-19T15:28:00Z">
        <w:r>
          <w:t>echocardiogram</w:t>
        </w:r>
      </w:ins>
      <w:r>
        <w:t xml:space="preserve"> scans should be performed locally in accordance with the institution’s standard practice. MUGA scans are the preferred modality</w:t>
      </w:r>
      <w:del w:id="2838" w:author="Powell, Deana" w:date="2023-10-19T15:28:00Z">
        <w:r w:rsidR="00FB6AE0">
          <w:delText xml:space="preserve">. </w:delText>
        </w:r>
        <w:bookmarkStart w:id="2839" w:name="_Hlk2884085"/>
        <w:r w:rsidR="00FB6AE0">
          <w:delText>However</w:delText>
        </w:r>
      </w:del>
      <w:ins w:id="2840" w:author="Powell, Deana" w:date="2023-10-19T15:28:00Z">
        <w:r>
          <w:t>; however</w:t>
        </w:r>
      </w:ins>
      <w:r>
        <w:t xml:space="preserve">, whichever </w:t>
      </w:r>
      <w:r>
        <w:lastRenderedPageBreak/>
        <w:t xml:space="preserve">modality is used for </w:t>
      </w:r>
      <w:del w:id="2841" w:author="Powell, Deana" w:date="2023-10-19T15:28:00Z">
        <w:r w:rsidR="00FB6AE0">
          <w:delText>the initial assessment</w:delText>
        </w:r>
      </w:del>
      <w:ins w:id="2842" w:author="Powell, Deana" w:date="2023-10-19T15:28:00Z">
        <w:r>
          <w:t>an individual participant at baseline</w:t>
        </w:r>
      </w:ins>
      <w:r>
        <w:t xml:space="preserve"> should be repeated for all subsequent LVEF assessments for that participant. </w:t>
      </w:r>
      <w:bookmarkEnd w:id="2839"/>
      <w:r>
        <w:t xml:space="preserve">LVEFs as assessed by the institution will be entered </w:t>
      </w:r>
      <w:del w:id="2843" w:author="Powell, Deana" w:date="2023-10-19T15:28:00Z">
        <w:r w:rsidR="00FB6AE0">
          <w:delText>on</w:delText>
        </w:r>
      </w:del>
      <w:ins w:id="2844" w:author="Powell, Deana" w:date="2023-10-19T15:28:00Z">
        <w:r>
          <w:t>onto</w:t>
        </w:r>
      </w:ins>
      <w:r>
        <w:t xml:space="preserve"> the </w:t>
      </w:r>
      <w:del w:id="2845" w:author="Powell, Deana" w:date="2023-10-19T15:28:00Z">
        <w:r w:rsidR="00FB6AE0">
          <w:delText>eCRF</w:delText>
        </w:r>
      </w:del>
      <w:ins w:id="2846" w:author="Powell, Deana" w:date="2023-10-19T15:28:00Z">
        <w:r>
          <w:t>CRF</w:t>
        </w:r>
      </w:ins>
      <w:r>
        <w:t xml:space="preserve">. Investigator assessment will be based </w:t>
      </w:r>
      <w:del w:id="2847" w:author="Powell, Deana" w:date="2023-10-19T15:28:00Z">
        <w:r w:rsidR="00FB6AE0">
          <w:delText>on</w:delText>
        </w:r>
      </w:del>
      <w:ins w:id="2848" w:author="Powell, Deana" w:date="2023-10-19T15:28:00Z">
        <w:r>
          <w:t>upon</w:t>
        </w:r>
      </w:ins>
      <w:r>
        <w:t xml:space="preserve"> institutional reports.</w:t>
      </w:r>
    </w:p>
    <w:p w14:paraId="58CE32DD" w14:textId="77777777" w:rsidR="00487343" w:rsidRDefault="006B7357" w:rsidP="00F93E8B">
      <w:pPr>
        <w:pStyle w:val="Paragraph"/>
        <w:rPr>
          <w:ins w:id="2849" w:author="Powell, Deana" w:date="2023-10-19T15:28:00Z"/>
        </w:rPr>
      </w:pPr>
      <w:ins w:id="2850" w:author="Powell, Deana" w:date="2023-10-19T15:28:00Z">
        <w:r>
          <w:t>Refer to Appendix 7 for country-specific requirements.</w:t>
        </w:r>
      </w:ins>
    </w:p>
    <w:p w14:paraId="798234C7" w14:textId="77777777" w:rsidR="00EE328F" w:rsidRPr="00E953FB" w:rsidRDefault="006B7357" w:rsidP="00EE328F">
      <w:pPr>
        <w:pStyle w:val="Heading3"/>
      </w:pPr>
      <w:bookmarkStart w:id="2851" w:name="_Toc148621647"/>
      <w:bookmarkStart w:id="2852" w:name="_Toc107570699"/>
      <w:r w:rsidRPr="00E953FB">
        <w:t>Clinical Safety Laboratory Assessments</w:t>
      </w:r>
      <w:bookmarkEnd w:id="2851"/>
      <w:bookmarkEnd w:id="2852"/>
    </w:p>
    <w:p w14:paraId="132FB719" w14:textId="77777777" w:rsidR="00C46A44" w:rsidRDefault="00D344B4" w:rsidP="00C46A44">
      <w:pPr>
        <w:pStyle w:val="Paragraph"/>
      </w:pPr>
      <w:r w:rsidRPr="00724983">
        <w:t>Refer to</w:t>
      </w:r>
      <w:r>
        <w:t xml:space="preserve"> </w:t>
      </w:r>
      <w:r w:rsidRPr="00E953FB">
        <w:t>Appendix 2</w:t>
      </w:r>
      <w:r>
        <w:t xml:space="preserve"> </w:t>
      </w:r>
      <w:r w:rsidRPr="00FB5C06">
        <w:t>for the list of clinical laboratory tests to be performed and to the SoA for the timing and frequency.</w:t>
      </w:r>
    </w:p>
    <w:p w14:paraId="288FF6DA" w14:textId="524134A2" w:rsidR="00C46A44" w:rsidRPr="00AA15BF" w:rsidRDefault="006B7357" w:rsidP="00AA15BF">
      <w:pPr>
        <w:pStyle w:val="ListBullet"/>
      </w:pPr>
      <w:r w:rsidRPr="00AA15BF">
        <w:t xml:space="preserve">The investigator or medically qualified designee (consistent with local requirements) must review the laboratory report, document this review, and record any clinically relevant changes occurring during the study in the AE section of the CRF. The laboratory reports must be filed with the source documents. Clinically significant abnormal laboratory findings are those which are not associated with the underlying disease, unless judged by the investigator to be more severe than expected for the </w:t>
      </w:r>
      <w:del w:id="2853" w:author="Powell, Deana" w:date="2023-10-19T15:28:00Z">
        <w:r w:rsidR="00545110" w:rsidRPr="00545110">
          <w:delText>participant's</w:delText>
        </w:r>
      </w:del>
      <w:ins w:id="2854" w:author="Powell, Deana" w:date="2023-10-19T15:28:00Z">
        <w:r w:rsidRPr="00AA15BF">
          <w:t>participant’s</w:t>
        </w:r>
      </w:ins>
      <w:r w:rsidRPr="00AA15BF">
        <w:t xml:space="preserve"> condition.</w:t>
      </w:r>
    </w:p>
    <w:p w14:paraId="35FDC896" w14:textId="77777777" w:rsidR="00C46A44" w:rsidRDefault="00D344B4" w:rsidP="00C46A44">
      <w:pPr>
        <w:pStyle w:val="ListBullet"/>
      </w:pPr>
      <w:r w:rsidRPr="00023C20">
        <w:t>All protocol-required laboratory assessments, as defined in</w:t>
      </w:r>
      <w:r>
        <w:t xml:space="preserve"> </w:t>
      </w:r>
      <w:r w:rsidRPr="00E953FB">
        <w:t>Appendix 2</w:t>
      </w:r>
      <w:r w:rsidRPr="00023C20">
        <w:t>, must be conducted in accordance with</w:t>
      </w:r>
      <w:r>
        <w:t xml:space="preserve"> </w:t>
      </w:r>
      <w:r w:rsidRPr="002F3C3B">
        <w:t xml:space="preserve">the laboratory </w:t>
      </w:r>
      <w:r w:rsidR="002F3C3B">
        <w:t xml:space="preserve">or study procedures </w:t>
      </w:r>
      <w:r w:rsidRPr="002F3C3B">
        <w:t>manual and the SoA</w:t>
      </w:r>
      <w:r w:rsidRPr="00AA15BF">
        <w:t>.</w:t>
      </w:r>
    </w:p>
    <w:p w14:paraId="6404EF97" w14:textId="77777777" w:rsidR="00C46A44" w:rsidRPr="00023C20" w:rsidRDefault="006B7357" w:rsidP="00023C20">
      <w:pPr>
        <w:pStyle w:val="ListBullet"/>
      </w:pPr>
      <w:r w:rsidRPr="00023C20">
        <w:t>If laboratory values from nonprotocol-specified laboratory assessments performed at the institution’s local laboratory require a change in study participant management or are considered clinically significant by the investigator (eg, SAE or AE or dose modification), then the results must be recorded in the appropriate CRF (eg, SLAB).</w:t>
      </w:r>
    </w:p>
    <w:p w14:paraId="2C68708A" w14:textId="7F8F453E" w:rsidR="00567926" w:rsidRPr="00960ECF" w:rsidRDefault="00D344B4" w:rsidP="00C46A44">
      <w:pPr>
        <w:pStyle w:val="ListBullet"/>
        <w:rPr>
          <w:rStyle w:val="SuggestedOptional"/>
          <w:color w:val="auto"/>
        </w:rPr>
      </w:pPr>
      <w:r w:rsidRPr="00177B25">
        <w:t xml:space="preserve">For any laboratory tests with values considered clinically significantly abnormal during participation </w:t>
      </w:r>
      <w:del w:id="2855" w:author="Powell, Deana" w:date="2023-10-19T15:28:00Z">
        <w:r w:rsidR="00545110" w:rsidRPr="00545110">
          <w:delText>in</w:delText>
        </w:r>
      </w:del>
      <w:ins w:id="2856" w:author="Powell, Deana" w:date="2023-10-19T15:28:00Z">
        <w:r w:rsidR="000F3FEE">
          <w:t>I</w:t>
        </w:r>
        <w:r w:rsidRPr="00177B25">
          <w:t>n</w:t>
        </w:r>
      </w:ins>
      <w:r w:rsidRPr="00177B25">
        <w:t xml:space="preserve"> the study or within</w:t>
      </w:r>
      <w:r>
        <w:t xml:space="preserve"> </w:t>
      </w:r>
      <w:r w:rsidR="002F3C3B" w:rsidRPr="002F3C3B">
        <w:t>30</w:t>
      </w:r>
      <w:r w:rsidR="006E0A34" w:rsidRPr="002F3C3B">
        <w:t> </w:t>
      </w:r>
      <w:r w:rsidRPr="002F3C3B">
        <w:t>days</w:t>
      </w:r>
      <w:del w:id="2857" w:author="Powell, Deana" w:date="2023-10-19T15:28:00Z">
        <w:r w:rsidR="00C86E9B">
          <w:delText xml:space="preserve"> for all AEs and 90 days for all SAEs (or 30 days </w:delText>
        </w:r>
        <w:r w:rsidR="008A75F1">
          <w:delText>after</w:delText>
        </w:r>
        <w:r w:rsidR="00C86E9B">
          <w:delText xml:space="preserve"> cessation of treatment if the participant initiates new anticancer therapy, whichever occurs first)</w:delText>
        </w:r>
      </w:del>
      <w:r>
        <w:t xml:space="preserve"> </w:t>
      </w:r>
      <w:r w:rsidRPr="00177B25">
        <w:t>after the last dose of study intervention, every attempt should be made to perform repeat assessments until the values return to normal or baseline or if a new baseline is established as determined by the investigator</w:t>
      </w:r>
      <w:r w:rsidRPr="00177B25">
        <w:rPr>
          <w:rStyle w:val="SuggestedOptional"/>
        </w:rPr>
        <w:t>.</w:t>
      </w:r>
    </w:p>
    <w:p w14:paraId="7174456E" w14:textId="77777777" w:rsidR="00960ECF" w:rsidRDefault="00960ECF" w:rsidP="00960ECF">
      <w:pPr>
        <w:pStyle w:val="ListEnd"/>
      </w:pPr>
    </w:p>
    <w:p w14:paraId="3DB21B33" w14:textId="36606B29" w:rsidR="00391C59" w:rsidRDefault="000F6980" w:rsidP="00D16A4D">
      <w:pPr>
        <w:pStyle w:val="Paragraph"/>
      </w:pPr>
      <w:r w:rsidRPr="00121096">
        <w:t>Details regarding specific laboratory procedures/assessments to be performed in this study are provided below. The total amount of blood/tissue to be drawn/collected over the course of the study (from prestudy to poststudy visits), including approximate blood/tissue volumes drawn/collected by visit and by sample type per participant can be found in the</w:t>
      </w:r>
      <w:r w:rsidRPr="00D16A4D">
        <w:rPr>
          <w:rStyle w:val="SuggestedOptional"/>
        </w:rPr>
        <w:t xml:space="preserve"> </w:t>
      </w:r>
      <w:r w:rsidRPr="00E00274">
        <w:t>Procedures Manual</w:t>
      </w:r>
      <w:r w:rsidR="00C0180A">
        <w:t>.</w:t>
      </w:r>
      <w:del w:id="2858" w:author="Powell, Deana" w:date="2023-10-19T15:28:00Z">
        <w:r w:rsidR="00D80FE3">
          <w:delText xml:space="preserve"> Refer to the </w:delText>
        </w:r>
        <w:r w:rsidR="00FB1AE4">
          <w:delText>SoA</w:delText>
        </w:r>
        <w:r w:rsidR="00D80FE3">
          <w:delText xml:space="preserve"> for the timing of laboratory assessments.</w:delText>
        </w:r>
      </w:del>
    </w:p>
    <w:p w14:paraId="74CA4EC9" w14:textId="77777777" w:rsidR="00E00274" w:rsidRPr="00121096" w:rsidRDefault="001911CD" w:rsidP="00D16A4D">
      <w:pPr>
        <w:pStyle w:val="Paragraph"/>
        <w:rPr>
          <w:ins w:id="2859" w:author="Powell, Deana" w:date="2023-10-19T15:28:00Z"/>
        </w:rPr>
      </w:pPr>
      <w:ins w:id="2860" w:author="Powell, Deana" w:date="2023-10-19T15:28:00Z">
        <w:r w:rsidRPr="001911CD">
          <w:t>Refer to the SoA (Section 1.3) for the timing of laboratory assessments</w:t>
        </w:r>
      </w:ins>
    </w:p>
    <w:p w14:paraId="103D7E5E" w14:textId="77777777" w:rsidR="00292987" w:rsidRPr="00E00274" w:rsidRDefault="006B7357" w:rsidP="00292987">
      <w:pPr>
        <w:pStyle w:val="Heading4"/>
      </w:pPr>
      <w:bookmarkStart w:id="2861" w:name="_Toc148621648"/>
      <w:bookmarkStart w:id="2862" w:name="_Toc107570700"/>
      <w:r w:rsidRPr="00E00274">
        <w:lastRenderedPageBreak/>
        <w:t>Laboratory Safety Evaluations (Hematology, Chemistry and Urinalysis)</w:t>
      </w:r>
      <w:bookmarkEnd w:id="2861"/>
      <w:bookmarkEnd w:id="2862"/>
    </w:p>
    <w:p w14:paraId="4C075290" w14:textId="77777777" w:rsidR="008E19C4" w:rsidRDefault="006C4FB0" w:rsidP="008E19C4">
      <w:pPr>
        <w:pStyle w:val="Paragraph"/>
      </w:pPr>
      <w:r w:rsidRPr="00C345E2">
        <w:t xml:space="preserve">Laboratory tests for hematology, chemistry, and urinalysis are specified in </w:t>
      </w:r>
      <w:r w:rsidRPr="00E00274">
        <w:t>Appendix 2</w:t>
      </w:r>
      <w:r w:rsidRPr="00C345E2">
        <w:t>.</w:t>
      </w:r>
      <w:r w:rsidR="00E00274">
        <w:t xml:space="preserve"> Refer to Section 6.6 for required dose modifications for drug-related laboratory AEs.</w:t>
      </w:r>
    </w:p>
    <w:p w14:paraId="15B9022A" w14:textId="77777777" w:rsidR="003355CB" w:rsidRDefault="006B7357" w:rsidP="003355CB">
      <w:pPr>
        <w:pStyle w:val="Heading5"/>
      </w:pPr>
      <w:bookmarkStart w:id="2863" w:name="_Toc148621649"/>
      <w:bookmarkStart w:id="2864" w:name="_Toc107570701"/>
      <w:r>
        <w:t>Hematology and Clinical Chemistry</w:t>
      </w:r>
      <w:bookmarkEnd w:id="2863"/>
      <w:bookmarkEnd w:id="2864"/>
    </w:p>
    <w:p w14:paraId="7594B057" w14:textId="77777777" w:rsidR="003355CB" w:rsidRDefault="006B7357" w:rsidP="003355CB">
      <w:pPr>
        <w:pStyle w:val="Paragraph"/>
      </w:pPr>
      <w:r>
        <w:t>Hematology (CBC with differential) and clinical chemistry will be performed within 7 days before the first dose of study intervention. Results from Screening laboratory tests must be reviewed before randomization to confirm eligibility. Labs obtained and reviewed on C1D1 before randomization may also be used as the screening value to determine eligibility.</w:t>
      </w:r>
    </w:p>
    <w:p w14:paraId="643DE474" w14:textId="77777777" w:rsidR="003355CB" w:rsidRDefault="006B7357" w:rsidP="003355CB">
      <w:pPr>
        <w:pStyle w:val="Paragraph"/>
      </w:pPr>
      <w:r>
        <w:t>In subsequent cycles, hematology and clinical chemistry will be performed within 3 days before dosing, and results must be reviewed before administration of study intervention.</w:t>
      </w:r>
    </w:p>
    <w:p w14:paraId="357210E1" w14:textId="77777777" w:rsidR="003355CB" w:rsidRDefault="006B7357" w:rsidP="003355CB">
      <w:pPr>
        <w:pStyle w:val="Paragraph"/>
      </w:pPr>
      <w:r>
        <w:t>For sites not able to test lipase locally, lipase testing will be performed using central laboratory and within 3 days of each subsequent cycle. Participants may be dosed while lipase test results are pending, however the results must be reviewed by the investigator when available.</w:t>
      </w:r>
    </w:p>
    <w:p w14:paraId="73FE604D" w14:textId="77777777" w:rsidR="003355CB" w:rsidRDefault="006B7357" w:rsidP="003355CB">
      <w:pPr>
        <w:pStyle w:val="Heading5"/>
      </w:pPr>
      <w:bookmarkStart w:id="2865" w:name="_Toc148621650"/>
      <w:bookmarkStart w:id="2866" w:name="_Toc107570702"/>
      <w:r>
        <w:t>Urine Dipstick Testing/Urinalysis</w:t>
      </w:r>
      <w:bookmarkEnd w:id="2865"/>
      <w:bookmarkEnd w:id="2866"/>
    </w:p>
    <w:p w14:paraId="00C15EA4" w14:textId="77777777" w:rsidR="003355CB" w:rsidRDefault="006B7357" w:rsidP="003355CB">
      <w:pPr>
        <w:pStyle w:val="Paragraph"/>
      </w:pPr>
      <w:r>
        <w:t>Urine dipstick testing and urinalysis will be performed locally within 7 days before the start of study intervention. Results must be reviewed before randomization to confirm eligibility.</w:t>
      </w:r>
    </w:p>
    <w:p w14:paraId="15586603" w14:textId="77777777" w:rsidR="003355CB" w:rsidRDefault="006B7357" w:rsidP="003355CB">
      <w:pPr>
        <w:pStyle w:val="Paragraph"/>
      </w:pPr>
      <w:r>
        <w:t xml:space="preserve">Urinalysis obtained and reviewed on C1D1 before randomization may also be used as the screening value to determine eligibility. If 24-hour urine collection for quantitative assessment of proteinuria is required, randomization and C1D1 is postponed to after proteinuria result </w:t>
      </w:r>
      <w:ins w:id="2867" w:author="Powell, Deana" w:date="2023-10-19T15:28:00Z">
        <w:r w:rsidR="00B17981">
          <w:t xml:space="preserve">is </w:t>
        </w:r>
      </w:ins>
      <w:r>
        <w:t>available</w:t>
      </w:r>
      <w:ins w:id="2868" w:author="Powell, Deana" w:date="2023-10-19T15:28:00Z">
        <w:r w:rsidR="00B17981">
          <w:t>.</w:t>
        </w:r>
      </w:ins>
    </w:p>
    <w:p w14:paraId="7B4E4FEA" w14:textId="77777777" w:rsidR="003355CB" w:rsidRDefault="006B7357" w:rsidP="003355CB">
      <w:pPr>
        <w:pStyle w:val="Paragraph"/>
      </w:pPr>
      <w:r>
        <w:t xml:space="preserve">After Screening, urine dipstick testing will be performed within 3 days before Day 1 of every cycle while participants are taking lenvatinib/placebo. Refer to Section 6.6.2.2 for additional testing and monitoring requirements if proteinuria is detected. </w:t>
      </w:r>
    </w:p>
    <w:p w14:paraId="065CACA6" w14:textId="77777777" w:rsidR="003355CB" w:rsidRDefault="006B7357" w:rsidP="003355CB">
      <w:pPr>
        <w:pStyle w:val="Paragraph"/>
      </w:pPr>
      <w:r>
        <w:t>Urinalysis will be performed for all participants according to the SoA. For cycles where urinalysis is required, urinalysis will be performed within 3 days before dosing, and results must be reviewed before administration of study intervention.</w:t>
      </w:r>
    </w:p>
    <w:p w14:paraId="2C581613" w14:textId="77777777" w:rsidR="003355CB" w:rsidRDefault="006B7357" w:rsidP="003355CB">
      <w:pPr>
        <w:pStyle w:val="Heading5"/>
      </w:pPr>
      <w:bookmarkStart w:id="2869" w:name="_Toc148621651"/>
      <w:bookmarkStart w:id="2870" w:name="_Toc107570703"/>
      <w:r>
        <w:t>Thyroid Function Testing</w:t>
      </w:r>
      <w:bookmarkEnd w:id="2869"/>
      <w:bookmarkEnd w:id="2870"/>
    </w:p>
    <w:p w14:paraId="4A53B277" w14:textId="77777777" w:rsidR="003355CB" w:rsidRDefault="006B7357" w:rsidP="003355CB">
      <w:pPr>
        <w:pStyle w:val="Paragraph"/>
      </w:pPr>
      <w:r>
        <w:t>The screening blood sample for thyroid function testing will be obtained within 7 days before the first dose of study intervention. Labs obtained and reviewed on C1D1 before randomization may also be used as the screening value to determine eligibility.</w:t>
      </w:r>
    </w:p>
    <w:p w14:paraId="07F257B9" w14:textId="77777777" w:rsidR="00E00274" w:rsidRPr="00C345E2" w:rsidRDefault="006B7357" w:rsidP="003355CB">
      <w:pPr>
        <w:pStyle w:val="Paragraph"/>
      </w:pPr>
      <w:r>
        <w:lastRenderedPageBreak/>
        <w:t>Thyroid function testing will be performed within 3 days of each subsequent cycle. Participants may be dosed while thyroid function test results are pending, however the results must be reviewed by the investigator when available.</w:t>
      </w:r>
    </w:p>
    <w:p w14:paraId="771C1B89" w14:textId="2BFBE5AD" w:rsidR="00357E31" w:rsidRDefault="000F6980" w:rsidP="00357E31">
      <w:pPr>
        <w:pStyle w:val="Heading4"/>
      </w:pPr>
      <w:bookmarkStart w:id="2871" w:name="_Toc148621652"/>
      <w:bookmarkStart w:id="2872" w:name="_Toc107570704"/>
      <w:r w:rsidRPr="00EE328F">
        <w:t xml:space="preserve">Pregnancy </w:t>
      </w:r>
      <w:del w:id="2873" w:author="Powell, Deana" w:date="2023-10-19T15:28:00Z">
        <w:r w:rsidR="00D80FE3" w:rsidRPr="00425478">
          <w:delText>Test</w:delText>
        </w:r>
      </w:del>
      <w:bookmarkEnd w:id="2872"/>
      <w:ins w:id="2874" w:author="Powell, Deana" w:date="2023-10-19T15:28:00Z">
        <w:r w:rsidRPr="00EE328F">
          <w:t>Testing</w:t>
        </w:r>
      </w:ins>
      <w:bookmarkEnd w:id="2871"/>
    </w:p>
    <w:p w14:paraId="0C5953FA" w14:textId="77777777" w:rsidR="00332DAF" w:rsidRPr="00332DAF" w:rsidRDefault="006B7357" w:rsidP="00332DAF">
      <w:pPr>
        <w:pStyle w:val="Paragraph"/>
        <w:rPr>
          <w:szCs w:val="20"/>
        </w:rPr>
      </w:pPr>
      <w:r w:rsidRPr="003C2005">
        <w:t>All women who are being considered for participation in the study, and who are not surgically sterilized or postmenopausal, must be tested for pregnancy within</w:t>
      </w:r>
      <w:r>
        <w:t xml:space="preserve"> 24</w:t>
      </w:r>
      <w:r w:rsidRPr="003C2005">
        <w:t xml:space="preserve"> hours o</w:t>
      </w:r>
      <w:r>
        <w:t xml:space="preserve">f the first dose </w:t>
      </w:r>
      <w:r w:rsidRPr="003C2005">
        <w:t>of study intervention</w:t>
      </w:r>
      <w:r>
        <w:t xml:space="preserve">. </w:t>
      </w:r>
      <w:r w:rsidRPr="003C2005">
        <w:t>If a urine test is positive or not evaluable, a serum test will be required. Participants must be excluded/discontinued from the study in the event of a positive test result.</w:t>
      </w:r>
      <w:r>
        <w:t xml:space="preserve"> Repeated pregnancy test (such as monthly testing) may be conducted if required by local regulation.</w:t>
      </w:r>
    </w:p>
    <w:p w14:paraId="59F76560" w14:textId="77777777" w:rsidR="0089047F" w:rsidRPr="00073EA7" w:rsidRDefault="006B7357" w:rsidP="00600B4E">
      <w:pPr>
        <w:pStyle w:val="ListBullet"/>
        <w:keepNext/>
      </w:pPr>
      <w:r w:rsidRPr="00073EA7">
        <w:t>Pregnancy testing:</w:t>
      </w:r>
    </w:p>
    <w:p w14:paraId="02F8FFA0" w14:textId="77777777" w:rsidR="0089047F" w:rsidRPr="00073EA7" w:rsidRDefault="006B7357" w:rsidP="000B487C">
      <w:pPr>
        <w:pStyle w:val="ListBullet2"/>
      </w:pPr>
      <w:r w:rsidRPr="00073EA7">
        <w:t>Pregnancy testing requirements for study inclusion are described in</w:t>
      </w:r>
      <w:r>
        <w:t xml:space="preserve"> </w:t>
      </w:r>
      <w:r w:rsidRPr="00B61516">
        <w:rPr>
          <w:rStyle w:val="SuggestedOptional"/>
          <w:color w:val="auto"/>
        </w:rPr>
        <w:t>Section 5.1</w:t>
      </w:r>
      <w:r w:rsidRPr="00B61516">
        <w:t>.</w:t>
      </w:r>
    </w:p>
    <w:p w14:paraId="2573583F" w14:textId="15B549E5" w:rsidR="0089047F" w:rsidRPr="00073EA7" w:rsidRDefault="006B7357" w:rsidP="000B487C">
      <w:pPr>
        <w:pStyle w:val="ListBullet2"/>
      </w:pPr>
      <w:r w:rsidRPr="00073EA7">
        <w:t>Pregnancy testing</w:t>
      </w:r>
      <w:r>
        <w:t xml:space="preserve"> (urine </w:t>
      </w:r>
      <w:del w:id="2875" w:author="Powell, Deana" w:date="2023-10-19T15:28:00Z">
        <w:r w:rsidR="00FD40DE">
          <w:delText>and/</w:delText>
        </w:r>
      </w:del>
      <w:r>
        <w:t xml:space="preserve">or serum) </w:t>
      </w:r>
      <w:r w:rsidRPr="00073EA7">
        <w:t xml:space="preserve">should be conducted at </w:t>
      </w:r>
      <w:del w:id="2876" w:author="Powell, Deana" w:date="2023-10-19T15:28:00Z">
        <w:r w:rsidR="00FD40DE" w:rsidRPr="00B32023">
          <w:delText>monthly intervals during intervention</w:delText>
        </w:r>
      </w:del>
      <w:ins w:id="2877" w:author="Powell, Deana" w:date="2023-10-19T15:28:00Z">
        <w:r w:rsidRPr="00073EA7">
          <w:t>every protocol</w:t>
        </w:r>
        <w:r>
          <w:t xml:space="preserve"> </w:t>
        </w:r>
        <w:r w:rsidRPr="00B61516">
          <w:rPr>
            <w:rStyle w:val="SuggestedOptional"/>
            <w:color w:val="auto"/>
          </w:rPr>
          <w:t xml:space="preserve">treatment cycle </w:t>
        </w:r>
        <w:r>
          <w:t>,</w:t>
        </w:r>
        <w:r w:rsidRPr="00073EA7">
          <w:t xml:space="preserve"> as per SoA</w:t>
        </w:r>
      </w:ins>
      <w:r w:rsidRPr="00073EA7">
        <w:t>.</w:t>
      </w:r>
    </w:p>
    <w:p w14:paraId="550D286D" w14:textId="5347062A" w:rsidR="0089047F" w:rsidRPr="00073EA7" w:rsidRDefault="006B7357" w:rsidP="000B487C">
      <w:pPr>
        <w:pStyle w:val="ListBullet2"/>
      </w:pPr>
      <w:r w:rsidRPr="00073EA7">
        <w:t>Pregnancy testing</w:t>
      </w:r>
      <w:r>
        <w:t xml:space="preserve"> (urine </w:t>
      </w:r>
      <w:del w:id="2878" w:author="Powell, Deana" w:date="2023-10-19T15:28:00Z">
        <w:r w:rsidR="00FD40DE">
          <w:delText>and/</w:delText>
        </w:r>
      </w:del>
      <w:r>
        <w:t xml:space="preserve">or serum) </w:t>
      </w:r>
      <w:r w:rsidRPr="00073EA7">
        <w:t>should be conducted</w:t>
      </w:r>
      <w:del w:id="2879" w:author="Powell, Deana" w:date="2023-10-19T15:28:00Z">
        <w:r w:rsidR="00FD40DE" w:rsidRPr="00B32023">
          <w:delText xml:space="preserve"> </w:delText>
        </w:r>
        <w:r w:rsidR="00FD40DE">
          <w:delText>as per SoA</w:delText>
        </w:r>
      </w:del>
      <w:r w:rsidRPr="00073EA7">
        <w:t xml:space="preserve"> for the time required to eliminate systemic exposure after the last dose of each study intervention</w:t>
      </w:r>
      <w:r>
        <w:t xml:space="preserve"> and should correspond with the time frame for </w:t>
      </w:r>
      <w:ins w:id="2880" w:author="Powell, Deana" w:date="2023-10-19T15:28:00Z">
        <w:r>
          <w:t xml:space="preserve">the </w:t>
        </w:r>
      </w:ins>
      <w:r>
        <w:t>participant’s contraception</w:t>
      </w:r>
      <w:ins w:id="2881" w:author="Powell, Deana" w:date="2023-10-19T15:28:00Z">
        <w:r>
          <w:t>,</w:t>
        </w:r>
      </w:ins>
      <w:r w:rsidRPr="00073EA7">
        <w:t xml:space="preserve"> as noted in</w:t>
      </w:r>
      <w:r>
        <w:t xml:space="preserve"> </w:t>
      </w:r>
      <w:r w:rsidRPr="00B61516">
        <w:rPr>
          <w:rStyle w:val="SuggestedOptional"/>
          <w:color w:val="auto"/>
        </w:rPr>
        <w:t>Section</w:t>
      </w:r>
      <w:r w:rsidRPr="000B487C">
        <w:rPr>
          <w:rStyle w:val="SuggestedOptional"/>
        </w:rPr>
        <w:t xml:space="preserve"> </w:t>
      </w:r>
      <w:r w:rsidRPr="00B61516">
        <w:rPr>
          <w:rStyle w:val="SuggestedOptional"/>
          <w:color w:val="auto"/>
        </w:rPr>
        <w:t>5.1</w:t>
      </w:r>
      <w:r w:rsidRPr="00073EA7">
        <w:t>. The length of time required to continue pregnancy testing for each study intervention is:</w:t>
      </w:r>
    </w:p>
    <w:p w14:paraId="74D4CFA3" w14:textId="77777777" w:rsidR="0089047F" w:rsidRPr="00B61516" w:rsidRDefault="0089047F" w:rsidP="00960ECF">
      <w:pPr>
        <w:pStyle w:val="ListEnd"/>
        <w:rPr>
          <w:rStyle w:val="SuggestedOptional"/>
          <w:color w:val="auto"/>
        </w:rPr>
      </w:pPr>
    </w:p>
    <w:p w14:paraId="232E8B97" w14:textId="77777777" w:rsidR="0089047F" w:rsidRPr="00B61516" w:rsidRDefault="006B7357" w:rsidP="000B487C">
      <w:pPr>
        <w:pStyle w:val="ListBullet3"/>
        <w:rPr>
          <w:rStyle w:val="SuggestedOptional"/>
          <w:color w:val="auto"/>
        </w:rPr>
      </w:pPr>
      <w:r w:rsidRPr="00B61516">
        <w:rPr>
          <w:rStyle w:val="SuggestedOptional"/>
          <w:color w:val="auto"/>
        </w:rPr>
        <w:t>120 days after the last dose of pembrolizumab</w:t>
      </w:r>
    </w:p>
    <w:p w14:paraId="4BADDE92" w14:textId="77777777" w:rsidR="0089047F" w:rsidRPr="00B61516" w:rsidRDefault="006B7357" w:rsidP="005E4C68">
      <w:pPr>
        <w:pStyle w:val="ListBullet3"/>
        <w:rPr>
          <w:rStyle w:val="SuggestedOptional"/>
          <w:color w:val="auto"/>
        </w:rPr>
      </w:pPr>
      <w:r w:rsidRPr="00B61516">
        <w:rPr>
          <w:rStyle w:val="SuggestedOptional"/>
          <w:color w:val="auto"/>
        </w:rPr>
        <w:t>30 days after the last dose of lenvatinib/placebo</w:t>
      </w:r>
    </w:p>
    <w:p w14:paraId="68406226" w14:textId="77777777" w:rsidR="0089047F" w:rsidRDefault="006B7357" w:rsidP="005E4C68">
      <w:pPr>
        <w:pStyle w:val="ListBullet2"/>
      </w:pPr>
      <w:r w:rsidRPr="00073EA7">
        <w:t>Additional serum or urine pregnancy tests may be performed, as determined necessary by the investigator or required by local regulation, to establish the absence of pregnancy at any time during the participant’s participation in the study.</w:t>
      </w:r>
    </w:p>
    <w:p w14:paraId="09024737" w14:textId="77777777" w:rsidR="0089047F" w:rsidRPr="00F26E49" w:rsidRDefault="0089047F" w:rsidP="00F26E49">
      <w:pPr>
        <w:pStyle w:val="ListEnd"/>
        <w:rPr>
          <w:rFonts w:eastAsia="MS Gothic"/>
        </w:rPr>
      </w:pPr>
    </w:p>
    <w:p w14:paraId="392C3AAA" w14:textId="77777777" w:rsidR="00013812" w:rsidRPr="00DF7CB0" w:rsidRDefault="006B7357" w:rsidP="00013812">
      <w:pPr>
        <w:pStyle w:val="Heading3"/>
      </w:pPr>
      <w:bookmarkStart w:id="2882" w:name="_Toc148621653"/>
      <w:bookmarkStart w:id="2883" w:name="_Toc107570705"/>
      <w:r w:rsidRPr="00DF7CB0">
        <w:t>Performance Assessments</w:t>
      </w:r>
      <w:bookmarkEnd w:id="2882"/>
      <w:bookmarkEnd w:id="2883"/>
    </w:p>
    <w:p w14:paraId="70D352B6" w14:textId="66C46A06" w:rsidR="00013812" w:rsidRPr="00B61516" w:rsidRDefault="006B7357" w:rsidP="00DF7CB0">
      <w:pPr>
        <w:pStyle w:val="Heading4"/>
        <w:rPr>
          <w:rStyle w:val="SuggestedOptional"/>
          <w:color w:val="auto"/>
        </w:rPr>
      </w:pPr>
      <w:bookmarkStart w:id="2884" w:name="_Toc148621654"/>
      <w:bookmarkStart w:id="2885" w:name="_Toc107570706"/>
      <w:r w:rsidRPr="00DF7CB0">
        <w:t xml:space="preserve">Eastern Cooperative Oncology Group Performance </w:t>
      </w:r>
      <w:del w:id="2886" w:author="Powell, Deana" w:date="2023-10-19T15:28:00Z">
        <w:r w:rsidR="00D80FE3" w:rsidRPr="007400D6">
          <w:delText>Scale</w:delText>
        </w:r>
      </w:del>
      <w:bookmarkEnd w:id="2885"/>
      <w:ins w:id="2887" w:author="Powell, Deana" w:date="2023-10-19T15:28:00Z">
        <w:r w:rsidRPr="00DF7CB0">
          <w:t>Status</w:t>
        </w:r>
      </w:ins>
      <w:bookmarkEnd w:id="2884"/>
    </w:p>
    <w:p w14:paraId="761910D7" w14:textId="77777777" w:rsidR="00013812" w:rsidRPr="00B61516" w:rsidRDefault="006B7357" w:rsidP="00DF7CB0">
      <w:pPr>
        <w:pStyle w:val="Paragraph"/>
        <w:rPr>
          <w:ins w:id="2888" w:author="Powell, Deana" w:date="2023-10-19T15:28:00Z"/>
          <w:rStyle w:val="SuggestedOptional"/>
          <w:color w:val="auto"/>
        </w:rPr>
      </w:pPr>
      <w:ins w:id="2889" w:author="Powell, Deana" w:date="2023-10-19T15:28:00Z">
        <w:r w:rsidRPr="00DF7CB0">
          <w:t>The ECOG Performance Status is standardized criteria to measure how cancer impacts level of functioning (performance status) in terms of ability to care for oneself, daily activity, and physical ability (walking, working, etc) with grades 0 to 5.</w:t>
        </w:r>
      </w:ins>
    </w:p>
    <w:p w14:paraId="3AA80AB5" w14:textId="4424D30C" w:rsidR="00BC5C6A" w:rsidRPr="005F0024" w:rsidRDefault="006C4FB0" w:rsidP="005F0024">
      <w:pPr>
        <w:pStyle w:val="Paragraph"/>
        <w:rPr>
          <w:rFonts w:eastAsiaTheme="minorHAnsi"/>
        </w:rPr>
      </w:pPr>
      <w:r w:rsidRPr="00DF7CB0">
        <w:t>The investigator or qualified designee will assess ECOG status (see</w:t>
      </w:r>
      <w:r w:rsidRPr="00DF3B8C">
        <w:rPr>
          <w:rStyle w:val="SuggestedOptional"/>
        </w:rPr>
        <w:t xml:space="preserve"> </w:t>
      </w:r>
      <w:r w:rsidRPr="00581CD1">
        <w:t xml:space="preserve">Appendix </w:t>
      </w:r>
      <w:r w:rsidR="00581CD1">
        <w:t>9</w:t>
      </w:r>
      <w:r w:rsidRPr="006E4519">
        <w:t>) at screening, before the administration of each dose of study intervention and during the follow</w:t>
      </w:r>
      <w:del w:id="2890" w:author="Powell, Deana" w:date="2023-10-19T15:28:00Z">
        <w:r w:rsidR="00D80FE3" w:rsidRPr="003A57CA">
          <w:delText>-</w:delText>
        </w:r>
      </w:del>
      <w:ins w:id="2891" w:author="Powell, Deana" w:date="2023-10-19T15:28:00Z">
        <w:r w:rsidR="00566BD5">
          <w:noBreakHyphen/>
        </w:r>
      </w:ins>
      <w:r w:rsidRPr="006E4519">
        <w:t>up period as specified in the SoA (Section 1.3).</w:t>
      </w:r>
      <w:del w:id="2892" w:author="Powell, Deana" w:date="2023-10-19T15:28:00Z">
        <w:r w:rsidR="00636BAE">
          <w:delText xml:space="preserve"> </w:delText>
        </w:r>
        <w:r w:rsidR="00B93F32">
          <w:delText xml:space="preserve">Performance status </w:delText>
        </w:r>
        <w:r w:rsidR="00636BAE" w:rsidRPr="00636BAE">
          <w:delText xml:space="preserve">obtained and reviewed on C1D1 </w:delText>
        </w:r>
        <w:r w:rsidR="009B1AC6">
          <w:delText>before</w:delText>
        </w:r>
        <w:r w:rsidR="00636BAE" w:rsidRPr="00636BAE">
          <w:delText xml:space="preserve"> randomization may also be used as the screening value to determine eligibility.</w:delText>
        </w:r>
      </w:del>
    </w:p>
    <w:p w14:paraId="5BAF8C4E" w14:textId="77777777" w:rsidR="00EE328F" w:rsidRPr="00EE328F" w:rsidRDefault="006B7357" w:rsidP="00EE328F">
      <w:pPr>
        <w:pStyle w:val="Heading2"/>
      </w:pPr>
      <w:bookmarkStart w:id="2893" w:name="_Toc148621655"/>
      <w:bookmarkStart w:id="2894" w:name="_Toc107570707"/>
      <w:r w:rsidRPr="00EE328F">
        <w:lastRenderedPageBreak/>
        <w:t>Adverse Events, Serious Adverse Events, and Other Reportable Safety Events</w:t>
      </w:r>
      <w:bookmarkEnd w:id="2893"/>
      <w:bookmarkEnd w:id="2894"/>
    </w:p>
    <w:p w14:paraId="78A68245" w14:textId="77777777" w:rsidR="00521E1C" w:rsidRDefault="00D344B4" w:rsidP="00BE0CB7">
      <w:pPr>
        <w:pStyle w:val="Paragraph"/>
      </w:pPr>
      <w:r w:rsidRPr="00A372A1">
        <w:t>The definitions of an AE or SAE, as well as the method of recording, evaluating, and assessing causality of AE and SAE and the procedures for completing and transmitting AE, SAE, and other reportable safety event reports can be found in</w:t>
      </w:r>
      <w:r w:rsidRPr="00F22980">
        <w:t xml:space="preserve"> </w:t>
      </w:r>
      <w:r w:rsidRPr="0075778C">
        <w:t>Appendix 3</w:t>
      </w:r>
      <w:r w:rsidRPr="00D344B4">
        <w:t>.</w:t>
      </w:r>
    </w:p>
    <w:p w14:paraId="26E08D86" w14:textId="77777777" w:rsidR="0075778C" w:rsidRPr="00DF31E5" w:rsidRDefault="000F6980" w:rsidP="00DF31E5">
      <w:pPr>
        <w:pStyle w:val="Paragraph"/>
      </w:pPr>
      <w:r w:rsidRPr="00DF31E5">
        <w:t xml:space="preserve">Progression of the cancer under study is not considered an AE as described in </w:t>
      </w:r>
      <w:r w:rsidRPr="008D42C7">
        <w:t>Section 8.4.6</w:t>
      </w:r>
      <w:r w:rsidRPr="00DF31E5">
        <w:t xml:space="preserve"> and </w:t>
      </w:r>
      <w:r w:rsidRPr="008D42C7">
        <w:t>Appendix 3</w:t>
      </w:r>
      <w:r w:rsidRPr="00DF31E5">
        <w:t>.</w:t>
      </w:r>
    </w:p>
    <w:p w14:paraId="0FA21C48" w14:textId="53C14122" w:rsidR="00523D6E" w:rsidRDefault="006B7357" w:rsidP="00523D6E">
      <w:pPr>
        <w:pStyle w:val="Paragraph"/>
      </w:pPr>
      <w:r>
        <w:t xml:space="preserve">Adverse events, SAEs, and other reportable safety events will be reported by the participant (or, when appropriate, by a caregiver, surrogate, or the </w:t>
      </w:r>
      <w:del w:id="2895" w:author="Powell, Deana" w:date="2023-10-19T15:28:00Z">
        <w:r w:rsidR="00CF5A56" w:rsidRPr="00F22980">
          <w:delText>participant's</w:delText>
        </w:r>
      </w:del>
      <w:ins w:id="2896" w:author="Powell, Deana" w:date="2023-10-19T15:28:00Z">
        <w:r>
          <w:t>participant</w:t>
        </w:r>
        <w:r w:rsidR="002906DB">
          <w:t>’</w:t>
        </w:r>
        <w:r>
          <w:t>s</w:t>
        </w:r>
      </w:ins>
      <w:r>
        <w:t xml:space="preserve"> legally authorized representative).</w:t>
      </w:r>
    </w:p>
    <w:p w14:paraId="5923BE63" w14:textId="77777777" w:rsidR="00E62376" w:rsidRDefault="006B7357" w:rsidP="00523D6E">
      <w:pPr>
        <w:pStyle w:val="Paragraph"/>
      </w:pPr>
      <w:r>
        <w:t xml:space="preserve">The investigator and any designees are responsible for detecting, documenting, and reporting events that meet the definition of an AE or SAE as well as other reportable safety events. </w:t>
      </w:r>
      <w:r w:rsidRPr="00E62376">
        <w:t>Investigators need to document if an SAE was associated with a medication error, misuse, or abuse.</w:t>
      </w:r>
    </w:p>
    <w:p w14:paraId="4B4BB9B3" w14:textId="77777777" w:rsidR="00523D6E" w:rsidRDefault="00653F4A" w:rsidP="00523D6E">
      <w:pPr>
        <w:pStyle w:val="Paragraph"/>
      </w:pPr>
      <w:r>
        <w:t xml:space="preserve">Investigators remain responsible for following up AEs, SAEs, and other reportable safety events for outcome according to </w:t>
      </w:r>
      <w:r w:rsidRPr="008D42C7">
        <w:t>Section 8.4.3</w:t>
      </w:r>
      <w:r w:rsidR="00802BCD">
        <w:t xml:space="preserve">. </w:t>
      </w:r>
      <w:r w:rsidR="0073407A">
        <w:t>The investigator, who is a qualified physician, will assess events that meet the definition of an AE or SAE as well as other reportable safety events with respect to seriousness, intensity/toxicity</w:t>
      </w:r>
      <w:ins w:id="2897" w:author="Powell, Deana" w:date="2023-10-19T15:28:00Z">
        <w:r w:rsidR="009C3DC7">
          <w:t>,</w:t>
        </w:r>
      </w:ins>
      <w:r w:rsidR="0073407A">
        <w:t xml:space="preserve"> and causality.</w:t>
      </w:r>
    </w:p>
    <w:p w14:paraId="331FEAC9" w14:textId="37ECA405" w:rsidR="008D42C7" w:rsidRPr="00E33713" w:rsidRDefault="006B7357" w:rsidP="00985BD7">
      <w:pPr>
        <w:pStyle w:val="Paragraph"/>
      </w:pPr>
      <w:r w:rsidRPr="00E33713">
        <w:t>Adverse events will not be collected for participants during the prescreening period (for determination of archival tissue status) as long as that participant has not undergone any protocol-specified procedure or intervention. If the participant requires a blood draw, fresh tumor biopsy, etc</w:t>
      </w:r>
      <w:del w:id="2898" w:author="Powell, Deana" w:date="2023-10-19T15:28:00Z">
        <w:r w:rsidR="00542860" w:rsidRPr="00934C6B">
          <w:delText>.,</w:delText>
        </w:r>
      </w:del>
      <w:ins w:id="2899" w:author="Powell, Deana" w:date="2023-10-19T15:28:00Z">
        <w:r w:rsidRPr="00E33713">
          <w:t>,</w:t>
        </w:r>
      </w:ins>
      <w:r w:rsidRPr="00E33713">
        <w:t xml:space="preserve"> the participant is first required to provide consent to the main study, and AEs will be captured according to guidelines for standard AE reporting.</w:t>
      </w:r>
    </w:p>
    <w:p w14:paraId="20FB032B" w14:textId="77777777" w:rsidR="00EE328F" w:rsidRPr="00EE328F" w:rsidRDefault="006B7357" w:rsidP="0064358E">
      <w:pPr>
        <w:pStyle w:val="Heading3"/>
      </w:pPr>
      <w:bookmarkStart w:id="2900" w:name="_Toc148621656"/>
      <w:bookmarkStart w:id="2901" w:name="_Toc107570708"/>
      <w:r w:rsidRPr="00EE328F">
        <w:t>Time Period and Frequency for Collecting AE, SAE, and Other Reportable Safety Event Information</w:t>
      </w:r>
      <w:bookmarkEnd w:id="2900"/>
      <w:bookmarkEnd w:id="2901"/>
    </w:p>
    <w:p w14:paraId="58B55D10" w14:textId="77777777" w:rsidR="004647D7" w:rsidRPr="009C4D4A" w:rsidRDefault="006C4FB0" w:rsidP="005D30B0">
      <w:pPr>
        <w:pStyle w:val="Paragraph"/>
        <w:keepNext/>
      </w:pPr>
      <w:bookmarkStart w:id="2902" w:name="_Hlk494468258"/>
      <w:bookmarkEnd w:id="2902"/>
      <w:r w:rsidRPr="009C4D4A">
        <w:t xml:space="preserve">All AEs, SAEs, and other reportable safety events that occur after the participant provides documented informed consent, but before intervention </w:t>
      </w:r>
      <w:r w:rsidRPr="007B01A5">
        <w:t>allocation/randomization</w:t>
      </w:r>
      <w:r w:rsidRPr="00132600">
        <w:t>, must be reported by the investigator if the participant is receiving placebo run-in or other run-in treatment, if the event cause the participant to be excluded from the study, or is the result of a protocol-specified intervention, including, but not limited to washout or discontinuation of usual therapy, diet, or a procedure.</w:t>
      </w:r>
    </w:p>
    <w:p w14:paraId="40C023DA" w14:textId="0C5D3886" w:rsidR="00456F3B" w:rsidRDefault="000F6980" w:rsidP="00D45CFE">
      <w:pPr>
        <w:pStyle w:val="ListBullet"/>
      </w:pPr>
      <w:r w:rsidRPr="00921F4C">
        <w:t>All AEs</w:t>
      </w:r>
      <w:r>
        <w:t xml:space="preserve"> from the time of intervention </w:t>
      </w:r>
      <w:r w:rsidRPr="0088351D">
        <w:t>randomization</w:t>
      </w:r>
      <w:r>
        <w:t xml:space="preserve"> through 30 days </w:t>
      </w:r>
      <w:del w:id="2903" w:author="Powell, Deana" w:date="2023-10-19T15:28:00Z">
        <w:r w:rsidR="008A75F1">
          <w:delText>after</w:delText>
        </w:r>
      </w:del>
      <w:ins w:id="2904" w:author="Powell, Deana" w:date="2023-10-19T15:28:00Z">
        <w:r>
          <w:t>following</w:t>
        </w:r>
      </w:ins>
      <w:r>
        <w:t xml:space="preserve"> cessation of study intervention must be reported by the investigator.</w:t>
      </w:r>
    </w:p>
    <w:p w14:paraId="262C3165" w14:textId="23EC67EE" w:rsidR="00456F3B" w:rsidRDefault="000F6980" w:rsidP="00D45CFE">
      <w:pPr>
        <w:pStyle w:val="ListBullet"/>
      </w:pPr>
      <w:r>
        <w:lastRenderedPageBreak/>
        <w:t xml:space="preserve">All AEs meeting serious criteria, from the time of intervention </w:t>
      </w:r>
      <w:r w:rsidRPr="0088351D">
        <w:t>allocation</w:t>
      </w:r>
      <w:r w:rsidR="0088351D" w:rsidRPr="0088351D">
        <w:t>/</w:t>
      </w:r>
      <w:r w:rsidRPr="0088351D">
        <w:t>randomization</w:t>
      </w:r>
      <w:r>
        <w:t xml:space="preserve"> through 90 days </w:t>
      </w:r>
      <w:del w:id="2905" w:author="Powell, Deana" w:date="2023-10-19T15:28:00Z">
        <w:r w:rsidR="008A75F1">
          <w:delText>after</w:delText>
        </w:r>
      </w:del>
      <w:ins w:id="2906" w:author="Powell, Deana" w:date="2023-10-19T15:28:00Z">
        <w:r>
          <w:t>following</w:t>
        </w:r>
      </w:ins>
      <w:r>
        <w:t xml:space="preserve"> cessation of study intervention or 30 days </w:t>
      </w:r>
      <w:del w:id="2907" w:author="Powell, Deana" w:date="2023-10-19T15:28:00Z">
        <w:r w:rsidR="008A75F1">
          <w:delText>after</w:delText>
        </w:r>
      </w:del>
      <w:ins w:id="2908" w:author="Powell, Deana" w:date="2023-10-19T15:28:00Z">
        <w:r>
          <w:t>following</w:t>
        </w:r>
      </w:ins>
      <w:r>
        <w:t xml:space="preserve"> cessation of study intervention if the participant initiates new anticancer therapy, whichever is earlier, must be reported by the investigator.</w:t>
      </w:r>
    </w:p>
    <w:p w14:paraId="086FC94F" w14:textId="6BA67474" w:rsidR="00456F3B" w:rsidRDefault="000F6980" w:rsidP="00D45CFE">
      <w:pPr>
        <w:pStyle w:val="ListBullet"/>
      </w:pPr>
      <w:r>
        <w:t xml:space="preserve">All pregnancies and exposure during breastfeeding, from the time of treatment </w:t>
      </w:r>
      <w:r w:rsidRPr="0088351D">
        <w:t>allocation</w:t>
      </w:r>
      <w:r w:rsidR="0088351D" w:rsidRPr="0088351D">
        <w:t>/</w:t>
      </w:r>
      <w:r w:rsidRPr="0088351D">
        <w:t>randomization</w:t>
      </w:r>
      <w:r>
        <w:t xml:space="preserve"> through 120 days </w:t>
      </w:r>
      <w:del w:id="2909" w:author="Powell, Deana" w:date="2023-10-19T15:28:00Z">
        <w:r w:rsidR="008A75F1">
          <w:delText>after</w:delText>
        </w:r>
      </w:del>
      <w:ins w:id="2910" w:author="Powell, Deana" w:date="2023-10-19T15:28:00Z">
        <w:r>
          <w:t>following</w:t>
        </w:r>
      </w:ins>
      <w:r>
        <w:t xml:space="preserve"> pembrolizumab or 30 days </w:t>
      </w:r>
      <w:del w:id="2911" w:author="Powell, Deana" w:date="2023-10-19T15:28:00Z">
        <w:r w:rsidR="008A75F1">
          <w:delText>after</w:delText>
        </w:r>
      </w:del>
      <w:ins w:id="2912" w:author="Powell, Deana" w:date="2023-10-19T15:28:00Z">
        <w:r>
          <w:t>following</w:t>
        </w:r>
      </w:ins>
      <w:r>
        <w:t xml:space="preserve"> cessation of lenvatinib/placebo, whichever occurs last, must be reported by the investigator. If the participant initiates new anticancer therapy </w:t>
      </w:r>
      <w:del w:id="2913" w:author="Powell, Deana" w:date="2023-10-19T15:28:00Z">
        <w:r w:rsidR="008A75F1">
          <w:delText>after</w:delText>
        </w:r>
      </w:del>
      <w:ins w:id="2914" w:author="Powell, Deana" w:date="2023-10-19T15:28:00Z">
        <w:r>
          <w:t>following</w:t>
        </w:r>
      </w:ins>
      <w:r>
        <w:t xml:space="preserve"> discontinuation of study intervention, the time period for reporting pregnancies and exposure during breastfeeding is reduced to 30 days </w:t>
      </w:r>
      <w:del w:id="2915" w:author="Powell, Deana" w:date="2023-10-19T15:28:00Z">
        <w:r w:rsidR="008A75F1">
          <w:delText>after</w:delText>
        </w:r>
      </w:del>
      <w:ins w:id="2916" w:author="Powell, Deana" w:date="2023-10-19T15:28:00Z">
        <w:r>
          <w:t>following</w:t>
        </w:r>
      </w:ins>
      <w:r>
        <w:t xml:space="preserve"> cessation of study intervention.</w:t>
      </w:r>
    </w:p>
    <w:p w14:paraId="438A9877" w14:textId="516EBA85" w:rsidR="00456F3B" w:rsidRDefault="006B7357" w:rsidP="00D45CFE">
      <w:pPr>
        <w:pStyle w:val="ListBullet"/>
      </w:pPr>
      <w:r>
        <w:t xml:space="preserve">Additionally, any SAE brought to the attention of an investigator at any time outside </w:t>
      </w:r>
      <w:ins w:id="2917" w:author="Powell, Deana" w:date="2023-10-19T15:28:00Z">
        <w:r>
          <w:t xml:space="preserve">of </w:t>
        </w:r>
      </w:ins>
      <w:r>
        <w:t>the time period specified above must be reported immediately to the Sponsor if the event is considered related to study intervention.</w:t>
      </w:r>
    </w:p>
    <w:p w14:paraId="1FF665FF" w14:textId="77777777" w:rsidR="00960ECF" w:rsidRDefault="00960ECF" w:rsidP="00960ECF">
      <w:pPr>
        <w:pStyle w:val="ListEnd"/>
      </w:pPr>
    </w:p>
    <w:p w14:paraId="3707F2FC" w14:textId="6BCE64C6" w:rsidR="00A002F2" w:rsidRPr="00CA7B01" w:rsidRDefault="006B7357" w:rsidP="00B96A25">
      <w:pPr>
        <w:pStyle w:val="Paragraph"/>
      </w:pPr>
      <w:r w:rsidRPr="00CA7B01">
        <w:t xml:space="preserve">Investigators are not obligated to actively seek AEs or SAEs or other reportable safety events in former study participants. However, if the investigator learns of any SAE, including a death, at any time after a participant has been discharged from the study, and </w:t>
      </w:r>
      <w:del w:id="2918" w:author="Powell, Deana" w:date="2023-10-19T15:28:00Z">
        <w:r w:rsidR="00CF5A56" w:rsidRPr="00517657">
          <w:delText>he/she</w:delText>
        </w:r>
      </w:del>
      <w:ins w:id="2919" w:author="Powell, Deana" w:date="2023-10-19T15:28:00Z">
        <w:r w:rsidR="00F64FB1">
          <w:t>the investigator</w:t>
        </w:r>
      </w:ins>
      <w:r w:rsidR="00F64FB1">
        <w:t xml:space="preserve"> </w:t>
      </w:r>
      <w:r w:rsidRPr="00CA7B01">
        <w:t>considers the event to be reasonably related to the study intervention or study participation, the investigator must promptly notify the Sponsor.</w:t>
      </w:r>
    </w:p>
    <w:p w14:paraId="1ECB08A0" w14:textId="440B1E14" w:rsidR="00A002F2" w:rsidRPr="00CA7B01" w:rsidRDefault="000B1D66" w:rsidP="00A375DD">
      <w:pPr>
        <w:pStyle w:val="Paragraph"/>
      </w:pPr>
      <w:r w:rsidRPr="00CA7B01">
        <w:t>All initial and follow-up AEs, SAEs, and other reportable safety events will be recorded and reported to the Spons</w:t>
      </w:r>
      <w:r w:rsidR="000F3FEE">
        <w:t>o</w:t>
      </w:r>
      <w:r w:rsidRPr="00CA7B01">
        <w:t>r or designee within the time frames as indicated in</w:t>
      </w:r>
      <w:r w:rsidR="00960ECF">
        <w:t xml:space="preserve"> </w:t>
      </w:r>
      <w:r w:rsidR="00815B7C" w:rsidRPr="0088351D">
        <w:t>Table </w:t>
      </w:r>
      <w:r w:rsidR="00815B7C">
        <w:t>8</w:t>
      </w:r>
      <w:r w:rsidR="00960ECF">
        <w:t>.</w:t>
      </w:r>
    </w:p>
    <w:p w14:paraId="6E169F30" w14:textId="15025856" w:rsidR="00B6144A" w:rsidRDefault="006B7357" w:rsidP="00B96A25">
      <w:pPr>
        <w:pStyle w:val="Paragraph"/>
      </w:pPr>
      <w:r w:rsidRPr="00CA7B01">
        <w:t xml:space="preserve">Exception: A positive pregnancy test at the time of initial screening is not a reportable event unless the </w:t>
      </w:r>
      <w:r w:rsidR="000F3FEE">
        <w:t>participant</w:t>
      </w:r>
      <w:r w:rsidRPr="00CA7B01">
        <w:t xml:space="preserve"> has received study intervention.</w:t>
      </w:r>
    </w:p>
    <w:p w14:paraId="16039205" w14:textId="77777777" w:rsidR="00B6144A" w:rsidRDefault="00B6144A">
      <w:pPr>
        <w:rPr>
          <w:rFonts w:eastAsia="MS Gothic"/>
        </w:rPr>
      </w:pPr>
      <w:r>
        <w:br w:type="page"/>
      </w:r>
    </w:p>
    <w:p w14:paraId="351DA6F2" w14:textId="67FCE9A7" w:rsidR="00D2717A" w:rsidRPr="0088351D" w:rsidRDefault="006B7357" w:rsidP="00B227B0">
      <w:pPr>
        <w:pStyle w:val="Caption"/>
        <w:keepNext/>
      </w:pPr>
      <w:bookmarkStart w:id="2920" w:name="_Ref103675800"/>
      <w:bookmarkStart w:id="2921" w:name="_Toc148621764"/>
      <w:bookmarkStart w:id="2922" w:name="_Ref22808838"/>
      <w:bookmarkStart w:id="2923" w:name="_Toc107570815"/>
      <w:r w:rsidRPr="0088351D">
        <w:lastRenderedPageBreak/>
        <w:t>Table </w:t>
      </w:r>
      <w:r w:rsidR="00815B7C">
        <w:rPr>
          <w:noProof/>
        </w:rPr>
        <w:t>8</w:t>
      </w:r>
      <w:bookmarkEnd w:id="2920"/>
      <w:bookmarkEnd w:id="2922"/>
      <w:r w:rsidR="009C1069" w:rsidRPr="0088351D">
        <w:tab/>
        <w:t xml:space="preserve">Reporting </w:t>
      </w:r>
      <w:del w:id="2924" w:author="Powell, Deana" w:date="2023-10-19T15:28:00Z">
        <w:r w:rsidR="00CE3E31" w:rsidRPr="00954873">
          <w:delText>Time</w:delText>
        </w:r>
        <w:r w:rsidR="00A050FF" w:rsidRPr="00954873">
          <w:delText xml:space="preserve"> </w:delText>
        </w:r>
      </w:del>
      <w:r w:rsidR="009C1069" w:rsidRPr="0088351D">
        <w:t>Periods and Time Frames for Adverse Events and Other Reportable Safety Events</w:t>
      </w:r>
      <w:bookmarkEnd w:id="2921"/>
      <w:bookmarkEnd w:id="2923"/>
    </w:p>
    <w:p w14:paraId="3430CA4F" w14:textId="77777777" w:rsidR="001738F1" w:rsidRPr="00B02208" w:rsidRDefault="001738F1" w:rsidP="00B02208">
      <w:pPr>
        <w:pStyle w:val="Paragraph"/>
        <w:keepNext/>
        <w:spacing w:before="0" w:after="0" w:line="20" w:lineRule="exact"/>
        <w:rPr>
          <w:sz w:val="2"/>
          <w:szCs w:val="2"/>
        </w:rPr>
      </w:pPr>
    </w:p>
    <w:tbl>
      <w:tblPr>
        <w:tblStyle w:val="TableGrid"/>
        <w:tblW w:w="4894" w:type="pct"/>
        <w:tblLook w:val="04A0" w:firstRow="1" w:lastRow="0" w:firstColumn="1" w:lastColumn="0" w:noHBand="0" w:noVBand="1"/>
      </w:tblPr>
      <w:tblGrid>
        <w:gridCol w:w="1606"/>
        <w:gridCol w:w="2150"/>
        <w:gridCol w:w="1818"/>
        <w:gridCol w:w="1890"/>
        <w:gridCol w:w="1335"/>
      </w:tblGrid>
      <w:tr w:rsidR="000121B5" w14:paraId="5D83DC71" w14:textId="77777777" w:rsidTr="008E19C4">
        <w:trPr>
          <w:tblHeader/>
        </w:trPr>
        <w:tc>
          <w:tcPr>
            <w:tcW w:w="1606" w:type="dxa"/>
            <w:tcBorders>
              <w:bottom w:val="single" w:sz="4" w:space="0" w:color="auto"/>
            </w:tcBorders>
            <w:vAlign w:val="center"/>
          </w:tcPr>
          <w:p w14:paraId="4ECE0AE5" w14:textId="77777777" w:rsidR="00821B40" w:rsidRPr="00936F72" w:rsidRDefault="006B7357" w:rsidP="007764D3">
            <w:pPr>
              <w:pStyle w:val="TableText"/>
              <w:keepNext w:val="0"/>
              <w:spacing w:before="40" w:after="40"/>
              <w:rPr>
                <w:b/>
                <w:sz w:val="20"/>
              </w:rPr>
            </w:pPr>
            <w:r w:rsidRPr="00936F72">
              <w:rPr>
                <w:b/>
                <w:sz w:val="20"/>
              </w:rPr>
              <w:t>Type of Event</w:t>
            </w:r>
          </w:p>
        </w:tc>
        <w:tc>
          <w:tcPr>
            <w:tcW w:w="2150" w:type="dxa"/>
            <w:tcBorders>
              <w:bottom w:val="single" w:sz="4" w:space="0" w:color="auto"/>
            </w:tcBorders>
            <w:vAlign w:val="center"/>
          </w:tcPr>
          <w:p w14:paraId="5184D6FF" w14:textId="77777777" w:rsidR="00821B40" w:rsidRPr="00936F72" w:rsidRDefault="006B7357" w:rsidP="007764D3">
            <w:pPr>
              <w:pStyle w:val="TableText"/>
              <w:keepNext w:val="0"/>
              <w:spacing w:before="40" w:after="40"/>
              <w:rPr>
                <w:b/>
                <w:sz w:val="20"/>
                <w:u w:val="single"/>
              </w:rPr>
            </w:pPr>
            <w:r w:rsidRPr="00936F72">
              <w:rPr>
                <w:b/>
                <w:sz w:val="20"/>
                <w:u w:val="single"/>
              </w:rPr>
              <w:t>Reporting Time Period:</w:t>
            </w:r>
          </w:p>
          <w:p w14:paraId="7038CC60" w14:textId="77777777" w:rsidR="00821B40" w:rsidRPr="00936F72" w:rsidRDefault="006B7357" w:rsidP="007764D3">
            <w:pPr>
              <w:pStyle w:val="TableText"/>
              <w:keepNext w:val="0"/>
              <w:spacing w:before="40" w:after="40"/>
              <w:rPr>
                <w:b/>
                <w:sz w:val="20"/>
              </w:rPr>
            </w:pPr>
            <w:r w:rsidRPr="00936F72">
              <w:rPr>
                <w:b/>
                <w:sz w:val="20"/>
              </w:rPr>
              <w:t>Consent to Randomization/ Allocation</w:t>
            </w:r>
          </w:p>
        </w:tc>
        <w:tc>
          <w:tcPr>
            <w:tcW w:w="1818" w:type="dxa"/>
            <w:tcBorders>
              <w:bottom w:val="single" w:sz="4" w:space="0" w:color="auto"/>
            </w:tcBorders>
            <w:vAlign w:val="center"/>
          </w:tcPr>
          <w:p w14:paraId="4E05739D" w14:textId="77777777" w:rsidR="00821B40" w:rsidRPr="00936F72" w:rsidRDefault="006B7357" w:rsidP="007764D3">
            <w:pPr>
              <w:pStyle w:val="TableText"/>
              <w:keepNext w:val="0"/>
              <w:spacing w:before="40" w:after="40"/>
              <w:rPr>
                <w:b/>
                <w:sz w:val="20"/>
                <w:u w:val="single"/>
              </w:rPr>
            </w:pPr>
            <w:r w:rsidRPr="00936F72">
              <w:rPr>
                <w:b/>
                <w:sz w:val="20"/>
                <w:u w:val="single"/>
              </w:rPr>
              <w:t>Reporting Time Period:</w:t>
            </w:r>
          </w:p>
          <w:p w14:paraId="423127E0" w14:textId="77777777" w:rsidR="00821B40" w:rsidRPr="00936F72" w:rsidRDefault="006B7357" w:rsidP="007764D3">
            <w:pPr>
              <w:pStyle w:val="TableText"/>
              <w:keepNext w:val="0"/>
              <w:spacing w:before="40" w:after="40"/>
              <w:rPr>
                <w:b/>
                <w:sz w:val="20"/>
              </w:rPr>
            </w:pPr>
            <w:r w:rsidRPr="00936F72">
              <w:rPr>
                <w:b/>
                <w:sz w:val="20"/>
              </w:rPr>
              <w:t>Randomization/ Allocation through Protocol-specified Follow-up Period</w:t>
            </w:r>
          </w:p>
        </w:tc>
        <w:tc>
          <w:tcPr>
            <w:tcW w:w="1890" w:type="dxa"/>
            <w:tcBorders>
              <w:bottom w:val="single" w:sz="4" w:space="0" w:color="auto"/>
            </w:tcBorders>
            <w:vAlign w:val="center"/>
          </w:tcPr>
          <w:p w14:paraId="72D38E0B" w14:textId="77777777" w:rsidR="00821B40" w:rsidRPr="00936F72" w:rsidRDefault="006B7357" w:rsidP="007764D3">
            <w:pPr>
              <w:pStyle w:val="TableText"/>
              <w:keepNext w:val="0"/>
              <w:spacing w:before="40" w:after="40"/>
              <w:rPr>
                <w:b/>
                <w:sz w:val="20"/>
                <w:u w:val="single"/>
              </w:rPr>
            </w:pPr>
            <w:r w:rsidRPr="00936F72">
              <w:rPr>
                <w:b/>
                <w:sz w:val="20"/>
                <w:u w:val="single"/>
              </w:rPr>
              <w:t>Reporting Time Period:</w:t>
            </w:r>
          </w:p>
          <w:p w14:paraId="38FD3BC0" w14:textId="77777777" w:rsidR="00821B40" w:rsidRPr="00936F72" w:rsidRDefault="006B7357" w:rsidP="007764D3">
            <w:pPr>
              <w:pStyle w:val="TableText"/>
              <w:keepNext w:val="0"/>
              <w:spacing w:before="40" w:after="40"/>
              <w:rPr>
                <w:b/>
                <w:sz w:val="20"/>
              </w:rPr>
            </w:pPr>
            <w:r w:rsidRPr="00936F72">
              <w:rPr>
                <w:b/>
                <w:sz w:val="20"/>
              </w:rPr>
              <w:t>After the Protocol-specified Follow-up Period</w:t>
            </w:r>
          </w:p>
        </w:tc>
        <w:tc>
          <w:tcPr>
            <w:tcW w:w="1335" w:type="dxa"/>
            <w:tcBorders>
              <w:bottom w:val="single" w:sz="4" w:space="0" w:color="auto"/>
            </w:tcBorders>
            <w:vAlign w:val="center"/>
          </w:tcPr>
          <w:p w14:paraId="65EA030C" w14:textId="77777777" w:rsidR="00821B40" w:rsidRPr="00936F72" w:rsidRDefault="006B7357" w:rsidP="007764D3">
            <w:pPr>
              <w:pStyle w:val="TableText"/>
              <w:keepNext w:val="0"/>
              <w:spacing w:before="40" w:after="40"/>
              <w:rPr>
                <w:b/>
                <w:sz w:val="20"/>
              </w:rPr>
            </w:pPr>
            <w:r w:rsidRPr="00936F72">
              <w:rPr>
                <w:b/>
                <w:sz w:val="20"/>
              </w:rPr>
              <w:t>Time Frame to Report Event and Follow-up Information to Sponsor:</w:t>
            </w:r>
          </w:p>
        </w:tc>
      </w:tr>
      <w:tr w:rsidR="000121B5" w14:paraId="43B5F2A2" w14:textId="77777777" w:rsidTr="008E19C4">
        <w:tc>
          <w:tcPr>
            <w:tcW w:w="1606" w:type="dxa"/>
            <w:tcBorders>
              <w:bottom w:val="single" w:sz="4" w:space="0" w:color="auto"/>
            </w:tcBorders>
          </w:tcPr>
          <w:p w14:paraId="26ACC946" w14:textId="77777777" w:rsidR="00821B40" w:rsidRPr="00936F72" w:rsidRDefault="006B7357" w:rsidP="007764D3">
            <w:pPr>
              <w:pStyle w:val="TableText"/>
              <w:keepNext w:val="0"/>
              <w:spacing w:before="40" w:after="40"/>
              <w:rPr>
                <w:sz w:val="20"/>
              </w:rPr>
            </w:pPr>
            <w:r w:rsidRPr="00936F72">
              <w:rPr>
                <w:sz w:val="20"/>
              </w:rPr>
              <w:t xml:space="preserve">Nonserious Adverse Event (NSAE) </w:t>
            </w:r>
          </w:p>
        </w:tc>
        <w:tc>
          <w:tcPr>
            <w:tcW w:w="2150" w:type="dxa"/>
            <w:tcBorders>
              <w:bottom w:val="single" w:sz="4" w:space="0" w:color="auto"/>
            </w:tcBorders>
          </w:tcPr>
          <w:p w14:paraId="4DB23D53" w14:textId="77777777" w:rsidR="00821B40" w:rsidRPr="00936F72" w:rsidRDefault="006B7357" w:rsidP="007764D3">
            <w:pPr>
              <w:pStyle w:val="TableText"/>
              <w:keepNext w:val="0"/>
              <w:spacing w:before="40" w:after="40"/>
              <w:rPr>
                <w:sz w:val="20"/>
              </w:rPr>
            </w:pPr>
            <w:r w:rsidRPr="00936F72">
              <w:rPr>
                <w:sz w:val="20"/>
              </w:rPr>
              <w:t>Report if:</w:t>
            </w:r>
            <w:r w:rsidRPr="00936F72">
              <w:rPr>
                <w:sz w:val="20"/>
              </w:rPr>
              <w:br/>
              <w:t>- due to protocol-specified intervention</w:t>
            </w:r>
            <w:r w:rsidRPr="00936F72">
              <w:rPr>
                <w:sz w:val="20"/>
              </w:rPr>
              <w:br/>
              <w:t>- causes exclusion</w:t>
            </w:r>
            <w:r w:rsidRPr="00936F72">
              <w:rPr>
                <w:sz w:val="20"/>
              </w:rPr>
              <w:br/>
              <w:t>- participant is receiving placebo run-in or other run-in treatment</w:t>
            </w:r>
          </w:p>
        </w:tc>
        <w:tc>
          <w:tcPr>
            <w:tcW w:w="1818" w:type="dxa"/>
            <w:tcBorders>
              <w:bottom w:val="single" w:sz="4" w:space="0" w:color="auto"/>
            </w:tcBorders>
          </w:tcPr>
          <w:p w14:paraId="49E76A26" w14:textId="77777777" w:rsidR="00821B40" w:rsidRPr="00936F72" w:rsidRDefault="006B7357" w:rsidP="007764D3">
            <w:pPr>
              <w:pStyle w:val="TableText"/>
              <w:keepNext w:val="0"/>
              <w:spacing w:before="40" w:after="40"/>
              <w:rPr>
                <w:sz w:val="20"/>
              </w:rPr>
            </w:pPr>
            <w:r w:rsidRPr="00936F72">
              <w:rPr>
                <w:sz w:val="20"/>
              </w:rPr>
              <w:t>Report all</w:t>
            </w:r>
          </w:p>
        </w:tc>
        <w:tc>
          <w:tcPr>
            <w:tcW w:w="1890" w:type="dxa"/>
            <w:tcBorders>
              <w:bottom w:val="single" w:sz="4" w:space="0" w:color="auto"/>
            </w:tcBorders>
          </w:tcPr>
          <w:p w14:paraId="4DE01B35" w14:textId="77777777" w:rsidR="00821B40" w:rsidRPr="00936F72" w:rsidRDefault="006B7357" w:rsidP="007764D3">
            <w:pPr>
              <w:pStyle w:val="TableText"/>
              <w:keepNext w:val="0"/>
              <w:spacing w:before="40" w:after="40"/>
              <w:rPr>
                <w:sz w:val="20"/>
              </w:rPr>
            </w:pPr>
            <w:r w:rsidRPr="00936F72">
              <w:rPr>
                <w:sz w:val="20"/>
              </w:rPr>
              <w:t>Not required</w:t>
            </w:r>
          </w:p>
        </w:tc>
        <w:tc>
          <w:tcPr>
            <w:tcW w:w="1335" w:type="dxa"/>
            <w:tcBorders>
              <w:bottom w:val="single" w:sz="4" w:space="0" w:color="auto"/>
            </w:tcBorders>
          </w:tcPr>
          <w:p w14:paraId="29808D35" w14:textId="77777777" w:rsidR="00821B40" w:rsidRPr="00936F72" w:rsidRDefault="006B7357" w:rsidP="007764D3">
            <w:pPr>
              <w:pStyle w:val="TableText"/>
              <w:keepNext w:val="0"/>
              <w:spacing w:before="40" w:after="40"/>
              <w:rPr>
                <w:sz w:val="20"/>
              </w:rPr>
            </w:pPr>
            <w:r w:rsidRPr="00936F72">
              <w:rPr>
                <w:sz w:val="20"/>
              </w:rPr>
              <w:t>Per data entry guidelines</w:t>
            </w:r>
          </w:p>
        </w:tc>
      </w:tr>
      <w:tr w:rsidR="000121B5" w14:paraId="66820A99" w14:textId="77777777" w:rsidTr="008E19C4">
        <w:tc>
          <w:tcPr>
            <w:tcW w:w="1606" w:type="dxa"/>
            <w:tcBorders>
              <w:bottom w:val="single" w:sz="4" w:space="0" w:color="auto"/>
            </w:tcBorders>
          </w:tcPr>
          <w:p w14:paraId="362A1C86" w14:textId="77777777" w:rsidR="00821B40" w:rsidRPr="00936F72" w:rsidRDefault="006B7357" w:rsidP="007764D3">
            <w:pPr>
              <w:pStyle w:val="TableText"/>
              <w:keepNext w:val="0"/>
              <w:spacing w:before="40" w:after="40"/>
              <w:rPr>
                <w:sz w:val="20"/>
              </w:rPr>
            </w:pPr>
            <w:r w:rsidRPr="00936F72">
              <w:rPr>
                <w:sz w:val="20"/>
              </w:rPr>
              <w:t>Serious Adverse Event (SAE) including Cancer and Overdose</w:t>
            </w:r>
          </w:p>
        </w:tc>
        <w:tc>
          <w:tcPr>
            <w:tcW w:w="2150" w:type="dxa"/>
            <w:tcBorders>
              <w:bottom w:val="single" w:sz="4" w:space="0" w:color="auto"/>
            </w:tcBorders>
          </w:tcPr>
          <w:p w14:paraId="08951B32" w14:textId="77777777" w:rsidR="00821B40" w:rsidRPr="00936F72" w:rsidRDefault="006B7357" w:rsidP="007764D3">
            <w:pPr>
              <w:pStyle w:val="TableText"/>
              <w:keepNext w:val="0"/>
              <w:spacing w:before="40" w:after="40"/>
              <w:rPr>
                <w:sz w:val="20"/>
              </w:rPr>
            </w:pPr>
            <w:r w:rsidRPr="00936F72">
              <w:rPr>
                <w:sz w:val="20"/>
              </w:rPr>
              <w:t>Report if:</w:t>
            </w:r>
            <w:r w:rsidRPr="00936F72">
              <w:rPr>
                <w:sz w:val="20"/>
              </w:rPr>
              <w:br/>
              <w:t>- due to protocol-specified intervention</w:t>
            </w:r>
            <w:r w:rsidRPr="00936F72">
              <w:rPr>
                <w:sz w:val="20"/>
              </w:rPr>
              <w:br/>
              <w:t>- causes exclusion</w:t>
            </w:r>
            <w:r w:rsidRPr="00936F72">
              <w:rPr>
                <w:sz w:val="20"/>
              </w:rPr>
              <w:br/>
              <w:t>- participant is receiving placebo run-in or other run-in treatment</w:t>
            </w:r>
          </w:p>
        </w:tc>
        <w:tc>
          <w:tcPr>
            <w:tcW w:w="1818" w:type="dxa"/>
            <w:tcBorders>
              <w:bottom w:val="single" w:sz="4" w:space="0" w:color="auto"/>
            </w:tcBorders>
          </w:tcPr>
          <w:p w14:paraId="5B4110D3" w14:textId="77777777" w:rsidR="00821B40" w:rsidRPr="00936F72" w:rsidRDefault="006B7357" w:rsidP="007764D3">
            <w:pPr>
              <w:pStyle w:val="TableText"/>
              <w:keepNext w:val="0"/>
              <w:spacing w:before="40" w:after="40"/>
              <w:rPr>
                <w:sz w:val="20"/>
              </w:rPr>
            </w:pPr>
            <w:r w:rsidRPr="00936F72">
              <w:rPr>
                <w:sz w:val="20"/>
              </w:rPr>
              <w:t>Report all</w:t>
            </w:r>
          </w:p>
        </w:tc>
        <w:tc>
          <w:tcPr>
            <w:tcW w:w="1890" w:type="dxa"/>
            <w:tcBorders>
              <w:bottom w:val="single" w:sz="4" w:space="0" w:color="auto"/>
            </w:tcBorders>
          </w:tcPr>
          <w:p w14:paraId="6A2F4950" w14:textId="77777777" w:rsidR="00821B40" w:rsidRPr="00936F72" w:rsidRDefault="006B7357" w:rsidP="007764D3">
            <w:pPr>
              <w:pStyle w:val="TableText"/>
              <w:keepNext w:val="0"/>
              <w:spacing w:before="40" w:after="40"/>
              <w:rPr>
                <w:sz w:val="20"/>
              </w:rPr>
            </w:pPr>
            <w:r w:rsidRPr="00936F72">
              <w:rPr>
                <w:sz w:val="20"/>
              </w:rPr>
              <w:t>Report if:</w:t>
            </w:r>
            <w:r w:rsidRPr="00936F72">
              <w:rPr>
                <w:sz w:val="20"/>
              </w:rPr>
              <w:br/>
              <w:t>- drug/vaccine related.</w:t>
            </w:r>
            <w:r w:rsidRPr="00936F72">
              <w:rPr>
                <w:sz w:val="20"/>
              </w:rPr>
              <w:br/>
              <w:t>(Follow ongoing to outcome)</w:t>
            </w:r>
          </w:p>
        </w:tc>
        <w:tc>
          <w:tcPr>
            <w:tcW w:w="1335" w:type="dxa"/>
            <w:tcBorders>
              <w:bottom w:val="single" w:sz="4" w:space="0" w:color="auto"/>
            </w:tcBorders>
          </w:tcPr>
          <w:p w14:paraId="331C7A06" w14:textId="77777777" w:rsidR="00821B40" w:rsidRPr="00936F72" w:rsidRDefault="006B7357" w:rsidP="007764D3">
            <w:pPr>
              <w:pStyle w:val="TableText"/>
              <w:keepNext w:val="0"/>
              <w:spacing w:before="40" w:after="40"/>
              <w:rPr>
                <w:sz w:val="20"/>
              </w:rPr>
            </w:pPr>
            <w:r w:rsidRPr="00936F72">
              <w:rPr>
                <w:sz w:val="20"/>
              </w:rPr>
              <w:t>Within 24 hours of learning of event</w:t>
            </w:r>
          </w:p>
        </w:tc>
      </w:tr>
      <w:tr w:rsidR="000121B5" w14:paraId="1CBD8B72" w14:textId="77777777" w:rsidTr="008E19C4">
        <w:tc>
          <w:tcPr>
            <w:tcW w:w="1606" w:type="dxa"/>
          </w:tcPr>
          <w:p w14:paraId="25DD884B" w14:textId="77777777" w:rsidR="00821B40" w:rsidRPr="00936F72" w:rsidRDefault="006B7357" w:rsidP="007764D3">
            <w:pPr>
              <w:pStyle w:val="TableText"/>
              <w:keepNext w:val="0"/>
              <w:spacing w:before="40" w:after="40"/>
              <w:rPr>
                <w:sz w:val="20"/>
              </w:rPr>
            </w:pPr>
            <w:r w:rsidRPr="00936F72">
              <w:rPr>
                <w:sz w:val="20"/>
              </w:rPr>
              <w:t>Pregnancy/</w:t>
            </w:r>
            <w:r w:rsidRPr="00936F72">
              <w:rPr>
                <w:sz w:val="20"/>
              </w:rPr>
              <w:br/>
              <w:t>Lactation Exposure</w:t>
            </w:r>
          </w:p>
        </w:tc>
        <w:tc>
          <w:tcPr>
            <w:tcW w:w="2150" w:type="dxa"/>
          </w:tcPr>
          <w:p w14:paraId="3EC270A0" w14:textId="77777777" w:rsidR="00821B40" w:rsidRPr="00936F72" w:rsidRDefault="006B7357" w:rsidP="007764D3">
            <w:pPr>
              <w:pStyle w:val="TableText"/>
              <w:keepNext w:val="0"/>
              <w:spacing w:before="40" w:after="40"/>
              <w:rPr>
                <w:sz w:val="20"/>
              </w:rPr>
            </w:pPr>
            <w:r w:rsidRPr="00936F72">
              <w:rPr>
                <w:sz w:val="20"/>
              </w:rPr>
              <w:t>Report if:</w:t>
            </w:r>
            <w:r w:rsidRPr="00936F72">
              <w:rPr>
                <w:sz w:val="20"/>
              </w:rPr>
              <w:br/>
              <w:t>- due to intervention</w:t>
            </w:r>
            <w:r w:rsidRPr="00936F72">
              <w:rPr>
                <w:sz w:val="20"/>
              </w:rPr>
              <w:br/>
              <w:t>- causes exclusion</w:t>
            </w:r>
          </w:p>
        </w:tc>
        <w:tc>
          <w:tcPr>
            <w:tcW w:w="1818" w:type="dxa"/>
          </w:tcPr>
          <w:p w14:paraId="446779A0" w14:textId="77777777" w:rsidR="00821B40" w:rsidRPr="00936F72" w:rsidRDefault="006B7357" w:rsidP="007764D3">
            <w:pPr>
              <w:pStyle w:val="TableText"/>
              <w:keepNext w:val="0"/>
              <w:spacing w:before="40" w:after="40"/>
              <w:rPr>
                <w:sz w:val="20"/>
              </w:rPr>
            </w:pPr>
            <w:r w:rsidRPr="00936F72">
              <w:rPr>
                <w:sz w:val="20"/>
              </w:rPr>
              <w:t>Report all</w:t>
            </w:r>
          </w:p>
        </w:tc>
        <w:tc>
          <w:tcPr>
            <w:tcW w:w="1890" w:type="dxa"/>
          </w:tcPr>
          <w:p w14:paraId="50B1BE40" w14:textId="77777777" w:rsidR="00821B40" w:rsidRPr="00936F72" w:rsidRDefault="006B7357" w:rsidP="007764D3">
            <w:pPr>
              <w:pStyle w:val="TableText"/>
              <w:keepNext w:val="0"/>
              <w:spacing w:before="40" w:after="40"/>
              <w:rPr>
                <w:sz w:val="20"/>
              </w:rPr>
            </w:pPr>
            <w:r w:rsidRPr="00936F72">
              <w:rPr>
                <w:sz w:val="20"/>
              </w:rPr>
              <w:t>Previously reported – Follow to completion/</w:t>
            </w:r>
            <w:r w:rsidRPr="00936F72">
              <w:rPr>
                <w:sz w:val="20"/>
              </w:rPr>
              <w:br/>
              <w:t>termination; report outcome</w:t>
            </w:r>
          </w:p>
        </w:tc>
        <w:tc>
          <w:tcPr>
            <w:tcW w:w="1335" w:type="dxa"/>
          </w:tcPr>
          <w:p w14:paraId="4DDC6FE5" w14:textId="77777777" w:rsidR="00821B40" w:rsidRPr="00936F72" w:rsidRDefault="006B7357" w:rsidP="007764D3">
            <w:pPr>
              <w:pStyle w:val="TableText"/>
              <w:keepNext w:val="0"/>
              <w:spacing w:before="40" w:after="40"/>
              <w:rPr>
                <w:sz w:val="20"/>
              </w:rPr>
            </w:pPr>
            <w:r w:rsidRPr="00936F72">
              <w:rPr>
                <w:sz w:val="20"/>
              </w:rPr>
              <w:t>Within 24 hours of learning of event</w:t>
            </w:r>
          </w:p>
        </w:tc>
      </w:tr>
      <w:tr w:rsidR="000121B5" w14:paraId="5A6AF27D" w14:textId="77777777" w:rsidTr="008E19C4">
        <w:tc>
          <w:tcPr>
            <w:tcW w:w="1606" w:type="dxa"/>
            <w:tcBorders>
              <w:bottom w:val="single" w:sz="4" w:space="0" w:color="auto"/>
            </w:tcBorders>
          </w:tcPr>
          <w:p w14:paraId="2E9B536E" w14:textId="77777777" w:rsidR="00821B40" w:rsidRPr="00936F72" w:rsidRDefault="006B7357" w:rsidP="007764D3">
            <w:pPr>
              <w:pStyle w:val="TableText"/>
              <w:keepNext w:val="0"/>
              <w:spacing w:before="40" w:after="40"/>
              <w:rPr>
                <w:sz w:val="20"/>
              </w:rPr>
            </w:pPr>
            <w:r w:rsidRPr="00936F72">
              <w:rPr>
                <w:sz w:val="20"/>
              </w:rPr>
              <w:t>Event of Clinical Interest (require regulatory reporting)</w:t>
            </w:r>
          </w:p>
        </w:tc>
        <w:tc>
          <w:tcPr>
            <w:tcW w:w="2150" w:type="dxa"/>
            <w:tcBorders>
              <w:bottom w:val="single" w:sz="4" w:space="0" w:color="auto"/>
            </w:tcBorders>
          </w:tcPr>
          <w:p w14:paraId="17DC7396" w14:textId="77777777" w:rsidR="00821B40" w:rsidRPr="00936F72" w:rsidRDefault="006B7357" w:rsidP="007764D3">
            <w:pPr>
              <w:pStyle w:val="TableText"/>
              <w:keepNext w:val="0"/>
              <w:spacing w:before="40" w:after="40"/>
              <w:rPr>
                <w:sz w:val="20"/>
              </w:rPr>
            </w:pPr>
            <w:r w:rsidRPr="00936F72">
              <w:rPr>
                <w:sz w:val="20"/>
              </w:rPr>
              <w:t>Report if:</w:t>
            </w:r>
            <w:r w:rsidRPr="00936F72">
              <w:rPr>
                <w:sz w:val="20"/>
              </w:rPr>
              <w:br/>
              <w:t>- due to intervention</w:t>
            </w:r>
            <w:r w:rsidRPr="00936F72">
              <w:rPr>
                <w:sz w:val="20"/>
              </w:rPr>
              <w:br/>
              <w:t>- causes exclusion</w:t>
            </w:r>
          </w:p>
        </w:tc>
        <w:tc>
          <w:tcPr>
            <w:tcW w:w="1818" w:type="dxa"/>
            <w:tcBorders>
              <w:bottom w:val="single" w:sz="4" w:space="0" w:color="auto"/>
            </w:tcBorders>
          </w:tcPr>
          <w:p w14:paraId="7F4B060C" w14:textId="77777777" w:rsidR="00821B40" w:rsidRPr="00936F72" w:rsidRDefault="006B7357" w:rsidP="007764D3">
            <w:pPr>
              <w:pStyle w:val="TableText"/>
              <w:keepNext w:val="0"/>
              <w:spacing w:before="40" w:after="40"/>
              <w:rPr>
                <w:sz w:val="20"/>
              </w:rPr>
            </w:pPr>
            <w:r w:rsidRPr="00936F72">
              <w:rPr>
                <w:sz w:val="20"/>
              </w:rPr>
              <w:t>Report</w:t>
            </w:r>
            <w:r w:rsidRPr="00936F72">
              <w:rPr>
                <w:sz w:val="20"/>
              </w:rPr>
              <w:br/>
              <w:t>- potential drug-induced liver injury (DILI)</w:t>
            </w:r>
            <w:r w:rsidRPr="00936F72">
              <w:rPr>
                <w:sz w:val="20"/>
              </w:rPr>
              <w:br/>
              <w:t>- require regulatory reporting</w:t>
            </w:r>
          </w:p>
        </w:tc>
        <w:tc>
          <w:tcPr>
            <w:tcW w:w="1890" w:type="dxa"/>
            <w:tcBorders>
              <w:bottom w:val="single" w:sz="4" w:space="0" w:color="auto"/>
            </w:tcBorders>
          </w:tcPr>
          <w:p w14:paraId="7C340247" w14:textId="77777777" w:rsidR="00821B40" w:rsidRPr="00936F72" w:rsidRDefault="006B7357" w:rsidP="007764D3">
            <w:pPr>
              <w:pStyle w:val="TableText"/>
              <w:keepNext w:val="0"/>
              <w:spacing w:before="40" w:after="40"/>
              <w:rPr>
                <w:sz w:val="20"/>
              </w:rPr>
            </w:pPr>
            <w:r w:rsidRPr="00936F72">
              <w:rPr>
                <w:sz w:val="20"/>
              </w:rPr>
              <w:t>Not required</w:t>
            </w:r>
          </w:p>
        </w:tc>
        <w:tc>
          <w:tcPr>
            <w:tcW w:w="1335" w:type="dxa"/>
            <w:tcBorders>
              <w:bottom w:val="single" w:sz="4" w:space="0" w:color="auto"/>
            </w:tcBorders>
          </w:tcPr>
          <w:p w14:paraId="72484AD0" w14:textId="77777777" w:rsidR="00821B40" w:rsidRPr="00936F72" w:rsidRDefault="006B7357" w:rsidP="007764D3">
            <w:pPr>
              <w:pStyle w:val="TableText"/>
              <w:keepNext w:val="0"/>
              <w:spacing w:before="40" w:after="40"/>
              <w:rPr>
                <w:sz w:val="20"/>
              </w:rPr>
            </w:pPr>
            <w:r w:rsidRPr="00936F72">
              <w:rPr>
                <w:sz w:val="20"/>
              </w:rPr>
              <w:t>Within 24 hours of learning of event</w:t>
            </w:r>
          </w:p>
        </w:tc>
      </w:tr>
      <w:tr w:rsidR="000121B5" w14:paraId="192FAB13" w14:textId="77777777" w:rsidTr="008E19C4">
        <w:tc>
          <w:tcPr>
            <w:tcW w:w="1606" w:type="dxa"/>
            <w:tcBorders>
              <w:bottom w:val="single" w:sz="4" w:space="0" w:color="auto"/>
            </w:tcBorders>
          </w:tcPr>
          <w:p w14:paraId="53E59906" w14:textId="77777777" w:rsidR="00821B40" w:rsidRPr="00936F72" w:rsidRDefault="006B7357" w:rsidP="007764D3">
            <w:pPr>
              <w:pStyle w:val="TableText"/>
              <w:keepNext w:val="0"/>
              <w:spacing w:before="40" w:after="40"/>
              <w:rPr>
                <w:sz w:val="20"/>
              </w:rPr>
            </w:pPr>
            <w:r w:rsidRPr="00936F72">
              <w:rPr>
                <w:sz w:val="20"/>
              </w:rPr>
              <w:t>Event of Clinical Interest (do not require regulatory reporting)</w:t>
            </w:r>
          </w:p>
        </w:tc>
        <w:tc>
          <w:tcPr>
            <w:tcW w:w="2150" w:type="dxa"/>
            <w:tcBorders>
              <w:bottom w:val="single" w:sz="4" w:space="0" w:color="auto"/>
            </w:tcBorders>
          </w:tcPr>
          <w:p w14:paraId="2A2C5F6F" w14:textId="77777777" w:rsidR="00821B40" w:rsidRPr="00936F72" w:rsidRDefault="006B7357" w:rsidP="007764D3">
            <w:pPr>
              <w:pStyle w:val="TableText"/>
              <w:keepNext w:val="0"/>
              <w:spacing w:before="40" w:after="40"/>
              <w:rPr>
                <w:sz w:val="20"/>
              </w:rPr>
            </w:pPr>
            <w:r w:rsidRPr="00936F72">
              <w:rPr>
                <w:sz w:val="20"/>
              </w:rPr>
              <w:t>Report if:</w:t>
            </w:r>
            <w:r w:rsidRPr="00936F72">
              <w:rPr>
                <w:sz w:val="20"/>
              </w:rPr>
              <w:br/>
              <w:t>- due to intervention</w:t>
            </w:r>
            <w:r w:rsidRPr="00936F72">
              <w:rPr>
                <w:sz w:val="20"/>
              </w:rPr>
              <w:br/>
              <w:t>- causes exclusion</w:t>
            </w:r>
          </w:p>
        </w:tc>
        <w:tc>
          <w:tcPr>
            <w:tcW w:w="1818" w:type="dxa"/>
            <w:tcBorders>
              <w:bottom w:val="single" w:sz="4" w:space="0" w:color="auto"/>
            </w:tcBorders>
          </w:tcPr>
          <w:p w14:paraId="03560084" w14:textId="77777777" w:rsidR="00821B40" w:rsidRPr="00936F72" w:rsidRDefault="006B7357" w:rsidP="007764D3">
            <w:pPr>
              <w:pStyle w:val="TableText"/>
              <w:keepNext w:val="0"/>
              <w:spacing w:before="40" w:after="40"/>
              <w:rPr>
                <w:sz w:val="20"/>
              </w:rPr>
            </w:pPr>
            <w:r w:rsidRPr="00936F72">
              <w:rPr>
                <w:sz w:val="20"/>
              </w:rPr>
              <w:t>Report</w:t>
            </w:r>
            <w:r w:rsidRPr="00936F72">
              <w:rPr>
                <w:sz w:val="20"/>
              </w:rPr>
              <w:br/>
              <w:t>- non-DILI ECIs and those not requiring regulatory reporting</w:t>
            </w:r>
          </w:p>
        </w:tc>
        <w:tc>
          <w:tcPr>
            <w:tcW w:w="1890" w:type="dxa"/>
            <w:tcBorders>
              <w:bottom w:val="single" w:sz="4" w:space="0" w:color="auto"/>
            </w:tcBorders>
          </w:tcPr>
          <w:p w14:paraId="155E7D9B" w14:textId="77777777" w:rsidR="00821B40" w:rsidRPr="00936F72" w:rsidRDefault="006B7357" w:rsidP="007764D3">
            <w:pPr>
              <w:pStyle w:val="TableText"/>
              <w:keepNext w:val="0"/>
              <w:spacing w:before="40" w:after="40"/>
              <w:rPr>
                <w:sz w:val="20"/>
              </w:rPr>
            </w:pPr>
            <w:r w:rsidRPr="00936F72">
              <w:rPr>
                <w:sz w:val="20"/>
              </w:rPr>
              <w:t>Not required</w:t>
            </w:r>
          </w:p>
        </w:tc>
        <w:tc>
          <w:tcPr>
            <w:tcW w:w="1335" w:type="dxa"/>
            <w:tcBorders>
              <w:bottom w:val="single" w:sz="4" w:space="0" w:color="auto"/>
            </w:tcBorders>
          </w:tcPr>
          <w:p w14:paraId="650558E1" w14:textId="77777777" w:rsidR="00821B40" w:rsidRPr="00936F72" w:rsidRDefault="006B7357" w:rsidP="007764D3">
            <w:pPr>
              <w:pStyle w:val="TableText"/>
              <w:keepNext w:val="0"/>
              <w:spacing w:before="40" w:after="40"/>
              <w:rPr>
                <w:sz w:val="20"/>
              </w:rPr>
            </w:pPr>
            <w:r w:rsidRPr="00936F72">
              <w:rPr>
                <w:sz w:val="20"/>
              </w:rPr>
              <w:t>Within 5 calendar days of learning of event</w:t>
            </w:r>
          </w:p>
        </w:tc>
      </w:tr>
    </w:tbl>
    <w:p w14:paraId="1B8E7688" w14:textId="77777777" w:rsidR="008E19C4" w:rsidRDefault="008E19C4" w:rsidP="00A375DD">
      <w:pPr>
        <w:pStyle w:val="ListEnd"/>
      </w:pPr>
    </w:p>
    <w:p w14:paraId="4B18BB34" w14:textId="77777777" w:rsidR="00EE328F" w:rsidRPr="00EE328F" w:rsidRDefault="006B7357" w:rsidP="0064358E">
      <w:pPr>
        <w:pStyle w:val="Heading3"/>
      </w:pPr>
      <w:bookmarkStart w:id="2925" w:name="_Toc148621657"/>
      <w:bookmarkStart w:id="2926" w:name="_Toc107570709"/>
      <w:r w:rsidRPr="00EE328F">
        <w:lastRenderedPageBreak/>
        <w:t>Method of Detecting AEs, SAEs, and Other Reportable Safety Events</w:t>
      </w:r>
      <w:bookmarkEnd w:id="2925"/>
      <w:bookmarkEnd w:id="2926"/>
    </w:p>
    <w:p w14:paraId="0ED29621" w14:textId="77777777" w:rsidR="0088351D" w:rsidRDefault="006B7357" w:rsidP="00C70542">
      <w:pPr>
        <w:pStyle w:val="Paragraph"/>
      </w:pPr>
      <w:r w:rsidRPr="00C70542">
        <w:t>Care will be taken not to introduce bias when detecting AEs and/or SAEs and other reportable safety events</w:t>
      </w:r>
      <w:r w:rsidRPr="00476A97">
        <w:t>. Open-ended and nonleading verbal questioning of the participant is the preferred method to inquire about AE occurrence.</w:t>
      </w:r>
    </w:p>
    <w:p w14:paraId="188DD634" w14:textId="77777777" w:rsidR="00EE328F" w:rsidRPr="00EE328F" w:rsidRDefault="006B7357" w:rsidP="0064358E">
      <w:pPr>
        <w:pStyle w:val="Heading3"/>
      </w:pPr>
      <w:bookmarkStart w:id="2927" w:name="_Toc148621658"/>
      <w:bookmarkStart w:id="2928" w:name="_Toc107570710"/>
      <w:r w:rsidRPr="00EE328F">
        <w:t>Follow-up of AE, SAE, and Other Reportable Safety Event Information</w:t>
      </w:r>
      <w:bookmarkEnd w:id="2927"/>
      <w:bookmarkEnd w:id="2928"/>
    </w:p>
    <w:p w14:paraId="145F3CBE" w14:textId="5504C5B3" w:rsidR="00C674E5" w:rsidRPr="00343B3B" w:rsidRDefault="006B7357" w:rsidP="00F5587E">
      <w:pPr>
        <w:pStyle w:val="Paragraph"/>
      </w:pPr>
      <w:r w:rsidRPr="00E51EFE">
        <w:t xml:space="preserve">After the initial AE/SAE report, the investigator is required to proactively follow each participant at subsequent visits/contacts. </w:t>
      </w:r>
      <w:del w:id="2929" w:author="Powell, Deana" w:date="2023-10-19T15:28:00Z">
        <w:r w:rsidR="00C46D98" w:rsidRPr="00A556A6">
          <w:delText>All AE</w:delText>
        </w:r>
        <w:r w:rsidR="006154DB">
          <w:delText>s</w:delText>
        </w:r>
        <w:r w:rsidR="00C46D98" w:rsidRPr="00A556A6">
          <w:delText xml:space="preserve">, </w:delText>
        </w:r>
      </w:del>
      <w:r w:rsidRPr="00E51EFE">
        <w:t>SAEs</w:t>
      </w:r>
      <w:del w:id="2930" w:author="Powell, Deana" w:date="2023-10-19T15:28:00Z">
        <w:r w:rsidR="00C46D98" w:rsidRPr="00A556A6">
          <w:delText>,</w:delText>
        </w:r>
      </w:del>
      <w:r w:rsidRPr="00E51EFE">
        <w:t xml:space="preserve"> and other reportable safety events, including pregnancy and exposure during breastfeeding, ECIs, cancer, and overdose will be followed until resolution, stabilization, until the event is otherwise explained, or the participant is lost to follow-up (as defined in </w:t>
      </w:r>
      <w:r w:rsidRPr="00AE2C76">
        <w:rPr>
          <w:rStyle w:val="SuggestedOptional"/>
          <w:color w:val="auto"/>
        </w:rPr>
        <w:t>Section 7.3</w:t>
      </w:r>
      <w:r w:rsidRPr="00E51EFE">
        <w:t xml:space="preserve">). </w:t>
      </w:r>
      <w:del w:id="2931" w:author="Powell, Deana" w:date="2023-10-19T15:28:00Z">
        <w:r w:rsidR="00C46D98" w:rsidRPr="00A556A6">
          <w:delText>In addition, the</w:delText>
        </w:r>
      </w:del>
      <w:ins w:id="2932" w:author="Powell, Deana" w:date="2023-10-19T15:28:00Z">
        <w:r>
          <w:t>T</w:t>
        </w:r>
        <w:r w:rsidRPr="00E51EFE">
          <w:t>he</w:t>
        </w:r>
      </w:ins>
      <w:r w:rsidRPr="00E51EFE">
        <w:t xml:space="preserve"> investigator will </w:t>
      </w:r>
      <w:ins w:id="2933" w:author="Powell, Deana" w:date="2023-10-19T15:28:00Z">
        <w:r>
          <w:t xml:space="preserve">also </w:t>
        </w:r>
      </w:ins>
      <w:r w:rsidRPr="00E51EFE">
        <w:t>make every attempt to follow</w:t>
      </w:r>
      <w:del w:id="2934" w:author="Powell, Deana" w:date="2023-10-19T15:28:00Z">
        <w:r w:rsidR="00C46D98" w:rsidRPr="00A556A6">
          <w:delText xml:space="preserve"> all</w:delText>
        </w:r>
      </w:del>
      <w:r w:rsidRPr="00E51EFE">
        <w:t xml:space="preserve"> nonserious AEs that occur in </w:t>
      </w:r>
      <w:r w:rsidRPr="00AE2C76">
        <w:rPr>
          <w:rStyle w:val="SuggestedOptional"/>
          <w:color w:val="auto"/>
        </w:rPr>
        <w:t>randomized</w:t>
      </w:r>
      <w:r w:rsidRPr="00AE2C76">
        <w:t xml:space="preserve"> participants for outcome. Further information on follow-up procedures is given in </w:t>
      </w:r>
      <w:r w:rsidRPr="00AE2C76">
        <w:rPr>
          <w:rStyle w:val="SuggestedOptional"/>
          <w:color w:val="auto"/>
        </w:rPr>
        <w:t>Appendix 3</w:t>
      </w:r>
      <w:r w:rsidRPr="00E51EFE">
        <w:t>.</w:t>
      </w:r>
    </w:p>
    <w:p w14:paraId="2BAE6A22" w14:textId="77777777" w:rsidR="00EE328F" w:rsidRPr="00EE328F" w:rsidRDefault="006B7357" w:rsidP="0064358E">
      <w:pPr>
        <w:pStyle w:val="Heading3"/>
      </w:pPr>
      <w:bookmarkStart w:id="2935" w:name="_Toc148621659"/>
      <w:bookmarkStart w:id="2936" w:name="_Toc107570711"/>
      <w:r w:rsidRPr="00EE328F">
        <w:t>Regulatory Reporting Requirements for SAE</w:t>
      </w:r>
      <w:bookmarkEnd w:id="2935"/>
      <w:bookmarkEnd w:id="2936"/>
    </w:p>
    <w:p w14:paraId="5D2A6A73" w14:textId="33214FB3" w:rsidR="006A393B" w:rsidRDefault="006B7357" w:rsidP="006A393B">
      <w:pPr>
        <w:pStyle w:val="Paragraph"/>
      </w:pPr>
      <w:r>
        <w:t>Prompt notification (within 24</w:t>
      </w:r>
      <w:r w:rsidR="00DE2580">
        <w:t> hours</w:t>
      </w:r>
      <w:r>
        <w:t xml:space="preserve">) by the investigator to the Sponsor of SAE is essential so that legal obligations and ethical responsibilities </w:t>
      </w:r>
      <w:del w:id="2937" w:author="Powell, Deana" w:date="2023-10-19T15:28:00Z">
        <w:r w:rsidR="00C46D98" w:rsidRPr="00A556A6">
          <w:delText>towards</w:delText>
        </w:r>
      </w:del>
      <w:ins w:id="2938" w:author="Powell, Deana" w:date="2023-10-19T15:28:00Z">
        <w:r>
          <w:t>toward</w:t>
        </w:r>
      </w:ins>
      <w:r>
        <w:t xml:space="preserve"> the safety of participants and the safety of a study intervention under clinical investigation are met.</w:t>
      </w:r>
    </w:p>
    <w:p w14:paraId="3F429E49" w14:textId="77777777" w:rsidR="006A393B" w:rsidRDefault="006B7357" w:rsidP="006A393B">
      <w:pPr>
        <w:pStyle w:val="Paragraph"/>
      </w:pPr>
      <w:r>
        <w:t>The Sponsor has a legal responsibility to notify both the local regulatory authority and other regulatory agencies about the safety of a study intervention under clinical investigation. The Sponsor will comply with country-specific regulatory requirements and global laws and regulations relating to safety reporting to regulatory authorities, IRB/IECs, and investigators.</w:t>
      </w:r>
    </w:p>
    <w:p w14:paraId="79BF2E8F" w14:textId="77777777" w:rsidR="006A393B" w:rsidRDefault="006B7357" w:rsidP="006A393B">
      <w:pPr>
        <w:pStyle w:val="Paragraph"/>
      </w:pPr>
      <w:r>
        <w:t>Investigator safety reports must be prepared for SUSARs according to local regulatory requirements and Sponsor policy and forwarded to investigators as necessary.</w:t>
      </w:r>
    </w:p>
    <w:p w14:paraId="366A0E33" w14:textId="1FFB608B" w:rsidR="00E51E2B" w:rsidRDefault="006B7357" w:rsidP="006A393B">
      <w:pPr>
        <w:pStyle w:val="Paragraph"/>
      </w:pPr>
      <w:r>
        <w:t xml:space="preserve">An investigator who receives an investigator safety report describing an SAE or other specific safety information (eg, summary or listing of </w:t>
      </w:r>
      <w:del w:id="2939" w:author="Powell, Deana" w:date="2023-10-19T15:28:00Z">
        <w:r w:rsidR="00C46D98" w:rsidRPr="00A556A6">
          <w:delText>SAE</w:delText>
        </w:r>
      </w:del>
      <w:ins w:id="2940" w:author="Powell, Deana" w:date="2023-10-19T15:28:00Z">
        <w:r>
          <w:t>SAE</w:t>
        </w:r>
        <w:r w:rsidR="00266472">
          <w:t>s</w:t>
        </w:r>
      </w:ins>
      <w:r>
        <w:t>) from the Sponsor will file it along with the IB and will notify the IRB/IEC, if appropriate according to local requirements.</w:t>
      </w:r>
    </w:p>
    <w:p w14:paraId="1DAF83E2" w14:textId="77777777" w:rsidR="00EE328F" w:rsidRPr="00EE328F" w:rsidRDefault="006B7357" w:rsidP="0064358E">
      <w:pPr>
        <w:pStyle w:val="Heading3"/>
      </w:pPr>
      <w:bookmarkStart w:id="2941" w:name="_Toc148621660"/>
      <w:bookmarkStart w:id="2942" w:name="_Toc107570712"/>
      <w:r w:rsidRPr="00EE328F">
        <w:t>Pregnancy and Exposure During Breastfeeding</w:t>
      </w:r>
      <w:bookmarkEnd w:id="2941"/>
      <w:bookmarkEnd w:id="2942"/>
    </w:p>
    <w:p w14:paraId="71634845" w14:textId="09B37829" w:rsidR="00C674E5" w:rsidRPr="009365DA" w:rsidRDefault="006B7357" w:rsidP="00D83663">
      <w:pPr>
        <w:pStyle w:val="Paragraph"/>
      </w:pPr>
      <w:r w:rsidRPr="009365DA">
        <w:t xml:space="preserve">Although pregnancy and infant exposure during breastfeeding are not considered AEs, any pregnancy or infant exposure during breastfeeding </w:t>
      </w:r>
      <w:del w:id="2943" w:author="Powell, Deana" w:date="2023-10-19T15:28:00Z">
        <w:r w:rsidR="0069729C" w:rsidRPr="0069729C">
          <w:delText xml:space="preserve">in a participant </w:delText>
        </w:r>
      </w:del>
      <w:r w:rsidRPr="009365DA">
        <w:t>(spontaneously reported to the investigator or their designee) that occurs</w:t>
      </w:r>
      <w:ins w:id="2944" w:author="Powell, Deana" w:date="2023-10-19T15:28:00Z">
        <w:r w:rsidRPr="009365DA">
          <w:t xml:space="preserve"> in a participant</w:t>
        </w:r>
      </w:ins>
      <w:r w:rsidRPr="009365DA">
        <w:t xml:space="preserve"> during the study are reportable to the Sponsor.</w:t>
      </w:r>
    </w:p>
    <w:p w14:paraId="08D870BC" w14:textId="77777777" w:rsidR="00C674E5" w:rsidRPr="00D83663" w:rsidRDefault="006B7357" w:rsidP="00D83663">
      <w:pPr>
        <w:pStyle w:val="Paragraph"/>
      </w:pPr>
      <w:r w:rsidRPr="00D83663">
        <w:t>All reported pregnancies must be followed to the completion/termination of the pregnancy.</w:t>
      </w:r>
    </w:p>
    <w:p w14:paraId="7269A4E6" w14:textId="77777777" w:rsidR="00C674E5" w:rsidRPr="00D83663" w:rsidRDefault="006B7357" w:rsidP="00D83663">
      <w:pPr>
        <w:pStyle w:val="Paragraph"/>
      </w:pPr>
      <w:r w:rsidRPr="00D83663">
        <w:lastRenderedPageBreak/>
        <w:t>Any pregnancy complication will be reported as an AE or SAE.</w:t>
      </w:r>
    </w:p>
    <w:p w14:paraId="59E80C21" w14:textId="77777777" w:rsidR="00C674E5" w:rsidRPr="00D83663" w:rsidRDefault="006B7357" w:rsidP="00D83663">
      <w:pPr>
        <w:pStyle w:val="Paragraph"/>
      </w:pPr>
      <w:r w:rsidRPr="00D83663">
        <w:t>The medical reason (example: maternal health or fetal disease) for an elective termination of a pregnancy will be reported as an AE or SAE. Prenatal testing showing fetus will be born with severe abnormalities/congenital anomalies that leads to an elective termination of a pregnancy will be reported as an SAE for the fetus.</w:t>
      </w:r>
    </w:p>
    <w:p w14:paraId="36264281" w14:textId="77777777" w:rsidR="00C674E5" w:rsidRDefault="006B7357" w:rsidP="00D83663">
      <w:pPr>
        <w:pStyle w:val="Paragraph"/>
      </w:pPr>
      <w:r w:rsidRPr="00D83663">
        <w:t>Pregnancy outcomes of ectopic pregnancy, spontaneous abortion, missed abortion, benign hydatidiform mole, blighted ovum, fetal death, intrauterine death, miscarriage, and stillbirth must be reported as serious events (Important Medical Events). If the pregnancy continues to term, the outcome (health of infant) must also be reported.</w:t>
      </w:r>
    </w:p>
    <w:p w14:paraId="74D213A5" w14:textId="77777777" w:rsidR="00EE328F" w:rsidRPr="00EE328F" w:rsidRDefault="006B7357" w:rsidP="0064358E">
      <w:pPr>
        <w:pStyle w:val="Heading3"/>
      </w:pPr>
      <w:bookmarkStart w:id="2945" w:name="_Toc148621661"/>
      <w:bookmarkStart w:id="2946" w:name="_Toc107570713"/>
      <w:r w:rsidRPr="00EE328F">
        <w:t>Disease-related Events and/or Disease-related Outcomes Not Qualifying as AEs or SAEs</w:t>
      </w:r>
      <w:bookmarkEnd w:id="2945"/>
      <w:bookmarkEnd w:id="2946"/>
    </w:p>
    <w:p w14:paraId="3A489767" w14:textId="77777777" w:rsidR="00CE4E4C" w:rsidRPr="00043549" w:rsidRDefault="000F6980" w:rsidP="004A3442">
      <w:pPr>
        <w:pStyle w:val="Paragraph"/>
      </w:pPr>
      <w:r w:rsidRPr="00043549">
        <w:t>Efficacy endpoints as outlined in this section will not be reported to the Sponsor as described in</w:t>
      </w:r>
      <w:r>
        <w:t xml:space="preserve"> </w:t>
      </w:r>
      <w:r w:rsidRPr="00690231">
        <w:t>Section 8.4</w:t>
      </w:r>
      <w:r w:rsidRPr="00043549">
        <w:t>.</w:t>
      </w:r>
    </w:p>
    <w:p w14:paraId="0DE52B01" w14:textId="77777777" w:rsidR="00CE4E4C" w:rsidRPr="00043549" w:rsidRDefault="006B7357" w:rsidP="00043549">
      <w:pPr>
        <w:pStyle w:val="Paragraph"/>
      </w:pPr>
      <w:r w:rsidRPr="00043549">
        <w:t>Specifically, the suspected/actual events covered in this exception include any event that is disease progression of the cancer under study.</w:t>
      </w:r>
    </w:p>
    <w:p w14:paraId="2BAF7E03" w14:textId="62A45CC2" w:rsidR="00CE4E4C" w:rsidRPr="00B61516" w:rsidRDefault="006B7357" w:rsidP="00043549">
      <w:pPr>
        <w:pStyle w:val="Paragraph"/>
        <w:rPr>
          <w:rStyle w:val="SuggestedOptional"/>
          <w:color w:val="auto"/>
        </w:rPr>
      </w:pPr>
      <w:r w:rsidRPr="00043549">
        <w:t xml:space="preserve">The Sponsor will </w:t>
      </w:r>
      <w:del w:id="2947" w:author="Powell, Deana" w:date="2023-10-19T15:28:00Z">
        <w:r w:rsidR="00876D4A">
          <w:delText>monitor</w:delText>
        </w:r>
      </w:del>
      <w:ins w:id="2948" w:author="Powell, Deana" w:date="2023-10-19T15:28:00Z">
        <w:r w:rsidRPr="00043549">
          <w:t>ensure that unblinded</w:t>
        </w:r>
      </w:ins>
      <w:r w:rsidRPr="00043549">
        <w:t xml:space="preserve"> aggregated efficacy endpoint events and safety data </w:t>
      </w:r>
      <w:ins w:id="2949" w:author="Powell, Deana" w:date="2023-10-19T15:28:00Z">
        <w:r w:rsidRPr="00043549">
          <w:t xml:space="preserve">are monitored </w:t>
        </w:r>
      </w:ins>
      <w:r w:rsidRPr="00043549">
        <w:t xml:space="preserve">to </w:t>
      </w:r>
      <w:del w:id="2950" w:author="Powell, Deana" w:date="2023-10-19T15:28:00Z">
        <w:r w:rsidR="00876D4A">
          <w:delText>ensure the safety of</w:delText>
        </w:r>
      </w:del>
      <w:ins w:id="2951" w:author="Powell, Deana" w:date="2023-10-19T15:28:00Z">
        <w:r w:rsidRPr="00043549">
          <w:t>safeguard</w:t>
        </w:r>
      </w:ins>
      <w:r w:rsidRPr="00043549">
        <w:t xml:space="preserve"> the participants in the study.</w:t>
      </w:r>
    </w:p>
    <w:p w14:paraId="4334B323" w14:textId="77777777" w:rsidR="00EE328F" w:rsidRPr="00EE328F" w:rsidRDefault="006B7357" w:rsidP="0064358E">
      <w:pPr>
        <w:pStyle w:val="Heading3"/>
      </w:pPr>
      <w:bookmarkStart w:id="2952" w:name="_Toc148621662"/>
      <w:bookmarkStart w:id="2953" w:name="_Toc107570714"/>
      <w:r w:rsidRPr="00EE328F">
        <w:t>Events of Clinical Interest</w:t>
      </w:r>
      <w:bookmarkEnd w:id="2952"/>
      <w:bookmarkEnd w:id="2953"/>
    </w:p>
    <w:p w14:paraId="57C92DCA" w14:textId="56877743" w:rsidR="006E30F4" w:rsidRPr="0057420F" w:rsidRDefault="006B7357" w:rsidP="0057420F">
      <w:pPr>
        <w:pStyle w:val="Paragraph"/>
      </w:pPr>
      <w:r w:rsidRPr="0057420F">
        <w:t xml:space="preserve">Selected </w:t>
      </w:r>
      <w:ins w:id="2954" w:author="Powell, Deana" w:date="2023-10-19T15:28:00Z">
        <w:r w:rsidRPr="0057420F">
          <w:t xml:space="preserve">serious and </w:t>
        </w:r>
      </w:ins>
      <w:r w:rsidRPr="0057420F">
        <w:t xml:space="preserve">nonserious </w:t>
      </w:r>
      <w:del w:id="2955" w:author="Powell, Deana" w:date="2023-10-19T15:28:00Z">
        <w:r w:rsidR="00D80FE3">
          <w:delText>and SAEs</w:delText>
        </w:r>
      </w:del>
      <w:ins w:id="2956" w:author="Powell, Deana" w:date="2023-10-19T15:28:00Z">
        <w:r w:rsidRPr="0057420F">
          <w:t>AEs</w:t>
        </w:r>
      </w:ins>
      <w:r w:rsidRPr="0057420F">
        <w:t xml:space="preserve"> are also known as ECIs and must be reported to the Sponsor.</w:t>
      </w:r>
    </w:p>
    <w:p w14:paraId="5BEE83AF" w14:textId="77777777" w:rsidR="006E30F4" w:rsidRDefault="006B7357" w:rsidP="00AF2BA8">
      <w:pPr>
        <w:pStyle w:val="Paragraph"/>
        <w:keepNext/>
      </w:pPr>
      <w:bookmarkStart w:id="2957" w:name="_Hlk17628704"/>
      <w:r w:rsidRPr="0057420F">
        <w:t>Events of clinical interest for this study include:</w:t>
      </w:r>
    </w:p>
    <w:p w14:paraId="683EC097" w14:textId="77777777" w:rsidR="00690231" w:rsidRDefault="006B7357" w:rsidP="00DE48CC">
      <w:pPr>
        <w:pStyle w:val="ListNumber"/>
        <w:numPr>
          <w:ilvl w:val="0"/>
          <w:numId w:val="41"/>
        </w:numPr>
      </w:pPr>
      <w:r>
        <w:t xml:space="preserve">An overdose of Sponsor's product, as defined in Section 8.5, that is not associated with clinical symptoms or abnormal laboratory results. </w:t>
      </w:r>
    </w:p>
    <w:p w14:paraId="4A6F4FE6" w14:textId="77777777" w:rsidR="00690231" w:rsidRDefault="006B7357" w:rsidP="00690231">
      <w:pPr>
        <w:pStyle w:val="ListNumber"/>
        <w:numPr>
          <w:ilvl w:val="0"/>
          <w:numId w:val="0"/>
        </w:numPr>
        <w:ind w:left="360"/>
      </w:pPr>
      <w:r>
        <w:t>Lenvatinib overdose without an associated adverse event is not considered an ECI.</w:t>
      </w:r>
    </w:p>
    <w:p w14:paraId="2B590BBD" w14:textId="25F717B0" w:rsidR="00690231" w:rsidRPr="00690231" w:rsidRDefault="00D80FE3" w:rsidP="00A375DD">
      <w:pPr>
        <w:pStyle w:val="ListEnd"/>
        <w:rPr>
          <w:ins w:id="2958" w:author="Powell, Deana" w:date="2023-10-19T15:28:00Z"/>
        </w:rPr>
      </w:pPr>
      <w:del w:id="2959" w:author="Powell, Deana" w:date="2023-10-19T15:28:00Z">
        <w:r>
          <w:delText>An</w:delText>
        </w:r>
      </w:del>
    </w:p>
    <w:p w14:paraId="12241BB1" w14:textId="67E9FE98" w:rsidR="006A1022" w:rsidRPr="006A1022" w:rsidRDefault="006B7357" w:rsidP="00DE48CC">
      <w:pPr>
        <w:pStyle w:val="ListNumber"/>
        <w:numPr>
          <w:ilvl w:val="0"/>
          <w:numId w:val="41"/>
        </w:numPr>
        <w:rPr>
          <w:rFonts w:cs="Arial"/>
          <w:bCs/>
          <w:szCs w:val="48"/>
        </w:rPr>
      </w:pPr>
      <w:ins w:id="2960" w:author="Powell, Deana" w:date="2023-10-19T15:28:00Z">
        <w:r w:rsidRPr="005876C3">
          <w:t xml:space="preserve">Potential DILI events defined as </w:t>
        </w:r>
        <w:r>
          <w:t>a</w:t>
        </w:r>
        <w:r w:rsidRPr="0057420F">
          <w:t>n</w:t>
        </w:r>
      </w:ins>
      <w:r w:rsidRPr="0057420F">
        <w:t xml:space="preserve"> elevated AST or ALT </w:t>
      </w:r>
      <w:del w:id="2961" w:author="Powell, Deana" w:date="2023-10-19T15:28:00Z">
        <w:r w:rsidR="00D80FE3">
          <w:delText>lab</w:delText>
        </w:r>
      </w:del>
      <w:ins w:id="2962" w:author="Powell, Deana" w:date="2023-10-19T15:28:00Z">
        <w:r w:rsidRPr="0057420F">
          <w:t>laboratory</w:t>
        </w:r>
      </w:ins>
      <w:r w:rsidRPr="0057420F">
        <w:t xml:space="preserve"> value that is greater than or equal to </w:t>
      </w:r>
      <w:del w:id="2963" w:author="Powell, Deana" w:date="2023-10-19T15:28:00Z">
        <w:r w:rsidR="00D80FE3">
          <w:delText>3X</w:delText>
        </w:r>
      </w:del>
      <w:ins w:id="2964" w:author="Powell, Deana" w:date="2023-10-19T15:28:00Z">
        <w:r w:rsidRPr="0057420F">
          <w:t>3</w:t>
        </w:r>
        <w:r w:rsidR="00763F45" w:rsidRPr="00763F45">
          <w:t>×</w:t>
        </w:r>
      </w:ins>
      <w:r w:rsidRPr="0057420F">
        <w:t xml:space="preserve"> the </w:t>
      </w:r>
      <w:del w:id="2965" w:author="Powell, Deana" w:date="2023-10-19T15:28:00Z">
        <w:r w:rsidR="00D80FE3">
          <w:delText>upper limit of normal</w:delText>
        </w:r>
      </w:del>
      <w:ins w:id="2966" w:author="Powell, Deana" w:date="2023-10-19T15:28:00Z">
        <w:r w:rsidRPr="0057420F">
          <w:t>ULN</w:t>
        </w:r>
      </w:ins>
      <w:r w:rsidRPr="0057420F">
        <w:t xml:space="preserve"> and an elevated total bilirubin </w:t>
      </w:r>
      <w:del w:id="2967" w:author="Powell, Deana" w:date="2023-10-19T15:28:00Z">
        <w:r w:rsidR="00D80FE3">
          <w:delText>lab</w:delText>
        </w:r>
      </w:del>
      <w:ins w:id="2968" w:author="Powell, Deana" w:date="2023-10-19T15:28:00Z">
        <w:r w:rsidRPr="0057420F">
          <w:t>laboratory</w:t>
        </w:r>
      </w:ins>
      <w:r w:rsidRPr="0057420F">
        <w:t xml:space="preserve"> value that is greater than or </w:t>
      </w:r>
      <w:r w:rsidRPr="00F2257C">
        <w:t>equal</w:t>
      </w:r>
      <w:r w:rsidRPr="0057420F">
        <w:t xml:space="preserve"> to </w:t>
      </w:r>
      <w:del w:id="2969" w:author="Powell, Deana" w:date="2023-10-19T15:28:00Z">
        <w:r w:rsidR="00D80FE3">
          <w:delText>2X</w:delText>
        </w:r>
      </w:del>
      <w:ins w:id="2970" w:author="Powell, Deana" w:date="2023-10-19T15:28:00Z">
        <w:r w:rsidRPr="0057420F">
          <w:t>2</w:t>
        </w:r>
        <w:r w:rsidR="00763F45" w:rsidRPr="00763F45">
          <w:t>×</w:t>
        </w:r>
      </w:ins>
      <w:r w:rsidRPr="0057420F">
        <w:t xml:space="preserve"> the </w:t>
      </w:r>
      <w:del w:id="2971" w:author="Powell, Deana" w:date="2023-10-19T15:28:00Z">
        <w:r w:rsidR="00D80FE3">
          <w:delText>upper limit of normal</w:delText>
        </w:r>
      </w:del>
      <w:ins w:id="2972" w:author="Powell, Deana" w:date="2023-10-19T15:28:00Z">
        <w:r w:rsidRPr="0057420F">
          <w:t>ULN</w:t>
        </w:r>
      </w:ins>
      <w:r w:rsidRPr="0057420F">
        <w:t xml:space="preserve"> and, at the same time, an alkaline phosphatase </w:t>
      </w:r>
      <w:del w:id="2973" w:author="Powell, Deana" w:date="2023-10-19T15:28:00Z">
        <w:r w:rsidR="00D80FE3">
          <w:delText>lab</w:delText>
        </w:r>
      </w:del>
      <w:ins w:id="2974" w:author="Powell, Deana" w:date="2023-10-19T15:28:00Z">
        <w:r w:rsidRPr="0057420F">
          <w:t>laboratory</w:t>
        </w:r>
      </w:ins>
      <w:r w:rsidRPr="0057420F">
        <w:t xml:space="preserve"> value that is less than </w:t>
      </w:r>
      <w:del w:id="2975" w:author="Powell, Deana" w:date="2023-10-19T15:28:00Z">
        <w:r w:rsidR="00D80FE3">
          <w:delText>2X</w:delText>
        </w:r>
      </w:del>
      <w:ins w:id="2976" w:author="Powell, Deana" w:date="2023-10-19T15:28:00Z">
        <w:r w:rsidRPr="0057420F">
          <w:t>2</w:t>
        </w:r>
        <w:r w:rsidR="00763F45" w:rsidRPr="00763F45">
          <w:t>×</w:t>
        </w:r>
      </w:ins>
      <w:r w:rsidRPr="0057420F">
        <w:t xml:space="preserve"> the </w:t>
      </w:r>
      <w:del w:id="2977" w:author="Powell, Deana" w:date="2023-10-19T15:28:00Z">
        <w:r w:rsidR="00D80FE3">
          <w:delText>upper limit of normal</w:delText>
        </w:r>
      </w:del>
      <w:ins w:id="2978" w:author="Powell, Deana" w:date="2023-10-19T15:28:00Z">
        <w:r w:rsidRPr="0057420F">
          <w:t>ULN</w:t>
        </w:r>
      </w:ins>
      <w:r w:rsidRPr="0057420F">
        <w:t>, as determined by way of protocol-specified laboratory testing or unscheduled laboratory testing.*</w:t>
      </w:r>
    </w:p>
    <w:bookmarkEnd w:id="2957"/>
    <w:p w14:paraId="0E471A77" w14:textId="16D8FA18" w:rsidR="006E30F4" w:rsidRDefault="006B7357" w:rsidP="00A375DD">
      <w:pPr>
        <w:pStyle w:val="ListContinue"/>
        <w:spacing w:after="0"/>
      </w:pPr>
      <w:r w:rsidRPr="004F2572">
        <w:t xml:space="preserve">*Note: These criteria are based </w:t>
      </w:r>
      <w:del w:id="2979" w:author="Powell, Deana" w:date="2023-10-19T15:28:00Z">
        <w:r w:rsidR="00D80FE3" w:rsidRPr="000F08F0">
          <w:delText>upon</w:delText>
        </w:r>
      </w:del>
      <w:ins w:id="2980" w:author="Powell, Deana" w:date="2023-10-19T15:28:00Z">
        <w:r w:rsidRPr="004F2572">
          <w:t>on</w:t>
        </w:r>
      </w:ins>
      <w:r w:rsidRPr="004F2572">
        <w:t xml:space="preserve"> available regulatory guidance documents. The purpose of the criteria is to specify a threshold of abnormal hepatic tests that may require an additional evaluation for an underlying etiology. The study</w:t>
      </w:r>
      <w:ins w:id="2981" w:author="Powell, Deana" w:date="2023-10-19T15:28:00Z">
        <w:r w:rsidRPr="004F2572">
          <w:t>-</w:t>
        </w:r>
      </w:ins>
      <w:r w:rsidRPr="004F2572">
        <w:t xml:space="preserve">site guidance for </w:t>
      </w:r>
      <w:r w:rsidRPr="004F2572">
        <w:lastRenderedPageBreak/>
        <w:t>assessment and follow up of these criteria can be found in the Investigator Study File Binder (or equivalent).</w:t>
      </w:r>
    </w:p>
    <w:p w14:paraId="63C5D8B2" w14:textId="77777777" w:rsidR="00A375DD" w:rsidRPr="004F2572" w:rsidRDefault="00A375DD" w:rsidP="00A375DD">
      <w:pPr>
        <w:pStyle w:val="ListEnd"/>
      </w:pPr>
    </w:p>
    <w:p w14:paraId="666CB8A8" w14:textId="77777777" w:rsidR="00ED01DC" w:rsidRPr="0012472F" w:rsidRDefault="006B7357" w:rsidP="00EA0A31">
      <w:pPr>
        <w:pStyle w:val="Heading2"/>
      </w:pPr>
      <w:bookmarkStart w:id="2982" w:name="_Toc148621663"/>
      <w:bookmarkStart w:id="2983" w:name="_Toc107570715"/>
      <w:r w:rsidRPr="00EE328F">
        <w:t>Treatment of Overdose</w:t>
      </w:r>
      <w:bookmarkEnd w:id="2982"/>
      <w:bookmarkEnd w:id="2983"/>
    </w:p>
    <w:p w14:paraId="73F4E9BB" w14:textId="77777777" w:rsidR="00690231" w:rsidRDefault="006B7357" w:rsidP="00ED4785">
      <w:pPr>
        <w:pStyle w:val="Paragraph"/>
      </w:pPr>
      <w:bookmarkStart w:id="2984" w:name="_Hlk494389487"/>
      <w:bookmarkEnd w:id="2984"/>
      <w:r w:rsidRPr="00D9259A">
        <w:t>For purposes</w:t>
      </w:r>
      <w:r>
        <w:t xml:space="preserve"> of this study, an overdose will be defined as any dose exceeding the prescribed dose for:</w:t>
      </w:r>
    </w:p>
    <w:p w14:paraId="15B7AFEF" w14:textId="1CFF1B46" w:rsidR="00690231" w:rsidRDefault="006705FD" w:rsidP="003052B5">
      <w:pPr>
        <w:pStyle w:val="ListBullet"/>
      </w:pPr>
      <w:del w:id="2985" w:author="Powell, Deana" w:date="2023-10-19T15:28:00Z">
        <w:r w:rsidRPr="006705FD">
          <w:rPr>
            <w:color w:val="333333"/>
          </w:rPr>
          <w:delText>pembrolizumab</w:delText>
        </w:r>
      </w:del>
      <w:ins w:id="2986" w:author="Powell, Deana" w:date="2023-10-19T15:28:00Z">
        <w:r w:rsidR="006B7357">
          <w:t>Pembrolizumab</w:t>
        </w:r>
      </w:ins>
      <w:r w:rsidR="006B7357">
        <w:t>: ≥5 times the protocol-specified dose</w:t>
      </w:r>
      <w:ins w:id="2987" w:author="Powell, Deana" w:date="2023-10-19T15:28:00Z">
        <w:r w:rsidR="006B7357">
          <w:t>.</w:t>
        </w:r>
      </w:ins>
    </w:p>
    <w:p w14:paraId="42E5272F" w14:textId="01C61AE2" w:rsidR="00690231" w:rsidRDefault="006705FD" w:rsidP="003052B5">
      <w:pPr>
        <w:pStyle w:val="ListBullet"/>
      </w:pPr>
      <w:del w:id="2988" w:author="Powell, Deana" w:date="2023-10-19T15:28:00Z">
        <w:r w:rsidRPr="006705FD">
          <w:rPr>
            <w:color w:val="333333"/>
          </w:rPr>
          <w:delText>lenvatinib</w:delText>
        </w:r>
      </w:del>
      <w:ins w:id="2989" w:author="Powell, Deana" w:date="2023-10-19T15:28:00Z">
        <w:r w:rsidR="006B7357">
          <w:t>Lenvatinib</w:t>
        </w:r>
      </w:ins>
      <w:r w:rsidR="006B7357">
        <w:t>: any dose above the protocol-prescribed dose if associated with an adverse event</w:t>
      </w:r>
    </w:p>
    <w:p w14:paraId="6C1D1B3A" w14:textId="77777777" w:rsidR="00690231" w:rsidRDefault="00690231" w:rsidP="00ED4785">
      <w:pPr>
        <w:pStyle w:val="ListEnd"/>
      </w:pPr>
    </w:p>
    <w:p w14:paraId="33AA6227" w14:textId="28020A66" w:rsidR="00690231" w:rsidRDefault="006B7357" w:rsidP="00ED4785">
      <w:pPr>
        <w:pStyle w:val="Paragraph"/>
      </w:pPr>
      <w:r>
        <w:t xml:space="preserve">There is no specific antidote for an overdose of lenvatinib. Due to its high degree of plasma protein binding, lenvatinib is not expected to be dialyzable. Adverse reactions in </w:t>
      </w:r>
      <w:del w:id="2990" w:author="Powell, Deana" w:date="2023-10-19T15:28:00Z">
        <w:r w:rsidR="00DC1697">
          <w:delText>pa</w:delText>
        </w:r>
        <w:r w:rsidR="00AD6981">
          <w:delText>rticipants</w:delText>
        </w:r>
      </w:del>
      <w:ins w:id="2991" w:author="Powell, Deana" w:date="2023-10-19T15:28:00Z">
        <w:r>
          <w:t>patients</w:t>
        </w:r>
      </w:ins>
      <w:r>
        <w:t xml:space="preserve"> receiving single doses of lenvatinib as high as 40 mg were similar to those in clinical studies at the recommended dose for differentiated thyroid cancer, RCC, and HCC.</w:t>
      </w:r>
    </w:p>
    <w:p w14:paraId="2A84432B" w14:textId="77777777" w:rsidR="00690231" w:rsidRDefault="006B7357" w:rsidP="00ED4785">
      <w:pPr>
        <w:pStyle w:val="Paragraph"/>
      </w:pPr>
      <w:r>
        <w:t>No specific information is available on the treatment of overdose of pembrolizumab or lenvatinib.</w:t>
      </w:r>
    </w:p>
    <w:p w14:paraId="2F1189A9" w14:textId="77777777" w:rsidR="00690231" w:rsidRDefault="006B7357" w:rsidP="00ED4785">
      <w:pPr>
        <w:pStyle w:val="Paragraph"/>
      </w:pPr>
      <w:r>
        <w:t>All reports of pembrolizumab overdose with and without an AE and all reports of lenvatinib overdose with an AE must be reported by the investigator within 24 hours to the Sponsor either by electronic media or paper.</w:t>
      </w:r>
    </w:p>
    <w:p w14:paraId="4EDAE558" w14:textId="7155AAAB" w:rsidR="00690231" w:rsidRDefault="006B7357" w:rsidP="00ED4785">
      <w:pPr>
        <w:pStyle w:val="Paragraph"/>
      </w:pPr>
      <w:r>
        <w:t>Reports of pembrolizumab overdose without any associated clinical symptoms or abnormal laboratory results, should be reported using the terminology “accidental or intentional overdose without adverse effect</w:t>
      </w:r>
      <w:del w:id="2992" w:author="Powell, Deana" w:date="2023-10-19T15:28:00Z">
        <w:r w:rsidR="00DC1697">
          <w:delText>.”</w:delText>
        </w:r>
        <w:r w:rsidR="006705FD" w:rsidRPr="006705FD">
          <w:delText>.</w:delText>
        </w:r>
      </w:del>
      <w:ins w:id="2993" w:author="Powell, Deana" w:date="2023-10-19T15:28:00Z">
        <w:r>
          <w:t>.”</w:t>
        </w:r>
      </w:ins>
    </w:p>
    <w:p w14:paraId="3407E4CA" w14:textId="77777777" w:rsidR="00EE328F" w:rsidRPr="00EE328F" w:rsidRDefault="006B7357" w:rsidP="0064358E">
      <w:pPr>
        <w:pStyle w:val="Heading2"/>
      </w:pPr>
      <w:bookmarkStart w:id="2994" w:name="_Toc148621664"/>
      <w:bookmarkStart w:id="2995" w:name="_Toc107570716"/>
      <w:r w:rsidRPr="00EE328F">
        <w:t>Pharmacokinetics</w:t>
      </w:r>
      <w:bookmarkEnd w:id="2994"/>
      <w:bookmarkEnd w:id="2995"/>
    </w:p>
    <w:p w14:paraId="2DE0F3E6" w14:textId="77777777" w:rsidR="00EE328F" w:rsidRDefault="006B7357" w:rsidP="00EE328F">
      <w:pPr>
        <w:pStyle w:val="Paragraph"/>
      </w:pPr>
      <w:r w:rsidRPr="00FE3B6F">
        <w:t>Pharmacokinetic parameters will not be evaluated in this study.</w:t>
      </w:r>
    </w:p>
    <w:p w14:paraId="08C0DA35" w14:textId="77777777" w:rsidR="00EE328F" w:rsidRPr="00EE328F" w:rsidRDefault="006B7357" w:rsidP="00FB7985">
      <w:pPr>
        <w:pStyle w:val="Heading2"/>
      </w:pPr>
      <w:bookmarkStart w:id="2996" w:name="_Toc148621665"/>
      <w:bookmarkStart w:id="2997" w:name="_Toc107570717"/>
      <w:r w:rsidRPr="00EE328F">
        <w:t>Pharmacodynamics</w:t>
      </w:r>
      <w:bookmarkEnd w:id="2996"/>
      <w:bookmarkEnd w:id="2997"/>
    </w:p>
    <w:p w14:paraId="697FCC63" w14:textId="77777777" w:rsidR="00693249" w:rsidRPr="00EE328F" w:rsidRDefault="006B7357" w:rsidP="00EE328F">
      <w:pPr>
        <w:pStyle w:val="Paragraph"/>
      </w:pPr>
      <w:r w:rsidRPr="00FE3B6F">
        <w:t>Pharmacodynamic parameters will not be evaluated in this study.</w:t>
      </w:r>
    </w:p>
    <w:p w14:paraId="66D0E773" w14:textId="77777777" w:rsidR="00693249" w:rsidRPr="00693249" w:rsidRDefault="006B7357" w:rsidP="00693249">
      <w:pPr>
        <w:pStyle w:val="Heading2"/>
      </w:pPr>
      <w:bookmarkStart w:id="2998" w:name="_Toc148621666"/>
      <w:bookmarkStart w:id="2999" w:name="_Toc107570718"/>
      <w:r w:rsidRPr="00EE328F">
        <w:t>Biomarkers</w:t>
      </w:r>
      <w:bookmarkEnd w:id="2998"/>
      <w:bookmarkEnd w:id="2999"/>
    </w:p>
    <w:p w14:paraId="774C1FC9" w14:textId="77777777" w:rsidR="002737D6" w:rsidRDefault="006B7357" w:rsidP="00B97FF2">
      <w:pPr>
        <w:pStyle w:val="Paragraph"/>
        <w:rPr>
          <w:ins w:id="3000" w:author="Powell, Deana" w:date="2023-10-19T15:28:00Z"/>
        </w:rPr>
      </w:pPr>
      <w:ins w:id="3001" w:author="Powell, Deana" w:date="2023-10-19T15:28:00Z">
        <w:r>
          <w:t>As of Amendment 05: Biomarker sample collections are discontinued.  Original protocol text that is contained in this section has been retained for reference</w:t>
        </w:r>
        <w:r w:rsidRPr="002737D6">
          <w:t>.</w:t>
        </w:r>
      </w:ins>
    </w:p>
    <w:p w14:paraId="3E6C4945" w14:textId="77777777" w:rsidR="00B97FF2" w:rsidRDefault="006B7357" w:rsidP="00B97FF2">
      <w:pPr>
        <w:pStyle w:val="Paragraph"/>
      </w:pPr>
      <w:r w:rsidRPr="00921F4C">
        <w:lastRenderedPageBreak/>
        <w:t>To identify novel biomarkers, the following biospecimens to support exploratory analyses of cellular</w:t>
      </w:r>
      <w:r>
        <w:t xml:space="preserve"> components (eg, protein, RNA, DNA, metabolites) and other circulating molecules will be collected from all participants as specified in the SoA:</w:t>
      </w:r>
    </w:p>
    <w:p w14:paraId="5B43C198" w14:textId="77777777" w:rsidR="00B97FF2" w:rsidRDefault="006B7357" w:rsidP="00D97366">
      <w:pPr>
        <w:pStyle w:val="ListBullet"/>
      </w:pPr>
      <w:r>
        <w:t>Blood for genetic analysis</w:t>
      </w:r>
    </w:p>
    <w:p w14:paraId="5166C2C7" w14:textId="77777777" w:rsidR="00B97FF2" w:rsidRDefault="006B7357" w:rsidP="00D97366">
      <w:pPr>
        <w:pStyle w:val="ListBullet"/>
      </w:pPr>
      <w:r>
        <w:t>Blood for RNA analysis</w:t>
      </w:r>
    </w:p>
    <w:p w14:paraId="6E4B2EF9" w14:textId="77777777" w:rsidR="00B97FF2" w:rsidRDefault="006B7357" w:rsidP="00D97366">
      <w:pPr>
        <w:pStyle w:val="ListBullet"/>
      </w:pPr>
      <w:r>
        <w:t>Blood for serum biomarkers</w:t>
      </w:r>
    </w:p>
    <w:p w14:paraId="5555E8C3" w14:textId="77777777" w:rsidR="00B97FF2" w:rsidRDefault="006B7357" w:rsidP="00D97366">
      <w:pPr>
        <w:pStyle w:val="ListBullet"/>
      </w:pPr>
      <w:r>
        <w:t>Blood for plasma biomarkers</w:t>
      </w:r>
    </w:p>
    <w:p w14:paraId="5BCF66AB" w14:textId="77777777" w:rsidR="00B97FF2" w:rsidRDefault="006B7357" w:rsidP="00D97366">
      <w:pPr>
        <w:pStyle w:val="ListBullet"/>
      </w:pPr>
      <w:r>
        <w:t xml:space="preserve">Blood for circulating tumor nucleic acids </w:t>
      </w:r>
    </w:p>
    <w:p w14:paraId="3EA28231" w14:textId="7E815B20" w:rsidR="00B97FF2" w:rsidRDefault="006B7357" w:rsidP="00D97366">
      <w:pPr>
        <w:pStyle w:val="ListBullet"/>
      </w:pPr>
      <w:r w:rsidRPr="00195FEC">
        <w:t xml:space="preserve">Tumor </w:t>
      </w:r>
      <w:del w:id="3002" w:author="Powell, Deana" w:date="2023-10-19T15:28:00Z">
        <w:r w:rsidR="00D13887">
          <w:delText>Tissue</w:delText>
        </w:r>
      </w:del>
      <w:ins w:id="3003" w:author="Powell, Deana" w:date="2023-10-19T15:28:00Z">
        <w:r>
          <w:t>t</w:t>
        </w:r>
        <w:r w:rsidRPr="00195FEC">
          <w:t>issue</w:t>
        </w:r>
      </w:ins>
    </w:p>
    <w:p w14:paraId="7B6963FE" w14:textId="77777777" w:rsidR="00B97FF2" w:rsidRDefault="006B7357" w:rsidP="00D97366">
      <w:pPr>
        <w:pStyle w:val="ListBullet"/>
      </w:pPr>
      <w:r>
        <w:t>Stool analysis (optional)</w:t>
      </w:r>
    </w:p>
    <w:p w14:paraId="152E1172" w14:textId="77777777" w:rsidR="00B97FF2" w:rsidRPr="00DB2FAE" w:rsidRDefault="00B97FF2" w:rsidP="00B97FF2">
      <w:pPr>
        <w:pStyle w:val="ListEnd"/>
      </w:pPr>
    </w:p>
    <w:p w14:paraId="235FF3CB" w14:textId="77777777" w:rsidR="00487343" w:rsidRDefault="006B7357" w:rsidP="00B97FF2">
      <w:pPr>
        <w:pStyle w:val="Paragraph"/>
      </w:pPr>
      <w:r>
        <w:t>Sample collection, storage, and shipment instructions for the exploratory biomarker specimens will be provided in the operations/laboratory manual.</w:t>
      </w:r>
    </w:p>
    <w:p w14:paraId="3318811F" w14:textId="77777777" w:rsidR="00646DFE" w:rsidRDefault="006B7357" w:rsidP="00B97FF2">
      <w:pPr>
        <w:pStyle w:val="Paragraph"/>
        <w:rPr>
          <w:ins w:id="3004" w:author="Powell, Deana" w:date="2023-10-19T15:28:00Z"/>
        </w:rPr>
      </w:pPr>
      <w:ins w:id="3005" w:author="Powell, Deana" w:date="2023-10-19T15:28:00Z">
        <w:r>
          <w:t>Refer to Appendix 7 for country-specific requirements.</w:t>
        </w:r>
      </w:ins>
    </w:p>
    <w:p w14:paraId="4E1E5BF3" w14:textId="77777777" w:rsidR="00EE328F" w:rsidRPr="00266B26" w:rsidRDefault="006B7357" w:rsidP="00FB7985">
      <w:pPr>
        <w:pStyle w:val="Heading3"/>
      </w:pPr>
      <w:bookmarkStart w:id="3006" w:name="_Toc148621667"/>
      <w:bookmarkStart w:id="3007" w:name="_Toc107570719"/>
      <w:r w:rsidRPr="00266B26">
        <w:t>Planned Genetic Analysis Sample Collection</w:t>
      </w:r>
      <w:bookmarkEnd w:id="3006"/>
      <w:bookmarkEnd w:id="3007"/>
    </w:p>
    <w:p w14:paraId="7DBA635F" w14:textId="77777777" w:rsidR="00936AC8" w:rsidRDefault="006B7357" w:rsidP="002C7FA1">
      <w:pPr>
        <w:pStyle w:val="Paragraph"/>
      </w:pPr>
      <w:r w:rsidRPr="00D9259A">
        <w:t>The planned genetic analysis sample should be drawn for planned analysis of the association between genetic</w:t>
      </w:r>
      <w:r w:rsidRPr="00075D52">
        <w:t xml:space="preserve"> variants in DNA and drug response. This sample will not be collected at the site if there is either a local law or regulation prohibiting collection, or if the IRB/IEC does not approve the collection of the sample for these purposes.</w:t>
      </w:r>
    </w:p>
    <w:p w14:paraId="112D2723" w14:textId="77777777" w:rsidR="00EE328F" w:rsidRPr="00EE328F" w:rsidRDefault="006B7357" w:rsidP="00FB7985">
      <w:pPr>
        <w:pStyle w:val="Heading2"/>
        <w:rPr>
          <w:ins w:id="3008" w:author="Powell, Deana" w:date="2023-10-19T15:28:00Z"/>
        </w:rPr>
      </w:pPr>
      <w:bookmarkStart w:id="3009" w:name="_Toc148621668"/>
      <w:ins w:id="3010" w:author="Powell, Deana" w:date="2023-10-19T15:28:00Z">
        <w:r w:rsidRPr="00EE328F">
          <w:t>Future Biomedical Research Sample Collection</w:t>
        </w:r>
        <w:bookmarkEnd w:id="3009"/>
      </w:ins>
    </w:p>
    <w:p w14:paraId="0C431507" w14:textId="77777777" w:rsidR="00936AC8" w:rsidRPr="008D5557" w:rsidRDefault="006B7357" w:rsidP="008D5557">
      <w:pPr>
        <w:pStyle w:val="Paragraph"/>
        <w:rPr>
          <w:ins w:id="3011" w:author="Powell, Deana" w:date="2023-10-19T15:28:00Z"/>
        </w:rPr>
      </w:pPr>
      <w:ins w:id="3012" w:author="Powell, Deana" w:date="2023-10-19T15:28:00Z">
        <w:r w:rsidRPr="008D5557">
          <w:t>FBR samples will not be collected in this study.</w:t>
        </w:r>
      </w:ins>
    </w:p>
    <w:p w14:paraId="762FEF74" w14:textId="77777777" w:rsidR="00EE328F" w:rsidRPr="00EE328F" w:rsidRDefault="000F6980" w:rsidP="00FB7985">
      <w:pPr>
        <w:pStyle w:val="Heading2"/>
      </w:pPr>
      <w:bookmarkStart w:id="3013" w:name="_Toc148621669"/>
      <w:bookmarkStart w:id="3014" w:name="_Toc107570720"/>
      <w:r w:rsidRPr="00EE328F">
        <w:t>Medical Resource Utilization and Health Economics</w:t>
      </w:r>
      <w:bookmarkEnd w:id="3013"/>
      <w:bookmarkEnd w:id="3014"/>
    </w:p>
    <w:p w14:paraId="75B17AB6" w14:textId="27A6F022" w:rsidR="00090AB7" w:rsidRPr="008032F5" w:rsidRDefault="000F6980" w:rsidP="002B10DE">
      <w:pPr>
        <w:pStyle w:val="Paragraph"/>
      </w:pPr>
      <w:r w:rsidRPr="005B373A">
        <w:t xml:space="preserve">All-cause hospitalizations and emergency </w:t>
      </w:r>
      <w:del w:id="3015" w:author="Powell, Deana" w:date="2023-10-19T15:28:00Z">
        <w:r w:rsidR="00B42F2A" w:rsidRPr="004857AE">
          <w:delText>room</w:delText>
        </w:r>
      </w:del>
      <w:ins w:id="3016" w:author="Powell, Deana" w:date="2023-10-19T15:28:00Z">
        <w:r>
          <w:t>department</w:t>
        </w:r>
      </w:ins>
      <w:r w:rsidRPr="005B373A">
        <w:t xml:space="preserve"> visits must be reported in the eCRF</w:t>
      </w:r>
      <w:del w:id="3017" w:author="Powell, Deana" w:date="2023-10-19T15:28:00Z">
        <w:r w:rsidR="00B42F2A" w:rsidRPr="004857AE">
          <w:delText>,</w:delText>
        </w:r>
      </w:del>
      <w:r w:rsidRPr="005B373A">
        <w:t xml:space="preserve"> from the time of treatment allocation/randomization through</w:t>
      </w:r>
      <w:r w:rsidRPr="001F4FC5">
        <w:rPr>
          <w:rStyle w:val="SuggestedOptional"/>
        </w:rPr>
        <w:t xml:space="preserve"> </w:t>
      </w:r>
      <w:r w:rsidRPr="007131D8">
        <w:t>90 </w:t>
      </w:r>
      <w:r w:rsidRPr="008032F5">
        <w:t>days after cessation of study intervention</w:t>
      </w:r>
      <w:del w:id="3018" w:author="Powell, Deana" w:date="2023-10-19T15:28:00Z">
        <w:r w:rsidR="00B42F2A" w:rsidRPr="004857AE">
          <w:delText>,</w:delText>
        </w:r>
      </w:del>
      <w:r w:rsidRPr="008032F5">
        <w:t xml:space="preserve"> or</w:t>
      </w:r>
      <w:r w:rsidRPr="001F4FC5">
        <w:rPr>
          <w:rStyle w:val="SuggestedOptional"/>
        </w:rPr>
        <w:t xml:space="preserve"> </w:t>
      </w:r>
      <w:r w:rsidRPr="00D659BE">
        <w:t>30</w:t>
      </w:r>
      <w:r w:rsidRPr="00D659BE">
        <w:rPr>
          <w:rStyle w:val="SuggestedOptional"/>
          <w:color w:val="auto"/>
        </w:rPr>
        <w:t> </w:t>
      </w:r>
      <w:r w:rsidRPr="008032F5">
        <w:t>days after cessation of study intervention</w:t>
      </w:r>
      <w:del w:id="3019" w:author="Powell, Deana" w:date="2023-10-19T15:28:00Z">
        <w:r w:rsidR="00B42F2A" w:rsidRPr="004857AE">
          <w:delText>,</w:delText>
        </w:r>
      </w:del>
      <w:r w:rsidRPr="008032F5">
        <w:t xml:space="preserve"> if the participant initiates new anticancer therapy, whichever is earlier.</w:t>
      </w:r>
    </w:p>
    <w:p w14:paraId="34BDA0F0" w14:textId="77777777" w:rsidR="00EE328F" w:rsidRPr="00EE328F" w:rsidRDefault="006B7357" w:rsidP="00FB7985">
      <w:pPr>
        <w:pStyle w:val="Heading2"/>
      </w:pPr>
      <w:bookmarkStart w:id="3020" w:name="_Toc148621670"/>
      <w:bookmarkStart w:id="3021" w:name="_Toc107570721"/>
      <w:r w:rsidRPr="00EE328F">
        <w:t>Visit Requirements</w:t>
      </w:r>
      <w:bookmarkEnd w:id="3020"/>
      <w:bookmarkEnd w:id="3021"/>
    </w:p>
    <w:p w14:paraId="69D3E4BC" w14:textId="77777777" w:rsidR="00521E1C" w:rsidRDefault="00D344B4" w:rsidP="003B19C8">
      <w:pPr>
        <w:pStyle w:val="Paragraph"/>
      </w:pPr>
      <w:r w:rsidRPr="00A25543">
        <w:t xml:space="preserve">Visit requirements are outlined in </w:t>
      </w:r>
      <w:r w:rsidRPr="007131D8">
        <w:t>Section</w:t>
      </w:r>
      <w:r w:rsidR="00F918FA" w:rsidRPr="007131D8">
        <w:t> </w:t>
      </w:r>
      <w:r w:rsidRPr="007131D8">
        <w:t>1.3</w:t>
      </w:r>
      <w:r w:rsidR="00653F4A">
        <w:t>.</w:t>
      </w:r>
      <w:r w:rsidRPr="00A25543">
        <w:t xml:space="preserve"> Specific procedure-related details are provided in</w:t>
      </w:r>
      <w:r w:rsidRPr="00B6389F">
        <w:t xml:space="preserve"> </w:t>
      </w:r>
      <w:r w:rsidRPr="007131D8">
        <w:t>Section</w:t>
      </w:r>
      <w:r w:rsidR="00F918FA" w:rsidRPr="007131D8">
        <w:t> </w:t>
      </w:r>
      <w:r w:rsidRPr="007131D8">
        <w:t>8</w:t>
      </w:r>
      <w:r w:rsidRPr="00A25543">
        <w:t>.</w:t>
      </w:r>
    </w:p>
    <w:p w14:paraId="00FB006E" w14:textId="77777777" w:rsidR="00EE328F" w:rsidRPr="007131D8" w:rsidRDefault="006B7357" w:rsidP="00FB7985">
      <w:pPr>
        <w:pStyle w:val="Heading3"/>
      </w:pPr>
      <w:bookmarkStart w:id="3022" w:name="_Toc148621671"/>
      <w:bookmarkStart w:id="3023" w:name="_Toc107570722"/>
      <w:r w:rsidRPr="007131D8">
        <w:lastRenderedPageBreak/>
        <w:t>Screening</w:t>
      </w:r>
      <w:bookmarkEnd w:id="3022"/>
      <w:bookmarkEnd w:id="3023"/>
    </w:p>
    <w:p w14:paraId="384C204D" w14:textId="06B71DCD" w:rsidR="00A70B69" w:rsidRPr="004F5026" w:rsidRDefault="006B7357" w:rsidP="00A70B69">
      <w:pPr>
        <w:pStyle w:val="Paragraph"/>
      </w:pPr>
      <w:r w:rsidRPr="004F5026">
        <w:t xml:space="preserve">Documented informed consent must be provided </w:t>
      </w:r>
      <w:del w:id="3024" w:author="Powell, Deana" w:date="2023-10-19T15:28:00Z">
        <w:r w:rsidR="00D80FE3">
          <w:delText xml:space="preserve">obtained </w:delText>
        </w:r>
      </w:del>
      <w:r w:rsidRPr="004F5026">
        <w:t xml:space="preserve">before performing any protocol-specific procedure. </w:t>
      </w:r>
      <w:bookmarkStart w:id="3025" w:name="_Hlk19275570"/>
      <w:r w:rsidRPr="004F5026">
        <w:t xml:space="preserve">Results of a test performed before the participant signing consent as part of routine clinical management are acceptable in lieu of a screening test if performed within the specified </w:t>
      </w:r>
      <w:del w:id="3026" w:author="Powell, Deana" w:date="2023-10-19T15:28:00Z">
        <w:r w:rsidR="005F75A9">
          <w:delText>screening window for that procedure</w:delText>
        </w:r>
      </w:del>
      <w:bookmarkEnd w:id="3025"/>
      <w:ins w:id="3027" w:author="Powell, Deana" w:date="2023-10-19T15:28:00Z">
        <w:r w:rsidRPr="004F5026">
          <w:t>time frame</w:t>
        </w:r>
      </w:ins>
      <w:r w:rsidRPr="004F5026">
        <w:t>.</w:t>
      </w:r>
    </w:p>
    <w:p w14:paraId="5B80077C" w14:textId="77777777" w:rsidR="00A70B69" w:rsidRPr="004F5026" w:rsidRDefault="006C4FB0" w:rsidP="00A70B69">
      <w:pPr>
        <w:pStyle w:val="Paragraph"/>
      </w:pPr>
      <w:r w:rsidRPr="004F5026">
        <w:t>Screening procedures are to be completed within</w:t>
      </w:r>
      <w:r w:rsidR="007131D8">
        <w:rPr>
          <w:rStyle w:val="SuggestedOptional"/>
        </w:rPr>
        <w:t xml:space="preserve"> </w:t>
      </w:r>
      <w:r w:rsidR="007131D8">
        <w:t>28</w:t>
      </w:r>
      <w:r w:rsidRPr="004F5026">
        <w:t xml:space="preserve"> days before the first dose of study intervention.</w:t>
      </w:r>
    </w:p>
    <w:p w14:paraId="59ABF95C" w14:textId="77777777" w:rsidR="007D69D5" w:rsidRPr="00AE2C76" w:rsidRDefault="006B7357" w:rsidP="004F5026">
      <w:pPr>
        <w:pStyle w:val="Paragraph"/>
        <w:rPr>
          <w:rStyle w:val="SuggestedOptional"/>
          <w:color w:val="auto"/>
        </w:rPr>
      </w:pPr>
      <w:r w:rsidRPr="004F5026">
        <w:t>Participants may be rescreened after initially failing to meet the inclusion/exclusion criteria. Results from assessments during the initial screening period are acceptable in lieu of a repeat screening test if performed within the specified time frame and the corresponding inclusion/exclusion criteria is met. Participants who are rescreened will retain their original screening number.</w:t>
      </w:r>
    </w:p>
    <w:p w14:paraId="358A2C0B" w14:textId="77777777" w:rsidR="00EE328F" w:rsidRPr="007131D8" w:rsidRDefault="006B7357" w:rsidP="00FB7985">
      <w:pPr>
        <w:pStyle w:val="Heading3"/>
      </w:pPr>
      <w:bookmarkStart w:id="3028" w:name="_Toc148621672"/>
      <w:bookmarkStart w:id="3029" w:name="_Toc107570723"/>
      <w:r w:rsidRPr="007131D8">
        <w:t>Initial Treatment Phase</w:t>
      </w:r>
      <w:bookmarkEnd w:id="3028"/>
      <w:bookmarkEnd w:id="3029"/>
    </w:p>
    <w:p w14:paraId="10C871DF" w14:textId="77777777" w:rsidR="00397218" w:rsidRPr="008F0702" w:rsidRDefault="006C4FB0" w:rsidP="008F0702">
      <w:pPr>
        <w:pStyle w:val="Paragraph"/>
      </w:pPr>
      <w:r w:rsidRPr="008F0702">
        <w:t xml:space="preserve">Visit </w:t>
      </w:r>
      <w:r w:rsidR="00821B40" w:rsidRPr="008F0702">
        <w:t>requirements for the Initial Treatment Phase are outlined in the SoA (Section 1.3.1). Specific procedure-related details are provided in</w:t>
      </w:r>
      <w:r w:rsidRPr="008F0702">
        <w:t xml:space="preserve"> Section</w:t>
      </w:r>
      <w:r w:rsidR="00F918FA" w:rsidRPr="008F0702">
        <w:t> </w:t>
      </w:r>
      <w:r w:rsidRPr="008F0702">
        <w:t>8.1.</w:t>
      </w:r>
    </w:p>
    <w:p w14:paraId="74C5439D" w14:textId="39FF05A8" w:rsidR="007131D8" w:rsidRDefault="006B7357" w:rsidP="007131D8">
      <w:pPr>
        <w:pStyle w:val="Heading4"/>
      </w:pPr>
      <w:bookmarkStart w:id="3030" w:name="_Toc148621673"/>
      <w:bookmarkStart w:id="3031" w:name="_Toc107570724"/>
      <w:r>
        <w:t xml:space="preserve">Telephone </w:t>
      </w:r>
      <w:ins w:id="3032" w:author="Powell, Deana" w:date="2023-10-19T15:28:00Z">
        <w:r>
          <w:t xml:space="preserve">or </w:t>
        </w:r>
      </w:ins>
      <w:r>
        <w:t xml:space="preserve">Contact </w:t>
      </w:r>
      <w:del w:id="3033" w:author="Powell, Deana" w:date="2023-10-19T15:28:00Z">
        <w:r w:rsidR="00003695">
          <w:delText xml:space="preserve">or </w:delText>
        </w:r>
      </w:del>
      <w:r>
        <w:t>Visit</w:t>
      </w:r>
      <w:bookmarkEnd w:id="3030"/>
      <w:bookmarkEnd w:id="3031"/>
    </w:p>
    <w:p w14:paraId="4EBFC270" w14:textId="77777777" w:rsidR="007131D8" w:rsidRPr="007131D8" w:rsidRDefault="006B7357" w:rsidP="007131D8">
      <w:pPr>
        <w:pStyle w:val="Paragraph"/>
      </w:pPr>
      <w:r w:rsidRPr="007131D8">
        <w:t>A telephone contact or visit will be conducted by the investigator or medically qualified designee (consistent with local requirements) on Cycle 1 Day 8 to assess participants for development of early toxicity, as outlined in the SoA (Section 1.3.1). An unscheduled visit can occur before C1D15 if necessary for safety.</w:t>
      </w:r>
    </w:p>
    <w:p w14:paraId="2D932BD0" w14:textId="77777777" w:rsidR="007131D8" w:rsidRPr="007131D8" w:rsidRDefault="006B7357" w:rsidP="007131D8">
      <w:pPr>
        <w:pStyle w:val="Heading3"/>
      </w:pPr>
      <w:bookmarkStart w:id="3034" w:name="_Toc148621674"/>
      <w:bookmarkStart w:id="3035" w:name="_Toc107570725"/>
      <w:r>
        <w:t>Second Course Treatment Phase</w:t>
      </w:r>
      <w:bookmarkEnd w:id="3034"/>
      <w:bookmarkEnd w:id="3035"/>
    </w:p>
    <w:p w14:paraId="02049E56" w14:textId="77777777" w:rsidR="007131D8" w:rsidRDefault="006B7357" w:rsidP="007131D8">
      <w:pPr>
        <w:pStyle w:val="Paragraph"/>
      </w:pPr>
      <w:bookmarkStart w:id="3036" w:name="_Hlk16238219"/>
      <w:r w:rsidRPr="007131D8">
        <w:t>Participants who meet the criteria outlined in Section 6.7 may be considered for Second Course treatment with pembrolizumab</w:t>
      </w:r>
      <w:bookmarkEnd w:id="3036"/>
      <w:r w:rsidRPr="007131D8">
        <w:t>. Visit requirements for the Second Course Treatment Phase are outlined in the SoA (Section 1.3.2). Specific procedure-related details are provided in Section 8.1.</w:t>
      </w:r>
    </w:p>
    <w:p w14:paraId="206B2B9B" w14:textId="0788E31D" w:rsidR="00983A59" w:rsidRDefault="006B7357" w:rsidP="0002138D">
      <w:pPr>
        <w:pStyle w:val="Heading3"/>
      </w:pPr>
      <w:bookmarkStart w:id="3037" w:name="_Toc148621675"/>
      <w:ins w:id="3038" w:author="Powell, Deana" w:date="2023-10-19T15:28:00Z">
        <w:r w:rsidRPr="0002138D">
          <w:t xml:space="preserve">Participants </w:t>
        </w:r>
      </w:ins>
      <w:bookmarkStart w:id="3039" w:name="_Toc107570726"/>
      <w:r w:rsidR="00B05313">
        <w:t xml:space="preserve">Discontinued </w:t>
      </w:r>
      <w:del w:id="3040" w:author="Powell, Deana" w:date="2023-10-19T15:28:00Z">
        <w:r w:rsidR="00D80FE3" w:rsidRPr="001F1BDF">
          <w:delText xml:space="preserve">Participants </w:delText>
        </w:r>
      </w:del>
      <w:ins w:id="3041" w:author="Powell, Deana" w:date="2023-10-19T15:28:00Z">
        <w:r w:rsidR="00B05313">
          <w:t xml:space="preserve">From Study Intervention but </w:t>
        </w:r>
      </w:ins>
      <w:r w:rsidRPr="0002138D">
        <w:t>Continuing to be Monitored in the Study</w:t>
      </w:r>
      <w:bookmarkEnd w:id="3037"/>
      <w:bookmarkEnd w:id="3039"/>
    </w:p>
    <w:p w14:paraId="4A74A02E" w14:textId="77777777" w:rsidR="007131D8" w:rsidRDefault="006B7357" w:rsidP="007131D8">
      <w:pPr>
        <w:pStyle w:val="Paragraph"/>
      </w:pPr>
      <w:r>
        <w:t xml:space="preserve">The End-of-Treatment visit will take place at the time study intervention is discontinued for any reason. </w:t>
      </w:r>
    </w:p>
    <w:p w14:paraId="7731EF38" w14:textId="77777777" w:rsidR="007131D8" w:rsidRDefault="006B7357" w:rsidP="007131D8">
      <w:pPr>
        <w:pStyle w:val="Paragraph"/>
      </w:pPr>
      <w:r>
        <w:t>If the End-of-Treatment visit takes place approximately 30 days from the last dose of study intervention, a separate Safety Follow-up visit is not required. All procedures required at the End-of-Treatment visit and at the Safety Follow-up visit will be performed as a single visit.</w:t>
      </w:r>
    </w:p>
    <w:p w14:paraId="61AEFB77" w14:textId="297D8449" w:rsidR="008D2EE6" w:rsidRPr="006108AB" w:rsidRDefault="006B7357" w:rsidP="008D2EE6">
      <w:pPr>
        <w:pStyle w:val="Heading3"/>
      </w:pPr>
      <w:bookmarkStart w:id="3042" w:name="_Toc148621676"/>
      <w:bookmarkStart w:id="3043" w:name="_Toc107570727"/>
      <w:r w:rsidRPr="006108AB">
        <w:lastRenderedPageBreak/>
        <w:t xml:space="preserve">Posttreatment </w:t>
      </w:r>
      <w:del w:id="3044" w:author="Powell, Deana" w:date="2023-10-19T15:28:00Z">
        <w:r w:rsidR="00D80FE3" w:rsidRPr="003D4B47">
          <w:delText>Visit</w:delText>
        </w:r>
        <w:r w:rsidR="00E43964">
          <w:delText>s</w:delText>
        </w:r>
      </w:del>
      <w:bookmarkEnd w:id="3043"/>
      <w:ins w:id="3045" w:author="Powell, Deana" w:date="2023-10-19T15:28:00Z">
        <w:r w:rsidRPr="006108AB">
          <w:t>Visit</w:t>
        </w:r>
      </w:ins>
      <w:bookmarkEnd w:id="3042"/>
    </w:p>
    <w:p w14:paraId="10F1FC45" w14:textId="77777777" w:rsidR="008D2EE6" w:rsidRPr="00B61516" w:rsidRDefault="006B7357" w:rsidP="006108AB">
      <w:pPr>
        <w:pStyle w:val="Heading4"/>
        <w:rPr>
          <w:rStyle w:val="SuggestedOptional"/>
          <w:color w:val="auto"/>
        </w:rPr>
      </w:pPr>
      <w:bookmarkStart w:id="3046" w:name="_Toc148621677"/>
      <w:bookmarkStart w:id="3047" w:name="_Toc107570728"/>
      <w:r w:rsidRPr="006108AB">
        <w:t>Safety Follow-up Visit</w:t>
      </w:r>
      <w:bookmarkEnd w:id="3046"/>
      <w:bookmarkEnd w:id="3047"/>
    </w:p>
    <w:p w14:paraId="2E679618" w14:textId="3403A95F" w:rsidR="008D2EE6" w:rsidRPr="00B61516" w:rsidRDefault="006B7357" w:rsidP="006108AB">
      <w:pPr>
        <w:pStyle w:val="Paragraph"/>
        <w:rPr>
          <w:rStyle w:val="SuggestedOptional"/>
          <w:color w:val="auto"/>
        </w:rPr>
      </w:pPr>
      <w:r w:rsidRPr="006108AB">
        <w:t xml:space="preserve">The mandatory Safety Follow-up Visit </w:t>
      </w:r>
      <w:del w:id="3048" w:author="Powell, Deana" w:date="2023-10-19T15:28:00Z">
        <w:r w:rsidR="00CF3128">
          <w:delText>will</w:delText>
        </w:r>
      </w:del>
      <w:ins w:id="3049" w:author="Powell, Deana" w:date="2023-10-19T15:28:00Z">
        <w:r w:rsidRPr="006108AB">
          <w:t>should</w:t>
        </w:r>
      </w:ins>
      <w:r w:rsidRPr="006108AB">
        <w:t xml:space="preserve"> be conducted approximately 30 days after the last dose of study intervention or before initiation of a new anticancer treatment, whichever </w:t>
      </w:r>
      <w:del w:id="3050" w:author="Powell, Deana" w:date="2023-10-19T15:28:00Z">
        <w:r w:rsidR="00CF3128">
          <w:delText>occurs</w:delText>
        </w:r>
      </w:del>
      <w:ins w:id="3051" w:author="Powell, Deana" w:date="2023-10-19T15:28:00Z">
        <w:r w:rsidRPr="006108AB">
          <w:t>comes</w:t>
        </w:r>
      </w:ins>
      <w:r w:rsidRPr="006108AB">
        <w:t xml:space="preserve"> first.</w:t>
      </w:r>
    </w:p>
    <w:p w14:paraId="56F5E4F1" w14:textId="0B85761C" w:rsidR="008D2EE6" w:rsidRPr="00E507B0" w:rsidRDefault="006C4FB0" w:rsidP="008D2EE6">
      <w:pPr>
        <w:pStyle w:val="Paragraph"/>
      </w:pPr>
      <w:r w:rsidRPr="006108AB">
        <w:t>Participants who are eligible for</w:t>
      </w:r>
      <w:r w:rsidRPr="00EF7905">
        <w:rPr>
          <w:rStyle w:val="SuggestedOptional"/>
        </w:rPr>
        <w:t xml:space="preserve"> </w:t>
      </w:r>
      <w:r w:rsidRPr="007131D8">
        <w:t>retreatment</w:t>
      </w:r>
      <w:r w:rsidR="009C1069">
        <w:rPr>
          <w:rStyle w:val="SuggestedOptional"/>
        </w:rPr>
        <w:t xml:space="preserve"> </w:t>
      </w:r>
      <w:r w:rsidR="009C1069" w:rsidRPr="00797289">
        <w:t>with</w:t>
      </w:r>
      <w:r w:rsidR="009C1069" w:rsidRPr="007131D8">
        <w:t xml:space="preserve"> pembrolizumab</w:t>
      </w:r>
      <w:r w:rsidRPr="00E507B0">
        <w:t xml:space="preserve"> may have up to 2</w:t>
      </w:r>
      <w:del w:id="3052" w:author="Powell, Deana" w:date="2023-10-19T15:28:00Z">
        <w:r w:rsidR="00D80FE3">
          <w:delText xml:space="preserve"> </w:delText>
        </w:r>
        <w:r w:rsidR="00CF3128">
          <w:delText>S</w:delText>
        </w:r>
        <w:r w:rsidR="00D80FE3">
          <w:delText xml:space="preserve">afety </w:delText>
        </w:r>
        <w:r w:rsidR="008A0600">
          <w:delText>F</w:delText>
        </w:r>
        <w:r w:rsidR="00D80FE3">
          <w:delText>ollow</w:delText>
        </w:r>
      </w:del>
      <w:ins w:id="3053" w:author="Powell, Deana" w:date="2023-10-19T15:28:00Z">
        <w:r w:rsidRPr="00E507B0">
          <w:t> safety follow</w:t>
        </w:r>
      </w:ins>
      <w:r w:rsidRPr="00E507B0">
        <w:t>-up visits: 1 after the Initial Treatment or First Course and 1 after the Second Course.</w:t>
      </w:r>
    </w:p>
    <w:p w14:paraId="325CE3AB" w14:textId="77777777" w:rsidR="008D2EE6" w:rsidRPr="00B61516" w:rsidRDefault="006B7357" w:rsidP="00E507B0">
      <w:pPr>
        <w:pStyle w:val="Heading4"/>
        <w:rPr>
          <w:rStyle w:val="SuggestedOptional"/>
          <w:color w:val="auto"/>
        </w:rPr>
      </w:pPr>
      <w:bookmarkStart w:id="3054" w:name="_Toc148621678"/>
      <w:bookmarkStart w:id="3055" w:name="_Toc107570729"/>
      <w:r w:rsidRPr="00E507B0">
        <w:t>Efficacy Follow-up Visits</w:t>
      </w:r>
      <w:bookmarkEnd w:id="3054"/>
      <w:bookmarkEnd w:id="3055"/>
    </w:p>
    <w:p w14:paraId="3096E31A" w14:textId="77777777" w:rsidR="00943A4D" w:rsidRDefault="006B7357" w:rsidP="008D2EE6">
      <w:pPr>
        <w:pStyle w:val="Paragraph"/>
        <w:rPr>
          <w:ins w:id="3056" w:author="Powell, Deana" w:date="2023-10-19T15:28:00Z"/>
        </w:rPr>
      </w:pPr>
      <w:ins w:id="3057" w:author="Powell, Deana" w:date="2023-10-19T15:28:00Z">
        <w:r>
          <w:t>As of Amendment 05: Efficacy Follow-up Visits will be discontinued except for participants who are candidates for Second Course treatment</w:t>
        </w:r>
        <w:r w:rsidR="00FA5E75">
          <w:t xml:space="preserve"> and participants in China</w:t>
        </w:r>
        <w:r w:rsidR="00704C1B">
          <w:t>.</w:t>
        </w:r>
        <w:r>
          <w:t xml:space="preserve"> </w:t>
        </w:r>
        <w:r w:rsidR="00C56F13">
          <w:t xml:space="preserve"> Imaging scans will no longer be submitted to the iCRO nor read by BICR. </w:t>
        </w:r>
        <w:r w:rsidR="00C56F13" w:rsidRPr="00E507B0">
          <w:t xml:space="preserve">Participants </w:t>
        </w:r>
        <w:r w:rsidR="00C56F13" w:rsidRPr="00E47BF6">
          <w:t xml:space="preserve">who are eligible to receive retreatment with pembrolizumab according to the criteria in Section 6.7 will move from Efficacy Follow-up to Second Course when they experience </w:t>
        </w:r>
        <w:r w:rsidR="00C56F13">
          <w:t>investigator-assessed</w:t>
        </w:r>
        <w:r w:rsidR="00C56F13" w:rsidRPr="00E47BF6">
          <w:t xml:space="preserve"> disease progression</w:t>
        </w:r>
        <w:r w:rsidR="00C56F13">
          <w:t xml:space="preserve">.  Original protocol text that is contained in this section has been retained for reference. </w:t>
        </w:r>
        <w:r w:rsidR="00FA5E75">
          <w:t>(Note: participants in China will continue to have BICR tumor response assessments and will continue to submit scans to the iCRO.</w:t>
        </w:r>
        <w:r w:rsidR="00FA5E75" w:rsidRPr="00FA5E75">
          <w:t xml:space="preserve"> </w:t>
        </w:r>
        <w:r w:rsidR="00FA5E75" w:rsidRPr="00E507B0">
          <w:t>Participants</w:t>
        </w:r>
        <w:r>
          <w:t xml:space="preserve"> in China</w:t>
        </w:r>
        <w:r w:rsidR="00FA5E75" w:rsidRPr="00E507B0">
          <w:t xml:space="preserve"> </w:t>
        </w:r>
        <w:r w:rsidR="00FA5E75" w:rsidRPr="00E47BF6">
          <w:t xml:space="preserve">who are eligible to receive retreatment with pembrolizumab according to the criteria in Section 6.7 will move from Efficacy Follow-up to Second Course when they experience </w:t>
        </w:r>
        <w:r w:rsidR="00FA5E75">
          <w:t>centrally</w:t>
        </w:r>
        <w:r w:rsidR="00391C7C">
          <w:noBreakHyphen/>
        </w:r>
        <w:r w:rsidR="00FA5E75">
          <w:t>verified</w:t>
        </w:r>
        <w:r w:rsidR="00FA5E75" w:rsidRPr="00E47BF6">
          <w:t xml:space="preserve"> disease progression</w:t>
        </w:r>
        <w:r>
          <w:t>.</w:t>
        </w:r>
        <w:r w:rsidR="00FA5E75">
          <w:t>)</w:t>
        </w:r>
        <w:r w:rsidR="00C56F13">
          <w:t xml:space="preserve"> </w:t>
        </w:r>
      </w:ins>
    </w:p>
    <w:p w14:paraId="279316F7" w14:textId="465FA688" w:rsidR="008D2EE6" w:rsidRPr="00E507B0" w:rsidRDefault="006C4FB0" w:rsidP="008D2EE6">
      <w:pPr>
        <w:pStyle w:val="Paragraph"/>
      </w:pPr>
      <w:bookmarkStart w:id="3058" w:name="_Hlk34901732"/>
      <w:r w:rsidRPr="00E507B0">
        <w:t xml:space="preserve">Participants </w:t>
      </w:r>
      <w:r w:rsidR="00821B40" w:rsidRPr="00821B40">
        <w:t>who complete the protocol-required cycles of study intervention or who discontinue study intervention for a reason other than centrally-verified radiographic disease progression will move into Efficacy Follow-up and will be assessed</w:t>
      </w:r>
      <w:r w:rsidRPr="00EF7905">
        <w:rPr>
          <w:rStyle w:val="SuggestedOptional"/>
        </w:rPr>
        <w:t xml:space="preserve"> </w:t>
      </w:r>
      <w:r w:rsidR="007131D8">
        <w:t>as outlined in the SoA (Section 1.3)</w:t>
      </w:r>
      <w:r w:rsidRPr="00E507B0">
        <w:t xml:space="preserve"> to monitor disease status. </w:t>
      </w:r>
      <w:bookmarkEnd w:id="3058"/>
      <w:r w:rsidR="00821B40" w:rsidRPr="00821B40">
        <w:t>Every effort should be made to collect information regarding disease status until centrally-verified disease progression, the start of new anticancer therapy, death, or the end of the study</w:t>
      </w:r>
      <w:r w:rsidR="007131D8">
        <w:t>, whichever occurs first</w:t>
      </w:r>
      <w:r w:rsidRPr="00E507B0">
        <w:t xml:space="preserve">. Information </w:t>
      </w:r>
      <w:r w:rsidR="00E47BF6" w:rsidRPr="00E47BF6">
        <w:t xml:space="preserve">regarding poststudy anticancer treatment will be collected if new treatment is initiated. </w:t>
      </w:r>
      <w:bookmarkStart w:id="3059" w:name="_Hlk41547686"/>
      <w:r w:rsidR="00E47BF6" w:rsidRPr="00E47BF6">
        <w:t>Participants who completed all efficacy assessments and/or will not have further efficacy assessments must enter Survival Follow-up</w:t>
      </w:r>
      <w:bookmarkEnd w:id="3059"/>
      <w:r w:rsidRPr="00E507B0">
        <w:t>.</w:t>
      </w:r>
    </w:p>
    <w:p w14:paraId="50E4D640" w14:textId="77777777" w:rsidR="008D2EE6" w:rsidRPr="00B61516" w:rsidRDefault="006B7357" w:rsidP="00E507B0">
      <w:pPr>
        <w:pStyle w:val="Paragraph"/>
        <w:rPr>
          <w:rStyle w:val="SuggestedOptional"/>
          <w:color w:val="auto"/>
        </w:rPr>
      </w:pPr>
      <w:r w:rsidRPr="00E507B0">
        <w:t xml:space="preserve">Participants </w:t>
      </w:r>
      <w:r w:rsidR="00E47BF6" w:rsidRPr="00E47BF6">
        <w:t>who are eligible to receive retreatment with pembrolizumab according to the criteria in Section 6.7 will move from Efficacy Follow-up to Second Course when they experience centrally-verified disease progression. Second Course study procedure requirements are provided in the SoA (Section 1.3.2)</w:t>
      </w:r>
      <w:r w:rsidRPr="00E507B0">
        <w:t>.</w:t>
      </w:r>
    </w:p>
    <w:p w14:paraId="75FC2AE4" w14:textId="1A10C66C" w:rsidR="008D2EE6" w:rsidRPr="00B61516" w:rsidRDefault="006B7357" w:rsidP="00E507B0">
      <w:pPr>
        <w:pStyle w:val="Heading4"/>
        <w:rPr>
          <w:rStyle w:val="SuggestedOptional"/>
          <w:color w:val="auto"/>
        </w:rPr>
      </w:pPr>
      <w:bookmarkStart w:id="3060" w:name="_Toc148621679"/>
      <w:bookmarkStart w:id="3061" w:name="_Toc107570730"/>
      <w:r w:rsidRPr="00E507B0">
        <w:lastRenderedPageBreak/>
        <w:t xml:space="preserve">Survival Follow-up </w:t>
      </w:r>
      <w:del w:id="3062" w:author="Powell, Deana" w:date="2023-10-19T15:28:00Z">
        <w:r w:rsidR="003624D9">
          <w:delText>Assessments</w:delText>
        </w:r>
      </w:del>
      <w:bookmarkEnd w:id="3061"/>
      <w:ins w:id="3063" w:author="Powell, Deana" w:date="2023-10-19T15:28:00Z">
        <w:r w:rsidRPr="00E507B0">
          <w:t>Contacts</w:t>
        </w:r>
      </w:ins>
      <w:bookmarkEnd w:id="3060"/>
    </w:p>
    <w:p w14:paraId="66065E44" w14:textId="77777777" w:rsidR="00FB1DF2" w:rsidRDefault="006B7357" w:rsidP="00E507B0">
      <w:pPr>
        <w:pStyle w:val="Paragraph"/>
        <w:rPr>
          <w:ins w:id="3064" w:author="Powell, Deana" w:date="2023-10-19T15:28:00Z"/>
          <w:bCs/>
          <w:szCs w:val="20"/>
        </w:rPr>
      </w:pPr>
      <w:ins w:id="3065" w:author="Powell, Deana" w:date="2023-10-19T15:28:00Z">
        <w:r>
          <w:t>As of Amendment 05: Survival Follow-up Visits will be discontinued except for participants in China. Those participants remaining on study treatment at the time of Amendment 0</w:t>
        </w:r>
        <w:r w:rsidR="00CD6E01">
          <w:t>5</w:t>
        </w:r>
        <w:r>
          <w:t xml:space="preserve"> should continue to be monitored in the study through the AE reporting period (Section 8.4). Original protocol text that is contained in this section has been retained for reference.</w:t>
        </w:r>
      </w:ins>
    </w:p>
    <w:p w14:paraId="1D5B5735" w14:textId="77777777" w:rsidR="008D2EE6" w:rsidRPr="00E507B0" w:rsidRDefault="006B7357" w:rsidP="00E507B0">
      <w:pPr>
        <w:pStyle w:val="Paragraph"/>
      </w:pPr>
      <w:r w:rsidRPr="00E507B0">
        <w:t>Participant survival follow-up status will be assessed approximately every 12 weeks</w:t>
      </w:r>
      <w:ins w:id="3066" w:author="Powell, Deana" w:date="2023-10-19T15:28:00Z">
        <w:r w:rsidRPr="00E507B0">
          <w:t xml:space="preserve"> to assess for survival status</w:t>
        </w:r>
      </w:ins>
      <w:r w:rsidRPr="00E507B0">
        <w:t xml:space="preserve"> until death, withdrawal of consent, or the end of the study, whichever occurs first.</w:t>
      </w:r>
    </w:p>
    <w:p w14:paraId="542D536F" w14:textId="77777777" w:rsidR="008D2EE6" w:rsidRPr="00E507B0" w:rsidRDefault="006B7357" w:rsidP="00735612">
      <w:pPr>
        <w:pStyle w:val="Paragraph"/>
        <w:keepNext/>
      </w:pPr>
      <w:r w:rsidRPr="00E507B0">
        <w:t>The first survival follow-up assessment should be scheduled as described below:</w:t>
      </w:r>
    </w:p>
    <w:p w14:paraId="69E6B897" w14:textId="75345557" w:rsidR="008D2EE6" w:rsidRPr="00E507B0" w:rsidRDefault="006B7357" w:rsidP="00E507B0">
      <w:pPr>
        <w:pStyle w:val="ListBullet"/>
      </w:pPr>
      <w:r w:rsidRPr="00E507B0">
        <w:t xml:space="preserve">For participants who discontinue treatment intervention and who will not enter Efficacy Follow-up, the first survival follow-up contact will be scheduled 12 weeks after the </w:t>
      </w:r>
      <w:del w:id="3067" w:author="Powell, Deana" w:date="2023-10-19T15:28:00Z">
        <w:r w:rsidR="00A411F9">
          <w:delText>discontinuation visit</w:delText>
        </w:r>
      </w:del>
      <w:ins w:id="3068" w:author="Powell, Deana" w:date="2023-10-19T15:28:00Z">
        <w:r w:rsidRPr="00E507B0">
          <w:t>Discontinuation Visit</w:t>
        </w:r>
      </w:ins>
      <w:r w:rsidRPr="00E507B0">
        <w:t xml:space="preserve"> and/or </w:t>
      </w:r>
      <w:del w:id="3069" w:author="Powell, Deana" w:date="2023-10-19T15:28:00Z">
        <w:r w:rsidR="00A411F9">
          <w:delText>safety follow</w:delText>
        </w:r>
      </w:del>
      <w:ins w:id="3070" w:author="Powell, Deana" w:date="2023-10-19T15:28:00Z">
        <w:r w:rsidRPr="00E507B0">
          <w:t>Safety Follow</w:t>
        </w:r>
      </w:ins>
      <w:r w:rsidRPr="00E507B0">
        <w:t xml:space="preserve">-up </w:t>
      </w:r>
      <w:del w:id="3071" w:author="Powell, Deana" w:date="2023-10-19T15:28:00Z">
        <w:r w:rsidR="00A411F9">
          <w:delText>visit</w:delText>
        </w:r>
      </w:del>
      <w:ins w:id="3072" w:author="Powell, Deana" w:date="2023-10-19T15:28:00Z">
        <w:r w:rsidRPr="00E507B0">
          <w:t>Visit</w:t>
        </w:r>
      </w:ins>
      <w:r w:rsidRPr="00E507B0">
        <w:t xml:space="preserve"> (whichever is last).</w:t>
      </w:r>
      <w:bookmarkStart w:id="3073" w:name="_Hlk41632938"/>
    </w:p>
    <w:bookmarkEnd w:id="3073"/>
    <w:p w14:paraId="53446EF1" w14:textId="77777777" w:rsidR="008D2EE6" w:rsidRPr="00B61516" w:rsidRDefault="006B7357" w:rsidP="00E507B0">
      <w:pPr>
        <w:pStyle w:val="ListBullet"/>
        <w:rPr>
          <w:rStyle w:val="SuggestedOptional"/>
          <w:color w:val="auto"/>
        </w:rPr>
      </w:pPr>
      <w:r w:rsidRPr="00E507B0">
        <w:t>For participants who completed assessments in Efficacy Follow-up, the first survival follow-up contact will be scheduled 12 weeks after the last efficacy assessment follow-up visit has been performed.</w:t>
      </w:r>
    </w:p>
    <w:p w14:paraId="0360F796" w14:textId="73BAF3DF" w:rsidR="007131D8" w:rsidRDefault="00D80FE3" w:rsidP="007131D8">
      <w:pPr>
        <w:pStyle w:val="ListEnd"/>
        <w:rPr>
          <w:ins w:id="3074" w:author="Powell, Deana" w:date="2023-10-19T15:28:00Z"/>
        </w:rPr>
      </w:pPr>
      <w:bookmarkStart w:id="3075" w:name="_Toc107570731"/>
      <w:del w:id="3076" w:author="Powell, Deana" w:date="2023-10-19T15:28:00Z">
        <w:r w:rsidRPr="00C00D83">
          <w:delText>Survival</w:delText>
        </w:r>
      </w:del>
    </w:p>
    <w:p w14:paraId="3A7E9A21" w14:textId="77777777" w:rsidR="005C07E9" w:rsidRPr="0013568B" w:rsidRDefault="006B7357" w:rsidP="0013568B">
      <w:pPr>
        <w:pStyle w:val="Heading3"/>
      </w:pPr>
      <w:bookmarkStart w:id="3077" w:name="_Toc148621680"/>
      <w:ins w:id="3078" w:author="Powell, Deana" w:date="2023-10-19T15:28:00Z">
        <w:r w:rsidRPr="0013568B">
          <w:t>Vital</w:t>
        </w:r>
      </w:ins>
      <w:r w:rsidRPr="0013568B">
        <w:t xml:space="preserve"> Status</w:t>
      </w:r>
      <w:bookmarkEnd w:id="3077"/>
      <w:bookmarkEnd w:id="3075"/>
    </w:p>
    <w:p w14:paraId="25EBC386" w14:textId="21F7C694" w:rsidR="005C07E9" w:rsidRPr="0013568B" w:rsidRDefault="006B7357" w:rsidP="0013568B">
      <w:pPr>
        <w:pStyle w:val="Paragraph"/>
      </w:pPr>
      <w:r w:rsidRPr="0013568B">
        <w:t xml:space="preserve">To ensure current and complete survival </w:t>
      </w:r>
      <w:del w:id="3079" w:author="Powell, Deana" w:date="2023-10-19T15:28:00Z">
        <w:r w:rsidR="00D80FE3" w:rsidRPr="00C00D83">
          <w:delText>data</w:delText>
        </w:r>
      </w:del>
      <w:ins w:id="3080" w:author="Powell, Deana" w:date="2023-10-19T15:28:00Z">
        <w:r w:rsidRPr="0013568B">
          <w:t>information (vital status)</w:t>
        </w:r>
      </w:ins>
      <w:r w:rsidRPr="0013568B">
        <w:t xml:space="preserve"> is available at the time of database locks, updated </w:t>
      </w:r>
      <w:del w:id="3081" w:author="Powell, Deana" w:date="2023-10-19T15:28:00Z">
        <w:r w:rsidR="00D80FE3" w:rsidRPr="00C00D83">
          <w:delText>survival</w:delText>
        </w:r>
      </w:del>
      <w:ins w:id="3082" w:author="Powell, Deana" w:date="2023-10-19T15:28:00Z">
        <w:r w:rsidRPr="0013568B">
          <w:t>vital</w:t>
        </w:r>
      </w:ins>
      <w:r w:rsidRPr="0013568B">
        <w:t xml:space="preserve"> status may be requested during the </w:t>
      </w:r>
      <w:del w:id="3083" w:author="Powell, Deana" w:date="2023-10-19T15:28:00Z">
        <w:r w:rsidR="00D80FE3" w:rsidRPr="00C00D83">
          <w:delText xml:space="preserve">course of the </w:delText>
        </w:r>
      </w:del>
      <w:r w:rsidRPr="0013568B">
        <w:t xml:space="preserve">study by the Sponsor. For example, updated </w:t>
      </w:r>
      <w:del w:id="3084" w:author="Powell, Deana" w:date="2023-10-19T15:28:00Z">
        <w:r w:rsidR="00D80FE3" w:rsidRPr="00C00D83">
          <w:delText>survival</w:delText>
        </w:r>
      </w:del>
      <w:ins w:id="3085" w:author="Powell, Deana" w:date="2023-10-19T15:28:00Z">
        <w:r w:rsidRPr="0013568B">
          <w:t>vital</w:t>
        </w:r>
      </w:ins>
      <w:r w:rsidRPr="0013568B">
        <w:t xml:space="preserve"> status may be requested </w:t>
      </w:r>
      <w:del w:id="3086" w:author="Powell, Deana" w:date="2023-10-19T15:28:00Z">
        <w:r w:rsidR="00D80FE3" w:rsidRPr="00C00D83">
          <w:delText>prior to</w:delText>
        </w:r>
      </w:del>
      <w:ins w:id="3087" w:author="Powell, Deana" w:date="2023-10-19T15:28:00Z">
        <w:r w:rsidRPr="0013568B">
          <w:t>before</w:t>
        </w:r>
      </w:ins>
      <w:r w:rsidRPr="0013568B">
        <w:t xml:space="preserve"> but not limited to</w:t>
      </w:r>
      <w:ins w:id="3088" w:author="Powell, Deana" w:date="2023-10-19T15:28:00Z">
        <w:r w:rsidRPr="0013568B">
          <w:t>,</w:t>
        </w:r>
      </w:ins>
      <w:r w:rsidRPr="0013568B">
        <w:t xml:space="preserve"> an eDMC review, interim and/or final analysis. Upon Sponsor notification, all participants who do not/will not have a scheduled study visit or study contact during the Sponsor</w:t>
      </w:r>
      <w:ins w:id="3089" w:author="Powell, Deana" w:date="2023-10-19T15:28:00Z">
        <w:r w:rsidRPr="0013568B">
          <w:t>-</w:t>
        </w:r>
      </w:ins>
      <w:r w:rsidRPr="0013568B">
        <w:t xml:space="preserve">defined </w:t>
      </w:r>
      <w:del w:id="3090" w:author="Powell, Deana" w:date="2023-10-19T15:28:00Z">
        <w:r w:rsidR="00D80FE3" w:rsidRPr="00C00D83">
          <w:delText xml:space="preserve">time </w:delText>
        </w:r>
      </w:del>
      <w:r w:rsidRPr="0013568B">
        <w:t xml:space="preserve">period will be contacted for their </w:t>
      </w:r>
      <w:del w:id="3091" w:author="Powell, Deana" w:date="2023-10-19T15:28:00Z">
        <w:r w:rsidR="00D80FE3" w:rsidRPr="00C00D83">
          <w:delText>survival</w:delText>
        </w:r>
      </w:del>
      <w:ins w:id="3092" w:author="Powell, Deana" w:date="2023-10-19T15:28:00Z">
        <w:r w:rsidRPr="0013568B">
          <w:t>vital</w:t>
        </w:r>
      </w:ins>
      <w:r w:rsidRPr="0013568B">
        <w:t xml:space="preserve"> status</w:t>
      </w:r>
      <w:del w:id="3093" w:author="Powell, Deana" w:date="2023-10-19T15:28:00Z">
        <w:r w:rsidR="00D80FE3" w:rsidRPr="00C00D83">
          <w:delText xml:space="preserve"> (excluding participants that have a previously recorded death event in the collection tool).</w:delText>
        </w:r>
        <w:r w:rsidR="00D80FE3">
          <w:delText xml:space="preserve"> </w:delText>
        </w:r>
      </w:del>
      <w:ins w:id="3094" w:author="Powell, Deana" w:date="2023-10-19T15:28:00Z">
        <w:r w:rsidRPr="0013568B">
          <w:t>.</w:t>
        </w:r>
      </w:ins>
    </w:p>
    <w:p w14:paraId="60B8B5DB" w14:textId="77777777" w:rsidR="00EE328F" w:rsidRPr="00EE328F" w:rsidRDefault="006B7357" w:rsidP="009C46EC">
      <w:pPr>
        <w:pStyle w:val="Heading1"/>
        <w:pageBreakBefore/>
        <w:ind w:left="475" w:hanging="475"/>
        <w:rPr>
          <w:ins w:id="3095" w:author="Powell, Deana" w:date="2023-10-19T15:28:00Z"/>
        </w:rPr>
      </w:pPr>
      <w:bookmarkStart w:id="3096" w:name="_Toc148621681"/>
      <w:ins w:id="3097" w:author="Powell, Deana" w:date="2023-10-19T15:28:00Z">
        <w:r w:rsidRPr="00EE328F">
          <w:lastRenderedPageBreak/>
          <w:t>STATISTICAL ANALYSIS PLAN</w:t>
        </w:r>
        <w:bookmarkEnd w:id="3096"/>
      </w:ins>
    </w:p>
    <w:p w14:paraId="29258C05" w14:textId="77777777" w:rsidR="007529D9" w:rsidRDefault="006B7357" w:rsidP="00622100">
      <w:pPr>
        <w:pStyle w:val="Paragraph"/>
      </w:pPr>
      <w:ins w:id="3098" w:author="Powell, Deana" w:date="2023-10-19T15:28:00Z">
        <w:r>
          <w:t>As of Amen</w:t>
        </w:r>
        <w:r w:rsidR="00FC7345">
          <w:t xml:space="preserve">dment 05: The </w:t>
        </w:r>
      </w:ins>
      <w:bookmarkStart w:id="3099" w:name="_Toc107570732"/>
      <w:r w:rsidR="00FC7345">
        <w:t>Statistical Analysis Plan</w:t>
      </w:r>
      <w:bookmarkEnd w:id="3099"/>
      <w:ins w:id="3100" w:author="Powell, Deana" w:date="2023-10-19T15:28:00Z">
        <w:r w:rsidR="00FC7345">
          <w:t xml:space="preserve"> is amended as follows.</w:t>
        </w:r>
      </w:ins>
    </w:p>
    <w:p w14:paraId="20796027" w14:textId="77777777" w:rsidR="00FC7345" w:rsidRDefault="006B7357" w:rsidP="00FC7345">
      <w:pPr>
        <w:pStyle w:val="Paragraph"/>
        <w:rPr>
          <w:ins w:id="3101" w:author="Powell, Deana" w:date="2023-10-19T15:28:00Z"/>
        </w:rPr>
      </w:pPr>
      <w:ins w:id="3102" w:author="Powell, Deana" w:date="2023-10-19T15:28:00Z">
        <w:r w:rsidRPr="00F73045">
          <w:t>NOTE: Based on the data from an interim safety and efficacy analysis for LEAP-0</w:t>
        </w:r>
        <w:r w:rsidR="00931FC0">
          <w:t>10</w:t>
        </w:r>
        <w:r w:rsidRPr="00F73045">
          <w:t xml:space="preserve"> (data</w:t>
        </w:r>
        <w:r w:rsidR="00931FC0">
          <w:t xml:space="preserve"> </w:t>
        </w:r>
        <w:r w:rsidRPr="00F73045">
          <w:t xml:space="preserve">cutoff </w:t>
        </w:r>
        <w:r w:rsidR="00FC23AC">
          <w:t>30-May-</w:t>
        </w:r>
        <w:r w:rsidRPr="00F73045">
          <w:t xml:space="preserve">2023), the study </w:t>
        </w:r>
        <w:r w:rsidR="009164F7">
          <w:t>will be discontinued</w:t>
        </w:r>
        <w:r w:rsidRPr="00F73045">
          <w:t xml:space="preserve"> due to lack of efficacy</w:t>
        </w:r>
        <w:r w:rsidR="00931FC0">
          <w:t xml:space="preserve"> </w:t>
        </w:r>
        <w:r w:rsidRPr="00F73045">
          <w:t>because pembrolizumab in combination with lenvatinib did not demonstrate an improvement</w:t>
        </w:r>
        <w:r w:rsidR="00931FC0">
          <w:t xml:space="preserve"> </w:t>
        </w:r>
        <w:r w:rsidRPr="00F73045">
          <w:t>in OS, one of the trial</w:t>
        </w:r>
        <w:r w:rsidR="00931FC0">
          <w:t>’</w:t>
        </w:r>
        <w:r w:rsidRPr="00931FC0">
          <w:t>s primary endpoints, compared to pembrolizumab plus placebo</w:t>
        </w:r>
        <w:r w:rsidR="00931FC0">
          <w:t xml:space="preserve"> </w:t>
        </w:r>
        <w:r w:rsidRPr="00931FC0">
          <w:t>and appears unlikely to do so in a future analysis. Based upon these data and the</w:t>
        </w:r>
        <w:r w:rsidR="00931FC0">
          <w:t xml:space="preserve"> </w:t>
        </w:r>
        <w:r w:rsidRPr="00931FC0">
          <w:t xml:space="preserve">recommendation of the eDMC, the study was unblinded </w:t>
        </w:r>
        <w:r w:rsidR="008972BC">
          <w:t>on</w:t>
        </w:r>
        <w:r w:rsidRPr="00931FC0">
          <w:t xml:space="preserve"> </w:t>
        </w:r>
        <w:r w:rsidR="003D4F8A">
          <w:t>16</w:t>
        </w:r>
        <w:r w:rsidRPr="00931FC0">
          <w:t>-</w:t>
        </w:r>
        <w:r w:rsidR="003D4F8A">
          <w:t>A</w:t>
        </w:r>
        <w:r w:rsidR="00743469">
          <w:t>ug</w:t>
        </w:r>
        <w:r w:rsidRPr="00931FC0">
          <w:t>-2023. The</w:t>
        </w:r>
        <w:r w:rsidR="00931FC0">
          <w:t xml:space="preserve"> </w:t>
        </w:r>
        <w:r w:rsidRPr="00931FC0">
          <w:t xml:space="preserve">prespecified </w:t>
        </w:r>
        <w:r w:rsidR="00785653">
          <w:t>interim analysis 3 (</w:t>
        </w:r>
        <w:r w:rsidR="00216C25">
          <w:t>IA3</w:t>
        </w:r>
        <w:r w:rsidR="00785653">
          <w:t>)</w:t>
        </w:r>
        <w:r w:rsidR="00216C25">
          <w:t xml:space="preserve"> and </w:t>
        </w:r>
        <w:r w:rsidRPr="00931FC0">
          <w:t>final analysis of the study described in the SAP will not be performed. Safety</w:t>
        </w:r>
        <w:r w:rsidR="00931FC0">
          <w:t xml:space="preserve"> </w:t>
        </w:r>
        <w:r w:rsidRPr="00931FC0">
          <w:t xml:space="preserve">analysis will be performed at the end of the study; there will be no further </w:t>
        </w:r>
        <w:r w:rsidR="00891FD7">
          <w:t xml:space="preserve">planned </w:t>
        </w:r>
        <w:r w:rsidRPr="00931FC0">
          <w:t>analyses for</w:t>
        </w:r>
        <w:r w:rsidR="00931FC0">
          <w:t xml:space="preserve"> </w:t>
        </w:r>
        <w:r w:rsidRPr="00931FC0">
          <w:t>efficacy and ePRO endpoints.</w:t>
        </w:r>
      </w:ins>
    </w:p>
    <w:p w14:paraId="6B6A84D1" w14:textId="0902F988" w:rsidR="00622100" w:rsidRDefault="006B7357" w:rsidP="00622100">
      <w:pPr>
        <w:pStyle w:val="Paragraph"/>
      </w:pPr>
      <w:r>
        <w:t xml:space="preserve">This section outlines the statistical analysis strategy and procedures for the study. </w:t>
      </w:r>
      <w:del w:id="3103" w:author="Powell, Deana" w:date="2023-10-19T15:28:00Z">
        <w:r w:rsidR="00D63336" w:rsidRPr="00B50D6E">
          <w:delText>If, after the</w:delText>
        </w:r>
      </w:del>
      <w:ins w:id="3104" w:author="Powell, Deana" w:date="2023-10-19T15:28:00Z">
        <w:r w:rsidR="008F5A20">
          <w:t>The</w:t>
        </w:r>
      </w:ins>
      <w:r w:rsidR="008F5A20">
        <w:t xml:space="preserve"> study has </w:t>
      </w:r>
      <w:del w:id="3105" w:author="Powell, Deana" w:date="2023-10-19T15:28:00Z">
        <w:r w:rsidR="00D63336" w:rsidRPr="00B50D6E">
          <w:delText>begun, changes are</w:delText>
        </w:r>
      </w:del>
      <w:ins w:id="3106" w:author="Powell, Deana" w:date="2023-10-19T15:28:00Z">
        <w:r w:rsidR="008F5A20">
          <w:t xml:space="preserve">been unblinded as of </w:t>
        </w:r>
        <w:r w:rsidR="00C320B9">
          <w:t>16-A</w:t>
        </w:r>
        <w:r w:rsidR="00743469">
          <w:t>ug</w:t>
        </w:r>
        <w:r w:rsidR="00C320B9">
          <w:t xml:space="preserve">-2023. </w:t>
        </w:r>
        <w:r w:rsidR="00572264">
          <w:t>Changes</w:t>
        </w:r>
      </w:ins>
      <w:r w:rsidR="00572264">
        <w:t xml:space="preserve"> </w:t>
      </w:r>
      <w:r>
        <w:t>made to primary and/or key secondary hypotheses, or the statistical methods related to those hypotheses</w:t>
      </w:r>
      <w:del w:id="3107" w:author="Powell, Deana" w:date="2023-10-19T15:28:00Z">
        <w:r w:rsidR="00D63336" w:rsidRPr="00B50D6E">
          <w:delText>, then the</w:delText>
        </w:r>
      </w:del>
      <w:ins w:id="3108" w:author="Powell, Deana" w:date="2023-10-19T15:28:00Z">
        <w:r w:rsidR="00C53596">
          <w:t xml:space="preserve"> that occurred prior to Amendment 05 were</w:t>
        </w:r>
        <w:r w:rsidR="004E787D">
          <w:t xml:space="preserve"> documented in previous</w:t>
        </w:r>
      </w:ins>
      <w:r w:rsidR="00593650">
        <w:t xml:space="preserve"> protocol </w:t>
      </w:r>
      <w:del w:id="3109" w:author="Powell, Deana" w:date="2023-10-19T15:28:00Z">
        <w:r w:rsidR="00D63336" w:rsidRPr="00B50D6E">
          <w:delText>will be amended</w:delText>
        </w:r>
      </w:del>
      <w:ins w:id="3110" w:author="Powell, Deana" w:date="2023-10-19T15:28:00Z">
        <w:r w:rsidR="00593650">
          <w:t>amend</w:t>
        </w:r>
        <w:r w:rsidR="00496FD7">
          <w:t>ments(s)</w:t>
        </w:r>
      </w:ins>
      <w:r w:rsidR="008E1DF3">
        <w:t xml:space="preserve"> </w:t>
      </w:r>
      <w:r>
        <w:t xml:space="preserve">(consistent with </w:t>
      </w:r>
      <w:ins w:id="3111" w:author="Powell, Deana" w:date="2023-10-19T15:28:00Z">
        <w:r w:rsidR="00496FD7">
          <w:t>International Conference</w:t>
        </w:r>
        <w:r w:rsidR="00166C31">
          <w:t xml:space="preserve"> on Harmonisation [</w:t>
        </w:r>
      </w:ins>
      <w:r>
        <w:t>ICH</w:t>
      </w:r>
      <w:ins w:id="3112" w:author="Powell, Deana" w:date="2023-10-19T15:28:00Z">
        <w:r w:rsidR="00166C31">
          <w:t>]</w:t>
        </w:r>
      </w:ins>
      <w:r>
        <w:t xml:space="preserve"> Guideline E-9). Changes to exploratory or other nonconfirmatory analyses made after the protocol has been finalized, but before the conduct of any analysis, will be documented in an sSAP and referenced in the CSR for the study. The PRO analysis plan will also be included in the sSAP.</w:t>
      </w:r>
    </w:p>
    <w:p w14:paraId="70763F28" w14:textId="77777777" w:rsidR="00235DE5" w:rsidRDefault="006B7357" w:rsidP="00622100">
      <w:pPr>
        <w:pStyle w:val="Paragraph"/>
      </w:pPr>
      <w:r>
        <w:t>Details pertaining to the statistical analyses for participants enrolled in China will be provided in a separate sSAP.</w:t>
      </w:r>
    </w:p>
    <w:p w14:paraId="0361DDD7" w14:textId="77777777" w:rsidR="00235DE5" w:rsidRDefault="006B7357" w:rsidP="00235DE5">
      <w:pPr>
        <w:pStyle w:val="Heading2"/>
      </w:pPr>
      <w:bookmarkStart w:id="3113" w:name="_Toc148621682"/>
      <w:bookmarkStart w:id="3114" w:name="_Toc107570733"/>
      <w:r>
        <w:t>Statistical Analysis Plan Summary</w:t>
      </w:r>
      <w:bookmarkEnd w:id="3113"/>
      <w:bookmarkEnd w:id="3114"/>
    </w:p>
    <w:p w14:paraId="724FF309" w14:textId="0619B53C" w:rsidR="00B6144A" w:rsidRDefault="006B7357" w:rsidP="00265DE7">
      <w:pPr>
        <w:pStyle w:val="Paragraph"/>
      </w:pPr>
      <w:r w:rsidRPr="00235DE5">
        <w:t>Key elements of the SAP are summarized below. The comprehensive plan is provided in Section 9.2 – Responsibility for Analyses/In-House Blinding through Section 9.12 – Extent of Exposure.</w:t>
      </w:r>
      <w:ins w:id="3115" w:author="Powell, Deana" w:date="2023-10-19T15:28:00Z">
        <w:r>
          <w:t xml:space="preserve"> </w:t>
        </w:r>
        <w:r w:rsidRPr="001145F0">
          <w:t>As of Amendment 0</w:t>
        </w:r>
        <w:r w:rsidR="00CA0E1E">
          <w:t>5</w:t>
        </w:r>
        <w:r w:rsidRPr="001145F0">
          <w:t xml:space="preserve">, the prespecified </w:t>
        </w:r>
        <w:r w:rsidR="001C23FE">
          <w:t xml:space="preserve">IA3 </w:t>
        </w:r>
        <w:r w:rsidR="00CA0E1E">
          <w:t xml:space="preserve">and </w:t>
        </w:r>
        <w:r w:rsidRPr="001145F0">
          <w:t>final analysis of the study</w:t>
        </w:r>
        <w:r w:rsidR="008E19C4">
          <w:t xml:space="preserve"> </w:t>
        </w:r>
        <w:r w:rsidRPr="001145F0">
          <w:t>described in the SAP will not be performed. Safety analysis will be performed at the end of</w:t>
        </w:r>
        <w:r w:rsidR="00CA0E1E">
          <w:t xml:space="preserve"> </w:t>
        </w:r>
        <w:r w:rsidRPr="001145F0">
          <w:t xml:space="preserve">the study; there will be no further </w:t>
        </w:r>
        <w:r w:rsidR="00891FD7">
          <w:t xml:space="preserve">planned </w:t>
        </w:r>
        <w:r w:rsidRPr="001145F0">
          <w:t>analyses of efficacy and ePRO endpoints. The SAP</w:t>
        </w:r>
        <w:r w:rsidR="00CA0E1E">
          <w:t xml:space="preserve"> </w:t>
        </w:r>
        <w:r w:rsidRPr="001145F0">
          <w:t>summary has been updated accordingly.</w:t>
        </w:r>
      </w:ins>
    </w:p>
    <w:p w14:paraId="234A7F03" w14:textId="77777777" w:rsidR="00B6144A" w:rsidRDefault="00B6144A">
      <w:pPr>
        <w:rPr>
          <w:rFonts w:eastAsia="MS Gothic"/>
        </w:rPr>
      </w:pPr>
      <w:r>
        <w:br w:type="page"/>
      </w:r>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9"/>
        <w:gridCol w:w="6417"/>
      </w:tblGrid>
      <w:tr w:rsidR="000121B5" w14:paraId="54EC86C1" w14:textId="77777777" w:rsidTr="00A375DD">
        <w:tc>
          <w:tcPr>
            <w:tcW w:w="2569" w:type="dxa"/>
          </w:tcPr>
          <w:p w14:paraId="2530CE46" w14:textId="77777777" w:rsidR="00235DE5" w:rsidRPr="00235DE5" w:rsidRDefault="006B7357" w:rsidP="00235DE5">
            <w:pPr>
              <w:pStyle w:val="TableLeft"/>
              <w:rPr>
                <w:b/>
                <w:bCs w:val="0"/>
              </w:rPr>
            </w:pPr>
            <w:r w:rsidRPr="00235DE5">
              <w:rPr>
                <w:b/>
                <w:bCs w:val="0"/>
              </w:rPr>
              <w:lastRenderedPageBreak/>
              <w:t>Study Design Overview</w:t>
            </w:r>
          </w:p>
        </w:tc>
        <w:tc>
          <w:tcPr>
            <w:tcW w:w="6417" w:type="dxa"/>
          </w:tcPr>
          <w:p w14:paraId="5C662028" w14:textId="77777777" w:rsidR="00235DE5" w:rsidRPr="009A297F" w:rsidRDefault="006B7357" w:rsidP="00235DE5">
            <w:pPr>
              <w:pStyle w:val="TableLeft"/>
            </w:pPr>
            <w:r w:rsidRPr="005B7718">
              <w:t>A Phase 3 study of pembrolizumab (MK-3475) with or without lenvatinib (E7</w:t>
            </w:r>
            <w:r w:rsidRPr="009A297F">
              <w:t>080/MK-7902) as 1L intervention in a PD-L1 selected population with R/M HNSCC (LEAP-010)</w:t>
            </w:r>
          </w:p>
        </w:tc>
      </w:tr>
      <w:tr w:rsidR="000121B5" w14:paraId="7CBD0F6E" w14:textId="77777777" w:rsidTr="00A375DD">
        <w:tc>
          <w:tcPr>
            <w:tcW w:w="2569" w:type="dxa"/>
            <w:hideMark/>
          </w:tcPr>
          <w:p w14:paraId="10FA8D5B" w14:textId="77777777" w:rsidR="00235DE5" w:rsidRPr="00235DE5" w:rsidRDefault="006B7357" w:rsidP="00235DE5">
            <w:pPr>
              <w:pStyle w:val="TableLeft"/>
              <w:rPr>
                <w:b/>
                <w:bCs w:val="0"/>
              </w:rPr>
            </w:pPr>
            <w:r w:rsidRPr="00235DE5">
              <w:rPr>
                <w:b/>
                <w:bCs w:val="0"/>
              </w:rPr>
              <w:t>Treatment Assignment</w:t>
            </w:r>
          </w:p>
        </w:tc>
        <w:tc>
          <w:tcPr>
            <w:tcW w:w="6417" w:type="dxa"/>
            <w:hideMark/>
          </w:tcPr>
          <w:p w14:paraId="770D9D78" w14:textId="77777777" w:rsidR="00235DE5" w:rsidRPr="009A297F" w:rsidRDefault="006B7357" w:rsidP="00235DE5">
            <w:pPr>
              <w:pStyle w:val="TableLeft"/>
            </w:pPr>
            <w:r w:rsidRPr="005B7718">
              <w:t xml:space="preserve">Approximately 500 </w:t>
            </w:r>
            <w:r w:rsidRPr="009A297F">
              <w:t xml:space="preserve">participants will be randomized in a 1:1 ratio treatment groups: (1) the pembrolizumab + lenvatinib arm and (2) the pembrolizumab + placebo arm. Stratification factors are: </w:t>
            </w:r>
          </w:p>
          <w:p w14:paraId="605EF463" w14:textId="77777777" w:rsidR="00235DE5" w:rsidRDefault="006B7357" w:rsidP="00235DE5">
            <w:pPr>
              <w:pStyle w:val="ListBullet"/>
            </w:pPr>
            <w:r w:rsidRPr="005B7718">
              <w:t xml:space="preserve">PD-L1 tumor expression as determined by PD-L1 immunohistochemistry (TPS &lt;50% </w:t>
            </w:r>
            <w:r w:rsidRPr="009A297F">
              <w:t>vs. ≥50%)</w:t>
            </w:r>
          </w:p>
          <w:p w14:paraId="35D2541B" w14:textId="77777777" w:rsidR="00235DE5" w:rsidRDefault="006B7357" w:rsidP="00235DE5">
            <w:pPr>
              <w:pStyle w:val="ListBullet"/>
            </w:pPr>
            <w:r w:rsidRPr="005B7718">
              <w:t xml:space="preserve">HPV status for oropharynx cancer as determined by p16 immunohistochemistry (positive </w:t>
            </w:r>
            <w:r w:rsidRPr="009A297F">
              <w:t>vs. negative); HPV status for participants without oropharynx cancer (eg, cancers of the oral cavity, hypopharynx and larynx) is considered HPV negative.</w:t>
            </w:r>
          </w:p>
          <w:p w14:paraId="60F156FD" w14:textId="77777777" w:rsidR="00235DE5" w:rsidRPr="009A297F" w:rsidRDefault="006B7357" w:rsidP="00235DE5">
            <w:pPr>
              <w:pStyle w:val="ListBullet"/>
            </w:pPr>
            <w:r w:rsidRPr="005B7718">
              <w:t xml:space="preserve">ECOG performance status (0 </w:t>
            </w:r>
            <w:r w:rsidRPr="009A297F">
              <w:t>vs. 1)</w:t>
            </w:r>
          </w:p>
          <w:p w14:paraId="25A3172E" w14:textId="77777777" w:rsidR="00235DE5" w:rsidRPr="009A297F" w:rsidRDefault="006B7357" w:rsidP="00235DE5">
            <w:pPr>
              <w:pStyle w:val="TableLeft"/>
            </w:pPr>
            <w:r w:rsidRPr="005B7718">
              <w:t xml:space="preserve">This is </w:t>
            </w:r>
            <w:r w:rsidRPr="009A297F">
              <w:t>a randomized double-blind study.</w:t>
            </w:r>
          </w:p>
        </w:tc>
      </w:tr>
      <w:tr w:rsidR="000121B5" w14:paraId="2B959CC2" w14:textId="77777777" w:rsidTr="00A375DD">
        <w:tc>
          <w:tcPr>
            <w:tcW w:w="2569" w:type="dxa"/>
          </w:tcPr>
          <w:p w14:paraId="7C05F95A" w14:textId="77777777" w:rsidR="00235DE5" w:rsidRPr="00235DE5" w:rsidRDefault="006B7357" w:rsidP="00235DE5">
            <w:pPr>
              <w:pStyle w:val="TableLeft"/>
              <w:rPr>
                <w:b/>
                <w:bCs w:val="0"/>
              </w:rPr>
            </w:pPr>
            <w:r w:rsidRPr="00235DE5">
              <w:rPr>
                <w:b/>
                <w:bCs w:val="0"/>
              </w:rPr>
              <w:t>Analysis Populations</w:t>
            </w:r>
          </w:p>
        </w:tc>
        <w:tc>
          <w:tcPr>
            <w:tcW w:w="6417" w:type="dxa"/>
          </w:tcPr>
          <w:p w14:paraId="0C3BDE6B" w14:textId="77777777" w:rsidR="00235DE5" w:rsidRPr="009A297F" w:rsidRDefault="006B7357" w:rsidP="00235DE5">
            <w:pPr>
              <w:pStyle w:val="TableLeft"/>
            </w:pPr>
            <w:r w:rsidRPr="005B7718">
              <w:t>Efficacy: Intent-to-Treat</w:t>
            </w:r>
          </w:p>
          <w:p w14:paraId="6FD077EC" w14:textId="77777777" w:rsidR="00235DE5" w:rsidRPr="009A297F" w:rsidRDefault="006B7357" w:rsidP="00235DE5">
            <w:pPr>
              <w:pStyle w:val="TableLeft"/>
            </w:pPr>
            <w:r w:rsidRPr="005B7718">
              <w:t>Safety: All</w:t>
            </w:r>
            <w:r w:rsidRPr="009A297F">
              <w:t>-Participants-as-Treated</w:t>
            </w:r>
          </w:p>
        </w:tc>
      </w:tr>
      <w:tr w:rsidR="000121B5" w14:paraId="62258669" w14:textId="77777777" w:rsidTr="00A375DD">
        <w:tc>
          <w:tcPr>
            <w:tcW w:w="2569" w:type="dxa"/>
          </w:tcPr>
          <w:p w14:paraId="25AB9A6A" w14:textId="77777777" w:rsidR="00235DE5" w:rsidRPr="00235DE5" w:rsidRDefault="006B7357" w:rsidP="00235DE5">
            <w:pPr>
              <w:pStyle w:val="TableLeft"/>
              <w:rPr>
                <w:b/>
                <w:bCs w:val="0"/>
              </w:rPr>
            </w:pPr>
            <w:r w:rsidRPr="00235DE5">
              <w:rPr>
                <w:b/>
                <w:bCs w:val="0"/>
              </w:rPr>
              <w:t>Primary Endpoints</w:t>
            </w:r>
          </w:p>
        </w:tc>
        <w:tc>
          <w:tcPr>
            <w:tcW w:w="6417" w:type="dxa"/>
          </w:tcPr>
          <w:p w14:paraId="434FA97A" w14:textId="77777777" w:rsidR="00235DE5" w:rsidRPr="009A297F" w:rsidRDefault="006B7357" w:rsidP="00235DE5">
            <w:pPr>
              <w:pStyle w:val="TableLeft"/>
            </w:pPr>
            <w:r w:rsidRPr="005B7718">
              <w:t>ORR, PFS, OS</w:t>
            </w:r>
          </w:p>
        </w:tc>
      </w:tr>
      <w:tr w:rsidR="000121B5" w14:paraId="4450C560" w14:textId="77777777" w:rsidTr="00A375DD">
        <w:tc>
          <w:tcPr>
            <w:tcW w:w="2569" w:type="dxa"/>
            <w:hideMark/>
          </w:tcPr>
          <w:p w14:paraId="54A242DC" w14:textId="77777777" w:rsidR="00235DE5" w:rsidRPr="00235DE5" w:rsidRDefault="006B7357" w:rsidP="00235DE5">
            <w:pPr>
              <w:pStyle w:val="TableLeft"/>
              <w:rPr>
                <w:b/>
                <w:bCs w:val="0"/>
              </w:rPr>
            </w:pPr>
            <w:r w:rsidRPr="00235DE5">
              <w:rPr>
                <w:b/>
                <w:bCs w:val="0"/>
              </w:rPr>
              <w:t>Statistical Methods for Key Efficacy Analyses</w:t>
            </w:r>
          </w:p>
        </w:tc>
        <w:tc>
          <w:tcPr>
            <w:tcW w:w="6417" w:type="dxa"/>
            <w:hideMark/>
          </w:tcPr>
          <w:p w14:paraId="6FEBCE28" w14:textId="08F84344" w:rsidR="00235DE5" w:rsidRPr="009A297F" w:rsidRDefault="006B7357" w:rsidP="00235DE5">
            <w:pPr>
              <w:pStyle w:val="TableLeft"/>
            </w:pPr>
            <w:r w:rsidRPr="005B7718">
              <w:t xml:space="preserve">The primary hypotheses </w:t>
            </w:r>
            <w:r w:rsidRPr="009A297F">
              <w:t xml:space="preserve">addressing PFS and OS will be evaluated by comparing the experimental group to the control group using a stratified log-rank test. The hazard ratio will be estimated using a stratified Cox regression model. Event rates over time will be estimated within each treatment group using the Kaplan-Meier method. The stratified Miettinen and Nurminen method </w:t>
            </w:r>
            <w:r w:rsidR="00815B7C">
              <w:t>[Miettinen, O. and Nurminen, M. 1985]</w:t>
            </w:r>
            <w:r w:rsidRPr="009A297F">
              <w:t xml:space="preserve"> with strata weighted by sample size will be used for the analysis of the primary hypothesis addressing ORR. </w:t>
            </w:r>
          </w:p>
        </w:tc>
      </w:tr>
      <w:tr w:rsidR="000121B5" w14:paraId="3158DD7D" w14:textId="77777777" w:rsidTr="00A375DD">
        <w:tc>
          <w:tcPr>
            <w:tcW w:w="2569" w:type="dxa"/>
            <w:hideMark/>
          </w:tcPr>
          <w:p w14:paraId="69B0BCA1" w14:textId="77777777" w:rsidR="00235DE5" w:rsidRPr="00235DE5" w:rsidRDefault="006B7357" w:rsidP="00235DE5">
            <w:pPr>
              <w:pStyle w:val="TableLeft"/>
              <w:rPr>
                <w:b/>
                <w:bCs w:val="0"/>
              </w:rPr>
            </w:pPr>
            <w:r w:rsidRPr="00235DE5">
              <w:rPr>
                <w:b/>
                <w:bCs w:val="0"/>
              </w:rPr>
              <w:t>Statistical Methods for Key Safety Analyses</w:t>
            </w:r>
          </w:p>
        </w:tc>
        <w:tc>
          <w:tcPr>
            <w:tcW w:w="6417" w:type="dxa"/>
            <w:hideMark/>
          </w:tcPr>
          <w:p w14:paraId="3C4154A4" w14:textId="59032A5F" w:rsidR="00235DE5" w:rsidRPr="009A297F" w:rsidRDefault="006B7357" w:rsidP="00235DE5">
            <w:pPr>
              <w:pStyle w:val="TableLeft"/>
            </w:pPr>
            <w:r w:rsidRPr="005B7718">
              <w:t xml:space="preserve">For analyses in which 95% CIs will be provided for between-treatment differences in the percentage of participants with events, these analyses will be performed using the </w:t>
            </w:r>
            <w:r w:rsidRPr="009A297F">
              <w:t xml:space="preserve">Miettinen and Nurminen method </w:t>
            </w:r>
            <w:r w:rsidR="00815B7C">
              <w:t>[Miettinen, O. and Nurminen, M. 1985]</w:t>
            </w:r>
            <w:r w:rsidRPr="009A297F">
              <w:t>.</w:t>
            </w:r>
          </w:p>
        </w:tc>
      </w:tr>
      <w:tr w:rsidR="000121B5" w14:paraId="34CF1880" w14:textId="77777777" w:rsidTr="00A375DD">
        <w:tc>
          <w:tcPr>
            <w:tcW w:w="2569" w:type="dxa"/>
            <w:hideMark/>
          </w:tcPr>
          <w:p w14:paraId="3935C9F2" w14:textId="77777777" w:rsidR="00235DE5" w:rsidRPr="00235DE5" w:rsidRDefault="006B7357" w:rsidP="00B6144A">
            <w:pPr>
              <w:pStyle w:val="TableLeft"/>
              <w:pageBreakBefore/>
              <w:rPr>
                <w:b/>
                <w:bCs w:val="0"/>
              </w:rPr>
            </w:pPr>
            <w:r w:rsidRPr="00235DE5">
              <w:rPr>
                <w:b/>
                <w:bCs w:val="0"/>
              </w:rPr>
              <w:lastRenderedPageBreak/>
              <w:t>Interim Analyses</w:t>
            </w:r>
          </w:p>
        </w:tc>
        <w:tc>
          <w:tcPr>
            <w:tcW w:w="6417" w:type="dxa"/>
            <w:hideMark/>
          </w:tcPr>
          <w:p w14:paraId="5F9111F8" w14:textId="77777777" w:rsidR="004E6BA2" w:rsidRPr="00963EA1" w:rsidRDefault="006B7357" w:rsidP="004827A8">
            <w:pPr>
              <w:autoSpaceDE w:val="0"/>
              <w:autoSpaceDN w:val="0"/>
              <w:adjustRightInd w:val="0"/>
              <w:rPr>
                <w:ins w:id="3116" w:author="Powell, Deana" w:date="2023-10-19T15:28:00Z"/>
                <w:rFonts w:eastAsia="MS Gothic" w:cs="Arial"/>
                <w:bCs/>
              </w:rPr>
            </w:pPr>
            <w:ins w:id="3117" w:author="Powell, Deana" w:date="2023-10-19T15:28:00Z">
              <w:r w:rsidRPr="002A4B24">
                <w:rPr>
                  <w:rFonts w:eastAsia="MS Gothic" w:cs="Arial"/>
                  <w:bCs/>
                </w:rPr>
                <w:t>As of Amendment 0</w:t>
              </w:r>
              <w:r w:rsidR="00963EA1">
                <w:rPr>
                  <w:rFonts w:eastAsia="MS Gothic" w:cs="Arial"/>
                  <w:bCs/>
                </w:rPr>
                <w:t>5</w:t>
              </w:r>
              <w:r w:rsidRPr="002A4B24">
                <w:rPr>
                  <w:rFonts w:eastAsia="MS Gothic" w:cs="Arial"/>
                  <w:bCs/>
                </w:rPr>
                <w:t xml:space="preserve">, the prespecified </w:t>
              </w:r>
              <w:r w:rsidR="001C23FE">
                <w:rPr>
                  <w:rFonts w:eastAsia="MS Gothic" w:cs="Arial"/>
                  <w:bCs/>
                </w:rPr>
                <w:t>IA3</w:t>
              </w:r>
              <w:r w:rsidR="00963EA1">
                <w:rPr>
                  <w:rFonts w:eastAsia="MS Gothic" w:cs="Arial"/>
                  <w:bCs/>
                </w:rPr>
                <w:t xml:space="preserve"> and </w:t>
              </w:r>
              <w:r w:rsidRPr="002A4B24">
                <w:rPr>
                  <w:rFonts w:eastAsia="MS Gothic" w:cs="Arial"/>
                  <w:bCs/>
                </w:rPr>
                <w:t>final analysis of the study described</w:t>
              </w:r>
              <w:r>
                <w:rPr>
                  <w:rFonts w:eastAsia="MS Gothic" w:cs="Arial"/>
                  <w:bCs/>
                </w:rPr>
                <w:t xml:space="preserve"> </w:t>
              </w:r>
              <w:r w:rsidRPr="00D46E40">
                <w:rPr>
                  <w:rFonts w:eastAsia="MS Gothic" w:cs="Arial"/>
                </w:rPr>
                <w:t>in the SAP will not be performed.</w:t>
              </w:r>
              <w:r w:rsidRPr="00963EA1">
                <w:t xml:space="preserve"> </w:t>
              </w:r>
            </w:ins>
          </w:p>
          <w:p w14:paraId="5B6B34C1" w14:textId="77777777" w:rsidR="00235DE5" w:rsidRPr="00235DE5" w:rsidRDefault="006B7357" w:rsidP="004E6BA2">
            <w:pPr>
              <w:pStyle w:val="TableLeft"/>
              <w:rPr>
                <w:b/>
                <w:u w:val="single"/>
              </w:rPr>
            </w:pPr>
            <w:r w:rsidRPr="00235DE5">
              <w:rPr>
                <w:b/>
                <w:u w:val="single"/>
              </w:rPr>
              <w:t>Efficacy</w:t>
            </w:r>
          </w:p>
          <w:p w14:paraId="3AD3ABE7" w14:textId="77777777" w:rsidR="00235DE5" w:rsidRPr="009A297F" w:rsidRDefault="006B7357" w:rsidP="00235DE5">
            <w:pPr>
              <w:pStyle w:val="TableLeft"/>
            </w:pPr>
            <w:r w:rsidRPr="005B7718">
              <w:t>Three interim analyses are planned in this study. Results will be reviewed by an external DMC. Details are provided in Section 9.7.</w:t>
            </w:r>
          </w:p>
          <w:p w14:paraId="657683F3" w14:textId="77777777" w:rsidR="00235DE5" w:rsidRPr="009A297F" w:rsidRDefault="006B7357" w:rsidP="00235DE5">
            <w:pPr>
              <w:pStyle w:val="ListBullet"/>
            </w:pPr>
            <w:r w:rsidRPr="005B7718">
              <w:t>Interim Analysis 1</w:t>
            </w:r>
            <w:r w:rsidRPr="009A297F">
              <w:t xml:space="preserve"> (IA1):</w:t>
            </w:r>
          </w:p>
          <w:p w14:paraId="0EB0E29D" w14:textId="77777777" w:rsidR="00235DE5" w:rsidRDefault="006B7357" w:rsidP="00235DE5">
            <w:pPr>
              <w:pStyle w:val="ListBullet2"/>
            </w:pPr>
            <w:r w:rsidRPr="005B7718">
              <w:t xml:space="preserve">Timing: </w:t>
            </w:r>
            <w:r w:rsidRPr="009A297F">
              <w:t>to be performed after 350 participants are randomized with 6 months of follow-up</w:t>
            </w:r>
          </w:p>
          <w:p w14:paraId="32F252A4" w14:textId="77777777" w:rsidR="00235DE5" w:rsidRPr="009A297F" w:rsidRDefault="006B7357" w:rsidP="00235DE5">
            <w:pPr>
              <w:pStyle w:val="ListBullet2"/>
            </w:pPr>
            <w:r w:rsidRPr="005B7718">
              <w:t xml:space="preserve">Primary purpose: efficacy analysis for </w:t>
            </w:r>
            <w:r w:rsidRPr="009A297F">
              <w:t>ORR and PFS</w:t>
            </w:r>
          </w:p>
          <w:p w14:paraId="15591A7F" w14:textId="77777777" w:rsidR="00235DE5" w:rsidRPr="009A297F" w:rsidRDefault="006B7357" w:rsidP="00235DE5">
            <w:pPr>
              <w:pStyle w:val="ListBullet"/>
            </w:pPr>
            <w:r w:rsidRPr="005B7718">
              <w:t>Interim Analysis 2</w:t>
            </w:r>
            <w:r w:rsidRPr="009A297F">
              <w:t xml:space="preserve"> (IA2): </w:t>
            </w:r>
          </w:p>
          <w:p w14:paraId="165A4777" w14:textId="77777777" w:rsidR="00235DE5" w:rsidRPr="009A297F" w:rsidRDefault="006B7357" w:rsidP="00235DE5">
            <w:pPr>
              <w:pStyle w:val="ListBullet2"/>
            </w:pPr>
            <w:r w:rsidRPr="005B7718">
              <w:t xml:space="preserve">Timing: to be performed after </w:t>
            </w:r>
            <w:r w:rsidRPr="009A297F">
              <w:t>both ~432 PFS events have been observed and ~ 6 months after last participant randomized</w:t>
            </w:r>
          </w:p>
          <w:p w14:paraId="20746518" w14:textId="77777777" w:rsidR="00235DE5" w:rsidRPr="009A297F" w:rsidRDefault="006B7357" w:rsidP="00235DE5">
            <w:pPr>
              <w:pStyle w:val="ListBullet2"/>
            </w:pPr>
            <w:r w:rsidRPr="005B7718">
              <w:t>Primary purpose: efficacy analysis for PFS and OS</w:t>
            </w:r>
          </w:p>
          <w:p w14:paraId="2C56FA6C" w14:textId="77777777" w:rsidR="00235DE5" w:rsidRPr="009A297F" w:rsidRDefault="006B7357" w:rsidP="00235DE5">
            <w:pPr>
              <w:pStyle w:val="ListBullet"/>
            </w:pPr>
            <w:r w:rsidRPr="005B7718">
              <w:t>Interim Analysis 3</w:t>
            </w:r>
            <w:r w:rsidRPr="009A297F">
              <w:t xml:space="preserve"> (IA3): </w:t>
            </w:r>
          </w:p>
          <w:p w14:paraId="1FD1DDA0" w14:textId="77777777" w:rsidR="00235DE5" w:rsidRPr="009A297F" w:rsidRDefault="006B7357" w:rsidP="00235DE5">
            <w:pPr>
              <w:pStyle w:val="ListBullet2"/>
            </w:pPr>
            <w:r w:rsidRPr="005B7718">
              <w:t xml:space="preserve">Timing: to be performed after </w:t>
            </w:r>
            <w:r w:rsidRPr="009A297F">
              <w:t>both ~326 OS events have occurred and ~ 14 months after last participant randomized</w:t>
            </w:r>
          </w:p>
          <w:p w14:paraId="512FF52D" w14:textId="77777777" w:rsidR="00235DE5" w:rsidRPr="009A297F" w:rsidRDefault="006B7357" w:rsidP="00235DE5">
            <w:pPr>
              <w:pStyle w:val="ListBullet2"/>
            </w:pPr>
            <w:r w:rsidRPr="005B7718">
              <w:t xml:space="preserve">Primary purpose: efficacy </w:t>
            </w:r>
            <w:r w:rsidRPr="009A297F">
              <w:t>analysis for OS</w:t>
            </w:r>
          </w:p>
          <w:p w14:paraId="37DDA613" w14:textId="77777777" w:rsidR="00235DE5" w:rsidRPr="009A297F" w:rsidRDefault="006B7357" w:rsidP="00235DE5">
            <w:pPr>
              <w:pStyle w:val="ListBullet"/>
            </w:pPr>
            <w:r w:rsidRPr="005B7718">
              <w:t>Final Analysis</w:t>
            </w:r>
            <w:r w:rsidRPr="009A297F">
              <w:t xml:space="preserve"> (FA): </w:t>
            </w:r>
          </w:p>
          <w:p w14:paraId="4D3901DD" w14:textId="77777777" w:rsidR="00235DE5" w:rsidRPr="009A297F" w:rsidRDefault="006B7357" w:rsidP="00235DE5">
            <w:pPr>
              <w:pStyle w:val="ListBullet2"/>
            </w:pPr>
            <w:r w:rsidRPr="005B7718">
              <w:t xml:space="preserve">Timing: to be performed after </w:t>
            </w:r>
            <w:r w:rsidRPr="009A297F">
              <w:t>both ~361 OS events have occurred and ~ 20 months after last participant randomized</w:t>
            </w:r>
          </w:p>
          <w:p w14:paraId="1F0968C2" w14:textId="77777777" w:rsidR="00235DE5" w:rsidRPr="009A297F" w:rsidRDefault="006B7357" w:rsidP="00235DE5">
            <w:pPr>
              <w:pStyle w:val="ListBullet2"/>
            </w:pPr>
            <w:r w:rsidRPr="005B7718">
              <w:t>Primary purpose: efficacy analysis for OS</w:t>
            </w:r>
          </w:p>
          <w:p w14:paraId="47049C6A" w14:textId="77777777" w:rsidR="00235DE5" w:rsidRPr="009A297F" w:rsidRDefault="006B7357" w:rsidP="00235DE5">
            <w:pPr>
              <w:pStyle w:val="TableLeft"/>
            </w:pPr>
            <w:r w:rsidRPr="009A297F">
              <w:t>Note that for IA2, IA3 and the FA, if the events accrue more slowly than expected, the analysis can be delayed up to 3 months after the projected timing.</w:t>
            </w:r>
          </w:p>
          <w:p w14:paraId="16F1625B" w14:textId="77777777" w:rsidR="00235DE5" w:rsidRPr="009A297F" w:rsidRDefault="006B7357" w:rsidP="00235DE5">
            <w:pPr>
              <w:pStyle w:val="TableLeft"/>
            </w:pPr>
            <w:r w:rsidRPr="00235DE5">
              <w:rPr>
                <w:b/>
                <w:bCs w:val="0"/>
                <w:u w:val="single"/>
              </w:rPr>
              <w:t>Safety</w:t>
            </w:r>
            <w:r w:rsidRPr="009A297F">
              <w:t>:</w:t>
            </w:r>
          </w:p>
          <w:p w14:paraId="4556FA5A" w14:textId="77777777" w:rsidR="00235DE5" w:rsidRPr="009A297F" w:rsidRDefault="006B7357" w:rsidP="00235DE5">
            <w:pPr>
              <w:pStyle w:val="TableLeft"/>
            </w:pPr>
            <w:r w:rsidRPr="009A297F">
              <w:t>The first safety interim analysis will be performed and reviewed by the eDMC at 6 months after the first participant is randomized, or when the first 60 participants have been randomized, whichever is later. Afterwards, the eDMC will review safety data periodically in the study. Details will be included in the DMC charter.</w:t>
            </w:r>
          </w:p>
        </w:tc>
      </w:tr>
      <w:tr w:rsidR="000121B5" w14:paraId="39EF7CBB" w14:textId="77777777" w:rsidTr="00A375DD">
        <w:tc>
          <w:tcPr>
            <w:tcW w:w="2569" w:type="dxa"/>
            <w:hideMark/>
          </w:tcPr>
          <w:p w14:paraId="07EBBD1F" w14:textId="77777777" w:rsidR="00235DE5" w:rsidRPr="00235DE5" w:rsidRDefault="006B7357" w:rsidP="00235DE5">
            <w:pPr>
              <w:pStyle w:val="TableLeft"/>
              <w:rPr>
                <w:b/>
                <w:bCs w:val="0"/>
              </w:rPr>
            </w:pPr>
            <w:r w:rsidRPr="00235DE5">
              <w:rPr>
                <w:b/>
                <w:bCs w:val="0"/>
              </w:rPr>
              <w:lastRenderedPageBreak/>
              <w:t>Multiplicity</w:t>
            </w:r>
          </w:p>
        </w:tc>
        <w:tc>
          <w:tcPr>
            <w:tcW w:w="6417" w:type="dxa"/>
            <w:hideMark/>
          </w:tcPr>
          <w:p w14:paraId="79C300D6" w14:textId="77777777" w:rsidR="00235DE5" w:rsidRPr="009A297F" w:rsidRDefault="006B7357" w:rsidP="00235DE5">
            <w:pPr>
              <w:pStyle w:val="TableLeft"/>
            </w:pPr>
            <w:r w:rsidRPr="005B7718">
              <w:t xml:space="preserve">The overall </w:t>
            </w:r>
            <w:r w:rsidRPr="009A297F">
              <w:t>Type I error over the primary hypotheses is strongly controlled at 2.5% (1-sided), with 0.25% initially allocated to ORR (H1), 0.1% to PFS (H2), and 2.15% to OS (H3).</w:t>
            </w:r>
          </w:p>
          <w:p w14:paraId="490402E2" w14:textId="2757E13D" w:rsidR="00235DE5" w:rsidRPr="009A297F" w:rsidRDefault="006B7357" w:rsidP="00235DE5">
            <w:pPr>
              <w:pStyle w:val="TableLeft"/>
            </w:pPr>
            <w:r w:rsidRPr="005B7718">
              <w:t>By using the graphical approach of Mau</w:t>
            </w:r>
            <w:r w:rsidRPr="009A297F">
              <w:t xml:space="preserve">rer and Bretz </w:t>
            </w:r>
            <w:r w:rsidR="00815B7C">
              <w:t>[Maurer, W. and Bretz, F. 2013]</w:t>
            </w:r>
            <w:r w:rsidRPr="009A297F">
              <w:t>, if one hypothesis is rejected, the alpha will be shifted to other hypotheses as described in Section 9.8.</w:t>
            </w:r>
          </w:p>
        </w:tc>
      </w:tr>
      <w:tr w:rsidR="000121B5" w14:paraId="490F2A1A" w14:textId="77777777" w:rsidTr="00A375DD">
        <w:tc>
          <w:tcPr>
            <w:tcW w:w="2569" w:type="dxa"/>
            <w:hideMark/>
          </w:tcPr>
          <w:p w14:paraId="3390E99A" w14:textId="77777777" w:rsidR="00235DE5" w:rsidRPr="00235DE5" w:rsidRDefault="006B7357" w:rsidP="00235DE5">
            <w:pPr>
              <w:pStyle w:val="TableLeft"/>
              <w:rPr>
                <w:b/>
                <w:bCs w:val="0"/>
              </w:rPr>
            </w:pPr>
            <w:r w:rsidRPr="00235DE5">
              <w:rPr>
                <w:b/>
                <w:bCs w:val="0"/>
              </w:rPr>
              <w:t>Sample Size and Power</w:t>
            </w:r>
          </w:p>
        </w:tc>
        <w:tc>
          <w:tcPr>
            <w:tcW w:w="6417" w:type="dxa"/>
          </w:tcPr>
          <w:p w14:paraId="595E805A" w14:textId="77777777" w:rsidR="000F04B9" w:rsidRPr="001C23FE" w:rsidRDefault="006B7357" w:rsidP="0001734D">
            <w:pPr>
              <w:autoSpaceDE w:val="0"/>
              <w:autoSpaceDN w:val="0"/>
              <w:adjustRightInd w:val="0"/>
              <w:rPr>
                <w:ins w:id="3118" w:author="Powell, Deana" w:date="2023-10-19T15:28:00Z"/>
                <w:rFonts w:eastAsia="MS Gothic" w:cs="Arial"/>
                <w:bCs/>
              </w:rPr>
            </w:pPr>
            <w:ins w:id="3119" w:author="Powell, Deana" w:date="2023-10-19T15:28:00Z">
              <w:r w:rsidRPr="00BA5EC1">
                <w:rPr>
                  <w:rFonts w:eastAsia="MS Gothic" w:cs="Arial"/>
                  <w:bCs/>
                </w:rPr>
                <w:t>As of Amendment 0</w:t>
              </w:r>
              <w:r w:rsidR="001C23FE">
                <w:rPr>
                  <w:rFonts w:eastAsia="MS Gothic" w:cs="Arial"/>
                  <w:bCs/>
                </w:rPr>
                <w:t>5</w:t>
              </w:r>
              <w:r w:rsidRPr="00BA5EC1">
                <w:rPr>
                  <w:rFonts w:eastAsia="MS Gothic" w:cs="Arial"/>
                  <w:bCs/>
                </w:rPr>
                <w:t xml:space="preserve">, the </w:t>
              </w:r>
              <w:r w:rsidR="001C23FE">
                <w:rPr>
                  <w:rFonts w:eastAsia="MS Gothic" w:cs="Arial"/>
                  <w:bCs/>
                </w:rPr>
                <w:t xml:space="preserve">IA3 and </w:t>
              </w:r>
              <w:r w:rsidRPr="00BA5EC1">
                <w:rPr>
                  <w:rFonts w:eastAsia="MS Gothic" w:cs="Arial"/>
                  <w:bCs/>
                </w:rPr>
                <w:t>final analysis of the study described in the SAP</w:t>
              </w:r>
              <w:r>
                <w:rPr>
                  <w:rFonts w:eastAsia="MS Gothic" w:cs="Arial"/>
                  <w:bCs/>
                </w:rPr>
                <w:t xml:space="preserve"> </w:t>
              </w:r>
              <w:r w:rsidRPr="008F6131">
                <w:rPr>
                  <w:rFonts w:eastAsia="MS Gothic" w:cs="Arial"/>
                </w:rPr>
                <w:t>will not be performed.</w:t>
              </w:r>
              <w:r w:rsidRPr="005B7718">
                <w:t xml:space="preserve"> </w:t>
              </w:r>
            </w:ins>
          </w:p>
          <w:p w14:paraId="196EDA82" w14:textId="77777777" w:rsidR="00235DE5" w:rsidRPr="009A297F" w:rsidRDefault="006B7357" w:rsidP="000F04B9">
            <w:pPr>
              <w:pStyle w:val="TableLeft"/>
            </w:pPr>
            <w:r w:rsidRPr="005B7718">
              <w:t xml:space="preserve">The planned sample size is approximately </w:t>
            </w:r>
            <w:r w:rsidRPr="009A297F">
              <w:t xml:space="preserve">500 participants. </w:t>
            </w:r>
          </w:p>
          <w:p w14:paraId="4CC17096" w14:textId="77777777" w:rsidR="00235DE5" w:rsidRPr="009A297F" w:rsidRDefault="006B7357" w:rsidP="00235DE5">
            <w:pPr>
              <w:pStyle w:val="TableLeft"/>
            </w:pPr>
            <w:r w:rsidRPr="005B7718">
              <w:t>There will be 350 participants randomized with at least 6</w:t>
            </w:r>
            <w:r w:rsidRPr="009A297F">
              <w:t> months of follow-up at the ORR final analysis. The study has 90.4% power for detecting a 20-percentage point difference between treatment arms with an underlying 20% response rate in the control arm at an initially assigned 0.0025 (1-sided) significance level.</w:t>
            </w:r>
          </w:p>
          <w:p w14:paraId="34090FA5" w14:textId="77777777" w:rsidR="00235DE5" w:rsidRPr="009A297F" w:rsidRDefault="006B7357" w:rsidP="00235DE5">
            <w:pPr>
              <w:pStyle w:val="TableLeft"/>
            </w:pPr>
            <w:r w:rsidRPr="005B7718">
              <w:t>It is estimated that there will be ~ 432 events at the PFS final analysis (ie</w:t>
            </w:r>
            <w:r w:rsidRPr="009A297F">
              <w:t xml:space="preserve">, IA2 of the study). With 432 PFS events, the study has &gt;99.9% power for detecting a hazard ratio of 0.5 at an initially assigned 0.001 (1-sided) significance level. </w:t>
            </w:r>
          </w:p>
          <w:p w14:paraId="5AAA0F05" w14:textId="77777777" w:rsidR="00235DE5" w:rsidRPr="009A297F" w:rsidRDefault="006B7357" w:rsidP="00235DE5">
            <w:pPr>
              <w:pStyle w:val="TableLeft"/>
            </w:pPr>
            <w:r w:rsidRPr="005B7718">
              <w:t>There will be ~ 361 deaths at the OS final analysis. With 361</w:t>
            </w:r>
            <w:r w:rsidRPr="009A297F">
              <w:t xml:space="preserve"> deaths, the study has ~90.7% power for detecting a hazard ratio of 0.7 at an initially assigned 0.0215 (1-sided) significance level. </w:t>
            </w:r>
          </w:p>
        </w:tc>
      </w:tr>
    </w:tbl>
    <w:p w14:paraId="65CF07E0" w14:textId="77777777" w:rsidR="00235DE5" w:rsidRDefault="00235DE5" w:rsidP="00A375DD">
      <w:pPr>
        <w:pStyle w:val="ListEnd"/>
      </w:pPr>
    </w:p>
    <w:p w14:paraId="526E13CF" w14:textId="77777777" w:rsidR="00235DE5" w:rsidRPr="00235DE5" w:rsidRDefault="006B7357" w:rsidP="00235DE5">
      <w:pPr>
        <w:pStyle w:val="Heading2"/>
      </w:pPr>
      <w:bookmarkStart w:id="3120" w:name="_Toc148621683"/>
      <w:bookmarkStart w:id="3121" w:name="_Toc107570734"/>
      <w:r w:rsidRPr="00235DE5">
        <w:t>Responsibility for Analyses/In-house Blinding</w:t>
      </w:r>
      <w:bookmarkEnd w:id="3120"/>
      <w:bookmarkEnd w:id="3121"/>
      <w:r w:rsidRPr="00235DE5">
        <w:t xml:space="preserve"> </w:t>
      </w:r>
    </w:p>
    <w:p w14:paraId="63FADA91" w14:textId="77777777" w:rsidR="00235DE5" w:rsidRDefault="006B7357" w:rsidP="00235DE5">
      <w:pPr>
        <w:pStyle w:val="Paragraph"/>
      </w:pPr>
      <w:r>
        <w:t>The statistical analysis of the data obtained from this study will be the responsibility of the Clinical Biostatistics department of the Sponsor.</w:t>
      </w:r>
    </w:p>
    <w:p w14:paraId="299FDBDF" w14:textId="77777777" w:rsidR="00297A75" w:rsidRDefault="006B7357" w:rsidP="00235DE5">
      <w:pPr>
        <w:pStyle w:val="Paragraph"/>
        <w:rPr>
          <w:ins w:id="3122" w:author="Powell, Deana" w:date="2023-10-19T15:28:00Z"/>
        </w:rPr>
      </w:pPr>
      <w:ins w:id="3123" w:author="Powell, Deana" w:date="2023-10-19T15:28:00Z">
        <w:r>
          <w:t>A</w:t>
        </w:r>
        <w:r w:rsidR="00423219">
          <w:t xml:space="preserve">fter </w:t>
        </w:r>
        <w:r>
          <w:t>efficacy IA2, the study was unblinded on 16-Aug-2023.</w:t>
        </w:r>
      </w:ins>
    </w:p>
    <w:p w14:paraId="74C2C2C4" w14:textId="77777777" w:rsidR="00235DE5" w:rsidRDefault="006B7357" w:rsidP="00235DE5">
      <w:pPr>
        <w:pStyle w:val="Paragraph"/>
      </w:pPr>
      <w:r>
        <w:t>This study will be conducted as a double-blinded study under in-house blinding procedures. The official, final database will not be unblinded until medical/scientific review has been performed, protocol deviations have been identified, and data have been declared final and complete.</w:t>
      </w:r>
    </w:p>
    <w:p w14:paraId="6EB6C15A" w14:textId="77777777" w:rsidR="00235DE5" w:rsidRDefault="006B7357" w:rsidP="00235DE5">
      <w:pPr>
        <w:pStyle w:val="Paragraph"/>
      </w:pPr>
      <w:r>
        <w:t>The Sponsor will generate the randomized allocation schedule for study treatment assignment for this protocol and the randomization will be implemented in IVRS/IWRS.</w:t>
      </w:r>
    </w:p>
    <w:p w14:paraId="7424861D" w14:textId="522B7C05" w:rsidR="00235DE5" w:rsidRDefault="006B7357" w:rsidP="00235DE5">
      <w:pPr>
        <w:pStyle w:val="Paragraph"/>
      </w:pPr>
      <w:r>
        <w:t xml:space="preserve">The investigator and the study team at the Sponsor consisting of clinical, statistical, statistical programming and data management personnel will be blinded to participant-level PD-L1 </w:t>
      </w:r>
      <w:r>
        <w:lastRenderedPageBreak/>
        <w:t xml:space="preserve">biomarker score. An unblinded Sponsor statistician and unblinded Sponsor statistical programmer will have access to the participant-level PD-L1 results for the purpose of data review and will have no other responsibilities associated with the study. A summary of PD </w:t>
      </w:r>
      <w:del w:id="3124" w:author="Powell, Deana" w:date="2023-10-19T15:28:00Z">
        <w:r w:rsidR="005C3E8A">
          <w:rPr>
            <w:lang w:eastAsia="zh-CN"/>
          </w:rPr>
          <w:noBreakHyphen/>
        </w:r>
      </w:del>
      <w:r>
        <w:t xml:space="preserve">L1 biomarker prevalence may be provided to the study team at the Sponsor by the unblinded Sponsor statistician. In addition, the independent radiologist(s) will perform the central imaging review without knowledge of treatment group assignment.  </w:t>
      </w:r>
    </w:p>
    <w:p w14:paraId="383A0072" w14:textId="77777777" w:rsidR="00235DE5" w:rsidRPr="00235DE5" w:rsidRDefault="006B7357" w:rsidP="00235DE5">
      <w:pPr>
        <w:pStyle w:val="Paragraph"/>
      </w:pPr>
      <w:r>
        <w:t xml:space="preserve">Blinding issues related to the planned interim analyses are described in Section 9.7.  </w:t>
      </w:r>
    </w:p>
    <w:p w14:paraId="242FDD46" w14:textId="77777777" w:rsidR="00235DE5" w:rsidRPr="00235DE5" w:rsidRDefault="006B7357" w:rsidP="00235DE5">
      <w:pPr>
        <w:pStyle w:val="Heading2"/>
      </w:pPr>
      <w:bookmarkStart w:id="3125" w:name="_Toc148621684"/>
      <w:bookmarkStart w:id="3126" w:name="_Toc107570735"/>
      <w:r>
        <w:t>Hypotheses/Estimation</w:t>
      </w:r>
      <w:bookmarkEnd w:id="3125"/>
      <w:bookmarkEnd w:id="3126"/>
    </w:p>
    <w:p w14:paraId="5B488152" w14:textId="77777777" w:rsidR="00235DE5" w:rsidRDefault="006B7357" w:rsidP="00235DE5">
      <w:pPr>
        <w:pStyle w:val="Paragraph"/>
      </w:pPr>
      <w:r w:rsidRPr="00235DE5">
        <w:t>Objectives and hypotheses of the study are stated in Section 3.0 – Hypotheses, Objectives and Endpoints.</w:t>
      </w:r>
    </w:p>
    <w:p w14:paraId="07961E27" w14:textId="77777777" w:rsidR="00235DE5" w:rsidRPr="00235DE5" w:rsidRDefault="006B7357" w:rsidP="00235DE5">
      <w:pPr>
        <w:pStyle w:val="Heading2"/>
      </w:pPr>
      <w:bookmarkStart w:id="3127" w:name="_Toc148621685"/>
      <w:bookmarkStart w:id="3128" w:name="_Toc107570736"/>
      <w:r>
        <w:t>Analysis Endpoints</w:t>
      </w:r>
      <w:bookmarkEnd w:id="3127"/>
      <w:bookmarkEnd w:id="3128"/>
    </w:p>
    <w:p w14:paraId="250F7F35" w14:textId="77777777" w:rsidR="00235DE5" w:rsidRDefault="006B7357" w:rsidP="00235DE5">
      <w:pPr>
        <w:pStyle w:val="Paragraph"/>
      </w:pPr>
      <w:r w:rsidRPr="00235DE5">
        <w:t>Efficacy and safety endpoints that will be evaluated are listed below.</w:t>
      </w:r>
    </w:p>
    <w:p w14:paraId="5E8FE134" w14:textId="77777777" w:rsidR="00235DE5" w:rsidRPr="00235DE5" w:rsidRDefault="006B7357" w:rsidP="00235DE5">
      <w:pPr>
        <w:pStyle w:val="Heading3"/>
      </w:pPr>
      <w:bookmarkStart w:id="3129" w:name="_Toc148621686"/>
      <w:bookmarkStart w:id="3130" w:name="_Toc107570737"/>
      <w:r>
        <w:t>Efficacy Endpoints</w:t>
      </w:r>
      <w:bookmarkEnd w:id="3129"/>
      <w:bookmarkEnd w:id="3130"/>
    </w:p>
    <w:p w14:paraId="50BF76A2" w14:textId="77777777" w:rsidR="00235DE5" w:rsidRPr="00235DE5" w:rsidRDefault="006B7357" w:rsidP="00235DE5">
      <w:pPr>
        <w:pStyle w:val="Paragraph"/>
        <w:rPr>
          <w:b/>
          <w:bCs/>
          <w:u w:val="single"/>
        </w:rPr>
      </w:pPr>
      <w:r w:rsidRPr="00235DE5">
        <w:rPr>
          <w:b/>
          <w:bCs/>
          <w:u w:val="single"/>
        </w:rPr>
        <w:t>Primary</w:t>
      </w:r>
    </w:p>
    <w:p w14:paraId="5C371086" w14:textId="77777777" w:rsidR="00235DE5" w:rsidRDefault="006B7357" w:rsidP="00235DE5">
      <w:pPr>
        <w:pStyle w:val="ListBullet"/>
        <w:rPr>
          <w:b/>
          <w:bCs/>
        </w:rPr>
      </w:pPr>
      <w:r w:rsidRPr="00235DE5">
        <w:rPr>
          <w:b/>
          <w:bCs/>
        </w:rPr>
        <w:t>Objective Response Rate</w:t>
      </w:r>
    </w:p>
    <w:p w14:paraId="4781BF31" w14:textId="77777777" w:rsidR="00235DE5" w:rsidRPr="00235DE5" w:rsidRDefault="00235DE5" w:rsidP="00235DE5">
      <w:pPr>
        <w:pStyle w:val="ListEnd"/>
      </w:pPr>
    </w:p>
    <w:p w14:paraId="5790A4D3" w14:textId="77777777" w:rsidR="00235DE5" w:rsidRDefault="006B7357" w:rsidP="00235DE5">
      <w:pPr>
        <w:pStyle w:val="Paragraph"/>
      </w:pPr>
      <w:r w:rsidRPr="00235DE5">
        <w:t>The ORR is defined as the percentage of participants who achieve a confirmed complete response or partial response per RECIST 1.1 as assessed by BICR.</w:t>
      </w:r>
    </w:p>
    <w:p w14:paraId="63100D50" w14:textId="77777777" w:rsidR="00235DE5" w:rsidRPr="00235DE5" w:rsidRDefault="006B7357" w:rsidP="00235DE5">
      <w:pPr>
        <w:pStyle w:val="ListBullet"/>
      </w:pPr>
      <w:r>
        <w:rPr>
          <w:b/>
          <w:bCs/>
        </w:rPr>
        <w:t>Progression-free Survival</w:t>
      </w:r>
    </w:p>
    <w:p w14:paraId="79DBAE05" w14:textId="77777777" w:rsidR="00235DE5" w:rsidRPr="00235DE5" w:rsidRDefault="00235DE5" w:rsidP="00235DE5">
      <w:pPr>
        <w:pStyle w:val="ListEnd"/>
      </w:pPr>
    </w:p>
    <w:p w14:paraId="7BAFEE99" w14:textId="77777777" w:rsidR="00235DE5" w:rsidRPr="00235DE5" w:rsidRDefault="006B7357" w:rsidP="00235DE5">
      <w:pPr>
        <w:pStyle w:val="Paragraph"/>
      </w:pPr>
      <w:r w:rsidRPr="00235DE5">
        <w:t>PFS is defined as the time from randomization to the first documented disease progression per RECIST 1.1 by BICR or death due to any cause, whichever occurs first. See Section 9.6.1 – Statistical Methods for Efficacy Analyses for definition of censoring.</w:t>
      </w:r>
    </w:p>
    <w:p w14:paraId="27615C4B" w14:textId="77777777" w:rsidR="00235DE5" w:rsidRPr="00235DE5" w:rsidRDefault="006B7357" w:rsidP="00235DE5">
      <w:pPr>
        <w:pStyle w:val="ListBullet"/>
      </w:pPr>
      <w:r>
        <w:rPr>
          <w:b/>
          <w:bCs/>
        </w:rPr>
        <w:t>Overall Survival</w:t>
      </w:r>
    </w:p>
    <w:p w14:paraId="5D1E74B3" w14:textId="77777777" w:rsidR="00235DE5" w:rsidRDefault="00235DE5" w:rsidP="00235DE5">
      <w:pPr>
        <w:pStyle w:val="ListEnd"/>
      </w:pPr>
    </w:p>
    <w:p w14:paraId="746FCD7E" w14:textId="77777777" w:rsidR="00235DE5" w:rsidRDefault="006B7357" w:rsidP="00235DE5">
      <w:pPr>
        <w:pStyle w:val="Paragraph"/>
      </w:pPr>
      <w:r w:rsidRPr="00235DE5">
        <w:t>OS is defined as the time from randomization to death due to any cause.</w:t>
      </w:r>
    </w:p>
    <w:p w14:paraId="002B4C25" w14:textId="77777777" w:rsidR="00235DE5" w:rsidRPr="00235DE5" w:rsidRDefault="006B7357" w:rsidP="00235DE5">
      <w:pPr>
        <w:pStyle w:val="Paragraph"/>
        <w:rPr>
          <w:b/>
          <w:bCs/>
          <w:u w:val="single"/>
        </w:rPr>
      </w:pPr>
      <w:r>
        <w:rPr>
          <w:b/>
          <w:bCs/>
          <w:u w:val="single"/>
        </w:rPr>
        <w:t>Secondary</w:t>
      </w:r>
    </w:p>
    <w:p w14:paraId="1814D42D" w14:textId="77777777" w:rsidR="00235DE5" w:rsidRPr="00235DE5" w:rsidRDefault="006B7357" w:rsidP="00235DE5">
      <w:pPr>
        <w:pStyle w:val="ListBullet"/>
      </w:pPr>
      <w:r>
        <w:rPr>
          <w:b/>
          <w:bCs/>
        </w:rPr>
        <w:t>Duration of Response</w:t>
      </w:r>
    </w:p>
    <w:p w14:paraId="721C86AE" w14:textId="77777777" w:rsidR="00235DE5" w:rsidRDefault="00235DE5" w:rsidP="00235DE5">
      <w:pPr>
        <w:pStyle w:val="ListEnd"/>
      </w:pPr>
    </w:p>
    <w:p w14:paraId="4B67C298" w14:textId="77777777" w:rsidR="00235DE5" w:rsidRDefault="006B7357" w:rsidP="00235DE5">
      <w:pPr>
        <w:pStyle w:val="Paragraph"/>
      </w:pPr>
      <w:r w:rsidRPr="00235DE5">
        <w:lastRenderedPageBreak/>
        <w:t>For participants who show confirmed CR or PR, duration of response is defined as the time from the first documented evidence of CR or PR until disease progression or death due to any cause, whichever occurs first.</w:t>
      </w:r>
    </w:p>
    <w:p w14:paraId="66A11729" w14:textId="77777777" w:rsidR="00235DE5" w:rsidRDefault="006B7357" w:rsidP="00235DE5">
      <w:pPr>
        <w:pStyle w:val="Heading3"/>
      </w:pPr>
      <w:bookmarkStart w:id="3131" w:name="_Toc148621687"/>
      <w:bookmarkStart w:id="3132" w:name="_Toc107570738"/>
      <w:r>
        <w:t>Safety Endpoints</w:t>
      </w:r>
      <w:bookmarkEnd w:id="3131"/>
      <w:bookmarkEnd w:id="3132"/>
    </w:p>
    <w:p w14:paraId="4D0266D8" w14:textId="77777777" w:rsidR="00235DE5" w:rsidRDefault="006B7357" w:rsidP="00235DE5">
      <w:pPr>
        <w:pStyle w:val="Paragraph"/>
      </w:pPr>
      <w:r w:rsidRPr="00235DE5">
        <w:t>Safety measurements are described in Section 4.2.1.2 – Safety Endpoints and Section 8 – Study Assessments and Procedures. Safety and tolerability will be assessed by clinical review of all relevant parameters including AEs, laboratory tests and vital signs. Safety parameters to be analyzed include, but are not limited to, AEs, SAEs, fatal AEs, and laboratory changes.</w:t>
      </w:r>
    </w:p>
    <w:p w14:paraId="70305C56" w14:textId="77777777" w:rsidR="00235DE5" w:rsidRPr="00235DE5" w:rsidRDefault="006B7357" w:rsidP="00235DE5">
      <w:pPr>
        <w:pStyle w:val="Heading3"/>
      </w:pPr>
      <w:bookmarkStart w:id="3133" w:name="_Toc148621688"/>
      <w:bookmarkStart w:id="3134" w:name="_Hlk21348350"/>
      <w:bookmarkStart w:id="3135" w:name="_Toc107570739"/>
      <w:r>
        <w:t>Patient-Reported Outcome Endpoints</w:t>
      </w:r>
      <w:bookmarkEnd w:id="3133"/>
      <w:bookmarkEnd w:id="3134"/>
      <w:bookmarkEnd w:id="3135"/>
    </w:p>
    <w:p w14:paraId="0A53305A" w14:textId="77777777" w:rsidR="00235DE5" w:rsidRDefault="006B7357" w:rsidP="00235DE5">
      <w:pPr>
        <w:pStyle w:val="Paragraph"/>
      </w:pPr>
      <w:r w:rsidRPr="00235DE5">
        <w:t>Changes from baseline in the global health status/quality of life and physical functioning scores of the EORTC QLQ-C30 will be evaluated as overall measures of HRQoL. Additional details of the PRO endpoints, including analyses of the remaining functioning and symptom scores of the EORTC QLQ-C30 and EORTC QLQ-H&amp;N35 and health status scores of the EQ-5D-5L, will be described in the sSAP.</w:t>
      </w:r>
    </w:p>
    <w:p w14:paraId="3472AFC2" w14:textId="77777777" w:rsidR="00235DE5" w:rsidRPr="00235DE5" w:rsidRDefault="006B7357" w:rsidP="00235DE5">
      <w:pPr>
        <w:pStyle w:val="Heading2"/>
      </w:pPr>
      <w:bookmarkStart w:id="3136" w:name="_Toc148621689"/>
      <w:bookmarkStart w:id="3137" w:name="_Toc107570740"/>
      <w:r>
        <w:t>Analysis Populations</w:t>
      </w:r>
      <w:bookmarkEnd w:id="3136"/>
      <w:bookmarkEnd w:id="3137"/>
    </w:p>
    <w:p w14:paraId="2ECD6EC2" w14:textId="77777777" w:rsidR="00235DE5" w:rsidRPr="00235DE5" w:rsidRDefault="006B7357" w:rsidP="00235DE5">
      <w:pPr>
        <w:pStyle w:val="Heading3"/>
      </w:pPr>
      <w:bookmarkStart w:id="3138" w:name="_Toc148621690"/>
      <w:bookmarkStart w:id="3139" w:name="_Toc107570741"/>
      <w:r>
        <w:t>Efficacy Analysis Populations</w:t>
      </w:r>
      <w:bookmarkEnd w:id="3138"/>
      <w:bookmarkEnd w:id="3139"/>
    </w:p>
    <w:p w14:paraId="1A1ED4AE" w14:textId="77777777" w:rsidR="00235DE5" w:rsidRDefault="006B7357" w:rsidP="00235DE5">
      <w:pPr>
        <w:pStyle w:val="Paragraph"/>
      </w:pPr>
      <w:r w:rsidRPr="00235DE5">
        <w:t>The ITT population will serve as the population for the primary efficacy analyses. For the analyses of ORR, approximately the first 350 or more randomized participants will be included in the analysis population. For the analyses of PFS and OS, all randomized participants will be included in the ITT population. For the analyses of DOR, the subset of participants who show a confirmed complete response or partial response will be included in the analysis population. Participants will be included in the treatment group to which they are randomized.</w:t>
      </w:r>
    </w:p>
    <w:p w14:paraId="2BD1E6A3" w14:textId="77777777" w:rsidR="00235DE5" w:rsidRPr="00235DE5" w:rsidRDefault="006B7357" w:rsidP="00235DE5">
      <w:pPr>
        <w:pStyle w:val="Heading3"/>
      </w:pPr>
      <w:bookmarkStart w:id="3140" w:name="_Toc148621691"/>
      <w:bookmarkStart w:id="3141" w:name="_Toc107570742"/>
      <w:r>
        <w:t>Safety Analysis Populations</w:t>
      </w:r>
      <w:bookmarkEnd w:id="3140"/>
      <w:bookmarkEnd w:id="3141"/>
    </w:p>
    <w:p w14:paraId="2E89C35F" w14:textId="77777777" w:rsidR="00235DE5" w:rsidRDefault="006B7357" w:rsidP="00235DE5">
      <w:pPr>
        <w:pStyle w:val="Paragraph"/>
      </w:pPr>
      <w:r>
        <w:t>Safety analyses will be conducted in the APaT population, which consists of all randomized participants who received at least one dose of study treatment. Participants will be included in the treatment group corresponding to the study treatment they actually received for the analysis of safety data using the APaT population. This will be the treatment group to which they are randomized except for participants who take incorrect study treatment for the entire treatment period; such participants will be included in the treatment group corresponding to the study treatment actually received.</w:t>
      </w:r>
    </w:p>
    <w:p w14:paraId="7618EA47" w14:textId="77777777" w:rsidR="00235DE5" w:rsidRDefault="006B7357" w:rsidP="00235DE5">
      <w:pPr>
        <w:pStyle w:val="Paragraph"/>
      </w:pPr>
      <w:r>
        <w:lastRenderedPageBreak/>
        <w:t>At least 1 laboratory or vital sign measurement obtained after at least 1 dose of study treatment is required for inclusion in the analysis of each specific parameter. To assess change from baseline, a baseline measurement is also required.</w:t>
      </w:r>
    </w:p>
    <w:p w14:paraId="34E08CAC" w14:textId="77777777" w:rsidR="00235DE5" w:rsidRPr="00235DE5" w:rsidRDefault="006B7357" w:rsidP="00235DE5">
      <w:pPr>
        <w:pStyle w:val="Heading3"/>
      </w:pPr>
      <w:bookmarkStart w:id="3142" w:name="_Toc148621692"/>
      <w:bookmarkStart w:id="3143" w:name="_Toc107570743"/>
      <w:bookmarkStart w:id="3144" w:name="_Hlk21350926"/>
      <w:r w:rsidRPr="00235DE5">
        <w:t>Patient-Reported Outcome Analysis Populations</w:t>
      </w:r>
      <w:bookmarkEnd w:id="3142"/>
      <w:bookmarkEnd w:id="3143"/>
    </w:p>
    <w:p w14:paraId="25816519" w14:textId="77777777" w:rsidR="00235DE5" w:rsidRPr="00235DE5" w:rsidRDefault="006B7357" w:rsidP="00235DE5">
      <w:pPr>
        <w:pStyle w:val="Paragraph"/>
      </w:pPr>
      <w:r w:rsidRPr="00235DE5">
        <w:t>The PRO analyses are based on the PRO FAS population, defined as participants who have at least 1 PRO assessment available for the specific endpoint and have received at least 1 dose of the study intervention.</w:t>
      </w:r>
    </w:p>
    <w:p w14:paraId="701035EA" w14:textId="77777777" w:rsidR="00235DE5" w:rsidRPr="00235DE5" w:rsidRDefault="006B7357" w:rsidP="00235DE5">
      <w:pPr>
        <w:pStyle w:val="Heading3"/>
      </w:pPr>
      <w:bookmarkStart w:id="3145" w:name="_Toc148621693"/>
      <w:bookmarkStart w:id="3146" w:name="_Toc522273906"/>
      <w:bookmarkStart w:id="3147" w:name="_Toc107570744"/>
      <w:bookmarkEnd w:id="3144"/>
      <w:r w:rsidRPr="00235DE5">
        <w:t>Population Pharmacokinetic Analysis Set</w:t>
      </w:r>
      <w:bookmarkEnd w:id="3145"/>
      <w:bookmarkEnd w:id="3146"/>
      <w:bookmarkEnd w:id="3147"/>
    </w:p>
    <w:p w14:paraId="38F136F0" w14:textId="77777777" w:rsidR="00235DE5" w:rsidRPr="00235DE5" w:rsidRDefault="006B7357" w:rsidP="00235DE5">
      <w:pPr>
        <w:pStyle w:val="Paragraph"/>
      </w:pPr>
      <w:r w:rsidRPr="00235DE5">
        <w:t>No pharmacokinetic endpoints are planned for this study.</w:t>
      </w:r>
    </w:p>
    <w:p w14:paraId="18D56271" w14:textId="77777777" w:rsidR="00235DE5" w:rsidRDefault="006B7357" w:rsidP="00235DE5">
      <w:pPr>
        <w:pStyle w:val="Heading2"/>
      </w:pPr>
      <w:bookmarkStart w:id="3148" w:name="_Toc148621694"/>
      <w:bookmarkStart w:id="3149" w:name="_Toc107570745"/>
      <w:r>
        <w:t>Statistical Methods</w:t>
      </w:r>
      <w:bookmarkEnd w:id="3148"/>
      <w:bookmarkEnd w:id="3149"/>
    </w:p>
    <w:p w14:paraId="4D2E46F1" w14:textId="77777777" w:rsidR="00235DE5" w:rsidRPr="00235DE5" w:rsidRDefault="006B7357" w:rsidP="00235DE5">
      <w:pPr>
        <w:pStyle w:val="Heading3"/>
      </w:pPr>
      <w:bookmarkStart w:id="3150" w:name="_Toc148621695"/>
      <w:bookmarkStart w:id="3151" w:name="_Toc404160274"/>
      <w:bookmarkStart w:id="3152" w:name="_Toc405847841"/>
      <w:bookmarkStart w:id="3153" w:name="_Toc405998941"/>
      <w:bookmarkStart w:id="3154" w:name="_Toc408235391"/>
      <w:bookmarkStart w:id="3155" w:name="_Toc107570746"/>
      <w:r>
        <w:t>Statistical Methods for Efficacy Analyses</w:t>
      </w:r>
      <w:bookmarkEnd w:id="3150"/>
      <w:bookmarkEnd w:id="3151"/>
      <w:bookmarkEnd w:id="3152"/>
      <w:bookmarkEnd w:id="3153"/>
      <w:bookmarkEnd w:id="3154"/>
      <w:bookmarkEnd w:id="3155"/>
    </w:p>
    <w:p w14:paraId="036466BE" w14:textId="77777777" w:rsidR="00432F00" w:rsidRPr="00AF3AEE" w:rsidRDefault="006B7357" w:rsidP="00265DE7">
      <w:pPr>
        <w:pStyle w:val="Paragraph"/>
        <w:rPr>
          <w:ins w:id="3156" w:author="Powell, Deana" w:date="2023-10-19T15:28:00Z"/>
        </w:rPr>
      </w:pPr>
      <w:ins w:id="3157" w:author="Powell, Deana" w:date="2023-10-19T15:28:00Z">
        <w:r w:rsidRPr="00A73EF9">
          <w:t>NOTE: As of Amendment 0</w:t>
        </w:r>
        <w:r w:rsidR="00AF3AEE">
          <w:t>5</w:t>
        </w:r>
        <w:r w:rsidRPr="00A73EF9">
          <w:t xml:space="preserve">, the prespecified </w:t>
        </w:r>
        <w:r w:rsidR="00AF3AEE">
          <w:t xml:space="preserve">IA3 and </w:t>
        </w:r>
        <w:r w:rsidRPr="00A73EF9">
          <w:t>final analysis of the study described in the</w:t>
        </w:r>
        <w:r w:rsidR="00AF3AEE">
          <w:t xml:space="preserve"> </w:t>
        </w:r>
        <w:r w:rsidRPr="00A73EF9">
          <w:t>SAP will not be performed. Safety analysis will be performed at the end of the study; there</w:t>
        </w:r>
        <w:r w:rsidR="00AF3AEE">
          <w:t xml:space="preserve"> </w:t>
        </w:r>
        <w:r w:rsidRPr="00A73EF9">
          <w:t xml:space="preserve">will be no further </w:t>
        </w:r>
        <w:r w:rsidR="00891FD7">
          <w:t xml:space="preserve">planned </w:t>
        </w:r>
        <w:r w:rsidRPr="00A73EF9">
          <w:t>analyses of efficacy and ePRO endpoints. Original protocol text that is</w:t>
        </w:r>
        <w:r w:rsidR="00A73EF9">
          <w:t xml:space="preserve"> </w:t>
        </w:r>
        <w:r w:rsidRPr="00A73EF9">
          <w:t>contained in this section has been retained for reference.</w:t>
        </w:r>
      </w:ins>
    </w:p>
    <w:p w14:paraId="3DC63CAC" w14:textId="77777777" w:rsidR="00235DE5" w:rsidRPr="00235DE5" w:rsidRDefault="006B7357" w:rsidP="00235DE5">
      <w:pPr>
        <w:pStyle w:val="Paragraph"/>
      </w:pPr>
      <w:r w:rsidRPr="00235DE5">
        <w:t>This section describes the statistical methods that address the primary and secondary objectives. Methods related to exploratory objectives will be described in the supplemental SAP.</w:t>
      </w:r>
    </w:p>
    <w:p w14:paraId="79126E6B" w14:textId="77777777" w:rsidR="00235DE5" w:rsidRPr="00235DE5" w:rsidRDefault="006B7357" w:rsidP="00235DE5">
      <w:pPr>
        <w:pStyle w:val="Paragraph"/>
      </w:pPr>
      <w:r w:rsidRPr="00235DE5">
        <w:t>Efficacy results that will be deemed to be statistically significant after consideration of the Type I error control strategy are described in Section 9.8, Multiplicity. Nominal p-values may be computed for other efficacy analyses but should be interpreted with caution due to potential issues of multiplicity and sample size.</w:t>
      </w:r>
    </w:p>
    <w:p w14:paraId="5322FA34" w14:textId="713CDFF8" w:rsidR="00235DE5" w:rsidRDefault="006B7357" w:rsidP="00235DE5">
      <w:pPr>
        <w:pStyle w:val="Paragraph"/>
      </w:pPr>
      <w:r w:rsidRPr="00235DE5">
        <w:t xml:space="preserve">The stratification factors used for randomization (see Section 6.3.2 - Stratification) will be applied to all stratified analyses, in particular, the stratified log-rank test, stratified Cox model, and stratified Miettinen and Nurminen method </w:t>
      </w:r>
      <w:r w:rsidR="00815B7C">
        <w:t>[Miettinen, O. and Nurminen, M. 1985]</w:t>
      </w:r>
      <w:r w:rsidRPr="00235DE5">
        <w:t>. If there are small strata, for the purpose of analysis, strata will be combined to ensure sufficient number of participants, responses or events in each stratum. Details regarding the pooling strategy will be prespecified in the sSAP before the database lock for the first efficacy interim analysis, and decisions regarding the pooling will be based on a blinded review of response and event counts by stratum.</w:t>
      </w:r>
    </w:p>
    <w:p w14:paraId="7FE57620" w14:textId="77777777" w:rsidR="00235DE5" w:rsidRPr="00235DE5" w:rsidRDefault="006B7357" w:rsidP="00235DE5">
      <w:pPr>
        <w:pStyle w:val="Heading4"/>
      </w:pPr>
      <w:bookmarkStart w:id="3158" w:name="_Toc148621696"/>
      <w:bookmarkStart w:id="3159" w:name="_Toc107570747"/>
      <w:r>
        <w:lastRenderedPageBreak/>
        <w:t>Objective Response Rate</w:t>
      </w:r>
      <w:bookmarkEnd w:id="3158"/>
      <w:bookmarkEnd w:id="3159"/>
    </w:p>
    <w:p w14:paraId="20F1B6A4" w14:textId="5BF44BF9" w:rsidR="00496360" w:rsidRDefault="006B7357" w:rsidP="00235DE5">
      <w:pPr>
        <w:pStyle w:val="Paragraph"/>
      </w:pPr>
      <w:r w:rsidRPr="00496360">
        <w:t xml:space="preserve">The stratified Miettinen and Nurminen method </w:t>
      </w:r>
      <w:r w:rsidR="00815B7C">
        <w:t>[Miettinen, O. and Nurminen, M. 1985]</w:t>
      </w:r>
      <w:r w:rsidRPr="00496360">
        <w:t xml:space="preserve"> will be used for comparison of the ORR between two treatment groups. The difference in ORR and its 95% confidence interval from the stratified Miettinen and Nurminen method with strata weighting by sample size will be reported. The stratification factors used for randomization (See Section 6.3.2 - Stratification) will be applied to the analysis. The point estimate of ORR will be provided by treatment group, together with 95% CI using exact binomial method proposed by Clopper and Pearson (1934) </w:t>
      </w:r>
      <w:r w:rsidR="00815B7C">
        <w:t>[Clopper, C. J. and Pearson, E. S. 1934]</w:t>
      </w:r>
      <w:r w:rsidRPr="00496360">
        <w:t>. Supportive analyses may be performed for comparison of ORR based on investigator’s assessment.</w:t>
      </w:r>
    </w:p>
    <w:p w14:paraId="73F885B8" w14:textId="77777777" w:rsidR="00496360" w:rsidRPr="00496360" w:rsidRDefault="006B7357" w:rsidP="00496360">
      <w:pPr>
        <w:pStyle w:val="Heading4"/>
      </w:pPr>
      <w:bookmarkStart w:id="3160" w:name="_Toc148621697"/>
      <w:bookmarkStart w:id="3161" w:name="_Toc404160275"/>
      <w:bookmarkStart w:id="3162" w:name="_Toc405847842"/>
      <w:bookmarkStart w:id="3163" w:name="_Toc405998942"/>
      <w:bookmarkStart w:id="3164" w:name="_Toc408235392"/>
      <w:bookmarkStart w:id="3165" w:name="_Toc107570748"/>
      <w:r>
        <w:t>Progression-free Survival</w:t>
      </w:r>
      <w:bookmarkEnd w:id="3160"/>
      <w:bookmarkEnd w:id="3161"/>
      <w:bookmarkEnd w:id="3162"/>
      <w:bookmarkEnd w:id="3163"/>
      <w:bookmarkEnd w:id="3164"/>
      <w:bookmarkEnd w:id="3165"/>
    </w:p>
    <w:p w14:paraId="202EE360" w14:textId="77777777" w:rsidR="00496360" w:rsidRDefault="006B7357" w:rsidP="00496360">
      <w:pPr>
        <w:pStyle w:val="Paragraph"/>
      </w:pPr>
      <w:r>
        <w:t xml:space="preserve">The nonparametric Kaplan-Meier method will be used to estimate the PFS curve in each treatment group. The treatment difference in PFS will be assessed by the stratified log-rank test. A stratified Cox proportional hazard model with Efron’s method of tie handling will be used to assess the magnitude of the treatment difference (ie, hazard ratio) between the treatment arms. The hazard ratio and its 95% confidence interval from the stratified Cox model with Efron’s method of tie handling and with a single treatment covariate will be reported. </w:t>
      </w:r>
      <w:bookmarkStart w:id="3166" w:name="OLE_LINK18"/>
      <w:bookmarkStart w:id="3167" w:name="OLE_LINK19"/>
      <w:r>
        <w:t>The stratification factors used for randomization (See Section 6.3.2 - Stratification) will be applied to both the stratified log-rank test and the stratified Cox model</w:t>
      </w:r>
      <w:bookmarkEnd w:id="3166"/>
      <w:bookmarkEnd w:id="3167"/>
      <w:r>
        <w:t>. Supportive analyses may be performed for comparison of PFS based on investigator’s assessment.</w:t>
      </w:r>
    </w:p>
    <w:p w14:paraId="41D59358" w14:textId="77777777" w:rsidR="00496360" w:rsidRDefault="006B7357" w:rsidP="00496360">
      <w:pPr>
        <w:pStyle w:val="Paragraph"/>
      </w:pPr>
      <w:r>
        <w:t>Since disease progression is assessed periodically, PD can occur any time in the time interval between the last assessment where PD was not documented and the assessment when PD is documented. The true date of disease progression will be approximated by the earlier of the date of the first assessment at which PD is objectively documented per RECIST 1.1 by BICR and the date of death. Death is considered a PD event.</w:t>
      </w:r>
    </w:p>
    <w:p w14:paraId="39827D06" w14:textId="77777777" w:rsidR="00496360" w:rsidRDefault="006B7357" w:rsidP="00496360">
      <w:pPr>
        <w:pStyle w:val="Paragraph"/>
      </w:pPr>
      <w:r>
        <w:t xml:space="preserve">For the primary analysis, any participant who experiences an event (PD or death) immediately after 2 or more missed disease assessments will be censored at the last disease assessment before the missed visits. In addition, any participant who initiates new anticancer therapy will be censored at the last disease assessment before the initiation of new anticancer therapy. Participants who do not start new anticancer therapy and who do not experience an event will be censored at the last disease assessment. If a participant meets multiple criteria for censoring, the censoring criterion that occurs earliest will be applied.  </w:t>
      </w:r>
    </w:p>
    <w:p w14:paraId="5E0311CA" w14:textId="095C0A43" w:rsidR="00B6144A" w:rsidRDefault="006B7357" w:rsidP="00496360">
      <w:pPr>
        <w:pStyle w:val="Paragraph"/>
      </w:pPr>
      <w:r>
        <w:t xml:space="preserve">To evaluate the robustness of the PFS endpoint per RECIST 1.1 by BICR, 2 sensitivity analyses with different sets of censoring rules will be performed. The first sensitivity analysis follows the intention-to-treat principle. That is, PDs/deaths are counted as events regardless of missed study visits or initiation of new anticancer therapy. The second sensitivity analysis considers discontinuation of treatment due to reasons other than complete response or initiation of new anticancer treatment, whichever occurs later, to be a PD event for </w:t>
      </w:r>
      <w:r>
        <w:lastRenderedPageBreak/>
        <w:t xml:space="preserve">participants without documented PD or death. If a participant meets multiple criteria for censoring, the censoring criterion that occurs earliest will be applied. The censoring rules for the primary and sensitivity analyses are summarized in </w:t>
      </w:r>
      <w:r w:rsidR="00815B7C">
        <w:t xml:space="preserve">Table </w:t>
      </w:r>
      <w:r w:rsidR="00815B7C">
        <w:rPr>
          <w:noProof/>
        </w:rPr>
        <w:t>9</w:t>
      </w:r>
      <w:r>
        <w:t>.</w:t>
      </w:r>
    </w:p>
    <w:p w14:paraId="36CE5E95" w14:textId="454D5E2E" w:rsidR="00725F40" w:rsidRDefault="006B7357" w:rsidP="00725F40">
      <w:pPr>
        <w:pStyle w:val="Caption"/>
        <w:keepNext/>
      </w:pPr>
      <w:bookmarkStart w:id="3168" w:name="_Ref148597007"/>
      <w:bookmarkStart w:id="3169" w:name="_Toc148621765"/>
      <w:bookmarkStart w:id="3170" w:name="_Ref14165866"/>
      <w:bookmarkStart w:id="3171" w:name="_Toc107570816"/>
      <w:r>
        <w:t xml:space="preserve">Table </w:t>
      </w:r>
      <w:r w:rsidR="00815B7C">
        <w:rPr>
          <w:noProof/>
        </w:rPr>
        <w:t>9</w:t>
      </w:r>
      <w:bookmarkEnd w:id="3168"/>
      <w:bookmarkEnd w:id="3170"/>
      <w:r>
        <w:tab/>
      </w:r>
      <w:r w:rsidRPr="00725F40">
        <w:t>Censoring Rules for Primary and Sensitivity Analyses of PFS</w:t>
      </w:r>
      <w:bookmarkEnd w:id="3169"/>
      <w:bookmarkEnd w:id="3171"/>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2000"/>
        <w:gridCol w:w="2187"/>
        <w:gridCol w:w="2423"/>
      </w:tblGrid>
      <w:tr w:rsidR="000121B5" w14:paraId="15E2833F" w14:textId="77777777" w:rsidTr="00725F40">
        <w:tc>
          <w:tcPr>
            <w:tcW w:w="1322" w:type="pct"/>
            <w:vAlign w:val="center"/>
          </w:tcPr>
          <w:p w14:paraId="260F38B2" w14:textId="77777777" w:rsidR="00725F40" w:rsidRPr="00667F11" w:rsidRDefault="006B7357" w:rsidP="00B6144A">
            <w:pPr>
              <w:pStyle w:val="TableHeadingTextCenter10pt"/>
            </w:pPr>
            <w:r w:rsidRPr="00667F11">
              <w:t>Situation</w:t>
            </w:r>
          </w:p>
        </w:tc>
        <w:tc>
          <w:tcPr>
            <w:tcW w:w="1113" w:type="pct"/>
            <w:vAlign w:val="center"/>
          </w:tcPr>
          <w:p w14:paraId="30FED1D7" w14:textId="77777777" w:rsidR="00725F40" w:rsidRPr="00667F11" w:rsidRDefault="006B7357" w:rsidP="00B6144A">
            <w:pPr>
              <w:pStyle w:val="TableHeadingTextCenter10pt"/>
            </w:pPr>
            <w:r w:rsidRPr="00667F11">
              <w:t>Primary Analysis</w:t>
            </w:r>
          </w:p>
        </w:tc>
        <w:tc>
          <w:tcPr>
            <w:tcW w:w="1217" w:type="pct"/>
            <w:vAlign w:val="center"/>
          </w:tcPr>
          <w:p w14:paraId="3AC50264" w14:textId="77777777" w:rsidR="00725F40" w:rsidRPr="00667F11" w:rsidRDefault="006B7357" w:rsidP="00B6144A">
            <w:pPr>
              <w:pStyle w:val="TableHeadingTextCenter10pt"/>
            </w:pPr>
            <w:r w:rsidRPr="00667F11">
              <w:t>Sensitivity</w:t>
            </w:r>
          </w:p>
          <w:p w14:paraId="32F995A3" w14:textId="77777777" w:rsidR="00725F40" w:rsidRPr="00667F11" w:rsidRDefault="006B7357" w:rsidP="00B6144A">
            <w:pPr>
              <w:pStyle w:val="TableHeadingTextCenter10pt"/>
            </w:pPr>
            <w:r w:rsidRPr="00667F11">
              <w:t>Analysis 1</w:t>
            </w:r>
          </w:p>
        </w:tc>
        <w:tc>
          <w:tcPr>
            <w:tcW w:w="1348" w:type="pct"/>
            <w:vAlign w:val="center"/>
          </w:tcPr>
          <w:p w14:paraId="2BEE69DB" w14:textId="77777777" w:rsidR="00725F40" w:rsidRPr="00667F11" w:rsidRDefault="006B7357" w:rsidP="00B6144A">
            <w:pPr>
              <w:pStyle w:val="TableHeadingTextCenter10pt"/>
            </w:pPr>
            <w:r w:rsidRPr="00667F11">
              <w:t>Sensitivity</w:t>
            </w:r>
          </w:p>
          <w:p w14:paraId="745FAFA7" w14:textId="77777777" w:rsidR="00725F40" w:rsidRPr="00667F11" w:rsidRDefault="006B7357" w:rsidP="00B6144A">
            <w:pPr>
              <w:pStyle w:val="TableHeadingTextCenter10pt"/>
            </w:pPr>
            <w:r w:rsidRPr="00667F11">
              <w:t>Analysis 2</w:t>
            </w:r>
          </w:p>
        </w:tc>
      </w:tr>
      <w:tr w:rsidR="000121B5" w14:paraId="5BB41614" w14:textId="77777777" w:rsidTr="00C64B66">
        <w:tc>
          <w:tcPr>
            <w:tcW w:w="1322" w:type="pct"/>
          </w:tcPr>
          <w:p w14:paraId="2DD1B8D1" w14:textId="77777777" w:rsidR="00725F40" w:rsidRPr="00667F11" w:rsidRDefault="006B7357" w:rsidP="00B6144A">
            <w:pPr>
              <w:pStyle w:val="TableCellLeft10pt"/>
              <w:keepNext w:val="0"/>
              <w:keepLines w:val="0"/>
              <w:spacing w:line="240" w:lineRule="auto"/>
            </w:pPr>
            <w:r w:rsidRPr="009C1801">
              <w:t xml:space="preserve">PD or death </w:t>
            </w:r>
            <w:r w:rsidRPr="00667F11">
              <w:t>documented after ≤1 missed disease assessment, and before new anticancer therapy, if any</w:t>
            </w:r>
          </w:p>
        </w:tc>
        <w:tc>
          <w:tcPr>
            <w:tcW w:w="1113" w:type="pct"/>
          </w:tcPr>
          <w:p w14:paraId="61ABF4DA" w14:textId="77777777" w:rsidR="00725F40" w:rsidRPr="00667F11" w:rsidRDefault="006B7357" w:rsidP="00B6144A">
            <w:pPr>
              <w:pStyle w:val="TableCellLeft10pt"/>
              <w:keepNext w:val="0"/>
              <w:keepLines w:val="0"/>
              <w:spacing w:line="240" w:lineRule="auto"/>
            </w:pPr>
            <w:r w:rsidRPr="009C1801">
              <w:t>Progressed at date of documented PD or death</w:t>
            </w:r>
          </w:p>
        </w:tc>
        <w:tc>
          <w:tcPr>
            <w:tcW w:w="1217" w:type="pct"/>
          </w:tcPr>
          <w:p w14:paraId="1CDD419D" w14:textId="77777777" w:rsidR="00725F40" w:rsidRPr="00667F11" w:rsidRDefault="006B7357" w:rsidP="00B6144A">
            <w:pPr>
              <w:pStyle w:val="TableCellLeft10pt"/>
              <w:keepNext w:val="0"/>
              <w:keepLines w:val="0"/>
              <w:spacing w:line="240" w:lineRule="auto"/>
            </w:pPr>
            <w:r w:rsidRPr="009C1801">
              <w:t>Progressed at date of documented PD or death</w:t>
            </w:r>
          </w:p>
        </w:tc>
        <w:tc>
          <w:tcPr>
            <w:tcW w:w="1348" w:type="pct"/>
          </w:tcPr>
          <w:p w14:paraId="6F2AE585" w14:textId="77777777" w:rsidR="00725F40" w:rsidRPr="00667F11" w:rsidRDefault="006B7357" w:rsidP="00B6144A">
            <w:pPr>
              <w:pStyle w:val="TableCellLeft10pt"/>
              <w:keepNext w:val="0"/>
              <w:keepLines w:val="0"/>
              <w:spacing w:line="240" w:lineRule="auto"/>
            </w:pPr>
            <w:r w:rsidRPr="009C1801">
              <w:t>Progressed at date of documented PD or death</w:t>
            </w:r>
          </w:p>
        </w:tc>
      </w:tr>
      <w:tr w:rsidR="000121B5" w14:paraId="1FF4B84B" w14:textId="77777777" w:rsidTr="00C64B66">
        <w:tc>
          <w:tcPr>
            <w:tcW w:w="1322" w:type="pct"/>
          </w:tcPr>
          <w:p w14:paraId="26BFD35C" w14:textId="77777777" w:rsidR="00725F40" w:rsidRPr="00667F11" w:rsidRDefault="006B7357" w:rsidP="00B6144A">
            <w:pPr>
              <w:pStyle w:val="TableCellLeft10pt"/>
              <w:keepNext w:val="0"/>
              <w:keepLines w:val="0"/>
              <w:spacing w:line="240" w:lineRule="auto"/>
            </w:pPr>
            <w:r w:rsidRPr="009C1801">
              <w:t xml:space="preserve">PD or death </w:t>
            </w:r>
            <w:r w:rsidRPr="00667F11">
              <w:t>documented immediately after ≥2 consecutive missed disease assessments or after new anticancer therapy, if any</w:t>
            </w:r>
          </w:p>
        </w:tc>
        <w:tc>
          <w:tcPr>
            <w:tcW w:w="1113" w:type="pct"/>
          </w:tcPr>
          <w:p w14:paraId="281C3EF3" w14:textId="77777777" w:rsidR="00725F40" w:rsidRPr="00667F11" w:rsidRDefault="006B7357" w:rsidP="00B6144A">
            <w:pPr>
              <w:pStyle w:val="TableCellLeft10pt"/>
              <w:keepNext w:val="0"/>
              <w:keepLines w:val="0"/>
              <w:spacing w:line="240" w:lineRule="auto"/>
            </w:pPr>
            <w:r w:rsidRPr="009C1801">
              <w:t xml:space="preserve">Censored at last disease assessment </w:t>
            </w:r>
            <w:r w:rsidRPr="00667F11">
              <w:t>before the earlier date of ≥2 consecutive missed disease assessment and new anticancer therapy, if any</w:t>
            </w:r>
          </w:p>
        </w:tc>
        <w:tc>
          <w:tcPr>
            <w:tcW w:w="1217" w:type="pct"/>
          </w:tcPr>
          <w:p w14:paraId="5EA7B18A" w14:textId="77777777" w:rsidR="00725F40" w:rsidRPr="00667F11" w:rsidRDefault="006B7357" w:rsidP="00B6144A">
            <w:pPr>
              <w:pStyle w:val="TableCellLeft10pt"/>
              <w:keepNext w:val="0"/>
              <w:keepLines w:val="0"/>
              <w:spacing w:line="240" w:lineRule="auto"/>
            </w:pPr>
            <w:r w:rsidRPr="009C1801">
              <w:t>Progressed at date of documented PD or death</w:t>
            </w:r>
          </w:p>
        </w:tc>
        <w:tc>
          <w:tcPr>
            <w:tcW w:w="1348" w:type="pct"/>
          </w:tcPr>
          <w:p w14:paraId="6252DCFD" w14:textId="77777777" w:rsidR="00725F40" w:rsidRPr="00667F11" w:rsidRDefault="006B7357" w:rsidP="00B6144A">
            <w:pPr>
              <w:pStyle w:val="TableCellLeft10pt"/>
              <w:keepNext w:val="0"/>
              <w:keepLines w:val="0"/>
              <w:spacing w:line="240" w:lineRule="auto"/>
            </w:pPr>
            <w:r w:rsidRPr="009C1801">
              <w:t>Progressed at date of documented PD or death</w:t>
            </w:r>
          </w:p>
        </w:tc>
      </w:tr>
      <w:tr w:rsidR="000121B5" w14:paraId="15FD752B" w14:textId="77777777" w:rsidTr="00C64B66">
        <w:tc>
          <w:tcPr>
            <w:tcW w:w="1322" w:type="pct"/>
          </w:tcPr>
          <w:p w14:paraId="0A4EDBAF" w14:textId="77777777" w:rsidR="00725F40" w:rsidRPr="00667F11" w:rsidRDefault="006B7357" w:rsidP="00B6144A">
            <w:pPr>
              <w:pStyle w:val="TableCellLeft10pt"/>
              <w:keepNext w:val="0"/>
              <w:keepLines w:val="0"/>
              <w:spacing w:line="240" w:lineRule="auto"/>
            </w:pPr>
            <w:r w:rsidRPr="009C1801">
              <w:t>No PD and no death; and new anticancer treatment is not initiated</w:t>
            </w:r>
          </w:p>
        </w:tc>
        <w:tc>
          <w:tcPr>
            <w:tcW w:w="1113" w:type="pct"/>
          </w:tcPr>
          <w:p w14:paraId="0E4E722A" w14:textId="77777777" w:rsidR="00725F40" w:rsidRPr="00667F11" w:rsidRDefault="006B7357" w:rsidP="00B6144A">
            <w:pPr>
              <w:pStyle w:val="TableCellLeft10pt"/>
              <w:keepNext w:val="0"/>
              <w:keepLines w:val="0"/>
              <w:spacing w:line="240" w:lineRule="auto"/>
            </w:pPr>
            <w:r w:rsidRPr="009C1801">
              <w:t xml:space="preserve">Censored at last disease assessment </w:t>
            </w:r>
          </w:p>
        </w:tc>
        <w:tc>
          <w:tcPr>
            <w:tcW w:w="1217" w:type="pct"/>
          </w:tcPr>
          <w:p w14:paraId="727E6176" w14:textId="77777777" w:rsidR="00725F40" w:rsidRPr="00667F11" w:rsidRDefault="006B7357" w:rsidP="00B6144A">
            <w:pPr>
              <w:pStyle w:val="TableCellLeft10pt"/>
              <w:keepNext w:val="0"/>
              <w:keepLines w:val="0"/>
              <w:spacing w:line="240" w:lineRule="auto"/>
            </w:pPr>
            <w:r w:rsidRPr="009C1801">
              <w:t xml:space="preserve">Censored at last disease assessment </w:t>
            </w:r>
          </w:p>
        </w:tc>
        <w:tc>
          <w:tcPr>
            <w:tcW w:w="1348" w:type="pct"/>
          </w:tcPr>
          <w:p w14:paraId="756DF283" w14:textId="77777777" w:rsidR="00725F40" w:rsidRPr="00667F11" w:rsidRDefault="006B7357" w:rsidP="00B6144A">
            <w:pPr>
              <w:pStyle w:val="TableCellLeft10pt"/>
              <w:keepNext w:val="0"/>
              <w:keepLines w:val="0"/>
              <w:spacing w:line="240" w:lineRule="auto"/>
            </w:pPr>
            <w:r w:rsidRPr="009C1801">
              <w:t>Progressed at treatment discontinuation due to reasons other than complete response; otherwise censored at last disease assessment if still on study treatment or completed study treatment.</w:t>
            </w:r>
          </w:p>
        </w:tc>
      </w:tr>
      <w:tr w:rsidR="000121B5" w14:paraId="18BA3D6F" w14:textId="77777777" w:rsidTr="00C64B66">
        <w:tc>
          <w:tcPr>
            <w:tcW w:w="1322" w:type="pct"/>
          </w:tcPr>
          <w:p w14:paraId="3784A38D" w14:textId="77777777" w:rsidR="00725F40" w:rsidRPr="00667F11" w:rsidRDefault="006B7357" w:rsidP="00B6144A">
            <w:pPr>
              <w:pStyle w:val="TableCellLeft10pt"/>
              <w:keepNext w:val="0"/>
              <w:keepLines w:val="0"/>
              <w:spacing w:line="240" w:lineRule="auto"/>
            </w:pPr>
            <w:r w:rsidRPr="00667F11">
              <w:t>No PD and no death; new anticancer treatment is initiated</w:t>
            </w:r>
          </w:p>
        </w:tc>
        <w:tc>
          <w:tcPr>
            <w:tcW w:w="1113" w:type="pct"/>
          </w:tcPr>
          <w:p w14:paraId="76832326" w14:textId="77777777" w:rsidR="00725F40" w:rsidRPr="00667F11" w:rsidRDefault="006B7357" w:rsidP="00B6144A">
            <w:pPr>
              <w:pStyle w:val="TableCellLeft10pt"/>
              <w:keepNext w:val="0"/>
              <w:keepLines w:val="0"/>
              <w:spacing w:line="240" w:lineRule="auto"/>
            </w:pPr>
            <w:r w:rsidRPr="009C1801">
              <w:t>Censored at last disease assessment before new anticancer treatment  </w:t>
            </w:r>
          </w:p>
        </w:tc>
        <w:tc>
          <w:tcPr>
            <w:tcW w:w="1217" w:type="pct"/>
          </w:tcPr>
          <w:p w14:paraId="1FE85B39" w14:textId="77777777" w:rsidR="00725F40" w:rsidRPr="00667F11" w:rsidRDefault="006B7357" w:rsidP="00B6144A">
            <w:pPr>
              <w:pStyle w:val="TableCellLeft10pt"/>
              <w:keepNext w:val="0"/>
              <w:keepLines w:val="0"/>
              <w:spacing w:line="240" w:lineRule="auto"/>
            </w:pPr>
            <w:r w:rsidRPr="009C1801">
              <w:t>Censored at last disease assessment</w:t>
            </w:r>
          </w:p>
        </w:tc>
        <w:tc>
          <w:tcPr>
            <w:tcW w:w="1348" w:type="pct"/>
          </w:tcPr>
          <w:p w14:paraId="30005B45" w14:textId="77777777" w:rsidR="00725F40" w:rsidRPr="00667F11" w:rsidRDefault="006B7357" w:rsidP="00B6144A">
            <w:pPr>
              <w:pStyle w:val="TableCellLeft10pt"/>
              <w:keepNext w:val="0"/>
              <w:keepLines w:val="0"/>
              <w:spacing w:line="240" w:lineRule="auto"/>
            </w:pPr>
            <w:r w:rsidRPr="009C1801">
              <w:t>Progressed at date of new anticancer treatment</w:t>
            </w:r>
          </w:p>
        </w:tc>
      </w:tr>
      <w:tr w:rsidR="000121B5" w14:paraId="40435BA3" w14:textId="77777777" w:rsidTr="00C64B66">
        <w:tc>
          <w:tcPr>
            <w:tcW w:w="5000" w:type="pct"/>
            <w:gridSpan w:val="4"/>
          </w:tcPr>
          <w:p w14:paraId="3BD39D39" w14:textId="77777777" w:rsidR="00725F40" w:rsidRPr="00667F11" w:rsidRDefault="006B7357" w:rsidP="00B6144A">
            <w:pPr>
              <w:pStyle w:val="TableNote9pt"/>
              <w:keepLines w:val="0"/>
              <w:widowControl/>
            </w:pPr>
            <w:r>
              <w:tab/>
            </w:r>
            <w:r w:rsidRPr="009C1801">
              <w:t>Abbreviations: PD = disease progression; PFS = progression-free survival.</w:t>
            </w:r>
          </w:p>
        </w:tc>
      </w:tr>
    </w:tbl>
    <w:p w14:paraId="33CD0A8B" w14:textId="77777777" w:rsidR="00A375DD" w:rsidRDefault="00A375DD" w:rsidP="00A375DD">
      <w:pPr>
        <w:pStyle w:val="ListEnd"/>
      </w:pPr>
      <w:bookmarkStart w:id="3172" w:name="_Toc404160276"/>
      <w:bookmarkStart w:id="3173" w:name="_Toc405847843"/>
      <w:bookmarkStart w:id="3174" w:name="_Toc405998943"/>
      <w:bookmarkStart w:id="3175" w:name="_Toc408235393"/>
    </w:p>
    <w:p w14:paraId="731F6470" w14:textId="7D54A864" w:rsidR="00725F40" w:rsidRPr="00725F40" w:rsidRDefault="006B7357" w:rsidP="00725F40">
      <w:pPr>
        <w:pStyle w:val="Heading4"/>
      </w:pPr>
      <w:bookmarkStart w:id="3176" w:name="_Toc148621698"/>
      <w:bookmarkStart w:id="3177" w:name="_Toc107570749"/>
      <w:r>
        <w:t>Overall Survival</w:t>
      </w:r>
      <w:bookmarkEnd w:id="3176"/>
      <w:bookmarkEnd w:id="3172"/>
      <w:bookmarkEnd w:id="3173"/>
      <w:bookmarkEnd w:id="3174"/>
      <w:bookmarkEnd w:id="3175"/>
      <w:bookmarkEnd w:id="3177"/>
    </w:p>
    <w:p w14:paraId="165D0FEE" w14:textId="77777777" w:rsidR="00496360" w:rsidRDefault="006B7357" w:rsidP="00235DE5">
      <w:pPr>
        <w:pStyle w:val="Paragraph"/>
      </w:pPr>
      <w:r w:rsidRPr="00725F40">
        <w:t>The nonparametric Kaplan-Meier method will be used to estimate the survival curves. The treatment difference in survival will be assessed by the stratified log-rank test. A stratified Cox proportional hazard model with Efron’s method of tie handling will be used to assess the magnitude of the treatment difference (ie, the hazard ratio). The hazard ratio and its 95% confidence interval from the stratified Cox model with a single treatment covariate will be reported. The stratification factors used for randomization (See Section 6.3.2 - Stratification) will be applied to both the stratified log-rank test and the stratified Cox model. Participants without documented death at the time of analysis will be censored at the date the participant was last known to be alive.</w:t>
      </w:r>
    </w:p>
    <w:p w14:paraId="0B38DF07" w14:textId="77777777" w:rsidR="00725F40" w:rsidRPr="00725F40" w:rsidRDefault="006B7357" w:rsidP="00725F40">
      <w:pPr>
        <w:pStyle w:val="Heading4"/>
      </w:pPr>
      <w:bookmarkStart w:id="3178" w:name="_Toc148621699"/>
      <w:bookmarkStart w:id="3179" w:name="_Toc107570750"/>
      <w:r>
        <w:lastRenderedPageBreak/>
        <w:t>Duration of Response</w:t>
      </w:r>
      <w:bookmarkEnd w:id="3178"/>
      <w:bookmarkEnd w:id="3179"/>
    </w:p>
    <w:p w14:paraId="1FD0C08C" w14:textId="77777777" w:rsidR="00725F40" w:rsidRDefault="006B7357" w:rsidP="00725F40">
      <w:pPr>
        <w:pStyle w:val="Paragraph"/>
      </w:pPr>
      <w:r>
        <w:t xml:space="preserve">If sample size permits, DOR will be summarized descriptively using Kaplan-Meier medians and quartiles. Only the subset of participants who show a confirmed complete response or partial response will be included in this analysis. </w:t>
      </w:r>
    </w:p>
    <w:p w14:paraId="26778CC2" w14:textId="3F251E72" w:rsidR="00725F40" w:rsidRDefault="006B7357" w:rsidP="00725F40">
      <w:pPr>
        <w:pStyle w:val="Paragraph"/>
      </w:pPr>
      <w:r>
        <w:t xml:space="preserve">Censoring rules for DOR are summarized in </w:t>
      </w:r>
      <w:r w:rsidR="00815B7C">
        <w:t xml:space="preserve">Table </w:t>
      </w:r>
      <w:r w:rsidR="00815B7C">
        <w:rPr>
          <w:noProof/>
        </w:rPr>
        <w:t>10</w:t>
      </w:r>
      <w:r>
        <w:t xml:space="preserve">. </w:t>
      </w:r>
    </w:p>
    <w:p w14:paraId="535FB668" w14:textId="30F24AEA" w:rsidR="00725F40" w:rsidRDefault="006B7357" w:rsidP="00725F40">
      <w:pPr>
        <w:pStyle w:val="Paragraph"/>
      </w:pPr>
      <w:r>
        <w:t xml:space="preserve">For each DOR analysis, a corresponding summary of the reasons responding participants are censored will also be provided. Responding participants who are alive, have not progressed, have not initiated new anticancer treatment, have not been determined to be lost to follow-up, and have had a disease assessment within ~5 months of the data cutoff date are considered ongoing responders at the time of analysis. If a participant meets multiple criteria for censoring, the censoring criterion that occurs earliest will be applied. </w:t>
      </w:r>
    </w:p>
    <w:p w14:paraId="19E59C02" w14:textId="3E0C4E55" w:rsidR="00725F40" w:rsidRDefault="006B7357" w:rsidP="00725F40">
      <w:pPr>
        <w:pStyle w:val="Caption"/>
        <w:keepNext/>
      </w:pPr>
      <w:bookmarkStart w:id="3180" w:name="_Ref148597037"/>
      <w:bookmarkStart w:id="3181" w:name="_Toc148621766"/>
      <w:bookmarkStart w:id="3182" w:name="_Ref14167679"/>
      <w:bookmarkStart w:id="3183" w:name="_Toc107570817"/>
      <w:r>
        <w:t xml:space="preserve">Table </w:t>
      </w:r>
      <w:r w:rsidR="00815B7C">
        <w:rPr>
          <w:noProof/>
        </w:rPr>
        <w:t>10</w:t>
      </w:r>
      <w:bookmarkEnd w:id="3180"/>
      <w:bookmarkEnd w:id="3182"/>
      <w:r>
        <w:tab/>
        <w:t>Censoring Rules for DOR</w:t>
      </w:r>
      <w:bookmarkEnd w:id="3181"/>
      <w:bookmarkEnd w:id="3183"/>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97"/>
        <w:gridCol w:w="3226"/>
        <w:gridCol w:w="1863"/>
      </w:tblGrid>
      <w:tr w:rsidR="000121B5" w14:paraId="04B96D5C" w14:textId="77777777" w:rsidTr="00725F40">
        <w:tc>
          <w:tcPr>
            <w:tcW w:w="3897" w:type="dxa"/>
          </w:tcPr>
          <w:p w14:paraId="189EC59B" w14:textId="77777777" w:rsidR="00725F40" w:rsidRPr="00667F11" w:rsidRDefault="006B7357" w:rsidP="00725F40">
            <w:pPr>
              <w:pStyle w:val="TableHeadingTextLeft10pt"/>
            </w:pPr>
            <w:r w:rsidRPr="00667F11">
              <w:t>Situation</w:t>
            </w:r>
          </w:p>
        </w:tc>
        <w:tc>
          <w:tcPr>
            <w:tcW w:w="3226" w:type="dxa"/>
          </w:tcPr>
          <w:p w14:paraId="1E0F8CB9" w14:textId="77777777" w:rsidR="00725F40" w:rsidRPr="00667F11" w:rsidRDefault="006B7357" w:rsidP="00725F40">
            <w:pPr>
              <w:pStyle w:val="TableHeadingTextLeft10pt"/>
            </w:pPr>
            <w:r w:rsidRPr="00667F11">
              <w:t>Date of Progression or Censoring</w:t>
            </w:r>
          </w:p>
        </w:tc>
        <w:tc>
          <w:tcPr>
            <w:tcW w:w="1855" w:type="dxa"/>
          </w:tcPr>
          <w:p w14:paraId="55965EA3" w14:textId="77777777" w:rsidR="00725F40" w:rsidRPr="00667F11" w:rsidRDefault="006B7357" w:rsidP="00725F40">
            <w:pPr>
              <w:pStyle w:val="TableHeadingTextLeft10pt"/>
            </w:pPr>
            <w:r w:rsidRPr="00667F11">
              <w:t>Outcome</w:t>
            </w:r>
          </w:p>
        </w:tc>
      </w:tr>
      <w:tr w:rsidR="000121B5" w14:paraId="38393E98" w14:textId="77777777" w:rsidTr="00725F40">
        <w:tc>
          <w:tcPr>
            <w:tcW w:w="3897" w:type="dxa"/>
          </w:tcPr>
          <w:p w14:paraId="58A5033D" w14:textId="77777777" w:rsidR="00725F40" w:rsidRPr="00667F11" w:rsidRDefault="006B7357" w:rsidP="00725F40">
            <w:pPr>
              <w:pStyle w:val="TableCellLeft10pt"/>
            </w:pPr>
            <w:r w:rsidRPr="00667F11">
              <w:t>No progression nor death, no new anticancer therapy initiated</w:t>
            </w:r>
          </w:p>
        </w:tc>
        <w:tc>
          <w:tcPr>
            <w:tcW w:w="3226" w:type="dxa"/>
          </w:tcPr>
          <w:p w14:paraId="4D7A2A6E" w14:textId="77777777" w:rsidR="00725F40" w:rsidRPr="00667F11" w:rsidRDefault="006B7357" w:rsidP="00725F40">
            <w:pPr>
              <w:pStyle w:val="TableCellLeft10pt"/>
            </w:pPr>
            <w:r w:rsidRPr="00667F11">
              <w:t>Last adequate disease assessment</w:t>
            </w:r>
          </w:p>
        </w:tc>
        <w:tc>
          <w:tcPr>
            <w:tcW w:w="1855" w:type="dxa"/>
          </w:tcPr>
          <w:p w14:paraId="62BA8DAF" w14:textId="77777777" w:rsidR="00725F40" w:rsidRPr="00667F11" w:rsidRDefault="006B7357" w:rsidP="00725F40">
            <w:pPr>
              <w:pStyle w:val="TableCellLeft10pt"/>
            </w:pPr>
            <w:r w:rsidRPr="00667F11">
              <w:t>Censor</w:t>
            </w:r>
          </w:p>
          <w:p w14:paraId="29DA569B" w14:textId="77777777" w:rsidR="00725F40" w:rsidRPr="00667F11" w:rsidRDefault="006B7357" w:rsidP="00725F40">
            <w:pPr>
              <w:pStyle w:val="TableCellLeft10pt"/>
            </w:pPr>
            <w:r w:rsidRPr="00667F11">
              <w:t>(non-event)</w:t>
            </w:r>
          </w:p>
        </w:tc>
      </w:tr>
      <w:tr w:rsidR="000121B5" w14:paraId="2E52B39B" w14:textId="77777777" w:rsidTr="00725F40">
        <w:tc>
          <w:tcPr>
            <w:tcW w:w="3897" w:type="dxa"/>
          </w:tcPr>
          <w:p w14:paraId="07230F3C" w14:textId="77777777" w:rsidR="00725F40" w:rsidRPr="00667F11" w:rsidRDefault="006B7357" w:rsidP="00725F40">
            <w:pPr>
              <w:pStyle w:val="TableCellLeft10pt"/>
            </w:pPr>
            <w:r w:rsidRPr="00667F11">
              <w:t>No progression nor death, new anticancer therapy initiated</w:t>
            </w:r>
          </w:p>
        </w:tc>
        <w:tc>
          <w:tcPr>
            <w:tcW w:w="3226" w:type="dxa"/>
          </w:tcPr>
          <w:p w14:paraId="670C253F" w14:textId="77777777" w:rsidR="00725F40" w:rsidRPr="00667F11" w:rsidRDefault="006B7357" w:rsidP="00725F40">
            <w:pPr>
              <w:pStyle w:val="TableCellLeft10pt"/>
            </w:pPr>
            <w:r w:rsidRPr="00667F11">
              <w:t>Last adequate disease assessment before new anticancer therapy initiated</w:t>
            </w:r>
          </w:p>
        </w:tc>
        <w:tc>
          <w:tcPr>
            <w:tcW w:w="1855" w:type="dxa"/>
          </w:tcPr>
          <w:p w14:paraId="57FDC16B" w14:textId="77777777" w:rsidR="00725F40" w:rsidRPr="00667F11" w:rsidRDefault="006B7357" w:rsidP="00725F40">
            <w:pPr>
              <w:pStyle w:val="TableCellLeft10pt"/>
            </w:pPr>
            <w:r w:rsidRPr="00667F11">
              <w:t>Censor</w:t>
            </w:r>
          </w:p>
          <w:p w14:paraId="3CF2166A" w14:textId="77777777" w:rsidR="00725F40" w:rsidRPr="00667F11" w:rsidRDefault="006B7357" w:rsidP="00725F40">
            <w:pPr>
              <w:pStyle w:val="TableCellLeft10pt"/>
            </w:pPr>
            <w:r w:rsidRPr="00667F11">
              <w:t>(non-event)</w:t>
            </w:r>
          </w:p>
        </w:tc>
      </w:tr>
      <w:tr w:rsidR="000121B5" w14:paraId="4E564FE5" w14:textId="77777777" w:rsidTr="00725F40">
        <w:tc>
          <w:tcPr>
            <w:tcW w:w="3897" w:type="dxa"/>
          </w:tcPr>
          <w:p w14:paraId="35C105A5" w14:textId="77777777" w:rsidR="00725F40" w:rsidRPr="00667F11" w:rsidRDefault="006B7357" w:rsidP="00725F40">
            <w:pPr>
              <w:pStyle w:val="TableCellLeft10pt"/>
            </w:pPr>
            <w:r w:rsidRPr="00667F11">
              <w:t>Death or progression immediately after ≥2 consecutive missed disease assessments or after new anticancer therapy, if any</w:t>
            </w:r>
          </w:p>
        </w:tc>
        <w:tc>
          <w:tcPr>
            <w:tcW w:w="3226" w:type="dxa"/>
          </w:tcPr>
          <w:p w14:paraId="49025798" w14:textId="77777777" w:rsidR="00725F40" w:rsidRPr="00667F11" w:rsidRDefault="006B7357" w:rsidP="00725F40">
            <w:pPr>
              <w:pStyle w:val="TableCellLeft10pt"/>
            </w:pPr>
            <w:r w:rsidRPr="00667F11">
              <w:t>Earlier date of last adequate disease assessment before ≥2 missed adequate disease assessments and new anticancer therapy, if any</w:t>
            </w:r>
          </w:p>
        </w:tc>
        <w:tc>
          <w:tcPr>
            <w:tcW w:w="1855" w:type="dxa"/>
          </w:tcPr>
          <w:p w14:paraId="79E73516" w14:textId="77777777" w:rsidR="00725F40" w:rsidRPr="00667F11" w:rsidRDefault="006B7357" w:rsidP="00725F40">
            <w:pPr>
              <w:pStyle w:val="TableCellLeft10pt"/>
            </w:pPr>
            <w:r w:rsidRPr="00667F11">
              <w:t>Censor</w:t>
            </w:r>
          </w:p>
          <w:p w14:paraId="35EC8926" w14:textId="77777777" w:rsidR="00725F40" w:rsidRPr="00667F11" w:rsidRDefault="006B7357" w:rsidP="00725F40">
            <w:pPr>
              <w:pStyle w:val="TableCellLeft10pt"/>
            </w:pPr>
            <w:r w:rsidRPr="00667F11">
              <w:t>(non-event)</w:t>
            </w:r>
          </w:p>
        </w:tc>
      </w:tr>
      <w:tr w:rsidR="000121B5" w14:paraId="27A52CB2" w14:textId="77777777" w:rsidTr="00725F40">
        <w:tc>
          <w:tcPr>
            <w:tcW w:w="3897" w:type="dxa"/>
          </w:tcPr>
          <w:p w14:paraId="6043DCE8" w14:textId="77777777" w:rsidR="00725F40" w:rsidRPr="00667F11" w:rsidRDefault="006B7357" w:rsidP="00725F40">
            <w:pPr>
              <w:pStyle w:val="TableCellLeft10pt"/>
            </w:pPr>
            <w:r w:rsidRPr="00667F11">
              <w:t>Death or progression after ≤ 1 missed disease assessments and before new anticancer therapy, if any</w:t>
            </w:r>
          </w:p>
        </w:tc>
        <w:tc>
          <w:tcPr>
            <w:tcW w:w="3226" w:type="dxa"/>
          </w:tcPr>
          <w:p w14:paraId="267E8C85" w14:textId="77777777" w:rsidR="00725F40" w:rsidRPr="00667F11" w:rsidRDefault="006B7357" w:rsidP="00725F40">
            <w:pPr>
              <w:pStyle w:val="TableCellLeft10pt"/>
            </w:pPr>
            <w:r w:rsidRPr="00667F11">
              <w:t>PD or death</w:t>
            </w:r>
          </w:p>
        </w:tc>
        <w:tc>
          <w:tcPr>
            <w:tcW w:w="1855" w:type="dxa"/>
          </w:tcPr>
          <w:p w14:paraId="5FE194CB" w14:textId="77777777" w:rsidR="00725F40" w:rsidRPr="00667F11" w:rsidRDefault="006B7357" w:rsidP="00725F40">
            <w:pPr>
              <w:pStyle w:val="TableCellLeft10pt"/>
            </w:pPr>
            <w:r w:rsidRPr="00667F11">
              <w:t>End of response</w:t>
            </w:r>
          </w:p>
          <w:p w14:paraId="6C161EB6" w14:textId="77777777" w:rsidR="00725F40" w:rsidRPr="00667F11" w:rsidRDefault="006B7357" w:rsidP="00725F40">
            <w:pPr>
              <w:pStyle w:val="TableCellLeft10pt"/>
            </w:pPr>
            <w:r w:rsidRPr="00667F11">
              <w:t>(Event)</w:t>
            </w:r>
          </w:p>
        </w:tc>
      </w:tr>
      <w:tr w:rsidR="000121B5" w14:paraId="171ABA38" w14:textId="77777777" w:rsidTr="00725F40">
        <w:tc>
          <w:tcPr>
            <w:tcW w:w="8986" w:type="dxa"/>
            <w:gridSpan w:val="3"/>
          </w:tcPr>
          <w:p w14:paraId="06B076D1" w14:textId="77777777" w:rsidR="00725F40" w:rsidRPr="00667F11" w:rsidRDefault="006B7357" w:rsidP="00725F40">
            <w:pPr>
              <w:pStyle w:val="TableNote9pt"/>
            </w:pPr>
            <w:r>
              <w:tab/>
            </w:r>
            <w:r w:rsidRPr="00667F11">
              <w:t>Abbreviations: DOR = duration of response; PD = disease progression.</w:t>
            </w:r>
          </w:p>
          <w:p w14:paraId="3ACAF4B6" w14:textId="77777777" w:rsidR="00725F40" w:rsidRPr="00667F11" w:rsidRDefault="006B7357" w:rsidP="00725F40">
            <w:pPr>
              <w:pStyle w:val="TableNote9pt"/>
            </w:pPr>
            <w:r>
              <w:tab/>
            </w:r>
            <w:r w:rsidRPr="00667F11">
              <w:t xml:space="preserve">A missed disease assessment includes any assessment that is not obtained or is considered inadequate for evaluation of response.  </w:t>
            </w:r>
          </w:p>
        </w:tc>
      </w:tr>
    </w:tbl>
    <w:p w14:paraId="7766B07C" w14:textId="77777777" w:rsidR="00725F40" w:rsidRDefault="00725F40" w:rsidP="00A375DD">
      <w:pPr>
        <w:pStyle w:val="ListEnd"/>
      </w:pPr>
    </w:p>
    <w:p w14:paraId="398D8374" w14:textId="77777777" w:rsidR="00725F40" w:rsidRDefault="006B7357" w:rsidP="00725F40">
      <w:pPr>
        <w:pStyle w:val="Heading4"/>
      </w:pPr>
      <w:bookmarkStart w:id="3184" w:name="_Toc148621700"/>
      <w:bookmarkStart w:id="3185" w:name="_Toc525558648"/>
      <w:bookmarkStart w:id="3186" w:name="_Toc531847840"/>
      <w:bookmarkStart w:id="3187" w:name="_Toc107570751"/>
      <w:r>
        <w:t xml:space="preserve">Analysis Strategy for Key Efficacy </w:t>
      </w:r>
      <w:bookmarkEnd w:id="3185"/>
      <w:bookmarkEnd w:id="3186"/>
      <w:r>
        <w:t>Variables</w:t>
      </w:r>
      <w:bookmarkEnd w:id="3184"/>
      <w:bookmarkEnd w:id="3187"/>
    </w:p>
    <w:p w14:paraId="04F8BD1B" w14:textId="1548B46D" w:rsidR="00334202" w:rsidRDefault="006B7357" w:rsidP="00725F40">
      <w:pPr>
        <w:pStyle w:val="Paragraph"/>
      </w:pPr>
      <w:r w:rsidRPr="00725F40">
        <w:t xml:space="preserve">A summary of the primary analysis strategy for the key efficacy endpoints is provided in </w:t>
      </w:r>
      <w:r w:rsidR="00815B7C">
        <w:t xml:space="preserve">Table </w:t>
      </w:r>
      <w:r w:rsidR="00815B7C">
        <w:rPr>
          <w:noProof/>
        </w:rPr>
        <w:t>11</w:t>
      </w:r>
      <w:r w:rsidRPr="00725F40">
        <w:t>.</w:t>
      </w:r>
      <w:bookmarkStart w:id="3188" w:name="_Ref526233370"/>
      <w:bookmarkStart w:id="3189" w:name="_Ref526233365"/>
      <w:bookmarkStart w:id="3190" w:name="_Toc531847918"/>
    </w:p>
    <w:p w14:paraId="213E873A" w14:textId="77777777" w:rsidR="00334202" w:rsidRDefault="00334202">
      <w:pPr>
        <w:rPr>
          <w:rFonts w:eastAsia="MS Gothic"/>
        </w:rPr>
      </w:pPr>
      <w:r>
        <w:br w:type="page"/>
      </w:r>
    </w:p>
    <w:p w14:paraId="557B5E9E" w14:textId="39E5FD62" w:rsidR="00DB3C85" w:rsidRDefault="006B7357" w:rsidP="00DB3C85">
      <w:pPr>
        <w:pStyle w:val="Caption"/>
        <w:keepNext/>
      </w:pPr>
      <w:bookmarkStart w:id="3191" w:name="_Ref148597060"/>
      <w:bookmarkStart w:id="3192" w:name="_Toc148621767"/>
      <w:bookmarkStart w:id="3193" w:name="_Ref14167727"/>
      <w:bookmarkStart w:id="3194" w:name="_Toc107570818"/>
      <w:bookmarkStart w:id="3195" w:name="_Hlk10660838"/>
      <w:bookmarkEnd w:id="3188"/>
      <w:r>
        <w:lastRenderedPageBreak/>
        <w:t xml:space="preserve">Table </w:t>
      </w:r>
      <w:r w:rsidR="00815B7C">
        <w:rPr>
          <w:noProof/>
        </w:rPr>
        <w:t>11</w:t>
      </w:r>
      <w:bookmarkEnd w:id="3191"/>
      <w:bookmarkEnd w:id="3193"/>
      <w:r>
        <w:tab/>
        <w:t xml:space="preserve">Analysis Strategy for Key Efficacy </w:t>
      </w:r>
      <w:bookmarkEnd w:id="3189"/>
      <w:bookmarkEnd w:id="3190"/>
      <w:r>
        <w:t>Variables</w:t>
      </w:r>
      <w:bookmarkEnd w:id="3192"/>
      <w:bookmarkEnd w:id="3194"/>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5"/>
        <w:gridCol w:w="2866"/>
        <w:gridCol w:w="1199"/>
        <w:gridCol w:w="3046"/>
      </w:tblGrid>
      <w:tr w:rsidR="000121B5" w14:paraId="104765A9" w14:textId="77777777" w:rsidTr="00DB3C85">
        <w:trPr>
          <w:trHeight w:val="20"/>
        </w:trPr>
        <w:tc>
          <w:tcPr>
            <w:tcW w:w="1875" w:type="dxa"/>
            <w:vAlign w:val="center"/>
          </w:tcPr>
          <w:bookmarkEnd w:id="3195"/>
          <w:p w14:paraId="78E9BADF" w14:textId="77777777" w:rsidR="00725F40" w:rsidRPr="00667F11" w:rsidRDefault="006B7357" w:rsidP="00725F40">
            <w:pPr>
              <w:pStyle w:val="TableHeadingTextCenter10pt"/>
            </w:pPr>
            <w:r w:rsidRPr="00667F11">
              <w:t>Endpoint/Variable</w:t>
            </w:r>
          </w:p>
        </w:tc>
        <w:tc>
          <w:tcPr>
            <w:tcW w:w="2866" w:type="dxa"/>
            <w:vAlign w:val="center"/>
          </w:tcPr>
          <w:p w14:paraId="39B2F74C" w14:textId="77777777" w:rsidR="00725F40" w:rsidRPr="00667F11" w:rsidRDefault="006B7357" w:rsidP="00725F40">
            <w:pPr>
              <w:pStyle w:val="TableHeadingTextCenter10pt"/>
            </w:pPr>
            <w:r w:rsidRPr="00667F11">
              <w:t>Statistical Method</w:t>
            </w:r>
          </w:p>
        </w:tc>
        <w:tc>
          <w:tcPr>
            <w:tcW w:w="1199" w:type="dxa"/>
            <w:vAlign w:val="center"/>
          </w:tcPr>
          <w:p w14:paraId="21C5E2DF" w14:textId="77777777" w:rsidR="00725F40" w:rsidRPr="00667F11" w:rsidRDefault="006B7357" w:rsidP="00725F40">
            <w:pPr>
              <w:pStyle w:val="TableHeadingTextCenter10pt"/>
            </w:pPr>
            <w:r w:rsidRPr="00667F11">
              <w:t>Analysis Population</w:t>
            </w:r>
          </w:p>
        </w:tc>
        <w:tc>
          <w:tcPr>
            <w:tcW w:w="3046" w:type="dxa"/>
            <w:vAlign w:val="center"/>
          </w:tcPr>
          <w:p w14:paraId="3F9D4AB2" w14:textId="77777777" w:rsidR="00725F40" w:rsidRPr="00667F11" w:rsidRDefault="006B7357" w:rsidP="00725F40">
            <w:pPr>
              <w:pStyle w:val="TableHeadingTextCenter10pt"/>
            </w:pPr>
            <w:r w:rsidRPr="00667F11">
              <w:t>Missing Data Approach</w:t>
            </w:r>
          </w:p>
        </w:tc>
      </w:tr>
      <w:tr w:rsidR="000121B5" w14:paraId="74D81F50" w14:textId="77777777" w:rsidTr="00DB3C85">
        <w:trPr>
          <w:trHeight w:val="20"/>
        </w:trPr>
        <w:tc>
          <w:tcPr>
            <w:tcW w:w="8986" w:type="dxa"/>
            <w:gridSpan w:val="4"/>
          </w:tcPr>
          <w:p w14:paraId="1E13B374" w14:textId="77777777" w:rsidR="00725F40" w:rsidRPr="00667F11" w:rsidRDefault="006B7357" w:rsidP="00725F40">
            <w:pPr>
              <w:pStyle w:val="TableHeadingTextLeft10pt"/>
            </w:pPr>
            <w:r w:rsidRPr="00667F11">
              <w:t>Primary Analyses</w:t>
            </w:r>
          </w:p>
        </w:tc>
      </w:tr>
      <w:tr w:rsidR="000121B5" w14:paraId="04D08452" w14:textId="77777777" w:rsidTr="00DB3C85">
        <w:trPr>
          <w:trHeight w:val="20"/>
        </w:trPr>
        <w:tc>
          <w:tcPr>
            <w:tcW w:w="1875" w:type="dxa"/>
          </w:tcPr>
          <w:p w14:paraId="2236266B" w14:textId="77777777" w:rsidR="00725F40" w:rsidRPr="00667F11" w:rsidRDefault="006B7357" w:rsidP="00725F40">
            <w:pPr>
              <w:pStyle w:val="TableCellLeft10pt"/>
            </w:pPr>
            <w:r w:rsidRPr="00667F11">
              <w:t>ORR per RECIST 1.1 by BICR</w:t>
            </w:r>
          </w:p>
        </w:tc>
        <w:tc>
          <w:tcPr>
            <w:tcW w:w="2866" w:type="dxa"/>
          </w:tcPr>
          <w:p w14:paraId="126C8F25" w14:textId="77777777" w:rsidR="00725F40" w:rsidRPr="00667F11" w:rsidRDefault="006B7357" w:rsidP="00725F40">
            <w:pPr>
              <w:pStyle w:val="TableCellLeft10pt"/>
            </w:pPr>
            <w:r w:rsidRPr="00667F11">
              <w:t>Testing and estimation:</w:t>
            </w:r>
            <w:r w:rsidRPr="00667F11">
              <w:br/>
              <w:t>stratified Miettinen and Nurminen method</w:t>
            </w:r>
          </w:p>
        </w:tc>
        <w:tc>
          <w:tcPr>
            <w:tcW w:w="1199" w:type="dxa"/>
          </w:tcPr>
          <w:p w14:paraId="69BC41BA" w14:textId="77777777" w:rsidR="00725F40" w:rsidRPr="00667F11" w:rsidRDefault="006B7357" w:rsidP="00725F40">
            <w:pPr>
              <w:pStyle w:val="TableCellLeft10pt"/>
            </w:pPr>
            <w:r w:rsidRPr="00667F11">
              <w:t>ITT</w:t>
            </w:r>
          </w:p>
        </w:tc>
        <w:tc>
          <w:tcPr>
            <w:tcW w:w="3046" w:type="dxa"/>
          </w:tcPr>
          <w:p w14:paraId="76325AC1" w14:textId="77777777" w:rsidR="00725F40" w:rsidRPr="00667F11" w:rsidRDefault="006B7357" w:rsidP="00725F40">
            <w:pPr>
              <w:pStyle w:val="TableCellLeft10pt"/>
            </w:pPr>
            <w:r w:rsidRPr="00667F11">
              <w:t>Participants with missing data are considered nonresponders</w:t>
            </w:r>
          </w:p>
        </w:tc>
      </w:tr>
      <w:tr w:rsidR="000121B5" w14:paraId="1BC8D890" w14:textId="77777777" w:rsidTr="00DB3C85">
        <w:trPr>
          <w:trHeight w:val="20"/>
        </w:trPr>
        <w:tc>
          <w:tcPr>
            <w:tcW w:w="1875" w:type="dxa"/>
          </w:tcPr>
          <w:p w14:paraId="4E70E7F9" w14:textId="77777777" w:rsidR="00725F40" w:rsidRPr="00667F11" w:rsidRDefault="006B7357" w:rsidP="00725F40">
            <w:pPr>
              <w:pStyle w:val="TableCellLeft10pt"/>
            </w:pPr>
            <w:r w:rsidRPr="00667F11">
              <w:t>PFS per RECIST 1.1 by BICR</w:t>
            </w:r>
          </w:p>
        </w:tc>
        <w:tc>
          <w:tcPr>
            <w:tcW w:w="2866" w:type="dxa"/>
          </w:tcPr>
          <w:p w14:paraId="5C801F69" w14:textId="77777777" w:rsidR="00725F40" w:rsidRPr="00667F11" w:rsidRDefault="006B7357" w:rsidP="00725F40">
            <w:pPr>
              <w:pStyle w:val="TableCellLeft10pt"/>
            </w:pPr>
            <w:r w:rsidRPr="00667F11">
              <w:t>Testing: stratified log-rank test</w:t>
            </w:r>
          </w:p>
          <w:p w14:paraId="3A41E4D3" w14:textId="77777777" w:rsidR="00725F40" w:rsidRPr="00667F11" w:rsidRDefault="006B7357" w:rsidP="00725F40">
            <w:pPr>
              <w:pStyle w:val="TableCellLeft10pt"/>
            </w:pPr>
            <w:r w:rsidRPr="00667F11">
              <w:t xml:space="preserve">Estimation: Stratified Cox model with Efron’s tie handling method </w:t>
            </w:r>
          </w:p>
        </w:tc>
        <w:tc>
          <w:tcPr>
            <w:tcW w:w="1199" w:type="dxa"/>
          </w:tcPr>
          <w:p w14:paraId="0CF438CA" w14:textId="77777777" w:rsidR="00725F40" w:rsidRPr="00667F11" w:rsidRDefault="006B7357" w:rsidP="00725F40">
            <w:pPr>
              <w:pStyle w:val="TableCellLeft10pt"/>
            </w:pPr>
            <w:r w:rsidRPr="00667F11">
              <w:t>ITT</w:t>
            </w:r>
          </w:p>
        </w:tc>
        <w:tc>
          <w:tcPr>
            <w:tcW w:w="3046" w:type="dxa"/>
          </w:tcPr>
          <w:p w14:paraId="10335176" w14:textId="608DD756" w:rsidR="00725F40" w:rsidRPr="00667F11" w:rsidRDefault="006B7357" w:rsidP="00725F40">
            <w:pPr>
              <w:pStyle w:val="TableCellLeft10pt"/>
            </w:pPr>
            <w:r w:rsidRPr="00667F11">
              <w:t xml:space="preserve">Censored according to rules in </w:t>
            </w:r>
            <w:r w:rsidR="00815B7C">
              <w:t xml:space="preserve">Table </w:t>
            </w:r>
            <w:r w:rsidR="00815B7C">
              <w:rPr>
                <w:noProof/>
              </w:rPr>
              <w:t>9</w:t>
            </w:r>
          </w:p>
        </w:tc>
      </w:tr>
      <w:tr w:rsidR="000121B5" w14:paraId="45081745" w14:textId="77777777" w:rsidTr="00DB3C85">
        <w:trPr>
          <w:trHeight w:val="20"/>
        </w:trPr>
        <w:tc>
          <w:tcPr>
            <w:tcW w:w="1875" w:type="dxa"/>
          </w:tcPr>
          <w:p w14:paraId="0328C4BD" w14:textId="77777777" w:rsidR="00725F40" w:rsidRPr="00667F11" w:rsidRDefault="006B7357" w:rsidP="00725F40">
            <w:pPr>
              <w:pStyle w:val="TableCellLeft10pt"/>
            </w:pPr>
            <w:r w:rsidRPr="00667F11">
              <w:t>OS</w:t>
            </w:r>
          </w:p>
        </w:tc>
        <w:tc>
          <w:tcPr>
            <w:tcW w:w="2866" w:type="dxa"/>
          </w:tcPr>
          <w:p w14:paraId="4E103185" w14:textId="77777777" w:rsidR="00725F40" w:rsidRPr="00667F11" w:rsidRDefault="006B7357" w:rsidP="00725F40">
            <w:pPr>
              <w:pStyle w:val="TableCellLeft10pt"/>
            </w:pPr>
            <w:r w:rsidRPr="00667F11">
              <w:t>Testing: stratified log-rank test</w:t>
            </w:r>
          </w:p>
          <w:p w14:paraId="5E489143" w14:textId="77777777" w:rsidR="00725F40" w:rsidRPr="00667F11" w:rsidRDefault="006B7357" w:rsidP="00725F40">
            <w:pPr>
              <w:pStyle w:val="TableCellLeft10pt"/>
            </w:pPr>
            <w:r w:rsidRPr="00667F11">
              <w:t>Estimation: Stratified Cox model with Efron’s tie handling method</w:t>
            </w:r>
          </w:p>
        </w:tc>
        <w:tc>
          <w:tcPr>
            <w:tcW w:w="1199" w:type="dxa"/>
          </w:tcPr>
          <w:p w14:paraId="20F98EEF" w14:textId="77777777" w:rsidR="00725F40" w:rsidRPr="00667F11" w:rsidRDefault="006B7357" w:rsidP="00725F40">
            <w:pPr>
              <w:pStyle w:val="TableCellLeft10pt"/>
            </w:pPr>
            <w:r w:rsidRPr="00667F11">
              <w:t>ITT</w:t>
            </w:r>
          </w:p>
        </w:tc>
        <w:tc>
          <w:tcPr>
            <w:tcW w:w="3046" w:type="dxa"/>
          </w:tcPr>
          <w:p w14:paraId="20ED2744" w14:textId="77777777" w:rsidR="00725F40" w:rsidRPr="00667F11" w:rsidRDefault="006B7357" w:rsidP="00725F40">
            <w:pPr>
              <w:pStyle w:val="TableCellLeft10pt"/>
            </w:pPr>
            <w:r w:rsidRPr="00667F11">
              <w:t>Censored at participant’s last known alive date</w:t>
            </w:r>
          </w:p>
        </w:tc>
      </w:tr>
      <w:tr w:rsidR="000121B5" w14:paraId="3B641A2F" w14:textId="77777777" w:rsidTr="00DB3C85">
        <w:trPr>
          <w:trHeight w:val="20"/>
        </w:trPr>
        <w:tc>
          <w:tcPr>
            <w:tcW w:w="8986" w:type="dxa"/>
            <w:gridSpan w:val="4"/>
          </w:tcPr>
          <w:p w14:paraId="62719B6A" w14:textId="77777777" w:rsidR="00725F40" w:rsidRPr="00667F11" w:rsidRDefault="006B7357" w:rsidP="00725F40">
            <w:pPr>
              <w:pStyle w:val="TableNote9pt"/>
            </w:pPr>
            <w:r>
              <w:tab/>
            </w:r>
            <w:r w:rsidRPr="00667F11">
              <w:t>Abbreviations: BICR = blinded independent central review; ITT = intent-to-treat; ORR = objective response rate; OS = overall survival; PFS = progression-free survival; RECIST 1.1 = Response Evaluation Criteria in Solid Tumors.</w:t>
            </w:r>
          </w:p>
        </w:tc>
      </w:tr>
    </w:tbl>
    <w:p w14:paraId="0A4D4D67" w14:textId="77777777" w:rsidR="00725F40" w:rsidRDefault="00725F40" w:rsidP="00A375DD">
      <w:pPr>
        <w:pStyle w:val="ListEnd"/>
      </w:pPr>
    </w:p>
    <w:p w14:paraId="529F111A" w14:textId="77777777" w:rsidR="00DB3C85" w:rsidRDefault="006B7357" w:rsidP="00235DE5">
      <w:pPr>
        <w:pStyle w:val="Paragraph"/>
      </w:pPr>
      <w:r w:rsidRPr="00725F40">
        <w:t>The strategy to address multiplicity issues with regard to multiple endpoints and interim analyses is described in Section 9.7 (Interim Analyses) and Section 9.8 (Multiplicity).</w:t>
      </w:r>
    </w:p>
    <w:p w14:paraId="3B60047D" w14:textId="77777777" w:rsidR="00DB3C85" w:rsidRPr="00DB3C85" w:rsidRDefault="006B7357" w:rsidP="00DB3C85">
      <w:pPr>
        <w:pStyle w:val="Heading3"/>
      </w:pPr>
      <w:bookmarkStart w:id="3196" w:name="_Toc148621701"/>
      <w:bookmarkStart w:id="3197" w:name="_Toc408235397"/>
      <w:bookmarkStart w:id="3198" w:name="_Toc405998947"/>
      <w:bookmarkStart w:id="3199" w:name="_Toc107570752"/>
      <w:bookmarkStart w:id="3200" w:name="_Hlk536112677"/>
      <w:r w:rsidRPr="00DB3C85">
        <w:t>Statistical Methods for Safety Analyses</w:t>
      </w:r>
      <w:bookmarkEnd w:id="3196"/>
      <w:bookmarkEnd w:id="3197"/>
      <w:bookmarkEnd w:id="3198"/>
      <w:bookmarkEnd w:id="3199"/>
    </w:p>
    <w:bookmarkEnd w:id="3200"/>
    <w:p w14:paraId="6D98F46B" w14:textId="77777777" w:rsidR="00DB3C85" w:rsidRDefault="006B7357" w:rsidP="00DB3C85">
      <w:pPr>
        <w:pStyle w:val="Paragraph"/>
      </w:pPr>
      <w:r>
        <w:t>Safety and tolerability will be assessed by clinical review of all relevant parameters including AEs, laboratory tests and vital signs.</w:t>
      </w:r>
    </w:p>
    <w:p w14:paraId="1FE591E0" w14:textId="6941ACB2" w:rsidR="00DB3C85" w:rsidRDefault="006B7357" w:rsidP="00DB3C85">
      <w:pPr>
        <w:pStyle w:val="Paragraph"/>
      </w:pPr>
      <w:r>
        <w:t>The analysis of safety results will follow a tiered approach (</w:t>
      </w:r>
      <w:r w:rsidR="00815B7C">
        <w:t xml:space="preserve">Table </w:t>
      </w:r>
      <w:r w:rsidR="00815B7C">
        <w:rPr>
          <w:noProof/>
        </w:rPr>
        <w:t>12</w:t>
      </w:r>
      <w:r>
        <w:t xml:space="preserve">). The tiers differ with respect to the analyses that will be performed. Adverse events (specific terms as well as system organ class terms) and events that meet predefined limits of change in laboratory and vital signs parameters are either prespecified as “Tier 1” </w:t>
      </w:r>
      <w:r w:rsidR="00AE2C76">
        <w:t>endpoints</w:t>
      </w:r>
      <w:del w:id="3201" w:author="Powell, Deana" w:date="2023-10-19T15:28:00Z">
        <w:r w:rsidR="00F9397F" w:rsidRPr="00F9397F">
          <w:delText>,</w:delText>
        </w:r>
      </w:del>
      <w:r w:rsidR="00AE2C76">
        <w:t xml:space="preserve"> or</w:t>
      </w:r>
      <w:r>
        <w:t xml:space="preserve"> will be classified as belonging to “Tier 2” or “Tier 3” based on the observed proportions of participants with an event.</w:t>
      </w:r>
    </w:p>
    <w:p w14:paraId="451A1285" w14:textId="77777777" w:rsidR="00DB3C85" w:rsidRPr="00DB3C85" w:rsidRDefault="006B7357" w:rsidP="00DB3C85">
      <w:pPr>
        <w:pStyle w:val="Paragraph"/>
        <w:rPr>
          <w:b/>
          <w:bCs/>
          <w:u w:val="single"/>
        </w:rPr>
      </w:pPr>
      <w:r w:rsidRPr="00DB3C85">
        <w:rPr>
          <w:b/>
          <w:bCs/>
          <w:u w:val="single"/>
        </w:rPr>
        <w:t>Tier 1 Events</w:t>
      </w:r>
    </w:p>
    <w:p w14:paraId="1445517C" w14:textId="77777777" w:rsidR="00DB3C85" w:rsidRDefault="006B7357" w:rsidP="00DB3C85">
      <w:pPr>
        <w:pStyle w:val="Paragraph"/>
      </w:pPr>
      <w:r>
        <w:t xml:space="preserve">Safety parameters or adverse events of special interest that are identified a priori constitute “Tier 1” safety endpoints that will be participant to inferential testing for statistical significance. AEs that are immune-mediated or potentially immune-mediated are well documented and will be evaluated separately; however, these events have been characterized consistently throughout the pembrolizumab clinical development program, and determination of statistical significance is not expected to add value to the safety evaluation. Finally, there are no known AEs associated with participants with HNSCC for which determination of a p-value is expected to impact the safety assessment. Thus, there are no AEs that warrant elevation to Tier 1 in this study.   </w:t>
      </w:r>
    </w:p>
    <w:p w14:paraId="4253BB5E" w14:textId="77777777" w:rsidR="00DB3C85" w:rsidRPr="00DB3C85" w:rsidRDefault="006B7357" w:rsidP="00DB3C85">
      <w:pPr>
        <w:pStyle w:val="Paragraph"/>
        <w:rPr>
          <w:b/>
          <w:bCs/>
          <w:u w:val="single"/>
        </w:rPr>
      </w:pPr>
      <w:r w:rsidRPr="00DB3C85">
        <w:rPr>
          <w:b/>
          <w:bCs/>
          <w:u w:val="single"/>
        </w:rPr>
        <w:lastRenderedPageBreak/>
        <w:t>Tier 2 Events</w:t>
      </w:r>
    </w:p>
    <w:p w14:paraId="2147DD44" w14:textId="3EC8ED3F" w:rsidR="00DB3C85" w:rsidRDefault="006B7357" w:rsidP="00DB3C85">
      <w:pPr>
        <w:pStyle w:val="Paragraph"/>
      </w:pPr>
      <w:r>
        <w:t xml:space="preserve">Tier 2 parameters will be assessed via point estimates with 95% CIs provided for differences in the proportion of participants with events using the Miettinen and Nurminen method, an unconditional, asymptotic method </w:t>
      </w:r>
      <w:bookmarkStart w:id="3202" w:name="_Hlk10466271"/>
      <w:r w:rsidR="00815B7C">
        <w:t>[Miettinen, O. and Nurminen, M. 1985]</w:t>
      </w:r>
      <w:r>
        <w:t>.</w:t>
      </w:r>
      <w:bookmarkEnd w:id="3202"/>
    </w:p>
    <w:p w14:paraId="5D00448E" w14:textId="77777777" w:rsidR="00DB3C85" w:rsidRDefault="006B7357" w:rsidP="00DB3C85">
      <w:pPr>
        <w:pStyle w:val="Paragraph"/>
      </w:pPr>
      <w:r>
        <w:t xml:space="preserve">Membership in Tier 2 requires that at least 10% of participants in any treatment group show the event; all other AEs will belong to Tier 3. The threshold of at least 10% of participants was chosen for Tier 2 events because the population enrolled in this study is in critical condition and usually experiences various AEs of similar types regardless of treatment; events reported less frequently than 10% of participants would obscure the assessment of the overall safety profile and add little to the interpretation of potentially meaningful treatment differences. In addition, Grade 3 to 5 AEs (≥5% of participants in 1 of the treatment groups), SAEs (5% of participants in 1 of the treatment groups) and </w:t>
      </w:r>
      <w:bookmarkStart w:id="3203" w:name="_Hlk16861852"/>
      <w:r>
        <w:t xml:space="preserve">tumor hemorrhage (incidence ≥4 of participants in one of the treatment groups) </w:t>
      </w:r>
      <w:bookmarkEnd w:id="3203"/>
      <w:r>
        <w:t>will be considered Tier 2 endpoints. Because many 95% CIs may be provided without adjustment for multiplicity, the CIs should be regarded as a helpful descriptive measure to be used in safety review, not as a formal method for assessing the statistical significance of the between-group differences.</w:t>
      </w:r>
    </w:p>
    <w:p w14:paraId="6E52E708" w14:textId="03464F2A" w:rsidR="00DB3C85" w:rsidRPr="00DB3C85" w:rsidRDefault="006B7357" w:rsidP="00DB3C85">
      <w:pPr>
        <w:pStyle w:val="Paragraph"/>
        <w:rPr>
          <w:b/>
          <w:bCs/>
          <w:u w:val="single"/>
        </w:rPr>
      </w:pPr>
      <w:r w:rsidRPr="00DB3C85">
        <w:rPr>
          <w:b/>
          <w:bCs/>
          <w:u w:val="single"/>
        </w:rPr>
        <w:t>Tier 3 Events</w:t>
      </w:r>
    </w:p>
    <w:p w14:paraId="7D7609E0" w14:textId="77777777" w:rsidR="00DB3C85" w:rsidRDefault="006B7357" w:rsidP="00DB3C85">
      <w:pPr>
        <w:pStyle w:val="Paragraph"/>
      </w:pPr>
      <w:r>
        <w:t>Safety endpoints that are not Tier 1 or 2 events are considered Tier 3 events. The broad AE categories consisting of the proportion of participants with any AE, any drug-related AE, any Grade 3 to 5 AE, any serious AE, any AE which is both drug-related and Grade 3 to 5, any AE which is both serious and drug-related, discontinued due to an AE, and death that are not prespecified as Tier 1 endpoints will be classified as belong to “Tier 3”. Laboratory test toxicity grade shift from baseline will be considered Tier 3 event. Only point estimates by treatment group are provided for Tier 3 safety parameters.</w:t>
      </w:r>
    </w:p>
    <w:p w14:paraId="3465CCD6" w14:textId="77777777" w:rsidR="00DB3C85" w:rsidRPr="00DB3C85" w:rsidRDefault="006B7357" w:rsidP="00DB3C85">
      <w:pPr>
        <w:pStyle w:val="Paragraph"/>
        <w:rPr>
          <w:b/>
          <w:bCs/>
          <w:u w:val="single"/>
        </w:rPr>
      </w:pPr>
      <w:r w:rsidRPr="00DB3C85">
        <w:rPr>
          <w:b/>
          <w:bCs/>
          <w:u w:val="single"/>
        </w:rPr>
        <w:t xml:space="preserve">Continuous Safety Measures </w:t>
      </w:r>
    </w:p>
    <w:p w14:paraId="40700E53" w14:textId="77777777" w:rsidR="00DB3C85" w:rsidRPr="00DB3C85" w:rsidRDefault="006B7357" w:rsidP="00DB3C85">
      <w:pPr>
        <w:pStyle w:val="Paragraph"/>
      </w:pPr>
      <w:r>
        <w:t>Continuous measures such as changes from baseline in vital signs parameters will be considered Tier 3 event. Summary statistics for baseline, on-treatment, and change from baseline values will be provided by treatment group for vital signs parameters.</w:t>
      </w:r>
    </w:p>
    <w:p w14:paraId="25E2652A" w14:textId="0E0CFDCA" w:rsidR="00DB3C85" w:rsidRDefault="006B7357" w:rsidP="00DB3C85">
      <w:pPr>
        <w:pStyle w:val="Caption"/>
        <w:keepNext/>
      </w:pPr>
      <w:bookmarkStart w:id="3204" w:name="_Ref148599809"/>
      <w:bookmarkStart w:id="3205" w:name="_Toc148621768"/>
      <w:bookmarkStart w:id="3206" w:name="_Ref14167832"/>
      <w:bookmarkStart w:id="3207" w:name="_Toc107570819"/>
      <w:r>
        <w:lastRenderedPageBreak/>
        <w:t xml:space="preserve">Table </w:t>
      </w:r>
      <w:r w:rsidR="00815B7C">
        <w:rPr>
          <w:noProof/>
        </w:rPr>
        <w:t>12</w:t>
      </w:r>
      <w:bookmarkEnd w:id="3204"/>
      <w:bookmarkEnd w:id="3206"/>
      <w:r>
        <w:tab/>
        <w:t>Analysis Strategy for Safety Parameters</w:t>
      </w:r>
      <w:bookmarkEnd w:id="3205"/>
      <w:bookmarkEnd w:id="3207"/>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7"/>
        <w:gridCol w:w="4407"/>
        <w:gridCol w:w="882"/>
        <w:gridCol w:w="1470"/>
        <w:gridCol w:w="1330"/>
      </w:tblGrid>
      <w:tr w:rsidR="000121B5" w14:paraId="4A85AB69" w14:textId="77777777" w:rsidTr="00A375DD">
        <w:trPr>
          <w:tblHeader/>
        </w:trPr>
        <w:tc>
          <w:tcPr>
            <w:tcW w:w="499" w:type="pct"/>
            <w:vAlign w:val="center"/>
          </w:tcPr>
          <w:p w14:paraId="794FBC05" w14:textId="77777777" w:rsidR="00DB3C85" w:rsidRPr="00667F11" w:rsidRDefault="006B7357" w:rsidP="00DB3C85">
            <w:pPr>
              <w:pStyle w:val="TableCellCenter10pt"/>
            </w:pPr>
            <w:r w:rsidRPr="00667F11">
              <w:t>Safety Tier</w:t>
            </w:r>
          </w:p>
        </w:tc>
        <w:tc>
          <w:tcPr>
            <w:tcW w:w="2452" w:type="pct"/>
            <w:vAlign w:val="center"/>
          </w:tcPr>
          <w:p w14:paraId="02ECFBC3" w14:textId="77777777" w:rsidR="00DB3C85" w:rsidRPr="00667F11" w:rsidRDefault="006B7357" w:rsidP="00DB3C85">
            <w:pPr>
              <w:pStyle w:val="TableCellCenter10pt"/>
            </w:pPr>
            <w:r w:rsidRPr="00667F11">
              <w:t>Safety Endpoint</w:t>
            </w:r>
          </w:p>
        </w:tc>
        <w:tc>
          <w:tcPr>
            <w:tcW w:w="491" w:type="pct"/>
            <w:vAlign w:val="center"/>
          </w:tcPr>
          <w:p w14:paraId="588329B3" w14:textId="77777777" w:rsidR="00DB3C85" w:rsidRPr="00667F11" w:rsidRDefault="006B7357" w:rsidP="00DB3C85">
            <w:pPr>
              <w:pStyle w:val="TableCellCenter10pt"/>
            </w:pPr>
            <w:r w:rsidRPr="00667F11">
              <w:t>p-Value</w:t>
            </w:r>
          </w:p>
        </w:tc>
        <w:tc>
          <w:tcPr>
            <w:tcW w:w="818" w:type="pct"/>
            <w:vAlign w:val="center"/>
          </w:tcPr>
          <w:p w14:paraId="3AE3AB45" w14:textId="77777777" w:rsidR="00DB3C85" w:rsidRPr="00667F11" w:rsidRDefault="006B7357" w:rsidP="00DB3C85">
            <w:pPr>
              <w:pStyle w:val="TableCellCenter10pt"/>
            </w:pPr>
            <w:r w:rsidRPr="00667F11">
              <w:t>95% CI for Treatment Comparison</w:t>
            </w:r>
          </w:p>
        </w:tc>
        <w:tc>
          <w:tcPr>
            <w:tcW w:w="740" w:type="pct"/>
            <w:vAlign w:val="center"/>
          </w:tcPr>
          <w:p w14:paraId="4B2E4E7B" w14:textId="77777777" w:rsidR="00DB3C85" w:rsidRPr="00667F11" w:rsidRDefault="006B7357" w:rsidP="00DB3C85">
            <w:pPr>
              <w:pStyle w:val="TableCellCenter10pt"/>
            </w:pPr>
            <w:r w:rsidRPr="00667F11">
              <w:t>Descriptive Statistics</w:t>
            </w:r>
          </w:p>
        </w:tc>
      </w:tr>
      <w:tr w:rsidR="000121B5" w14:paraId="593B7DE6" w14:textId="77777777" w:rsidTr="00DB3C85">
        <w:trPr>
          <w:trHeight w:val="105"/>
        </w:trPr>
        <w:tc>
          <w:tcPr>
            <w:tcW w:w="499" w:type="pct"/>
            <w:vMerge w:val="restart"/>
          </w:tcPr>
          <w:p w14:paraId="050DB61D" w14:textId="77777777" w:rsidR="00DB3C85" w:rsidRPr="00667F11" w:rsidRDefault="006B7357" w:rsidP="00DB3C85">
            <w:pPr>
              <w:pStyle w:val="TableCellCenter10pt"/>
            </w:pPr>
            <w:r w:rsidRPr="00667F11">
              <w:t>Tier 2</w:t>
            </w:r>
          </w:p>
        </w:tc>
        <w:tc>
          <w:tcPr>
            <w:tcW w:w="2452" w:type="pct"/>
          </w:tcPr>
          <w:p w14:paraId="7A101747" w14:textId="77777777" w:rsidR="00DB3C85" w:rsidRPr="00667F11" w:rsidRDefault="006B7357" w:rsidP="00DB3C85">
            <w:pPr>
              <w:pStyle w:val="TableCellLeft10pt"/>
            </w:pPr>
            <w:r w:rsidRPr="00667F11">
              <w:t>Specific Grade 3-5 AE (incidence ≥5% of participants in one of the treatment groups)</w:t>
            </w:r>
          </w:p>
        </w:tc>
        <w:tc>
          <w:tcPr>
            <w:tcW w:w="491" w:type="pct"/>
            <w:vAlign w:val="center"/>
          </w:tcPr>
          <w:p w14:paraId="5659E718" w14:textId="77777777" w:rsidR="00DB3C85" w:rsidRPr="00667F11" w:rsidRDefault="00DB3C85" w:rsidP="00DB3C85">
            <w:pPr>
              <w:pStyle w:val="TableCellCenter10pt"/>
            </w:pPr>
          </w:p>
        </w:tc>
        <w:tc>
          <w:tcPr>
            <w:tcW w:w="818" w:type="pct"/>
            <w:vAlign w:val="center"/>
          </w:tcPr>
          <w:p w14:paraId="52035790" w14:textId="77777777" w:rsidR="00DB3C85" w:rsidRPr="00667F11" w:rsidRDefault="006B7357" w:rsidP="00DB3C85">
            <w:pPr>
              <w:pStyle w:val="TableCellCenter10pt"/>
            </w:pPr>
            <w:r w:rsidRPr="00667F11">
              <w:t>X</w:t>
            </w:r>
          </w:p>
        </w:tc>
        <w:tc>
          <w:tcPr>
            <w:tcW w:w="740" w:type="pct"/>
            <w:vAlign w:val="center"/>
          </w:tcPr>
          <w:p w14:paraId="654312F7" w14:textId="77777777" w:rsidR="00DB3C85" w:rsidRPr="00667F11" w:rsidRDefault="006B7357" w:rsidP="00DB3C85">
            <w:pPr>
              <w:pStyle w:val="TableCellCenter10pt"/>
            </w:pPr>
            <w:r w:rsidRPr="00667F11">
              <w:t>X</w:t>
            </w:r>
          </w:p>
        </w:tc>
      </w:tr>
      <w:tr w:rsidR="000121B5" w14:paraId="13C87389" w14:textId="77777777" w:rsidTr="00DB3C85">
        <w:trPr>
          <w:trHeight w:val="339"/>
        </w:trPr>
        <w:tc>
          <w:tcPr>
            <w:tcW w:w="499" w:type="pct"/>
            <w:vMerge/>
          </w:tcPr>
          <w:p w14:paraId="5A59B72C" w14:textId="77777777" w:rsidR="00DB3C85" w:rsidRPr="00667F11" w:rsidRDefault="00DB3C85" w:rsidP="00DB3C85">
            <w:pPr>
              <w:pStyle w:val="TableCellCenter10pt"/>
            </w:pPr>
          </w:p>
        </w:tc>
        <w:tc>
          <w:tcPr>
            <w:tcW w:w="2452" w:type="pct"/>
          </w:tcPr>
          <w:p w14:paraId="3ED4EBED" w14:textId="77777777" w:rsidR="00DB3C85" w:rsidRPr="00667F11" w:rsidRDefault="006B7357" w:rsidP="00DB3C85">
            <w:pPr>
              <w:pStyle w:val="TableCellLeft10pt"/>
            </w:pPr>
            <w:r w:rsidRPr="00667F11">
              <w:t>Specific serious AE (incidence ≥5% of participants in one of the treatment groups)</w:t>
            </w:r>
          </w:p>
        </w:tc>
        <w:tc>
          <w:tcPr>
            <w:tcW w:w="491" w:type="pct"/>
            <w:vAlign w:val="center"/>
          </w:tcPr>
          <w:p w14:paraId="096BADE1" w14:textId="77777777" w:rsidR="00DB3C85" w:rsidRPr="00667F11" w:rsidRDefault="00DB3C85" w:rsidP="00DB3C85">
            <w:pPr>
              <w:pStyle w:val="TableCellCenter10pt"/>
            </w:pPr>
          </w:p>
        </w:tc>
        <w:tc>
          <w:tcPr>
            <w:tcW w:w="818" w:type="pct"/>
            <w:vAlign w:val="center"/>
          </w:tcPr>
          <w:p w14:paraId="02FA4EDC" w14:textId="77777777" w:rsidR="00DB3C85" w:rsidRPr="00667F11" w:rsidRDefault="006B7357" w:rsidP="00DB3C85">
            <w:pPr>
              <w:pStyle w:val="TableCellCenter10pt"/>
            </w:pPr>
            <w:r w:rsidRPr="00667F11">
              <w:t>X</w:t>
            </w:r>
          </w:p>
        </w:tc>
        <w:tc>
          <w:tcPr>
            <w:tcW w:w="740" w:type="pct"/>
            <w:vAlign w:val="center"/>
          </w:tcPr>
          <w:p w14:paraId="57AFF149" w14:textId="77777777" w:rsidR="00DB3C85" w:rsidRPr="00667F11" w:rsidRDefault="006B7357" w:rsidP="00DB3C85">
            <w:pPr>
              <w:pStyle w:val="TableCellCenter10pt"/>
            </w:pPr>
            <w:r w:rsidRPr="00667F11">
              <w:t>X</w:t>
            </w:r>
          </w:p>
        </w:tc>
      </w:tr>
      <w:tr w:rsidR="000121B5" w14:paraId="2D46C696" w14:textId="77777777" w:rsidTr="00DB3C85">
        <w:trPr>
          <w:trHeight w:val="339"/>
        </w:trPr>
        <w:tc>
          <w:tcPr>
            <w:tcW w:w="499" w:type="pct"/>
            <w:vMerge/>
          </w:tcPr>
          <w:p w14:paraId="0C051C79" w14:textId="77777777" w:rsidR="00DB3C85" w:rsidRPr="00667F11" w:rsidRDefault="00DB3C85" w:rsidP="00DB3C85">
            <w:pPr>
              <w:pStyle w:val="TableCellCenter10pt"/>
            </w:pPr>
          </w:p>
        </w:tc>
        <w:tc>
          <w:tcPr>
            <w:tcW w:w="2452" w:type="pct"/>
          </w:tcPr>
          <w:p w14:paraId="3B220F4C" w14:textId="77777777" w:rsidR="00DB3C85" w:rsidRPr="00667F11" w:rsidRDefault="006B7357" w:rsidP="00DB3C85">
            <w:pPr>
              <w:pStyle w:val="TableCellLeft10pt"/>
            </w:pPr>
            <w:r w:rsidRPr="00667F11">
              <w:t>Specific AEs, SOCs (incidence ≥10% of participants in one of the treatment groups)</w:t>
            </w:r>
          </w:p>
        </w:tc>
        <w:tc>
          <w:tcPr>
            <w:tcW w:w="491" w:type="pct"/>
            <w:vAlign w:val="center"/>
          </w:tcPr>
          <w:p w14:paraId="24B19913" w14:textId="77777777" w:rsidR="00DB3C85" w:rsidRPr="00667F11" w:rsidRDefault="00DB3C85" w:rsidP="00DB3C85">
            <w:pPr>
              <w:pStyle w:val="TableCellCenter10pt"/>
            </w:pPr>
          </w:p>
        </w:tc>
        <w:tc>
          <w:tcPr>
            <w:tcW w:w="818" w:type="pct"/>
            <w:vAlign w:val="center"/>
          </w:tcPr>
          <w:p w14:paraId="4C4A25CC" w14:textId="77777777" w:rsidR="00DB3C85" w:rsidRPr="00667F11" w:rsidRDefault="006B7357" w:rsidP="00DB3C85">
            <w:pPr>
              <w:pStyle w:val="TableCellCenter10pt"/>
            </w:pPr>
            <w:r w:rsidRPr="00667F11">
              <w:t>X</w:t>
            </w:r>
          </w:p>
        </w:tc>
        <w:tc>
          <w:tcPr>
            <w:tcW w:w="740" w:type="pct"/>
            <w:vAlign w:val="center"/>
          </w:tcPr>
          <w:p w14:paraId="5398F047" w14:textId="77777777" w:rsidR="00DB3C85" w:rsidRPr="00667F11" w:rsidRDefault="006B7357" w:rsidP="00DB3C85">
            <w:pPr>
              <w:pStyle w:val="TableCellCenter10pt"/>
            </w:pPr>
            <w:r w:rsidRPr="00667F11">
              <w:t>X</w:t>
            </w:r>
          </w:p>
        </w:tc>
      </w:tr>
      <w:tr w:rsidR="000121B5" w14:paraId="6BF5907F" w14:textId="77777777" w:rsidTr="00DB3C85">
        <w:trPr>
          <w:trHeight w:val="105"/>
        </w:trPr>
        <w:tc>
          <w:tcPr>
            <w:tcW w:w="499" w:type="pct"/>
            <w:vMerge/>
          </w:tcPr>
          <w:p w14:paraId="0F3D2676" w14:textId="77777777" w:rsidR="00DB3C85" w:rsidRPr="00667F11" w:rsidRDefault="00DB3C85" w:rsidP="00DB3C85">
            <w:pPr>
              <w:pStyle w:val="TableCellCenter10pt"/>
            </w:pPr>
          </w:p>
        </w:tc>
        <w:tc>
          <w:tcPr>
            <w:tcW w:w="2452" w:type="pct"/>
          </w:tcPr>
          <w:p w14:paraId="37F938A9" w14:textId="77777777" w:rsidR="00DB3C85" w:rsidRPr="00667F11" w:rsidRDefault="006B7357" w:rsidP="00DB3C85">
            <w:pPr>
              <w:pStyle w:val="TableCellLeft10pt"/>
            </w:pPr>
            <w:r w:rsidRPr="00667F11">
              <w:t xml:space="preserve">Tumor hemorrhage (incidence ≥ 4 of participants in one of the treatment groups) </w:t>
            </w:r>
          </w:p>
        </w:tc>
        <w:tc>
          <w:tcPr>
            <w:tcW w:w="491" w:type="pct"/>
            <w:vAlign w:val="center"/>
          </w:tcPr>
          <w:p w14:paraId="6EFF8348" w14:textId="77777777" w:rsidR="00DB3C85" w:rsidRPr="00667F11" w:rsidRDefault="00DB3C85" w:rsidP="00DB3C85">
            <w:pPr>
              <w:pStyle w:val="TableCellCenter10pt"/>
            </w:pPr>
          </w:p>
        </w:tc>
        <w:tc>
          <w:tcPr>
            <w:tcW w:w="818" w:type="pct"/>
            <w:vAlign w:val="center"/>
          </w:tcPr>
          <w:p w14:paraId="5B5C63D4" w14:textId="77777777" w:rsidR="00DB3C85" w:rsidRPr="00667F11" w:rsidRDefault="006B7357" w:rsidP="00DB3C85">
            <w:pPr>
              <w:pStyle w:val="TableCellCenter10pt"/>
            </w:pPr>
            <w:r w:rsidRPr="00667F11">
              <w:t>X</w:t>
            </w:r>
          </w:p>
        </w:tc>
        <w:tc>
          <w:tcPr>
            <w:tcW w:w="740" w:type="pct"/>
            <w:vAlign w:val="center"/>
          </w:tcPr>
          <w:p w14:paraId="026EB3D4" w14:textId="77777777" w:rsidR="00DB3C85" w:rsidRPr="00667F11" w:rsidRDefault="006B7357" w:rsidP="00DB3C85">
            <w:pPr>
              <w:pStyle w:val="TableCellCenter10pt"/>
            </w:pPr>
            <w:r w:rsidRPr="00667F11">
              <w:t>X</w:t>
            </w:r>
          </w:p>
        </w:tc>
      </w:tr>
      <w:tr w:rsidR="000121B5" w14:paraId="45F41690" w14:textId="77777777" w:rsidTr="00DB3C85">
        <w:trPr>
          <w:trHeight w:val="105"/>
        </w:trPr>
        <w:tc>
          <w:tcPr>
            <w:tcW w:w="499" w:type="pct"/>
            <w:vMerge w:val="restart"/>
          </w:tcPr>
          <w:p w14:paraId="46B55917" w14:textId="77777777" w:rsidR="00DB3C85" w:rsidRPr="00667F11" w:rsidRDefault="006B7357" w:rsidP="00DB3C85">
            <w:pPr>
              <w:pStyle w:val="TableCellCenter10pt"/>
            </w:pPr>
            <w:r w:rsidRPr="00667F11">
              <w:t>Tier 3</w:t>
            </w:r>
          </w:p>
          <w:p w14:paraId="3627A8FD" w14:textId="77777777" w:rsidR="00DB3C85" w:rsidRPr="00667F11" w:rsidRDefault="00DB3C85" w:rsidP="00DB3C85">
            <w:pPr>
              <w:pStyle w:val="TableCellCenter10pt"/>
            </w:pPr>
          </w:p>
        </w:tc>
        <w:tc>
          <w:tcPr>
            <w:tcW w:w="2452" w:type="pct"/>
          </w:tcPr>
          <w:p w14:paraId="2A8ABF63" w14:textId="77777777" w:rsidR="00DB3C85" w:rsidRPr="00667F11" w:rsidRDefault="006B7357" w:rsidP="00DB3C85">
            <w:pPr>
              <w:pStyle w:val="TableCellLeft10pt"/>
            </w:pPr>
            <w:r w:rsidRPr="00667F11">
              <w:t>Any AE</w:t>
            </w:r>
          </w:p>
        </w:tc>
        <w:tc>
          <w:tcPr>
            <w:tcW w:w="491" w:type="pct"/>
            <w:vAlign w:val="center"/>
          </w:tcPr>
          <w:p w14:paraId="27DD0BC3" w14:textId="77777777" w:rsidR="00DB3C85" w:rsidRPr="00667F11" w:rsidRDefault="00DB3C85" w:rsidP="00DB3C85">
            <w:pPr>
              <w:pStyle w:val="TableCellCenter10pt"/>
            </w:pPr>
          </w:p>
        </w:tc>
        <w:tc>
          <w:tcPr>
            <w:tcW w:w="818" w:type="pct"/>
            <w:vAlign w:val="center"/>
          </w:tcPr>
          <w:p w14:paraId="661906AA" w14:textId="77777777" w:rsidR="00DB3C85" w:rsidRPr="00667F11" w:rsidRDefault="00DB3C85" w:rsidP="00DB3C85">
            <w:pPr>
              <w:pStyle w:val="TableCellCenter10pt"/>
            </w:pPr>
          </w:p>
        </w:tc>
        <w:tc>
          <w:tcPr>
            <w:tcW w:w="740" w:type="pct"/>
            <w:vAlign w:val="center"/>
          </w:tcPr>
          <w:p w14:paraId="692184E4" w14:textId="77777777" w:rsidR="00DB3C85" w:rsidRPr="00667F11" w:rsidRDefault="006B7357" w:rsidP="00DB3C85">
            <w:pPr>
              <w:pStyle w:val="TableCellCenter10pt"/>
            </w:pPr>
            <w:r w:rsidRPr="00667F11">
              <w:t>X</w:t>
            </w:r>
          </w:p>
        </w:tc>
      </w:tr>
      <w:tr w:rsidR="000121B5" w14:paraId="04E57E52" w14:textId="77777777" w:rsidTr="00DB3C85">
        <w:trPr>
          <w:trHeight w:val="105"/>
        </w:trPr>
        <w:tc>
          <w:tcPr>
            <w:tcW w:w="499" w:type="pct"/>
            <w:vMerge/>
          </w:tcPr>
          <w:p w14:paraId="40127631" w14:textId="77777777" w:rsidR="00DB3C85" w:rsidRPr="00667F11" w:rsidRDefault="00DB3C85" w:rsidP="00C64B66"/>
        </w:tc>
        <w:tc>
          <w:tcPr>
            <w:tcW w:w="2452" w:type="pct"/>
          </w:tcPr>
          <w:p w14:paraId="1F4D1483" w14:textId="77777777" w:rsidR="00DB3C85" w:rsidRPr="00667F11" w:rsidRDefault="006B7357" w:rsidP="00DB3C85">
            <w:pPr>
              <w:pStyle w:val="TableCellLeft10pt"/>
            </w:pPr>
            <w:r w:rsidRPr="00667F11">
              <w:t>Any Grade 3-5 AE</w:t>
            </w:r>
          </w:p>
        </w:tc>
        <w:tc>
          <w:tcPr>
            <w:tcW w:w="491" w:type="pct"/>
            <w:vAlign w:val="center"/>
          </w:tcPr>
          <w:p w14:paraId="6B18AFD7" w14:textId="77777777" w:rsidR="00DB3C85" w:rsidRPr="00667F11" w:rsidRDefault="00DB3C85" w:rsidP="00DB3C85">
            <w:pPr>
              <w:pStyle w:val="TableCellCenter10pt"/>
            </w:pPr>
          </w:p>
        </w:tc>
        <w:tc>
          <w:tcPr>
            <w:tcW w:w="818" w:type="pct"/>
            <w:vAlign w:val="center"/>
          </w:tcPr>
          <w:p w14:paraId="2D1ECB89" w14:textId="77777777" w:rsidR="00DB3C85" w:rsidRPr="00667F11" w:rsidRDefault="00DB3C85" w:rsidP="00DB3C85">
            <w:pPr>
              <w:pStyle w:val="TableCellCenter10pt"/>
            </w:pPr>
          </w:p>
        </w:tc>
        <w:tc>
          <w:tcPr>
            <w:tcW w:w="740" w:type="pct"/>
            <w:vAlign w:val="center"/>
          </w:tcPr>
          <w:p w14:paraId="11730723" w14:textId="77777777" w:rsidR="00DB3C85" w:rsidRPr="00667F11" w:rsidRDefault="006B7357" w:rsidP="00DB3C85">
            <w:pPr>
              <w:pStyle w:val="TableCellCenter10pt"/>
            </w:pPr>
            <w:r w:rsidRPr="00667F11">
              <w:t>X</w:t>
            </w:r>
          </w:p>
        </w:tc>
      </w:tr>
      <w:tr w:rsidR="000121B5" w14:paraId="56E6BE3D" w14:textId="77777777" w:rsidTr="00DB3C85">
        <w:trPr>
          <w:trHeight w:val="215"/>
        </w:trPr>
        <w:tc>
          <w:tcPr>
            <w:tcW w:w="499" w:type="pct"/>
            <w:vMerge/>
          </w:tcPr>
          <w:p w14:paraId="732BB088" w14:textId="77777777" w:rsidR="00DB3C85" w:rsidRPr="00667F11" w:rsidRDefault="00DB3C85" w:rsidP="00C64B66"/>
        </w:tc>
        <w:tc>
          <w:tcPr>
            <w:tcW w:w="2452" w:type="pct"/>
          </w:tcPr>
          <w:p w14:paraId="6E2039B4" w14:textId="77777777" w:rsidR="00DB3C85" w:rsidRPr="00667F11" w:rsidRDefault="006B7357" w:rsidP="00DB3C85">
            <w:pPr>
              <w:pStyle w:val="TableCellLeft10pt"/>
            </w:pPr>
            <w:r w:rsidRPr="00667F11">
              <w:t xml:space="preserve">Any Serious AE </w:t>
            </w:r>
          </w:p>
        </w:tc>
        <w:tc>
          <w:tcPr>
            <w:tcW w:w="491" w:type="pct"/>
            <w:vAlign w:val="center"/>
          </w:tcPr>
          <w:p w14:paraId="6552A899" w14:textId="77777777" w:rsidR="00DB3C85" w:rsidRPr="00667F11" w:rsidRDefault="00DB3C85" w:rsidP="00DB3C85">
            <w:pPr>
              <w:pStyle w:val="TableCellCenter10pt"/>
            </w:pPr>
          </w:p>
        </w:tc>
        <w:tc>
          <w:tcPr>
            <w:tcW w:w="818" w:type="pct"/>
            <w:vAlign w:val="center"/>
          </w:tcPr>
          <w:p w14:paraId="2F1AD950" w14:textId="77777777" w:rsidR="00DB3C85" w:rsidRPr="00667F11" w:rsidRDefault="00DB3C85" w:rsidP="00DB3C85">
            <w:pPr>
              <w:pStyle w:val="TableCellCenter10pt"/>
            </w:pPr>
          </w:p>
        </w:tc>
        <w:tc>
          <w:tcPr>
            <w:tcW w:w="740" w:type="pct"/>
            <w:vAlign w:val="center"/>
          </w:tcPr>
          <w:p w14:paraId="340FA2D6" w14:textId="77777777" w:rsidR="00DB3C85" w:rsidRPr="00667F11" w:rsidRDefault="006B7357" w:rsidP="00DB3C85">
            <w:pPr>
              <w:pStyle w:val="TableCellCenter10pt"/>
            </w:pPr>
            <w:r w:rsidRPr="00667F11">
              <w:t>X</w:t>
            </w:r>
          </w:p>
        </w:tc>
      </w:tr>
      <w:tr w:rsidR="000121B5" w14:paraId="70A924DC" w14:textId="77777777" w:rsidTr="00DB3C85">
        <w:trPr>
          <w:trHeight w:val="170"/>
        </w:trPr>
        <w:tc>
          <w:tcPr>
            <w:tcW w:w="499" w:type="pct"/>
            <w:vMerge/>
          </w:tcPr>
          <w:p w14:paraId="6D1D0379" w14:textId="77777777" w:rsidR="00DB3C85" w:rsidRPr="00667F11" w:rsidRDefault="00DB3C85" w:rsidP="00C64B66"/>
        </w:tc>
        <w:tc>
          <w:tcPr>
            <w:tcW w:w="2452" w:type="pct"/>
          </w:tcPr>
          <w:p w14:paraId="0D1B2695" w14:textId="77777777" w:rsidR="00DB3C85" w:rsidRPr="00667F11" w:rsidRDefault="006B7357" w:rsidP="00DB3C85">
            <w:pPr>
              <w:pStyle w:val="TableCellLeft10pt"/>
            </w:pPr>
            <w:r w:rsidRPr="00667F11">
              <w:t>Any Drug-Related AE</w:t>
            </w:r>
          </w:p>
        </w:tc>
        <w:tc>
          <w:tcPr>
            <w:tcW w:w="491" w:type="pct"/>
            <w:vAlign w:val="center"/>
          </w:tcPr>
          <w:p w14:paraId="65A3CBB6" w14:textId="77777777" w:rsidR="00DB3C85" w:rsidRPr="00667F11" w:rsidRDefault="00DB3C85" w:rsidP="00DB3C85">
            <w:pPr>
              <w:pStyle w:val="TableCellCenter10pt"/>
            </w:pPr>
          </w:p>
        </w:tc>
        <w:tc>
          <w:tcPr>
            <w:tcW w:w="818" w:type="pct"/>
            <w:vAlign w:val="center"/>
          </w:tcPr>
          <w:p w14:paraId="57CAFE0D" w14:textId="77777777" w:rsidR="00DB3C85" w:rsidRPr="00667F11" w:rsidRDefault="00DB3C85" w:rsidP="00DB3C85">
            <w:pPr>
              <w:pStyle w:val="TableCellCenter10pt"/>
            </w:pPr>
          </w:p>
        </w:tc>
        <w:tc>
          <w:tcPr>
            <w:tcW w:w="740" w:type="pct"/>
            <w:vAlign w:val="center"/>
          </w:tcPr>
          <w:p w14:paraId="21811902" w14:textId="77777777" w:rsidR="00DB3C85" w:rsidRPr="00667F11" w:rsidRDefault="006B7357" w:rsidP="00DB3C85">
            <w:pPr>
              <w:pStyle w:val="TableCellCenter10pt"/>
            </w:pPr>
            <w:r w:rsidRPr="00667F11">
              <w:t>X</w:t>
            </w:r>
          </w:p>
        </w:tc>
      </w:tr>
      <w:tr w:rsidR="000121B5" w14:paraId="60B2E5C1" w14:textId="77777777" w:rsidTr="00DB3C85">
        <w:trPr>
          <w:trHeight w:val="289"/>
        </w:trPr>
        <w:tc>
          <w:tcPr>
            <w:tcW w:w="499" w:type="pct"/>
            <w:vMerge/>
          </w:tcPr>
          <w:p w14:paraId="23F80289" w14:textId="77777777" w:rsidR="00DB3C85" w:rsidRPr="00667F11" w:rsidRDefault="00DB3C85" w:rsidP="00C64B66"/>
        </w:tc>
        <w:tc>
          <w:tcPr>
            <w:tcW w:w="2452" w:type="pct"/>
          </w:tcPr>
          <w:p w14:paraId="7C8609EC" w14:textId="77777777" w:rsidR="00DB3C85" w:rsidRPr="00667F11" w:rsidRDefault="006B7357" w:rsidP="00DB3C85">
            <w:pPr>
              <w:pStyle w:val="TableCellLeft10pt"/>
            </w:pPr>
            <w:r w:rsidRPr="00667F11">
              <w:t>Any Serious and Drug-Related AE</w:t>
            </w:r>
          </w:p>
        </w:tc>
        <w:tc>
          <w:tcPr>
            <w:tcW w:w="491" w:type="pct"/>
            <w:vAlign w:val="center"/>
          </w:tcPr>
          <w:p w14:paraId="3D379FDD" w14:textId="77777777" w:rsidR="00DB3C85" w:rsidRPr="00667F11" w:rsidRDefault="00DB3C85" w:rsidP="00DB3C85">
            <w:pPr>
              <w:pStyle w:val="TableCellCenter10pt"/>
            </w:pPr>
          </w:p>
        </w:tc>
        <w:tc>
          <w:tcPr>
            <w:tcW w:w="818" w:type="pct"/>
            <w:vAlign w:val="center"/>
          </w:tcPr>
          <w:p w14:paraId="19FCC850" w14:textId="77777777" w:rsidR="00DB3C85" w:rsidRPr="00667F11" w:rsidRDefault="00DB3C85" w:rsidP="00DB3C85">
            <w:pPr>
              <w:pStyle w:val="TableCellCenter10pt"/>
            </w:pPr>
          </w:p>
        </w:tc>
        <w:tc>
          <w:tcPr>
            <w:tcW w:w="740" w:type="pct"/>
            <w:vAlign w:val="center"/>
          </w:tcPr>
          <w:p w14:paraId="119D758A" w14:textId="77777777" w:rsidR="00DB3C85" w:rsidRPr="00667F11" w:rsidRDefault="006B7357" w:rsidP="00DB3C85">
            <w:pPr>
              <w:pStyle w:val="TableCellCenter10pt"/>
            </w:pPr>
            <w:r w:rsidRPr="00667F11">
              <w:t>X</w:t>
            </w:r>
          </w:p>
        </w:tc>
      </w:tr>
      <w:tr w:rsidR="000121B5" w14:paraId="31DD6FF8" w14:textId="77777777" w:rsidTr="00DB3C85">
        <w:trPr>
          <w:trHeight w:val="271"/>
        </w:trPr>
        <w:tc>
          <w:tcPr>
            <w:tcW w:w="499" w:type="pct"/>
            <w:vMerge/>
          </w:tcPr>
          <w:p w14:paraId="4A2506E9" w14:textId="77777777" w:rsidR="00DB3C85" w:rsidRPr="00667F11" w:rsidRDefault="00DB3C85" w:rsidP="00C64B66"/>
        </w:tc>
        <w:tc>
          <w:tcPr>
            <w:tcW w:w="2452" w:type="pct"/>
          </w:tcPr>
          <w:p w14:paraId="098704C5" w14:textId="77777777" w:rsidR="00DB3C85" w:rsidRPr="00667F11" w:rsidRDefault="006B7357" w:rsidP="00DB3C85">
            <w:pPr>
              <w:pStyle w:val="TableCellLeft10pt"/>
            </w:pPr>
            <w:r w:rsidRPr="00667F11">
              <w:t>Any Grade 3-5 and Drug-Related AE</w:t>
            </w:r>
          </w:p>
        </w:tc>
        <w:tc>
          <w:tcPr>
            <w:tcW w:w="491" w:type="pct"/>
            <w:vAlign w:val="center"/>
          </w:tcPr>
          <w:p w14:paraId="1BCEB12A" w14:textId="77777777" w:rsidR="00DB3C85" w:rsidRPr="00667F11" w:rsidRDefault="00DB3C85" w:rsidP="00DB3C85">
            <w:pPr>
              <w:pStyle w:val="TableCellCenter10pt"/>
            </w:pPr>
          </w:p>
        </w:tc>
        <w:tc>
          <w:tcPr>
            <w:tcW w:w="818" w:type="pct"/>
            <w:vAlign w:val="center"/>
          </w:tcPr>
          <w:p w14:paraId="636F698E" w14:textId="77777777" w:rsidR="00DB3C85" w:rsidRPr="00667F11" w:rsidRDefault="00DB3C85" w:rsidP="00DB3C85">
            <w:pPr>
              <w:pStyle w:val="TableCellCenter10pt"/>
            </w:pPr>
          </w:p>
        </w:tc>
        <w:tc>
          <w:tcPr>
            <w:tcW w:w="740" w:type="pct"/>
            <w:vAlign w:val="center"/>
          </w:tcPr>
          <w:p w14:paraId="4431497F" w14:textId="77777777" w:rsidR="00DB3C85" w:rsidRPr="00667F11" w:rsidRDefault="006B7357" w:rsidP="00DB3C85">
            <w:pPr>
              <w:pStyle w:val="TableCellCenter10pt"/>
            </w:pPr>
            <w:r w:rsidRPr="00667F11">
              <w:t>X</w:t>
            </w:r>
          </w:p>
        </w:tc>
      </w:tr>
      <w:tr w:rsidR="000121B5" w14:paraId="57BC2910" w14:textId="77777777" w:rsidTr="00DB3C85">
        <w:trPr>
          <w:trHeight w:val="323"/>
        </w:trPr>
        <w:tc>
          <w:tcPr>
            <w:tcW w:w="499" w:type="pct"/>
            <w:vMerge/>
          </w:tcPr>
          <w:p w14:paraId="171D46FA" w14:textId="77777777" w:rsidR="00DB3C85" w:rsidRPr="00667F11" w:rsidRDefault="00DB3C85" w:rsidP="00C64B66"/>
        </w:tc>
        <w:tc>
          <w:tcPr>
            <w:tcW w:w="2452" w:type="pct"/>
          </w:tcPr>
          <w:p w14:paraId="59389C0B" w14:textId="77777777" w:rsidR="00DB3C85" w:rsidRPr="00667F11" w:rsidRDefault="006B7357" w:rsidP="00DB3C85">
            <w:pPr>
              <w:pStyle w:val="TableCellLeft10pt"/>
            </w:pPr>
            <w:r w:rsidRPr="00667F11">
              <w:t>Discontinuation due to AE</w:t>
            </w:r>
          </w:p>
        </w:tc>
        <w:tc>
          <w:tcPr>
            <w:tcW w:w="491" w:type="pct"/>
            <w:vAlign w:val="center"/>
          </w:tcPr>
          <w:p w14:paraId="6BC726D0" w14:textId="77777777" w:rsidR="00DB3C85" w:rsidRPr="00667F11" w:rsidRDefault="00DB3C85" w:rsidP="00DB3C85">
            <w:pPr>
              <w:pStyle w:val="TableCellCenter10pt"/>
            </w:pPr>
          </w:p>
        </w:tc>
        <w:tc>
          <w:tcPr>
            <w:tcW w:w="818" w:type="pct"/>
            <w:vAlign w:val="center"/>
          </w:tcPr>
          <w:p w14:paraId="5228EB14" w14:textId="77777777" w:rsidR="00DB3C85" w:rsidRPr="00667F11" w:rsidRDefault="00DB3C85" w:rsidP="00DB3C85">
            <w:pPr>
              <w:pStyle w:val="TableCellCenter10pt"/>
            </w:pPr>
          </w:p>
        </w:tc>
        <w:tc>
          <w:tcPr>
            <w:tcW w:w="740" w:type="pct"/>
            <w:vAlign w:val="center"/>
          </w:tcPr>
          <w:p w14:paraId="06CF3F4D" w14:textId="77777777" w:rsidR="00DB3C85" w:rsidRPr="00667F11" w:rsidRDefault="006B7357" w:rsidP="00DB3C85">
            <w:pPr>
              <w:pStyle w:val="TableCellCenter10pt"/>
            </w:pPr>
            <w:r w:rsidRPr="00667F11">
              <w:t>X</w:t>
            </w:r>
          </w:p>
        </w:tc>
      </w:tr>
      <w:tr w:rsidR="000121B5" w14:paraId="61A0F550" w14:textId="77777777" w:rsidTr="00DB3C85">
        <w:trPr>
          <w:trHeight w:val="287"/>
        </w:trPr>
        <w:tc>
          <w:tcPr>
            <w:tcW w:w="499" w:type="pct"/>
            <w:vMerge/>
          </w:tcPr>
          <w:p w14:paraId="68803E93" w14:textId="77777777" w:rsidR="00DB3C85" w:rsidRPr="00667F11" w:rsidRDefault="00DB3C85" w:rsidP="00C64B66"/>
        </w:tc>
        <w:tc>
          <w:tcPr>
            <w:tcW w:w="2452" w:type="pct"/>
          </w:tcPr>
          <w:p w14:paraId="1AED7F98" w14:textId="77777777" w:rsidR="00DB3C85" w:rsidRPr="00667F11" w:rsidRDefault="006B7357" w:rsidP="00DB3C85">
            <w:pPr>
              <w:pStyle w:val="TableCellLeft10pt"/>
            </w:pPr>
            <w:r w:rsidRPr="00667F11">
              <w:t>Death</w:t>
            </w:r>
          </w:p>
        </w:tc>
        <w:tc>
          <w:tcPr>
            <w:tcW w:w="491" w:type="pct"/>
            <w:vAlign w:val="center"/>
          </w:tcPr>
          <w:p w14:paraId="2444BD2B" w14:textId="77777777" w:rsidR="00DB3C85" w:rsidRPr="00667F11" w:rsidRDefault="00DB3C85" w:rsidP="00DB3C85">
            <w:pPr>
              <w:pStyle w:val="TableCellCenter10pt"/>
            </w:pPr>
          </w:p>
        </w:tc>
        <w:tc>
          <w:tcPr>
            <w:tcW w:w="818" w:type="pct"/>
            <w:vAlign w:val="center"/>
          </w:tcPr>
          <w:p w14:paraId="7C19D104" w14:textId="77777777" w:rsidR="00DB3C85" w:rsidRPr="00667F11" w:rsidRDefault="00DB3C85" w:rsidP="00DB3C85">
            <w:pPr>
              <w:pStyle w:val="TableCellCenter10pt"/>
            </w:pPr>
          </w:p>
        </w:tc>
        <w:tc>
          <w:tcPr>
            <w:tcW w:w="740" w:type="pct"/>
            <w:vAlign w:val="center"/>
          </w:tcPr>
          <w:p w14:paraId="057481B7" w14:textId="77777777" w:rsidR="00DB3C85" w:rsidRPr="00667F11" w:rsidRDefault="006B7357" w:rsidP="00DB3C85">
            <w:pPr>
              <w:pStyle w:val="TableCellCenter10pt"/>
            </w:pPr>
            <w:r w:rsidRPr="00667F11">
              <w:t>X</w:t>
            </w:r>
          </w:p>
        </w:tc>
      </w:tr>
      <w:tr w:rsidR="000121B5" w14:paraId="10A9F683" w14:textId="77777777" w:rsidTr="00DB3C85">
        <w:trPr>
          <w:trHeight w:val="415"/>
        </w:trPr>
        <w:tc>
          <w:tcPr>
            <w:tcW w:w="499" w:type="pct"/>
            <w:vMerge/>
          </w:tcPr>
          <w:p w14:paraId="76EFE1DD" w14:textId="77777777" w:rsidR="00DB3C85" w:rsidRPr="00667F11" w:rsidRDefault="00DB3C85" w:rsidP="00C64B66"/>
        </w:tc>
        <w:tc>
          <w:tcPr>
            <w:tcW w:w="2452" w:type="pct"/>
          </w:tcPr>
          <w:p w14:paraId="6BB8D963" w14:textId="77777777" w:rsidR="00DB3C85" w:rsidRPr="00667F11" w:rsidRDefault="006B7357" w:rsidP="00DB3C85">
            <w:pPr>
              <w:pStyle w:val="TableCellLeft10pt"/>
            </w:pPr>
            <w:r w:rsidRPr="00667F11">
              <w:t>Specific AEs, SOCs (incidence &gt; 0% of participants in all of the treatment groups)</w:t>
            </w:r>
          </w:p>
        </w:tc>
        <w:tc>
          <w:tcPr>
            <w:tcW w:w="491" w:type="pct"/>
            <w:vAlign w:val="center"/>
          </w:tcPr>
          <w:p w14:paraId="2D789FC8" w14:textId="77777777" w:rsidR="00DB3C85" w:rsidRPr="00667F11" w:rsidRDefault="00DB3C85" w:rsidP="00DB3C85">
            <w:pPr>
              <w:pStyle w:val="TableCellCenter10pt"/>
            </w:pPr>
          </w:p>
        </w:tc>
        <w:tc>
          <w:tcPr>
            <w:tcW w:w="818" w:type="pct"/>
            <w:vAlign w:val="center"/>
          </w:tcPr>
          <w:p w14:paraId="07967607" w14:textId="77777777" w:rsidR="00DB3C85" w:rsidRPr="00667F11" w:rsidRDefault="00DB3C85" w:rsidP="00DB3C85">
            <w:pPr>
              <w:pStyle w:val="TableCellCenter10pt"/>
            </w:pPr>
          </w:p>
        </w:tc>
        <w:tc>
          <w:tcPr>
            <w:tcW w:w="740" w:type="pct"/>
            <w:vAlign w:val="center"/>
          </w:tcPr>
          <w:p w14:paraId="323AB120" w14:textId="77777777" w:rsidR="00DB3C85" w:rsidRPr="00667F11" w:rsidRDefault="006B7357" w:rsidP="00DB3C85">
            <w:pPr>
              <w:pStyle w:val="TableCellCenter10pt"/>
            </w:pPr>
            <w:r w:rsidRPr="00667F11">
              <w:t>X</w:t>
            </w:r>
          </w:p>
        </w:tc>
      </w:tr>
      <w:tr w:rsidR="000121B5" w14:paraId="239FEE36" w14:textId="77777777" w:rsidTr="00DB3C85">
        <w:trPr>
          <w:trHeight w:val="278"/>
        </w:trPr>
        <w:tc>
          <w:tcPr>
            <w:tcW w:w="499" w:type="pct"/>
            <w:vMerge/>
          </w:tcPr>
          <w:p w14:paraId="6362C9EB" w14:textId="77777777" w:rsidR="00DB3C85" w:rsidRPr="00667F11" w:rsidRDefault="00DB3C85" w:rsidP="00C64B66"/>
        </w:tc>
        <w:tc>
          <w:tcPr>
            <w:tcW w:w="2452" w:type="pct"/>
          </w:tcPr>
          <w:p w14:paraId="5FE91D67" w14:textId="77777777" w:rsidR="00DB3C85" w:rsidRPr="00667F11" w:rsidRDefault="006B7357" w:rsidP="00DB3C85">
            <w:pPr>
              <w:pStyle w:val="TableCellLeft10pt"/>
            </w:pPr>
            <w:r w:rsidRPr="00667F11">
              <w:t>Change from Baseline Results (lab toxicity shift, vital signs)</w:t>
            </w:r>
          </w:p>
        </w:tc>
        <w:tc>
          <w:tcPr>
            <w:tcW w:w="491" w:type="pct"/>
            <w:vAlign w:val="center"/>
          </w:tcPr>
          <w:p w14:paraId="0D19DAE1" w14:textId="77777777" w:rsidR="00DB3C85" w:rsidRPr="00667F11" w:rsidRDefault="00DB3C85" w:rsidP="00DB3C85">
            <w:pPr>
              <w:pStyle w:val="TableCellCenter10pt"/>
            </w:pPr>
          </w:p>
        </w:tc>
        <w:tc>
          <w:tcPr>
            <w:tcW w:w="818" w:type="pct"/>
            <w:vAlign w:val="center"/>
          </w:tcPr>
          <w:p w14:paraId="33EE90C7" w14:textId="77777777" w:rsidR="00DB3C85" w:rsidRPr="00667F11" w:rsidRDefault="00DB3C85" w:rsidP="00DB3C85">
            <w:pPr>
              <w:pStyle w:val="TableCellCenter10pt"/>
            </w:pPr>
          </w:p>
        </w:tc>
        <w:tc>
          <w:tcPr>
            <w:tcW w:w="740" w:type="pct"/>
            <w:vAlign w:val="center"/>
          </w:tcPr>
          <w:p w14:paraId="6234EE1E" w14:textId="77777777" w:rsidR="00DB3C85" w:rsidRPr="00667F11" w:rsidRDefault="006B7357" w:rsidP="00DB3C85">
            <w:pPr>
              <w:pStyle w:val="TableCellCenter10pt"/>
            </w:pPr>
            <w:r w:rsidRPr="00667F11">
              <w:t>X</w:t>
            </w:r>
          </w:p>
        </w:tc>
      </w:tr>
      <w:tr w:rsidR="000121B5" w14:paraId="25782259" w14:textId="77777777" w:rsidTr="00C64B66">
        <w:trPr>
          <w:trHeight w:val="278"/>
        </w:trPr>
        <w:tc>
          <w:tcPr>
            <w:tcW w:w="5000" w:type="pct"/>
            <w:gridSpan w:val="5"/>
          </w:tcPr>
          <w:p w14:paraId="49824404" w14:textId="77777777" w:rsidR="00DB3C85" w:rsidRPr="00667F11" w:rsidRDefault="006B7357" w:rsidP="00DB3C85">
            <w:pPr>
              <w:pStyle w:val="TableNote9pt"/>
            </w:pPr>
            <w:r>
              <w:tab/>
            </w:r>
            <w:r w:rsidRPr="00667F11">
              <w:t>Abbreviations: AE = adverse event; CI = confidence interval; SOC = system organ class.</w:t>
            </w:r>
          </w:p>
        </w:tc>
      </w:tr>
    </w:tbl>
    <w:p w14:paraId="0CCA8275" w14:textId="77777777" w:rsidR="00DB3C85" w:rsidRDefault="00DB3C85" w:rsidP="00A375DD">
      <w:pPr>
        <w:pStyle w:val="ListEnd"/>
      </w:pPr>
    </w:p>
    <w:p w14:paraId="4FFB78FA" w14:textId="77777777" w:rsidR="00DB3C85" w:rsidRDefault="006B7357" w:rsidP="00DB3C85">
      <w:pPr>
        <w:pStyle w:val="Heading3"/>
      </w:pPr>
      <w:bookmarkStart w:id="3208" w:name="_Toc148621702"/>
      <w:bookmarkStart w:id="3209" w:name="_Toc519782630"/>
      <w:bookmarkStart w:id="3210" w:name="_Toc520882818"/>
      <w:bookmarkStart w:id="3211" w:name="_Toc521484786"/>
      <w:bookmarkStart w:id="3212" w:name="_Toc531847844"/>
      <w:bookmarkStart w:id="3213" w:name="_Toc523863023"/>
      <w:bookmarkStart w:id="3214" w:name="_Toc107570753"/>
      <w:bookmarkStart w:id="3215" w:name="_Hlk21350990"/>
      <w:bookmarkStart w:id="3216" w:name="_Toc465166803"/>
      <w:bookmarkStart w:id="3217" w:name="_Toc465179432"/>
      <w:bookmarkStart w:id="3218" w:name="_Toc465180417"/>
      <w:bookmarkStart w:id="3219" w:name="_Toc465199183"/>
      <w:bookmarkStart w:id="3220" w:name="_Toc465754869"/>
      <w:bookmarkStart w:id="3221" w:name="_Toc465868679"/>
      <w:bookmarkStart w:id="3222" w:name="_Toc465948327"/>
      <w:bookmarkStart w:id="3223" w:name="_Toc469519130"/>
      <w:bookmarkStart w:id="3224" w:name="_Toc470114138"/>
      <w:bookmarkStart w:id="3225" w:name="_Toc476673376"/>
      <w:bookmarkStart w:id="3226" w:name="_Toc479067745"/>
      <w:bookmarkStart w:id="3227" w:name="_Toc479077003"/>
      <w:bookmarkStart w:id="3228" w:name="_Toc510698546"/>
      <w:bookmarkStart w:id="3229" w:name="_Toc514839409"/>
      <w:bookmarkStart w:id="3230" w:name="_Toc514860297"/>
      <w:r>
        <w:t>Statistical Methods for Patient-Reported Outcome Analyses</w:t>
      </w:r>
      <w:bookmarkEnd w:id="3208"/>
      <w:bookmarkEnd w:id="3209"/>
      <w:bookmarkEnd w:id="3210"/>
      <w:bookmarkEnd w:id="3211"/>
      <w:bookmarkEnd w:id="3212"/>
      <w:bookmarkEnd w:id="3213"/>
      <w:bookmarkEnd w:id="3214"/>
    </w:p>
    <w:p w14:paraId="7D5CEAAE" w14:textId="77777777" w:rsidR="00DB3C85" w:rsidRDefault="006B7357" w:rsidP="00DB3C85">
      <w:pPr>
        <w:pStyle w:val="Paragraph"/>
      </w:pPr>
      <w:r w:rsidRPr="00DB3C85">
        <w:t>Details of PRO analyses will be described in the sSAP.</w:t>
      </w:r>
    </w:p>
    <w:p w14:paraId="70A40992" w14:textId="77777777" w:rsidR="00DB3C85" w:rsidRDefault="006B7357" w:rsidP="00DB3C85">
      <w:pPr>
        <w:pStyle w:val="Heading3"/>
      </w:pPr>
      <w:bookmarkStart w:id="3231" w:name="_Toc148621703"/>
      <w:bookmarkStart w:id="3232" w:name="_Toc521484787"/>
      <w:bookmarkStart w:id="3233" w:name="_Toc531847845"/>
      <w:bookmarkStart w:id="3234" w:name="_Toc523863024"/>
      <w:bookmarkStart w:id="3235" w:name="_Toc107570754"/>
      <w:bookmarkEnd w:id="3215"/>
      <w:r>
        <w:t>Demographic and Baseline Characteristics</w:t>
      </w:r>
      <w:bookmarkEnd w:id="3231"/>
      <w:bookmarkEnd w:id="3216"/>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2"/>
      <w:bookmarkEnd w:id="3233"/>
      <w:bookmarkEnd w:id="3234"/>
      <w:bookmarkEnd w:id="3235"/>
    </w:p>
    <w:p w14:paraId="601029B0" w14:textId="77777777" w:rsidR="00DB3C85" w:rsidRDefault="006B7357" w:rsidP="00DB3C85">
      <w:pPr>
        <w:pStyle w:val="Paragraph"/>
      </w:pPr>
      <w:r w:rsidRPr="00DB3C85">
        <w:t>The comparability of the treatment groups for each relevant demographic and baseline characteristic will be assessed by the use of tables and/or graphs. No statistical hypothesis tests will be performed on these characteristics. The number and percentage of participants screened and randomized and the primary reasons for screening failure and discontinuation will be displayed. Demographic variables, baseline characteristics, primary and secondary diagnoses, and prior and concomitant therapies will be summarized by treatment either by descriptive statistics or categorical tables.</w:t>
      </w:r>
    </w:p>
    <w:p w14:paraId="671C2452" w14:textId="77777777" w:rsidR="00DB3C85" w:rsidRDefault="006B7357" w:rsidP="00DB3C85">
      <w:pPr>
        <w:pStyle w:val="Heading2"/>
      </w:pPr>
      <w:bookmarkStart w:id="3236" w:name="_Toc148621704"/>
      <w:bookmarkStart w:id="3237" w:name="_Toc107570755"/>
      <w:r>
        <w:t>Interim Analyses</w:t>
      </w:r>
      <w:bookmarkEnd w:id="3236"/>
      <w:bookmarkEnd w:id="3237"/>
    </w:p>
    <w:p w14:paraId="3DAA4065" w14:textId="77777777" w:rsidR="002F6BFE" w:rsidRPr="0037794C" w:rsidRDefault="006B7357" w:rsidP="00265DE7">
      <w:pPr>
        <w:pStyle w:val="Paragraph"/>
        <w:rPr>
          <w:ins w:id="3238" w:author="Powell, Deana" w:date="2023-10-19T15:28:00Z"/>
        </w:rPr>
      </w:pPr>
      <w:ins w:id="3239" w:author="Powell, Deana" w:date="2023-10-19T15:28:00Z">
        <w:r w:rsidRPr="00682439">
          <w:t>NOTE: As of Amendment 0</w:t>
        </w:r>
        <w:r w:rsidR="0037794C">
          <w:t>5</w:t>
        </w:r>
        <w:r w:rsidRPr="00682439">
          <w:t xml:space="preserve">, the prespecified </w:t>
        </w:r>
        <w:r w:rsidR="0037794C">
          <w:t xml:space="preserve">IA3 and </w:t>
        </w:r>
        <w:r w:rsidRPr="00682439">
          <w:t>final analysis of the study described in the</w:t>
        </w:r>
        <w:r>
          <w:t xml:space="preserve"> </w:t>
        </w:r>
        <w:r w:rsidRPr="00EE2AD6">
          <w:t>SAP will not be performed. This section is retained for reference.</w:t>
        </w:r>
      </w:ins>
    </w:p>
    <w:p w14:paraId="47753E07" w14:textId="77777777" w:rsidR="00DB3C85" w:rsidRDefault="006B7357" w:rsidP="00DB3C85">
      <w:pPr>
        <w:pStyle w:val="Paragraph"/>
      </w:pPr>
      <w:r>
        <w:lastRenderedPageBreak/>
        <w:t xml:space="preserve">Access to the allocation schedule for summaries or analyses for presentation to the eDMC will be restricted to an unblinded statistician and an unblinded scientific programmer performing the interim analysis, who will have no other responsibilities associated with the study.  </w:t>
      </w:r>
    </w:p>
    <w:p w14:paraId="77D97C7D" w14:textId="77777777" w:rsidR="00DB3C85" w:rsidRDefault="006B7357" w:rsidP="00DB3C85">
      <w:pPr>
        <w:pStyle w:val="Paragraph"/>
      </w:pPr>
      <w:r>
        <w:t xml:space="preserve">The eDMC will serve as the primary reviewer of the results of the interim analyses and will make recommendations for discontinuation of the study or modification to the executive oversight committee of the Sponsor. If the eDMC recommends modifications to the design of the protocol or discontinuation of the study, this executive oversight committee and potentially other limited Sponsor personnel may be unblinded to results at the treatment level to act on these recommendations. The extent to which individuals are unblinded with respect to results of interim analyses will be documented by the unblinded team. Additional logistic details will be provided in the eDMC Charter.  </w:t>
      </w:r>
    </w:p>
    <w:p w14:paraId="6D89C177" w14:textId="77777777" w:rsidR="00DB3C85" w:rsidRPr="00DB3C85" w:rsidRDefault="006B7357" w:rsidP="00DB3C85">
      <w:pPr>
        <w:pStyle w:val="Paragraph"/>
      </w:pPr>
      <w:r>
        <w:t>Treatment-level results of the interim analysis will be provided by the unblinded statistician to the eDMC. Before final study unblinding, the unblinded statistician will not be involved in any discussions regarding modifications to the protocol or statistical methods, identification of protocol deviations, or data validation efforts after the interim analyses.</w:t>
      </w:r>
    </w:p>
    <w:p w14:paraId="58CFEE63" w14:textId="178B238D" w:rsidR="00DB3C85" w:rsidRPr="00DB3C85" w:rsidRDefault="006B7357" w:rsidP="00DB3C85">
      <w:pPr>
        <w:pStyle w:val="Heading3"/>
      </w:pPr>
      <w:bookmarkStart w:id="3240" w:name="_Toc148621705"/>
      <w:bookmarkStart w:id="3241" w:name="_Toc107570756"/>
      <w:r>
        <w:t xml:space="preserve">Efficacy Interim </w:t>
      </w:r>
      <w:del w:id="3242" w:author="Powell, Deana" w:date="2023-10-19T15:28:00Z">
        <w:r w:rsidR="00D96552">
          <w:delText>Analysis</w:delText>
        </w:r>
      </w:del>
      <w:bookmarkEnd w:id="3241"/>
      <w:ins w:id="3243" w:author="Powell, Deana" w:date="2023-10-19T15:28:00Z">
        <w:r>
          <w:t>Analyses</w:t>
        </w:r>
      </w:ins>
      <w:bookmarkEnd w:id="3240"/>
    </w:p>
    <w:p w14:paraId="3BF9250E" w14:textId="77777777" w:rsidR="00DB3C85" w:rsidRDefault="006B7357" w:rsidP="00DB3C85">
      <w:pPr>
        <w:pStyle w:val="Paragraph"/>
      </w:pPr>
      <w:bookmarkStart w:id="3244" w:name="_Ref519683500"/>
      <w:r>
        <w:t>Three interim analyses are planned in addition to the final analysis for this study. Interim Analysis 1 will include at least 350 participants with 6 months of follow-up, and the other interim analyses and final analysis will include all randomized participants. Results of the interim analyses will be reviewed by the DMC. Details of the boundaries for establishing statistical significance with regards to efficacy are discussed further in Section 9.8.</w:t>
      </w:r>
    </w:p>
    <w:p w14:paraId="600F62CD" w14:textId="098991C8" w:rsidR="00B6144A" w:rsidRDefault="006B7357" w:rsidP="00DB3C85">
      <w:pPr>
        <w:pStyle w:val="Paragraph"/>
      </w:pPr>
      <w:r>
        <w:t xml:space="preserve">The analyses planned, endpoints evaluated, and drivers of timing are summarized in </w:t>
      </w:r>
      <w:r w:rsidR="00B6144A">
        <w:br/>
      </w:r>
      <w:r w:rsidR="00815B7C">
        <w:t xml:space="preserve">Table </w:t>
      </w:r>
      <w:r w:rsidR="00815B7C">
        <w:rPr>
          <w:noProof/>
        </w:rPr>
        <w:t>13</w:t>
      </w:r>
      <w:r>
        <w:t>.</w:t>
      </w:r>
    </w:p>
    <w:bookmarkEnd w:id="3244"/>
    <w:p w14:paraId="2F8103BE" w14:textId="77777777" w:rsidR="00B6144A" w:rsidRDefault="00B6144A">
      <w:pPr>
        <w:rPr>
          <w:rFonts w:eastAsia="MS Gothic"/>
        </w:rPr>
      </w:pPr>
      <w:r>
        <w:br w:type="page"/>
      </w:r>
    </w:p>
    <w:p w14:paraId="494E2EB6" w14:textId="7E97FE88" w:rsidR="00BC137F" w:rsidRDefault="006B7357" w:rsidP="00BC137F">
      <w:pPr>
        <w:pStyle w:val="Caption"/>
        <w:keepNext/>
      </w:pPr>
      <w:bookmarkStart w:id="3245" w:name="_Ref148597133"/>
      <w:bookmarkStart w:id="3246" w:name="_Toc148621769"/>
      <w:bookmarkStart w:id="3247" w:name="_Ref14172888"/>
      <w:bookmarkStart w:id="3248" w:name="_Toc107570820"/>
      <w:r>
        <w:lastRenderedPageBreak/>
        <w:t xml:space="preserve">Table </w:t>
      </w:r>
      <w:r w:rsidR="00815B7C">
        <w:rPr>
          <w:noProof/>
        </w:rPr>
        <w:t>13</w:t>
      </w:r>
      <w:bookmarkEnd w:id="3245"/>
      <w:bookmarkEnd w:id="3247"/>
      <w:r>
        <w:tab/>
        <w:t>Summary of Interim and Final Analyses Strategy</w:t>
      </w:r>
      <w:bookmarkEnd w:id="3246"/>
      <w:bookmarkEnd w:id="3248"/>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7"/>
        <w:gridCol w:w="1179"/>
        <w:gridCol w:w="2723"/>
        <w:gridCol w:w="1848"/>
        <w:gridCol w:w="2149"/>
      </w:tblGrid>
      <w:tr w:rsidR="000121B5" w14:paraId="009E6128" w14:textId="77777777" w:rsidTr="00BC137F">
        <w:tc>
          <w:tcPr>
            <w:tcW w:w="605" w:type="pct"/>
            <w:vAlign w:val="bottom"/>
            <w:hideMark/>
          </w:tcPr>
          <w:p w14:paraId="5762C698" w14:textId="77777777" w:rsidR="00DB3C85" w:rsidRPr="00667F11" w:rsidRDefault="006B7357" w:rsidP="00DB3C85">
            <w:pPr>
              <w:pStyle w:val="TableHeadingTextLeft10pt"/>
            </w:pPr>
            <w:bookmarkStart w:id="3249" w:name="_Hlk38286581"/>
            <w:r w:rsidRPr="00667F11">
              <w:t xml:space="preserve">Analyses </w:t>
            </w:r>
          </w:p>
        </w:tc>
        <w:tc>
          <w:tcPr>
            <w:tcW w:w="656" w:type="pct"/>
            <w:vAlign w:val="bottom"/>
            <w:hideMark/>
          </w:tcPr>
          <w:p w14:paraId="0369A431" w14:textId="77777777" w:rsidR="00DB3C85" w:rsidRPr="00667F11" w:rsidRDefault="006B7357" w:rsidP="00DB3C85">
            <w:pPr>
              <w:pStyle w:val="TableHeadingTextLeft10pt"/>
            </w:pPr>
            <w:r w:rsidRPr="00667F11">
              <w:t xml:space="preserve">Key Endpoints </w:t>
            </w:r>
          </w:p>
        </w:tc>
        <w:tc>
          <w:tcPr>
            <w:tcW w:w="1515" w:type="pct"/>
            <w:vAlign w:val="bottom"/>
            <w:hideMark/>
          </w:tcPr>
          <w:p w14:paraId="06CC9FA8" w14:textId="77777777" w:rsidR="00DB3C85" w:rsidRPr="00667F11" w:rsidRDefault="006B7357" w:rsidP="00DB3C85">
            <w:pPr>
              <w:pStyle w:val="TableHeadingTextLeft10pt"/>
            </w:pPr>
            <w:r w:rsidRPr="00667F11">
              <w:t>Timing</w:t>
            </w:r>
            <w:r w:rsidRPr="00BC137F">
              <w:rPr>
                <w:rFonts w:hint="eastAsia"/>
                <w:vertAlign w:val="superscript"/>
              </w:rPr>
              <w:t>a</w:t>
            </w:r>
          </w:p>
        </w:tc>
        <w:tc>
          <w:tcPr>
            <w:tcW w:w="1028" w:type="pct"/>
            <w:vAlign w:val="bottom"/>
            <w:hideMark/>
          </w:tcPr>
          <w:p w14:paraId="731597D1" w14:textId="77777777" w:rsidR="00DB3C85" w:rsidRPr="00667F11" w:rsidRDefault="006B7357" w:rsidP="00DB3C85">
            <w:pPr>
              <w:pStyle w:val="TableHeadingTextLeft10pt"/>
            </w:pPr>
            <w:r w:rsidRPr="00667F11">
              <w:t xml:space="preserve">Estimated Time after First Participant Randomized </w:t>
            </w:r>
          </w:p>
        </w:tc>
        <w:tc>
          <w:tcPr>
            <w:tcW w:w="1195" w:type="pct"/>
            <w:vAlign w:val="bottom"/>
            <w:hideMark/>
          </w:tcPr>
          <w:p w14:paraId="1E6E1813" w14:textId="77777777" w:rsidR="00DB3C85" w:rsidRPr="00667F11" w:rsidRDefault="006B7357" w:rsidP="00DB3C85">
            <w:pPr>
              <w:pStyle w:val="TableHeadingTextLeft10pt"/>
            </w:pPr>
            <w:r w:rsidRPr="00667F11">
              <w:t>Primary Purpose of Analysis</w:t>
            </w:r>
          </w:p>
        </w:tc>
      </w:tr>
      <w:tr w:rsidR="000121B5" w14:paraId="371623DA" w14:textId="77777777" w:rsidTr="00BC137F">
        <w:trPr>
          <w:trHeight w:val="80"/>
        </w:trPr>
        <w:tc>
          <w:tcPr>
            <w:tcW w:w="605" w:type="pct"/>
            <w:hideMark/>
          </w:tcPr>
          <w:p w14:paraId="5701DD3F" w14:textId="77777777" w:rsidR="00DB3C85" w:rsidRPr="00667F11" w:rsidRDefault="006B7357" w:rsidP="00DB3C85">
            <w:pPr>
              <w:pStyle w:val="TableCellLeft10pt"/>
            </w:pPr>
            <w:r w:rsidRPr="00667F11">
              <w:t>IA1</w:t>
            </w:r>
          </w:p>
        </w:tc>
        <w:tc>
          <w:tcPr>
            <w:tcW w:w="656" w:type="pct"/>
            <w:hideMark/>
          </w:tcPr>
          <w:p w14:paraId="7D91B00C" w14:textId="77777777" w:rsidR="00DB3C85" w:rsidRPr="00667F11" w:rsidRDefault="006B7357" w:rsidP="00DB3C85">
            <w:pPr>
              <w:pStyle w:val="TableCellLeft10pt"/>
            </w:pPr>
            <w:r w:rsidRPr="00667F11">
              <w:t>ORR</w:t>
            </w:r>
          </w:p>
          <w:p w14:paraId="591BB2D2" w14:textId="77777777" w:rsidR="00DB3C85" w:rsidRPr="00667F11" w:rsidRDefault="006B7357" w:rsidP="00DB3C85">
            <w:pPr>
              <w:pStyle w:val="TableCellLeft10pt"/>
            </w:pPr>
            <w:r w:rsidRPr="00667F11">
              <w:t>PFS</w:t>
            </w:r>
          </w:p>
        </w:tc>
        <w:tc>
          <w:tcPr>
            <w:tcW w:w="1515" w:type="pct"/>
            <w:hideMark/>
          </w:tcPr>
          <w:p w14:paraId="16A802E0" w14:textId="77777777" w:rsidR="00DB3C85" w:rsidRPr="00667F11" w:rsidRDefault="006B7357" w:rsidP="00DB3C85">
            <w:pPr>
              <w:pStyle w:val="TableCellLeft10pt"/>
            </w:pPr>
            <w:r w:rsidRPr="00667F11">
              <w:t xml:space="preserve">At least 350 participants randomized with ~ 6 months of follow-up </w:t>
            </w:r>
          </w:p>
        </w:tc>
        <w:tc>
          <w:tcPr>
            <w:tcW w:w="1028" w:type="pct"/>
            <w:hideMark/>
          </w:tcPr>
          <w:p w14:paraId="46830405" w14:textId="77777777" w:rsidR="00DB3C85" w:rsidRPr="00667F11" w:rsidRDefault="006B7357" w:rsidP="00DB3C85">
            <w:pPr>
              <w:pStyle w:val="TableCellLeft10pt"/>
            </w:pPr>
            <w:r w:rsidRPr="00667F11">
              <w:t xml:space="preserve"> ~ 24 months</w:t>
            </w:r>
          </w:p>
        </w:tc>
        <w:tc>
          <w:tcPr>
            <w:tcW w:w="1195" w:type="pct"/>
            <w:hideMark/>
          </w:tcPr>
          <w:p w14:paraId="2B3E19F2" w14:textId="77777777" w:rsidR="00DB3C85" w:rsidRPr="00667F11" w:rsidRDefault="006B7357" w:rsidP="00DB3C85">
            <w:pPr>
              <w:pStyle w:val="TableListBullet10pt"/>
            </w:pPr>
            <w:r w:rsidRPr="00667F11">
              <w:t>Final ORR analysis</w:t>
            </w:r>
          </w:p>
          <w:p w14:paraId="0876227F" w14:textId="77777777" w:rsidR="00DB3C85" w:rsidRPr="00667F11" w:rsidRDefault="006B7357" w:rsidP="00DB3C85">
            <w:pPr>
              <w:pStyle w:val="TableListBullet10pt"/>
            </w:pPr>
            <w:r w:rsidRPr="00667F11">
              <w:t>Interim PFS analysis</w:t>
            </w:r>
          </w:p>
        </w:tc>
      </w:tr>
      <w:bookmarkEnd w:id="3249"/>
      <w:tr w:rsidR="000121B5" w14:paraId="5DF4107D" w14:textId="77777777" w:rsidTr="00BC137F">
        <w:trPr>
          <w:trHeight w:val="80"/>
        </w:trPr>
        <w:tc>
          <w:tcPr>
            <w:tcW w:w="605" w:type="pct"/>
            <w:hideMark/>
          </w:tcPr>
          <w:p w14:paraId="676A2122" w14:textId="77777777" w:rsidR="00DB3C85" w:rsidRPr="00667F11" w:rsidRDefault="006B7357" w:rsidP="00DB3C85">
            <w:pPr>
              <w:pStyle w:val="TableCellLeft10pt"/>
            </w:pPr>
            <w:r w:rsidRPr="00667F11">
              <w:t>IA2</w:t>
            </w:r>
          </w:p>
        </w:tc>
        <w:tc>
          <w:tcPr>
            <w:tcW w:w="656" w:type="pct"/>
            <w:hideMark/>
          </w:tcPr>
          <w:p w14:paraId="6D86055E" w14:textId="77777777" w:rsidR="00DB3C85" w:rsidRPr="00667F11" w:rsidRDefault="006B7357" w:rsidP="00DB3C85">
            <w:pPr>
              <w:pStyle w:val="TableCellLeft10pt"/>
            </w:pPr>
            <w:r w:rsidRPr="00667F11">
              <w:t>PFS</w:t>
            </w:r>
          </w:p>
          <w:p w14:paraId="4988D631" w14:textId="77777777" w:rsidR="00DB3C85" w:rsidRPr="00667F11" w:rsidRDefault="006B7357" w:rsidP="00DB3C85">
            <w:pPr>
              <w:pStyle w:val="TableCellLeft10pt"/>
            </w:pPr>
            <w:r w:rsidRPr="00667F11">
              <w:t>OS</w:t>
            </w:r>
          </w:p>
        </w:tc>
        <w:tc>
          <w:tcPr>
            <w:tcW w:w="1515" w:type="pct"/>
            <w:hideMark/>
          </w:tcPr>
          <w:p w14:paraId="218DF723" w14:textId="77777777" w:rsidR="00DB3C85" w:rsidRPr="00667F11" w:rsidRDefault="006B7357" w:rsidP="00DB3C85">
            <w:pPr>
              <w:pStyle w:val="TableCellLeft10pt"/>
            </w:pPr>
            <w:r w:rsidRPr="00667F11">
              <w:t>Both ~ 432 PFS events have occurred and ~ 6 months after last participant randomized</w:t>
            </w:r>
          </w:p>
        </w:tc>
        <w:tc>
          <w:tcPr>
            <w:tcW w:w="1028" w:type="pct"/>
            <w:hideMark/>
          </w:tcPr>
          <w:p w14:paraId="5E4EAB51" w14:textId="77777777" w:rsidR="00DB3C85" w:rsidRPr="00667F11" w:rsidRDefault="006B7357" w:rsidP="00DB3C85">
            <w:pPr>
              <w:pStyle w:val="TableCellLeft10pt"/>
            </w:pPr>
            <w:r w:rsidRPr="00667F11">
              <w:t xml:space="preserve"> ~ 30 months</w:t>
            </w:r>
          </w:p>
        </w:tc>
        <w:tc>
          <w:tcPr>
            <w:tcW w:w="1195" w:type="pct"/>
            <w:hideMark/>
          </w:tcPr>
          <w:p w14:paraId="0B0F25B6" w14:textId="77777777" w:rsidR="00DB3C85" w:rsidRPr="00667F11" w:rsidRDefault="006B7357" w:rsidP="00DB3C85">
            <w:pPr>
              <w:pStyle w:val="TableListBullet10pt"/>
            </w:pPr>
            <w:r w:rsidRPr="00667F11">
              <w:t>Final PFS analysis</w:t>
            </w:r>
          </w:p>
          <w:p w14:paraId="5F265E14" w14:textId="77777777" w:rsidR="00DB3C85" w:rsidRPr="00667F11" w:rsidRDefault="006B7357" w:rsidP="00DB3C85">
            <w:pPr>
              <w:pStyle w:val="TableListBullet10pt"/>
            </w:pPr>
            <w:r w:rsidRPr="00667F11">
              <w:t>Interim OS analysis</w:t>
            </w:r>
          </w:p>
        </w:tc>
      </w:tr>
      <w:tr w:rsidR="000121B5" w14:paraId="330E55FF" w14:textId="77777777" w:rsidTr="00BC137F">
        <w:trPr>
          <w:trHeight w:val="80"/>
        </w:trPr>
        <w:tc>
          <w:tcPr>
            <w:tcW w:w="605" w:type="pct"/>
          </w:tcPr>
          <w:p w14:paraId="77296279" w14:textId="77777777" w:rsidR="00DB3C85" w:rsidRPr="00667F11" w:rsidRDefault="006B7357" w:rsidP="00DB3C85">
            <w:pPr>
              <w:pStyle w:val="TableCellLeft10pt"/>
            </w:pPr>
            <w:r w:rsidRPr="00667F11">
              <w:t>IA3</w:t>
            </w:r>
          </w:p>
        </w:tc>
        <w:tc>
          <w:tcPr>
            <w:tcW w:w="656" w:type="pct"/>
          </w:tcPr>
          <w:p w14:paraId="09B3BEB6" w14:textId="77777777" w:rsidR="00DB3C85" w:rsidRPr="00667F11" w:rsidRDefault="006B7357" w:rsidP="00DB3C85">
            <w:pPr>
              <w:pStyle w:val="TableCellLeft10pt"/>
            </w:pPr>
            <w:r w:rsidRPr="00667F11">
              <w:t>OS</w:t>
            </w:r>
          </w:p>
        </w:tc>
        <w:tc>
          <w:tcPr>
            <w:tcW w:w="1515" w:type="pct"/>
          </w:tcPr>
          <w:p w14:paraId="4FA7FE3E" w14:textId="77777777" w:rsidR="00DB3C85" w:rsidRPr="00667F11" w:rsidRDefault="006B7357" w:rsidP="00DB3C85">
            <w:pPr>
              <w:pStyle w:val="TableCellLeft10pt"/>
            </w:pPr>
            <w:r w:rsidRPr="00667F11">
              <w:t>Both ~ 326 deaths have occurred and ~ 14 months after last participant randomized</w:t>
            </w:r>
          </w:p>
        </w:tc>
        <w:tc>
          <w:tcPr>
            <w:tcW w:w="1028" w:type="pct"/>
          </w:tcPr>
          <w:p w14:paraId="7AD17E37" w14:textId="77777777" w:rsidR="00DB3C85" w:rsidRPr="00667F11" w:rsidRDefault="006B7357" w:rsidP="00DB3C85">
            <w:pPr>
              <w:pStyle w:val="TableCellLeft10pt"/>
            </w:pPr>
            <w:r w:rsidRPr="00667F11">
              <w:t>~ 38 months</w:t>
            </w:r>
          </w:p>
        </w:tc>
        <w:tc>
          <w:tcPr>
            <w:tcW w:w="1195" w:type="pct"/>
          </w:tcPr>
          <w:p w14:paraId="51E4012F" w14:textId="77777777" w:rsidR="00DB3C85" w:rsidRPr="00667F11" w:rsidRDefault="006B7357" w:rsidP="00DB3C85">
            <w:pPr>
              <w:pStyle w:val="TableListBullet10pt"/>
            </w:pPr>
            <w:r w:rsidRPr="00667F11">
              <w:t>Interim OS analysis</w:t>
            </w:r>
          </w:p>
        </w:tc>
      </w:tr>
      <w:tr w:rsidR="000121B5" w14:paraId="4E10C17E" w14:textId="77777777" w:rsidTr="00BC137F">
        <w:trPr>
          <w:trHeight w:val="116"/>
        </w:trPr>
        <w:tc>
          <w:tcPr>
            <w:tcW w:w="605" w:type="pct"/>
            <w:hideMark/>
          </w:tcPr>
          <w:p w14:paraId="4805DD05" w14:textId="77777777" w:rsidR="00DB3C85" w:rsidRPr="00667F11" w:rsidRDefault="006B7357" w:rsidP="00DB3C85">
            <w:pPr>
              <w:pStyle w:val="TableCellLeft10pt"/>
            </w:pPr>
            <w:r w:rsidRPr="00667F11">
              <w:t>FA</w:t>
            </w:r>
          </w:p>
        </w:tc>
        <w:tc>
          <w:tcPr>
            <w:tcW w:w="656" w:type="pct"/>
            <w:hideMark/>
          </w:tcPr>
          <w:p w14:paraId="23FCEA4D" w14:textId="77777777" w:rsidR="00DB3C85" w:rsidRPr="00667F11" w:rsidRDefault="006B7357" w:rsidP="00DB3C85">
            <w:pPr>
              <w:pStyle w:val="TableCellLeft10pt"/>
            </w:pPr>
            <w:r w:rsidRPr="00667F11">
              <w:t>OS</w:t>
            </w:r>
          </w:p>
        </w:tc>
        <w:tc>
          <w:tcPr>
            <w:tcW w:w="1515" w:type="pct"/>
            <w:hideMark/>
          </w:tcPr>
          <w:p w14:paraId="38B54B83" w14:textId="77777777" w:rsidR="00DB3C85" w:rsidRPr="00667F11" w:rsidRDefault="006B7357" w:rsidP="00DB3C85">
            <w:pPr>
              <w:pStyle w:val="TableCellLeft10pt"/>
            </w:pPr>
            <w:r w:rsidRPr="00667F11">
              <w:t>Both ~ 361 deaths have occurred and ~ 20 months after last participant randomized</w:t>
            </w:r>
          </w:p>
        </w:tc>
        <w:tc>
          <w:tcPr>
            <w:tcW w:w="1028" w:type="pct"/>
            <w:hideMark/>
          </w:tcPr>
          <w:p w14:paraId="1E1EBBA1" w14:textId="77777777" w:rsidR="00DB3C85" w:rsidRPr="00667F11" w:rsidRDefault="006B7357" w:rsidP="00DB3C85">
            <w:pPr>
              <w:pStyle w:val="TableCellLeft10pt"/>
            </w:pPr>
            <w:r w:rsidRPr="00667F11">
              <w:t xml:space="preserve"> ~ 44 months</w:t>
            </w:r>
          </w:p>
        </w:tc>
        <w:tc>
          <w:tcPr>
            <w:tcW w:w="1195" w:type="pct"/>
            <w:hideMark/>
          </w:tcPr>
          <w:p w14:paraId="1C10DD91" w14:textId="77777777" w:rsidR="00DB3C85" w:rsidRPr="00667F11" w:rsidRDefault="006B7357" w:rsidP="00DB3C85">
            <w:pPr>
              <w:pStyle w:val="TableListBullet10pt"/>
            </w:pPr>
            <w:r w:rsidRPr="00667F11">
              <w:t>Final OS analysis</w:t>
            </w:r>
          </w:p>
        </w:tc>
      </w:tr>
      <w:tr w:rsidR="000121B5" w14:paraId="7BDF836A" w14:textId="77777777" w:rsidTr="00C64B66">
        <w:trPr>
          <w:trHeight w:val="350"/>
        </w:trPr>
        <w:tc>
          <w:tcPr>
            <w:tcW w:w="5000" w:type="pct"/>
            <w:gridSpan w:val="5"/>
            <w:hideMark/>
          </w:tcPr>
          <w:p w14:paraId="73DBD2FD" w14:textId="77777777" w:rsidR="00DB3C85" w:rsidRPr="00667F11" w:rsidRDefault="006B7357" w:rsidP="00BC137F">
            <w:pPr>
              <w:pStyle w:val="TableNote9pt"/>
            </w:pPr>
            <w:r>
              <w:tab/>
            </w:r>
            <w:r w:rsidRPr="00667F11">
              <w:t>Abbreviations: FA = final analysis; IA1 = interim analysis 1; IA2 = interim analysis 2; IA3 = interim analysis 3; ORR = objective response rate; OS = overall survival; PFS = progression-free survival.</w:t>
            </w:r>
          </w:p>
          <w:p w14:paraId="533A3A68" w14:textId="4FDF8780" w:rsidR="00DB3C85" w:rsidRPr="00667F11" w:rsidRDefault="006B7357" w:rsidP="00BC137F">
            <w:pPr>
              <w:pStyle w:val="TableNote9pt"/>
            </w:pPr>
            <w:r w:rsidRPr="00667F11">
              <w:t>a</w:t>
            </w:r>
            <w:r w:rsidR="00BC137F">
              <w:tab/>
            </w:r>
            <w:del w:id="3250" w:author="Powell, Deana" w:date="2023-10-19T15:28:00Z">
              <w:r w:rsidR="00D1282E" w:rsidRPr="00DC422F">
                <w:rPr>
                  <w:szCs w:val="18"/>
                </w:rPr>
                <w:delText>:</w:delText>
              </w:r>
              <w:r w:rsidR="00A649D8" w:rsidRPr="00DC422F">
                <w:rPr>
                  <w:szCs w:val="18"/>
                </w:rPr>
                <w:delText xml:space="preserve"> </w:delText>
              </w:r>
            </w:del>
            <w:r w:rsidRPr="00667F11">
              <w:t>For IA2, IA3 and FA, if the events accrue slower than expected, the analysis can be delayed up to 3 months after the projected timing, ie, the Sponsor may conduct IA2, IA3 and FA when all participants have been followed up for 9, 17 months and 23 months, respectively.</w:t>
            </w:r>
          </w:p>
        </w:tc>
      </w:tr>
    </w:tbl>
    <w:p w14:paraId="48C17F54" w14:textId="77777777" w:rsidR="00BC137F" w:rsidRDefault="00BC137F" w:rsidP="00A375DD">
      <w:pPr>
        <w:pStyle w:val="ListEnd"/>
      </w:pPr>
    </w:p>
    <w:p w14:paraId="423EA33D" w14:textId="77777777" w:rsidR="00BC137F" w:rsidRPr="00BC137F" w:rsidRDefault="006B7357" w:rsidP="00BC137F">
      <w:pPr>
        <w:pStyle w:val="Heading3"/>
      </w:pPr>
      <w:bookmarkStart w:id="3251" w:name="_Toc148621706"/>
      <w:bookmarkStart w:id="3252" w:name="_Toc107570757"/>
      <w:r>
        <w:t>Safety Interim Analysis</w:t>
      </w:r>
      <w:bookmarkEnd w:id="3251"/>
      <w:bookmarkEnd w:id="3252"/>
    </w:p>
    <w:p w14:paraId="7809404F" w14:textId="5A8642BD" w:rsidR="00BC137F" w:rsidRDefault="006B7357" w:rsidP="00DB3C85">
      <w:pPr>
        <w:pStyle w:val="Paragraph"/>
      </w:pPr>
      <w:r w:rsidRPr="00BC137F">
        <w:t xml:space="preserve">The eDMC </w:t>
      </w:r>
      <w:del w:id="3253" w:author="Powell, Deana" w:date="2023-10-19T15:28:00Z">
        <w:r w:rsidR="00D96552" w:rsidRPr="00D96552">
          <w:delText>will be</w:delText>
        </w:r>
      </w:del>
      <w:ins w:id="3254" w:author="Powell, Deana" w:date="2023-10-19T15:28:00Z">
        <w:r w:rsidR="00681510">
          <w:t>was</w:t>
        </w:r>
      </w:ins>
      <w:r w:rsidRPr="00BC137F">
        <w:t xml:space="preserve"> responsible for periodic interim safety reviews as specified in the DMC charter. </w:t>
      </w:r>
      <w:del w:id="3255" w:author="Powell, Deana" w:date="2023-10-19T15:28:00Z">
        <w:r w:rsidR="00D96552" w:rsidRPr="00D96552">
          <w:delText>Interim safety analyses will also be performed at the time of interim efficacy analyses.</w:delText>
        </w:r>
        <w:r w:rsidR="002761DA" w:rsidRPr="002761DA">
          <w:rPr>
            <w:rFonts w:eastAsia="SimSun"/>
            <w:color w:val="000000"/>
          </w:rPr>
          <w:delText xml:space="preserve"> </w:delText>
        </w:r>
      </w:del>
      <w:r w:rsidRPr="00BC137F">
        <w:t xml:space="preserve">Details </w:t>
      </w:r>
      <w:del w:id="3256" w:author="Powell, Deana" w:date="2023-10-19T15:28:00Z">
        <w:r w:rsidR="000C30E3">
          <w:rPr>
            <w:rFonts w:eastAsia="SimSun"/>
            <w:color w:val="000000"/>
          </w:rPr>
          <w:delText>will be</w:delText>
        </w:r>
      </w:del>
      <w:ins w:id="3257" w:author="Powell, Deana" w:date="2023-10-19T15:28:00Z">
        <w:r w:rsidR="003A7739">
          <w:t>w</w:t>
        </w:r>
        <w:r w:rsidR="00835FC0">
          <w:t>ere</w:t>
        </w:r>
      </w:ins>
      <w:r w:rsidRPr="00BC137F">
        <w:t xml:space="preserve"> included in the DMC charter.</w:t>
      </w:r>
      <w:ins w:id="3258" w:author="Powell, Deana" w:date="2023-10-19T15:28:00Z">
        <w:r w:rsidR="00A756D7">
          <w:t xml:space="preserve"> </w:t>
        </w:r>
        <w:r w:rsidR="005C4E3E">
          <w:t xml:space="preserve">Safety monitoring will continue as per protocol. </w:t>
        </w:r>
      </w:ins>
    </w:p>
    <w:p w14:paraId="15F51F26" w14:textId="77777777" w:rsidR="00BC137F" w:rsidRPr="00BC137F" w:rsidRDefault="006B7357" w:rsidP="00BC137F">
      <w:pPr>
        <w:pStyle w:val="Heading2"/>
      </w:pPr>
      <w:bookmarkStart w:id="3259" w:name="_Toc148621707"/>
      <w:bookmarkStart w:id="3260" w:name="_Toc107570758"/>
      <w:r>
        <w:t>Multiplicity</w:t>
      </w:r>
      <w:bookmarkEnd w:id="3259"/>
      <w:bookmarkEnd w:id="3260"/>
    </w:p>
    <w:p w14:paraId="77B89F70" w14:textId="77777777" w:rsidR="00297246" w:rsidRPr="006F45A5" w:rsidRDefault="006B7357" w:rsidP="00265DE7">
      <w:pPr>
        <w:pStyle w:val="Paragraph"/>
        <w:rPr>
          <w:ins w:id="3261" w:author="Powell, Deana" w:date="2023-10-19T15:28:00Z"/>
        </w:rPr>
      </w:pPr>
      <w:ins w:id="3262" w:author="Powell, Deana" w:date="2023-10-19T15:28:00Z">
        <w:r w:rsidRPr="007F1B00">
          <w:t>NOTE: As of Amendment 0</w:t>
        </w:r>
        <w:r w:rsidR="00EF2E67">
          <w:t>5</w:t>
        </w:r>
        <w:r w:rsidRPr="007F1B00">
          <w:t>, the prespecified</w:t>
        </w:r>
        <w:r w:rsidR="00EF2E67">
          <w:t xml:space="preserve"> IA3 and</w:t>
        </w:r>
        <w:r w:rsidRPr="007F1B00">
          <w:t xml:space="preserve"> final analysis of the study described in the</w:t>
        </w:r>
        <w:r w:rsidR="00EA6CB6">
          <w:t xml:space="preserve"> </w:t>
        </w:r>
        <w:r w:rsidRPr="007F1B00">
          <w:t>SAP will not be performed. Original protocol text that is contained in this section has been</w:t>
        </w:r>
        <w:r w:rsidR="007F1B00">
          <w:t xml:space="preserve"> </w:t>
        </w:r>
        <w:r w:rsidRPr="007F1B00">
          <w:t>retained for reference.</w:t>
        </w:r>
      </w:ins>
    </w:p>
    <w:p w14:paraId="00C97318" w14:textId="0A331AF6" w:rsidR="00BC137F" w:rsidRDefault="006B7357" w:rsidP="00BC137F">
      <w:pPr>
        <w:pStyle w:val="Paragraph"/>
      </w:pPr>
      <w:r>
        <w:t xml:space="preserve">The study uses the graphical method of Maurer and Bretz </w:t>
      </w:r>
      <w:r w:rsidR="00815B7C">
        <w:t>[Maurer, W. and Bretz, F. 2013]</w:t>
      </w:r>
      <w:r>
        <w:t xml:space="preserve"> to control multiplicity for multiple hypotheses as well as interim analyses. According to this approach, study hypotheses may be tested more than once, and when a particular null hypothesis is rejected, the α allocated to that hypothesis can be reallocated to other hypothesis </w:t>
      </w:r>
      <w:r w:rsidR="00820E8A">
        <w:t>tests</w:t>
      </w:r>
      <w:del w:id="3263" w:author="Powell, Deana" w:date="2023-10-19T15:28:00Z">
        <w:r w:rsidR="00761839">
          <w:delText xml:space="preserve"> </w:delText>
        </w:r>
        <w:r w:rsidR="00D96552">
          <w:delText>.</w:delText>
        </w:r>
      </w:del>
      <w:ins w:id="3264" w:author="Powell, Deana" w:date="2023-10-19T15:28:00Z">
        <w:r w:rsidR="00820E8A">
          <w:t xml:space="preserve">. </w:t>
        </w:r>
      </w:ins>
      <w:r w:rsidR="00815B7C">
        <w:t xml:space="preserve">Figure </w:t>
      </w:r>
      <w:del w:id="3265" w:author="Powell, Deana" w:date="2023-10-19T15:28:00Z">
        <w:r w:rsidR="004173BC">
          <w:rPr>
            <w:noProof/>
          </w:rPr>
          <w:delText>4</w:delText>
        </w:r>
      </w:del>
      <w:ins w:id="3266" w:author="Powell, Deana" w:date="2023-10-19T15:28:00Z">
        <w:r w:rsidR="00815B7C">
          <w:rPr>
            <w:noProof/>
          </w:rPr>
          <w:t>6</w:t>
        </w:r>
      </w:ins>
      <w:r w:rsidR="00C0699E">
        <w:t xml:space="preserve"> </w:t>
      </w:r>
      <w:r>
        <w:t>shows the initial 1-sided α allocation for each hypothesis in the ellipse representing the hypothesis. The weights for re-allocation from each hypothesis to the others are shown in the boxes on the lines connecting hypotheses.</w:t>
      </w:r>
    </w:p>
    <w:p w14:paraId="4B51064E" w14:textId="77777777" w:rsidR="00BC137F" w:rsidRDefault="006B7357" w:rsidP="00BC137F">
      <w:pPr>
        <w:pStyle w:val="Paragraph"/>
      </w:pPr>
      <w:r>
        <w:t xml:space="preserve">The overall Type-I error is strongly controlled at 0.025 (1-sided) for the 3 primary endpoints ORR, PFS and OS. The initial α assigned to ORR, PFS, and OS will be 0.0025, 0.001 and </w:t>
      </w:r>
      <w:r>
        <w:lastRenderedPageBreak/>
        <w:t>0.0215, respectively. If the PFS hypothesis is rejected, the corresponding alpha can be reallocated to OS. If the OS hypothesis is rejected, the corresponding alpha can be reallocated to PFS. If ORR hypothesis is rejected, the corresponding alpha can be reallocated to PFS. If both the OS and PFS hypotheses are rejected, the corresponding alpha can be reallocated to ORR.</w:t>
      </w:r>
    </w:p>
    <w:p w14:paraId="08A76F68" w14:textId="659E1439" w:rsidR="00BC137F" w:rsidRDefault="006B7357" w:rsidP="00A375DD">
      <w:pPr>
        <w:pStyle w:val="Caption"/>
      </w:pPr>
      <w:bookmarkStart w:id="3267" w:name="_Ref148597166"/>
      <w:bookmarkStart w:id="3268" w:name="_Toc148621779"/>
      <w:bookmarkStart w:id="3269" w:name="_Ref17810100"/>
      <w:bookmarkStart w:id="3270" w:name="_Toc107570832"/>
      <w:r>
        <w:t xml:space="preserve">Figure </w:t>
      </w:r>
      <w:del w:id="3271" w:author="Powell, Deana" w:date="2023-10-19T15:28:00Z">
        <w:r w:rsidR="004173BC">
          <w:rPr>
            <w:noProof/>
          </w:rPr>
          <w:delText>4</w:delText>
        </w:r>
      </w:del>
      <w:bookmarkEnd w:id="3269"/>
      <w:ins w:id="3272" w:author="Powell, Deana" w:date="2023-10-19T15:28:00Z">
        <w:r w:rsidR="00815B7C">
          <w:rPr>
            <w:noProof/>
          </w:rPr>
          <w:t>6</w:t>
        </w:r>
      </w:ins>
      <w:bookmarkEnd w:id="3267"/>
      <w:r>
        <w:tab/>
      </w:r>
      <w:r w:rsidR="006C6816" w:rsidRPr="00BC137F">
        <w:t>Multiplicity Diagram for Type I Error Control</w:t>
      </w:r>
      <w:bookmarkEnd w:id="3268"/>
      <w:bookmarkEnd w:id="3270"/>
    </w:p>
    <w:p w14:paraId="7C7ACC22" w14:textId="77777777" w:rsidR="009C6E21" w:rsidRPr="009C6E21" w:rsidRDefault="009C6E21" w:rsidP="00334202">
      <w:pPr>
        <w:pStyle w:val="Paragraph"/>
        <w:rPr>
          <w:del w:id="3273" w:author="Powell, Deana" w:date="2023-10-19T15:28:00Z"/>
        </w:rPr>
      </w:pPr>
      <w:del w:id="3274" w:author="Powell, Deana" w:date="2023-10-19T15:28:00Z">
        <w:r>
          <w:rPr>
            <w:noProof/>
          </w:rPr>
          <w:drawing>
            <wp:inline distT="0" distB="0" distL="0" distR="0" wp14:anchorId="0DF6371B" wp14:editId="39ACB8F0">
              <wp:extent cx="3668233" cy="3235096"/>
              <wp:effectExtent l="0" t="0" r="889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671679" cy="3238135"/>
                      </a:xfrm>
                      <a:prstGeom prst="rect">
                        <a:avLst/>
                      </a:prstGeom>
                      <a:noFill/>
                    </pic:spPr>
                  </pic:pic>
                </a:graphicData>
              </a:graphic>
            </wp:inline>
          </w:drawing>
        </w:r>
      </w:del>
    </w:p>
    <w:p w14:paraId="1A699511" w14:textId="77777777" w:rsidR="00BC137F" w:rsidRDefault="006B7357" w:rsidP="00BC137F">
      <w:pPr>
        <w:pStyle w:val="Paragraph"/>
        <w:jc w:val="center"/>
        <w:rPr>
          <w:ins w:id="3275" w:author="Powell, Deana" w:date="2023-10-19T15:28:00Z"/>
        </w:rPr>
      </w:pPr>
      <w:ins w:id="3276" w:author="Powell, Deana" w:date="2023-10-19T15:28:00Z">
        <w:r>
          <w:rPr>
            <w:noProof/>
          </w:rPr>
          <w:lastRenderedPageBreak/>
          <w:drawing>
            <wp:inline distT="0" distB="0" distL="0" distR="0" wp14:anchorId="059EC8DA" wp14:editId="378BFA9C">
              <wp:extent cx="4334510" cy="3822700"/>
              <wp:effectExtent l="0" t="0" r="889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4334510" cy="3822700"/>
                      </a:xfrm>
                      <a:prstGeom prst="rect">
                        <a:avLst/>
                      </a:prstGeom>
                      <a:noFill/>
                    </pic:spPr>
                  </pic:pic>
                </a:graphicData>
              </a:graphic>
            </wp:inline>
          </w:drawing>
        </w:r>
      </w:ins>
    </w:p>
    <w:p w14:paraId="5F886E10" w14:textId="77777777" w:rsidR="00BC137F" w:rsidRDefault="006B7357" w:rsidP="00BC137F">
      <w:pPr>
        <w:pStyle w:val="TableNote9pt"/>
      </w:pPr>
      <w:ins w:id="3277" w:author="Powell, Deana" w:date="2023-10-19T15:28:00Z">
        <w:r>
          <w:tab/>
        </w:r>
      </w:ins>
      <w:r w:rsidRPr="00BC137F">
        <w:t>Abbreviations: ORR = objective response rate; OS = overall survival; PFS = progression-free survival.</w:t>
      </w:r>
    </w:p>
    <w:p w14:paraId="0FF34132" w14:textId="77777777" w:rsidR="00BC137F" w:rsidRDefault="00BC137F" w:rsidP="00A375DD">
      <w:pPr>
        <w:pStyle w:val="ListEnd"/>
      </w:pPr>
    </w:p>
    <w:p w14:paraId="0218C56D" w14:textId="77777777" w:rsidR="00BC137F" w:rsidRDefault="006B7357" w:rsidP="00BC137F">
      <w:pPr>
        <w:pStyle w:val="Heading3"/>
      </w:pPr>
      <w:bookmarkStart w:id="3278" w:name="_Toc148621708"/>
      <w:bookmarkStart w:id="3279" w:name="_Toc107570759"/>
      <w:r>
        <w:t>Objective Response Rate</w:t>
      </w:r>
      <w:bookmarkEnd w:id="3278"/>
      <w:bookmarkEnd w:id="3279"/>
    </w:p>
    <w:p w14:paraId="0B5AAB29" w14:textId="1B14DB71" w:rsidR="00BC137F" w:rsidRDefault="006B7357" w:rsidP="00BC137F">
      <w:pPr>
        <w:pStyle w:val="Paragraph"/>
      </w:pPr>
      <w:r>
        <w:t>The study will test ORR only once at IA1, at an initial α level of 0.0025 (</w:t>
      </w:r>
      <w:r w:rsidR="00815B7C">
        <w:t xml:space="preserve">Figure </w:t>
      </w:r>
      <w:del w:id="3280" w:author="Powell, Deana" w:date="2023-10-19T15:28:00Z">
        <w:r w:rsidR="004173BC">
          <w:rPr>
            <w:noProof/>
          </w:rPr>
          <w:delText>4</w:delText>
        </w:r>
      </w:del>
      <w:ins w:id="3281" w:author="Powell, Deana" w:date="2023-10-19T15:28:00Z">
        <w:r w:rsidR="00815B7C">
          <w:rPr>
            <w:noProof/>
          </w:rPr>
          <w:t>6</w:t>
        </w:r>
      </w:ins>
      <w:r>
        <w:t>). Note that if superiority for both the PFS and OS hypotheses is declared at a future planned analysis, α=0.0225 will be rolled over to the hypothesis for ORR, then the test statistics previously computed at IA1 for the ORR hypothesis will be used for inferential testing with an updated alpha level of 0.025.</w:t>
      </w:r>
    </w:p>
    <w:p w14:paraId="3064FF17" w14:textId="6EBA1F60" w:rsidR="00B6144A" w:rsidRDefault="006B7357" w:rsidP="00BC137F">
      <w:pPr>
        <w:pStyle w:val="Paragraph"/>
      </w:pPr>
      <w:r>
        <w:t xml:space="preserve">Based on the first 350 randomized participants with at least 6 months of follow-up, power at the possible α-levels as well as the approximate treatment difference required to reach the bound (ΔORR) are shown in </w:t>
      </w:r>
      <w:r w:rsidR="00815B7C">
        <w:t xml:space="preserve">Table </w:t>
      </w:r>
      <w:r w:rsidR="00815B7C">
        <w:rPr>
          <w:noProof/>
        </w:rPr>
        <w:t>14</w:t>
      </w:r>
      <w:r>
        <w:t>, assuming underlying 20% and 40% response rates in the control and experimental groups, respectively.</w:t>
      </w:r>
    </w:p>
    <w:p w14:paraId="41EE208F" w14:textId="77777777" w:rsidR="00B6144A" w:rsidRDefault="00B6144A">
      <w:pPr>
        <w:rPr>
          <w:rFonts w:eastAsia="MS Gothic"/>
        </w:rPr>
      </w:pPr>
      <w:r>
        <w:br w:type="page"/>
      </w:r>
    </w:p>
    <w:p w14:paraId="2D9AF2DC" w14:textId="649D1757" w:rsidR="00BC137F" w:rsidRDefault="006B7357" w:rsidP="00BC137F">
      <w:pPr>
        <w:pStyle w:val="Caption"/>
      </w:pPr>
      <w:bookmarkStart w:id="3282" w:name="_Ref148597193"/>
      <w:bookmarkStart w:id="3283" w:name="_Toc148621770"/>
      <w:bookmarkStart w:id="3284" w:name="_Ref14169766"/>
      <w:bookmarkStart w:id="3285" w:name="_Toc107570821"/>
      <w:r>
        <w:lastRenderedPageBreak/>
        <w:t xml:space="preserve">Table </w:t>
      </w:r>
      <w:r w:rsidR="00815B7C">
        <w:rPr>
          <w:noProof/>
        </w:rPr>
        <w:t>14</w:t>
      </w:r>
      <w:bookmarkEnd w:id="3282"/>
      <w:bookmarkEnd w:id="3284"/>
      <w:r>
        <w:tab/>
        <w:t>P</w:t>
      </w:r>
      <w:r w:rsidRPr="00BC137F">
        <w:t>ossible α Levels (One-Sided) and Approximate ORR Difference Required to Show Efficacy for Objective Response at IA1</w:t>
      </w:r>
      <w:bookmarkEnd w:id="3283"/>
      <w:bookmarkEnd w:id="3285"/>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9"/>
        <w:gridCol w:w="3893"/>
        <w:gridCol w:w="2964"/>
      </w:tblGrid>
      <w:tr w:rsidR="000121B5" w14:paraId="15AD5CB5" w14:textId="77777777" w:rsidTr="00C64B66">
        <w:tc>
          <w:tcPr>
            <w:tcW w:w="1185" w:type="pct"/>
            <w:hideMark/>
          </w:tcPr>
          <w:p w14:paraId="2C63A087" w14:textId="77777777" w:rsidR="00BC137F" w:rsidRPr="002510EE" w:rsidRDefault="006B7357" w:rsidP="00BC137F">
            <w:pPr>
              <w:pStyle w:val="TableHeadingTextCenter10pt"/>
            </w:pPr>
            <w:r w:rsidRPr="002510EE">
              <w:t>α (One-Sided)</w:t>
            </w:r>
          </w:p>
        </w:tc>
        <w:tc>
          <w:tcPr>
            <w:tcW w:w="2166" w:type="pct"/>
            <w:hideMark/>
          </w:tcPr>
          <w:p w14:paraId="05121887" w14:textId="77777777" w:rsidR="00BC137F" w:rsidRPr="002510EE" w:rsidRDefault="006B7357" w:rsidP="00BC137F">
            <w:pPr>
              <w:pStyle w:val="TableHeadingTextCenter10pt"/>
            </w:pPr>
            <w:r w:rsidRPr="002510EE">
              <w:t>~Δ ORR</w:t>
            </w:r>
          </w:p>
        </w:tc>
        <w:tc>
          <w:tcPr>
            <w:tcW w:w="1649" w:type="pct"/>
            <w:hideMark/>
          </w:tcPr>
          <w:p w14:paraId="224394BA" w14:textId="77777777" w:rsidR="00BC137F" w:rsidRPr="002510EE" w:rsidRDefault="006B7357" w:rsidP="00BC137F">
            <w:pPr>
              <w:pStyle w:val="TableHeadingTextCenter10pt"/>
            </w:pPr>
            <w:r w:rsidRPr="002510EE">
              <w:t>Power</w:t>
            </w:r>
          </w:p>
        </w:tc>
      </w:tr>
      <w:tr w:rsidR="000121B5" w14:paraId="0CCF27CB" w14:textId="77777777" w:rsidTr="00C64B66">
        <w:tc>
          <w:tcPr>
            <w:tcW w:w="1185" w:type="pct"/>
            <w:hideMark/>
          </w:tcPr>
          <w:p w14:paraId="36CA3F45" w14:textId="77777777" w:rsidR="00BC137F" w:rsidRPr="002510EE" w:rsidRDefault="006B7357" w:rsidP="00BC137F">
            <w:pPr>
              <w:pStyle w:val="TableCellCenter10pt"/>
            </w:pPr>
            <w:r w:rsidRPr="002510EE">
              <w:t>0.0025</w:t>
            </w:r>
          </w:p>
        </w:tc>
        <w:tc>
          <w:tcPr>
            <w:tcW w:w="2166" w:type="pct"/>
          </w:tcPr>
          <w:p w14:paraId="07E9FC0B" w14:textId="77777777" w:rsidR="00BC137F" w:rsidRPr="002510EE" w:rsidRDefault="006B7357" w:rsidP="00BC137F">
            <w:pPr>
              <w:pStyle w:val="TableCellCenter10pt"/>
            </w:pPr>
            <w:r w:rsidRPr="002510EE">
              <w:t>0.1327</w:t>
            </w:r>
          </w:p>
        </w:tc>
        <w:tc>
          <w:tcPr>
            <w:tcW w:w="1649" w:type="pct"/>
            <w:hideMark/>
          </w:tcPr>
          <w:p w14:paraId="3676F62F" w14:textId="77777777" w:rsidR="00BC137F" w:rsidRPr="002510EE" w:rsidRDefault="006B7357" w:rsidP="00BC137F">
            <w:pPr>
              <w:pStyle w:val="TableCellCenter10pt"/>
            </w:pPr>
            <w:r w:rsidRPr="002510EE">
              <w:t>0.904</w:t>
            </w:r>
          </w:p>
        </w:tc>
      </w:tr>
      <w:tr w:rsidR="000121B5" w14:paraId="5C45A13D" w14:textId="77777777" w:rsidTr="00C64B66">
        <w:tc>
          <w:tcPr>
            <w:tcW w:w="1185" w:type="pct"/>
          </w:tcPr>
          <w:p w14:paraId="02364B80" w14:textId="77777777" w:rsidR="00BC137F" w:rsidRPr="002510EE" w:rsidRDefault="006B7357" w:rsidP="00BC137F">
            <w:pPr>
              <w:pStyle w:val="TableCellCenter10pt"/>
            </w:pPr>
            <w:r w:rsidRPr="002510EE">
              <w:t>0.025</w:t>
            </w:r>
          </w:p>
        </w:tc>
        <w:tc>
          <w:tcPr>
            <w:tcW w:w="2166" w:type="pct"/>
          </w:tcPr>
          <w:p w14:paraId="77FB1C2D" w14:textId="77777777" w:rsidR="00BC137F" w:rsidRPr="002510EE" w:rsidRDefault="006B7357" w:rsidP="00BC137F">
            <w:pPr>
              <w:pStyle w:val="TableCellCenter10pt"/>
            </w:pPr>
            <w:r w:rsidRPr="002510EE">
              <w:t>0.0901</w:t>
            </w:r>
          </w:p>
        </w:tc>
        <w:tc>
          <w:tcPr>
            <w:tcW w:w="1649" w:type="pct"/>
          </w:tcPr>
          <w:p w14:paraId="7774F0C5" w14:textId="77777777" w:rsidR="00BC137F" w:rsidRPr="002510EE" w:rsidRDefault="006B7357" w:rsidP="00BC137F">
            <w:pPr>
              <w:pStyle w:val="TableCellCenter10pt"/>
            </w:pPr>
            <w:r w:rsidRPr="002510EE">
              <w:t>0.985</w:t>
            </w:r>
          </w:p>
        </w:tc>
      </w:tr>
      <w:tr w:rsidR="000121B5" w14:paraId="2F633F61" w14:textId="77777777" w:rsidTr="00C64B66">
        <w:tc>
          <w:tcPr>
            <w:tcW w:w="5000" w:type="pct"/>
            <w:gridSpan w:val="3"/>
          </w:tcPr>
          <w:p w14:paraId="76477BBF" w14:textId="77777777" w:rsidR="00BC137F" w:rsidRPr="002510EE" w:rsidRDefault="006B7357" w:rsidP="00BC137F">
            <w:pPr>
              <w:pStyle w:val="TableNote9pt"/>
            </w:pPr>
            <w:r>
              <w:tab/>
            </w:r>
            <w:r w:rsidRPr="002510EE">
              <w:t>Abbreviation: ORR = objective response rate.</w:t>
            </w:r>
          </w:p>
        </w:tc>
      </w:tr>
    </w:tbl>
    <w:p w14:paraId="0D8342C9" w14:textId="77777777" w:rsidR="00BC137F" w:rsidRDefault="00BC137F" w:rsidP="00A375DD">
      <w:pPr>
        <w:pStyle w:val="ListEnd"/>
      </w:pPr>
    </w:p>
    <w:p w14:paraId="7FA5C4A0" w14:textId="77777777" w:rsidR="00BC137F" w:rsidRPr="00BC137F" w:rsidRDefault="006B7357" w:rsidP="00BC137F">
      <w:pPr>
        <w:pStyle w:val="Heading3"/>
      </w:pPr>
      <w:bookmarkStart w:id="3286" w:name="_Toc148621709"/>
      <w:bookmarkStart w:id="3287" w:name="_Toc107570760"/>
      <w:r>
        <w:t>Progression-free Survival</w:t>
      </w:r>
      <w:bookmarkEnd w:id="3286"/>
      <w:bookmarkEnd w:id="3287"/>
    </w:p>
    <w:p w14:paraId="15752364" w14:textId="0A335100" w:rsidR="00BC137F" w:rsidRDefault="006B7357" w:rsidP="00BC137F">
      <w:pPr>
        <w:pStyle w:val="Paragraph"/>
      </w:pPr>
      <w:r>
        <w:t xml:space="preserve">The study will test PFS at IA1 and IA2 only. After the multiplicity strategy as outline in </w:t>
      </w:r>
      <w:r w:rsidR="00815B7C">
        <w:t xml:space="preserve">Figure </w:t>
      </w:r>
      <w:del w:id="3288" w:author="Powell, Deana" w:date="2023-10-19T15:28:00Z">
        <w:r w:rsidR="004173BC">
          <w:rPr>
            <w:noProof/>
          </w:rPr>
          <w:delText>4</w:delText>
        </w:r>
      </w:del>
      <w:ins w:id="3289" w:author="Powell, Deana" w:date="2023-10-19T15:28:00Z">
        <w:r w:rsidR="00815B7C">
          <w:rPr>
            <w:noProof/>
          </w:rPr>
          <w:t>6</w:t>
        </w:r>
      </w:ins>
      <w:r>
        <w:t xml:space="preserve">, the PFS hypothesis may be tested at α=0.001 (initially allocated α), at α=0.0035 (if the ORR null hypothesis is rejected but not the OS hypothesis), at α=0.0225 (if the OS null hypothesis is rejected but not the ORR hypothesis), or at α=0.025 (if both the OS and ORR null hypotheses are rejected). For the superiority hypothesis, a Lan-DeMets O’Brien-Fleming alpha spending function is used to construct group sequential boundaries to control the Type-I error rate. </w:t>
      </w:r>
      <w:r w:rsidR="00815B7C">
        <w:t xml:space="preserve">Table </w:t>
      </w:r>
      <w:r w:rsidR="00815B7C">
        <w:rPr>
          <w:noProof/>
        </w:rPr>
        <w:t>15</w:t>
      </w:r>
      <w:r>
        <w:t xml:space="preserve"> shows the boundary properties for each of these α levels for the PFS analysis. Note that the final row indicates the total power to reject the null hypothesis for PFS at each α level. Also, note that if the OS null hypothesis is rejected at IA3 or FA of the study, the previously computed PFS test statistics may be used for inferential testing with its updated bounds, considering the α reallocation from the OS hypothesis.</w:t>
      </w:r>
    </w:p>
    <w:p w14:paraId="49DB7125" w14:textId="58F218BC" w:rsidR="00BC137F" w:rsidRDefault="006B7357" w:rsidP="00BC137F">
      <w:pPr>
        <w:pStyle w:val="Paragraph"/>
      </w:pPr>
      <w:r>
        <w:t xml:space="preserve">For the PFS hypothesis H2, IA2 will be the final PFS analysis with a target number of events of 432. The bounds provided in </w:t>
      </w:r>
      <w:r w:rsidR="00815B7C">
        <w:t xml:space="preserve">Table </w:t>
      </w:r>
      <w:r w:rsidR="00815B7C">
        <w:rPr>
          <w:noProof/>
        </w:rPr>
        <w:t>15</w:t>
      </w:r>
      <w:r>
        <w:t xml:space="preserve"> are based on the assumption that the number of events at IA1 and IA2 are 350 and 432, respectively. At the time of an analysis, the observed number of events may differ substantially from the expected. To avoid overspending at IA1 and keep reasonable alpha for the IA2, the minimum alpha spending strategy will be adopted. At IA1, the information fraction used in Lan-DeMets spending function to determine the alpha spending at the IA will be based on the minimum of the expected information fraction and the actual information fraction at the analysis.</w:t>
      </w:r>
    </w:p>
    <w:p w14:paraId="02906CAA" w14:textId="77777777" w:rsidR="00BC137F" w:rsidRDefault="006B7357" w:rsidP="00BC137F">
      <w:pPr>
        <w:pStyle w:val="ListBullet"/>
      </w:pPr>
      <w:r>
        <w:t xml:space="preserve">In the scenario that the event accumulation is faster than expected, ie, if the number of observed events exceeds the expected number of events at IA1, then the information fraction will be calculated as the expected number of events at IA1 over the target number of events at IA2. </w:t>
      </w:r>
    </w:p>
    <w:p w14:paraId="79A56F86" w14:textId="77777777" w:rsidR="00BC137F" w:rsidRDefault="006B7357" w:rsidP="00BC137F">
      <w:pPr>
        <w:pStyle w:val="ListBullet"/>
      </w:pPr>
      <w:r>
        <w:t xml:space="preserve">In the scenario that the event accumulation is slower than expected and number of events is less than the expected number of events in the table when IA1 is conducted, the information fraction will be calculated as the actual number of events at IA1 over the target number of events at IA2. </w:t>
      </w:r>
    </w:p>
    <w:p w14:paraId="5AB4699B" w14:textId="77777777" w:rsidR="00BC137F" w:rsidRPr="00BC137F" w:rsidRDefault="00BC137F" w:rsidP="00BC137F">
      <w:pPr>
        <w:pStyle w:val="ListEnd"/>
      </w:pPr>
    </w:p>
    <w:p w14:paraId="56444EE0" w14:textId="77777777" w:rsidR="00BC137F" w:rsidRDefault="006B7357" w:rsidP="00BC137F">
      <w:pPr>
        <w:pStyle w:val="Paragraph"/>
      </w:pPr>
      <w:r w:rsidRPr="00BC137F">
        <w:t xml:space="preserve">The final PFS analysis will use the remaining Type I error that was not spent at the earlier analysis. The p-value bound at the final PFS analysis will be calculated by considering the </w:t>
      </w:r>
      <w:r w:rsidRPr="00BC137F">
        <w:lastRenderedPageBreak/>
        <w:t xml:space="preserve">correlation between the test statistics as determined by the actual number of PFS events at IA1 and IA2 of the study.  </w:t>
      </w:r>
    </w:p>
    <w:p w14:paraId="1592D2FA" w14:textId="472E5821" w:rsidR="00BC137F" w:rsidRDefault="006B7357" w:rsidP="00BC137F">
      <w:pPr>
        <w:pStyle w:val="Caption"/>
        <w:keepNext/>
      </w:pPr>
      <w:bookmarkStart w:id="3290" w:name="_Ref148597227"/>
      <w:bookmarkStart w:id="3291" w:name="_Toc148621771"/>
      <w:bookmarkStart w:id="3292" w:name="_Ref14169824"/>
      <w:bookmarkStart w:id="3293" w:name="_Toc107570822"/>
      <w:r>
        <w:t xml:space="preserve">Table </w:t>
      </w:r>
      <w:r w:rsidR="00815B7C">
        <w:rPr>
          <w:noProof/>
        </w:rPr>
        <w:t>15</w:t>
      </w:r>
      <w:bookmarkEnd w:id="3290"/>
      <w:bookmarkEnd w:id="3292"/>
      <w:r>
        <w:tab/>
      </w:r>
      <w:r w:rsidRPr="00BC137F">
        <w:t>Efficacy Boundaries and Properties for Progression-free Survival Analyses</w:t>
      </w:r>
      <w:bookmarkEnd w:id="3291"/>
      <w:bookmarkEnd w:id="3293"/>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9"/>
        <w:gridCol w:w="2225"/>
        <w:gridCol w:w="1161"/>
        <w:gridCol w:w="1245"/>
        <w:gridCol w:w="1245"/>
        <w:gridCol w:w="1511"/>
      </w:tblGrid>
      <w:tr w:rsidR="000121B5" w14:paraId="53E966F8" w14:textId="77777777" w:rsidTr="00BC137F">
        <w:trPr>
          <w:trHeight w:val="231"/>
        </w:trPr>
        <w:tc>
          <w:tcPr>
            <w:tcW w:w="889" w:type="pct"/>
            <w:hideMark/>
          </w:tcPr>
          <w:p w14:paraId="3CB46E01" w14:textId="77777777" w:rsidR="00BC137F" w:rsidRPr="002510EE" w:rsidRDefault="006B7357" w:rsidP="00BC137F">
            <w:pPr>
              <w:pStyle w:val="TableHeadingTextCenter10pt"/>
              <w:keepNext/>
              <w:keepLines/>
            </w:pPr>
            <w:r w:rsidRPr="002510EE">
              <w:t>Analysis</w:t>
            </w:r>
          </w:p>
        </w:tc>
        <w:tc>
          <w:tcPr>
            <w:tcW w:w="1238" w:type="pct"/>
            <w:hideMark/>
          </w:tcPr>
          <w:p w14:paraId="70ECE424" w14:textId="77777777" w:rsidR="00BC137F" w:rsidRPr="002510EE" w:rsidRDefault="006B7357" w:rsidP="00BC137F">
            <w:pPr>
              <w:pStyle w:val="TableHeadingTextCenter10pt"/>
              <w:keepNext/>
              <w:keepLines/>
            </w:pPr>
            <w:r w:rsidRPr="002510EE">
              <w:t>Value</w:t>
            </w:r>
          </w:p>
        </w:tc>
        <w:tc>
          <w:tcPr>
            <w:tcW w:w="646" w:type="pct"/>
            <w:hideMark/>
          </w:tcPr>
          <w:p w14:paraId="4AF939BB" w14:textId="6DB72365" w:rsidR="00BC137F" w:rsidRPr="002510EE" w:rsidRDefault="00EA49FB" w:rsidP="00BC137F">
            <w:pPr>
              <w:pStyle w:val="TableHeadingTextCenter10pt"/>
              <w:keepNext/>
              <w:keepLines/>
            </w:pPr>
            <w:del w:id="3294" w:author="Powell, Deana" w:date="2023-10-19T15:28:00Z">
              <w:r w:rsidRPr="001E6116">
                <w:rPr>
                  <w:rFonts w:ascii="Symbol" w:eastAsia="Symbol" w:hAnsi="Symbol" w:cs="Symbol"/>
                  <w:szCs w:val="20"/>
                </w:rPr>
                <w:delText></w:delText>
              </w:r>
              <w:r w:rsidRPr="001E6116">
                <w:rPr>
                  <w:szCs w:val="20"/>
                </w:rPr>
                <w:delText>=</w:delText>
              </w:r>
            </w:del>
            <w:ins w:id="3295" w:author="Powell, Deana" w:date="2023-10-19T15:28:00Z">
              <w:r w:rsidR="006B7357">
                <w:t>α</w:t>
              </w:r>
              <w:r w:rsidR="006B7357" w:rsidRPr="002510EE">
                <w:t>=</w:t>
              </w:r>
            </w:ins>
            <w:r w:rsidR="006B7357" w:rsidRPr="002510EE">
              <w:t>0.001</w:t>
            </w:r>
          </w:p>
        </w:tc>
        <w:tc>
          <w:tcPr>
            <w:tcW w:w="693" w:type="pct"/>
          </w:tcPr>
          <w:p w14:paraId="56289020" w14:textId="25D5D4F3" w:rsidR="00BC137F" w:rsidRPr="002510EE" w:rsidRDefault="009E3ABC" w:rsidP="00BC137F">
            <w:pPr>
              <w:pStyle w:val="TableHeadingTextCenter10pt"/>
              <w:keepNext/>
              <w:keepLines/>
            </w:pPr>
            <w:del w:id="3296" w:author="Powell, Deana" w:date="2023-10-19T15:28:00Z">
              <w:r w:rsidRPr="001E6116">
                <w:rPr>
                  <w:rFonts w:ascii="Symbol" w:eastAsia="Symbol" w:hAnsi="Symbol" w:cs="Symbol"/>
                  <w:szCs w:val="20"/>
                </w:rPr>
                <w:delText></w:delText>
              </w:r>
              <w:r w:rsidRPr="001E6116">
                <w:rPr>
                  <w:szCs w:val="20"/>
                </w:rPr>
                <w:delText>=</w:delText>
              </w:r>
            </w:del>
            <w:ins w:id="3297" w:author="Powell, Deana" w:date="2023-10-19T15:28:00Z">
              <w:r w:rsidR="006B7357">
                <w:t>α</w:t>
              </w:r>
              <w:r w:rsidR="006B7357" w:rsidRPr="002510EE">
                <w:t>=</w:t>
              </w:r>
            </w:ins>
            <w:r w:rsidR="006B7357" w:rsidRPr="002510EE">
              <w:t>0.0035</w:t>
            </w:r>
          </w:p>
        </w:tc>
        <w:tc>
          <w:tcPr>
            <w:tcW w:w="693" w:type="pct"/>
          </w:tcPr>
          <w:p w14:paraId="6D2E099E" w14:textId="1757407A" w:rsidR="00BC137F" w:rsidRPr="002510EE" w:rsidRDefault="009E3ABC" w:rsidP="00BC137F">
            <w:pPr>
              <w:pStyle w:val="TableHeadingTextCenter10pt"/>
              <w:keepNext/>
              <w:keepLines/>
            </w:pPr>
            <w:del w:id="3298" w:author="Powell, Deana" w:date="2023-10-19T15:28:00Z">
              <w:r w:rsidRPr="001E6116">
                <w:rPr>
                  <w:rFonts w:ascii="Symbol" w:eastAsia="Symbol" w:hAnsi="Symbol" w:cs="Symbol"/>
                  <w:szCs w:val="20"/>
                </w:rPr>
                <w:delText></w:delText>
              </w:r>
              <w:r w:rsidRPr="001E6116">
                <w:rPr>
                  <w:szCs w:val="20"/>
                </w:rPr>
                <w:delText>=</w:delText>
              </w:r>
            </w:del>
            <w:ins w:id="3299" w:author="Powell, Deana" w:date="2023-10-19T15:28:00Z">
              <w:r w:rsidR="006B7357">
                <w:t>α</w:t>
              </w:r>
              <w:r w:rsidR="006B7357" w:rsidRPr="002510EE">
                <w:t>=</w:t>
              </w:r>
            </w:ins>
            <w:r w:rsidR="006B7357" w:rsidRPr="002510EE">
              <w:t>0.0225</w:t>
            </w:r>
          </w:p>
        </w:tc>
        <w:tc>
          <w:tcPr>
            <w:tcW w:w="842" w:type="pct"/>
          </w:tcPr>
          <w:p w14:paraId="1A33E51E" w14:textId="095145C4" w:rsidR="00BC137F" w:rsidRPr="002510EE" w:rsidRDefault="009E3ABC" w:rsidP="00BC137F">
            <w:pPr>
              <w:pStyle w:val="TableHeadingTextCenter10pt"/>
              <w:keepNext/>
              <w:keepLines/>
            </w:pPr>
            <w:del w:id="3300" w:author="Powell, Deana" w:date="2023-10-19T15:28:00Z">
              <w:r w:rsidRPr="001E6116">
                <w:rPr>
                  <w:rFonts w:ascii="Symbol" w:eastAsia="Symbol" w:hAnsi="Symbol" w:cs="Symbol"/>
                  <w:szCs w:val="20"/>
                </w:rPr>
                <w:delText></w:delText>
              </w:r>
              <w:r w:rsidRPr="001E6116">
                <w:rPr>
                  <w:szCs w:val="20"/>
                </w:rPr>
                <w:delText>=</w:delText>
              </w:r>
            </w:del>
            <w:ins w:id="3301" w:author="Powell, Deana" w:date="2023-10-19T15:28:00Z">
              <w:r w:rsidR="006B7357">
                <w:t>α</w:t>
              </w:r>
              <w:r w:rsidR="006B7357" w:rsidRPr="002510EE">
                <w:t>=</w:t>
              </w:r>
            </w:ins>
            <w:r w:rsidR="006B7357" w:rsidRPr="002510EE">
              <w:t>0.025</w:t>
            </w:r>
          </w:p>
        </w:tc>
      </w:tr>
      <w:tr w:rsidR="000121B5" w14:paraId="4E9E2DB5" w14:textId="77777777" w:rsidTr="00BC137F">
        <w:trPr>
          <w:trHeight w:val="255"/>
        </w:trPr>
        <w:tc>
          <w:tcPr>
            <w:tcW w:w="889" w:type="pct"/>
            <w:vMerge w:val="restart"/>
          </w:tcPr>
          <w:p w14:paraId="3C202557" w14:textId="77777777" w:rsidR="00BC137F" w:rsidRPr="002510EE" w:rsidRDefault="006B7357" w:rsidP="00BC137F">
            <w:pPr>
              <w:pStyle w:val="TableCellLeft10pt"/>
            </w:pPr>
            <w:r w:rsidRPr="002510EE">
              <w:t>IA1: 81%*</w:t>
            </w:r>
          </w:p>
          <w:p w14:paraId="38454E00" w14:textId="77777777" w:rsidR="00BC137F" w:rsidRPr="002510EE" w:rsidRDefault="006B7357" w:rsidP="00BC137F">
            <w:pPr>
              <w:pStyle w:val="TableCellLeft10pt"/>
            </w:pPr>
            <w:r w:rsidRPr="002510EE">
              <w:t xml:space="preserve">N = 500 </w:t>
            </w:r>
          </w:p>
          <w:p w14:paraId="55CE3635" w14:textId="77777777" w:rsidR="00BC137F" w:rsidRPr="002510EE" w:rsidRDefault="006B7357" w:rsidP="00BC137F">
            <w:pPr>
              <w:pStyle w:val="TableCellLeft10pt"/>
            </w:pPr>
            <w:r w:rsidRPr="002510EE">
              <w:t xml:space="preserve">Events: 350 </w:t>
            </w:r>
          </w:p>
          <w:p w14:paraId="630271C8" w14:textId="77777777" w:rsidR="00BC137F" w:rsidRPr="002510EE" w:rsidRDefault="006B7357" w:rsidP="00BC137F">
            <w:pPr>
              <w:pStyle w:val="TableCellLeft10pt"/>
            </w:pPr>
            <w:r w:rsidRPr="002510EE">
              <w:t>Month: 24</w:t>
            </w:r>
          </w:p>
        </w:tc>
        <w:tc>
          <w:tcPr>
            <w:tcW w:w="1238" w:type="pct"/>
          </w:tcPr>
          <w:p w14:paraId="6FD40063" w14:textId="77777777" w:rsidR="00BC137F" w:rsidRPr="002510EE" w:rsidRDefault="006B7357" w:rsidP="00BC137F">
            <w:pPr>
              <w:pStyle w:val="TableCellLeft10pt"/>
            </w:pPr>
            <w:r w:rsidRPr="002510EE">
              <w:t>Z</w:t>
            </w:r>
          </w:p>
        </w:tc>
        <w:tc>
          <w:tcPr>
            <w:tcW w:w="646" w:type="pct"/>
          </w:tcPr>
          <w:p w14:paraId="331FC409" w14:textId="77777777" w:rsidR="00BC137F" w:rsidRPr="002510EE" w:rsidRDefault="006B7357" w:rsidP="00BC137F">
            <w:pPr>
              <w:pStyle w:val="TableCellCenter10pt"/>
            </w:pPr>
            <w:r w:rsidRPr="002510EE">
              <w:t>3.4757</w:t>
            </w:r>
          </w:p>
        </w:tc>
        <w:tc>
          <w:tcPr>
            <w:tcW w:w="693" w:type="pct"/>
          </w:tcPr>
          <w:p w14:paraId="64B060AA" w14:textId="77777777" w:rsidR="00BC137F" w:rsidRPr="002510EE" w:rsidRDefault="006B7357" w:rsidP="00BC137F">
            <w:pPr>
              <w:pStyle w:val="TableCellCenter10pt"/>
            </w:pPr>
            <w:r w:rsidRPr="002510EE">
              <w:t>3.0428</w:t>
            </w:r>
          </w:p>
        </w:tc>
        <w:tc>
          <w:tcPr>
            <w:tcW w:w="693" w:type="pct"/>
          </w:tcPr>
          <w:p w14:paraId="5D7939F7" w14:textId="77777777" w:rsidR="00BC137F" w:rsidRPr="002510EE" w:rsidRDefault="006B7357" w:rsidP="00BC137F">
            <w:pPr>
              <w:pStyle w:val="TableCellCenter10pt"/>
            </w:pPr>
            <w:r w:rsidRPr="002510EE">
              <w:t>2.2833</w:t>
            </w:r>
          </w:p>
        </w:tc>
        <w:tc>
          <w:tcPr>
            <w:tcW w:w="842" w:type="pct"/>
          </w:tcPr>
          <w:p w14:paraId="0EB19B44" w14:textId="77777777" w:rsidR="00BC137F" w:rsidRPr="002510EE" w:rsidRDefault="006B7357" w:rsidP="00BC137F">
            <w:pPr>
              <w:pStyle w:val="TableCellCenter10pt"/>
            </w:pPr>
            <w:r w:rsidRPr="002510EE">
              <w:t>2.2344</w:t>
            </w:r>
          </w:p>
        </w:tc>
      </w:tr>
      <w:tr w:rsidR="000121B5" w14:paraId="2F8992FF" w14:textId="77777777" w:rsidTr="00BC137F">
        <w:trPr>
          <w:trHeight w:val="255"/>
        </w:trPr>
        <w:tc>
          <w:tcPr>
            <w:tcW w:w="889" w:type="pct"/>
            <w:vMerge/>
          </w:tcPr>
          <w:p w14:paraId="254C66D3" w14:textId="77777777" w:rsidR="00BC137F" w:rsidRPr="002510EE" w:rsidRDefault="00BC137F" w:rsidP="00BC137F">
            <w:pPr>
              <w:pStyle w:val="TableCellLeft10pt"/>
            </w:pPr>
          </w:p>
        </w:tc>
        <w:tc>
          <w:tcPr>
            <w:tcW w:w="1238" w:type="pct"/>
          </w:tcPr>
          <w:p w14:paraId="7F117FF8" w14:textId="77777777" w:rsidR="00BC137F" w:rsidRPr="002510EE" w:rsidRDefault="006B7357" w:rsidP="00BC137F">
            <w:pPr>
              <w:pStyle w:val="TableCellLeft10pt"/>
            </w:pPr>
            <w:r w:rsidRPr="00DC178E">
              <w:rPr>
                <w:i/>
                <w:iCs/>
              </w:rPr>
              <w:t>p</w:t>
            </w:r>
            <w:r w:rsidRPr="002510EE">
              <w:t xml:space="preserve"> (1-sided) </w:t>
            </w:r>
            <w:r w:rsidRPr="00BC137F">
              <w:rPr>
                <w:vertAlign w:val="superscript"/>
              </w:rPr>
              <w:t>a</w:t>
            </w:r>
          </w:p>
        </w:tc>
        <w:tc>
          <w:tcPr>
            <w:tcW w:w="646" w:type="pct"/>
          </w:tcPr>
          <w:p w14:paraId="5D674CB2" w14:textId="77777777" w:rsidR="00BC137F" w:rsidRPr="002510EE" w:rsidRDefault="006B7357" w:rsidP="00BC137F">
            <w:pPr>
              <w:pStyle w:val="TableCellCenter10pt"/>
            </w:pPr>
            <w:r w:rsidRPr="002510EE">
              <w:t>0.0003</w:t>
            </w:r>
          </w:p>
        </w:tc>
        <w:tc>
          <w:tcPr>
            <w:tcW w:w="693" w:type="pct"/>
          </w:tcPr>
          <w:p w14:paraId="5EF62F64" w14:textId="77777777" w:rsidR="00BC137F" w:rsidRPr="002510EE" w:rsidRDefault="006B7357" w:rsidP="00BC137F">
            <w:pPr>
              <w:pStyle w:val="TableCellCenter10pt"/>
            </w:pPr>
            <w:r w:rsidRPr="002510EE">
              <w:t>0.0012</w:t>
            </w:r>
          </w:p>
        </w:tc>
        <w:tc>
          <w:tcPr>
            <w:tcW w:w="693" w:type="pct"/>
          </w:tcPr>
          <w:p w14:paraId="2584EA4B" w14:textId="77777777" w:rsidR="00BC137F" w:rsidRPr="002510EE" w:rsidRDefault="006B7357" w:rsidP="00BC137F">
            <w:pPr>
              <w:pStyle w:val="TableCellCenter10pt"/>
            </w:pPr>
            <w:r w:rsidRPr="002510EE">
              <w:t>0.0112</w:t>
            </w:r>
          </w:p>
        </w:tc>
        <w:tc>
          <w:tcPr>
            <w:tcW w:w="842" w:type="pct"/>
          </w:tcPr>
          <w:p w14:paraId="771D065A" w14:textId="77777777" w:rsidR="00BC137F" w:rsidRPr="002510EE" w:rsidRDefault="006B7357" w:rsidP="00BC137F">
            <w:pPr>
              <w:pStyle w:val="TableCellCenter10pt"/>
            </w:pPr>
            <w:r w:rsidRPr="002510EE">
              <w:t>0.0127</w:t>
            </w:r>
          </w:p>
        </w:tc>
      </w:tr>
      <w:tr w:rsidR="000121B5" w14:paraId="7C7291AC" w14:textId="77777777" w:rsidTr="00BC137F">
        <w:trPr>
          <w:trHeight w:val="255"/>
        </w:trPr>
        <w:tc>
          <w:tcPr>
            <w:tcW w:w="889" w:type="pct"/>
            <w:vMerge/>
          </w:tcPr>
          <w:p w14:paraId="4BD9147B" w14:textId="77777777" w:rsidR="00BC137F" w:rsidRPr="002510EE" w:rsidRDefault="00BC137F" w:rsidP="00BC137F">
            <w:pPr>
              <w:pStyle w:val="TableCellLeft10pt"/>
            </w:pPr>
          </w:p>
        </w:tc>
        <w:tc>
          <w:tcPr>
            <w:tcW w:w="1238" w:type="pct"/>
          </w:tcPr>
          <w:p w14:paraId="61F39656" w14:textId="77777777" w:rsidR="00BC137F" w:rsidRPr="002510EE" w:rsidRDefault="006B7357" w:rsidP="00BC137F">
            <w:pPr>
              <w:pStyle w:val="TableCellLeft10pt"/>
            </w:pPr>
            <w:r w:rsidRPr="002510EE">
              <w:t>HR at bound</w:t>
            </w:r>
            <w:r w:rsidRPr="00BC137F">
              <w:rPr>
                <w:vertAlign w:val="superscript"/>
              </w:rPr>
              <w:t>b</w:t>
            </w:r>
          </w:p>
        </w:tc>
        <w:tc>
          <w:tcPr>
            <w:tcW w:w="646" w:type="pct"/>
          </w:tcPr>
          <w:p w14:paraId="58DB5169" w14:textId="77777777" w:rsidR="00BC137F" w:rsidRPr="002510EE" w:rsidRDefault="006B7357" w:rsidP="00BC137F">
            <w:pPr>
              <w:pStyle w:val="TableCellCenter10pt"/>
            </w:pPr>
            <w:r w:rsidRPr="002510EE">
              <w:t>0.6893</w:t>
            </w:r>
          </w:p>
        </w:tc>
        <w:tc>
          <w:tcPr>
            <w:tcW w:w="693" w:type="pct"/>
          </w:tcPr>
          <w:p w14:paraId="70CEFFC2" w14:textId="77777777" w:rsidR="00BC137F" w:rsidRPr="002510EE" w:rsidRDefault="006B7357" w:rsidP="00BC137F">
            <w:pPr>
              <w:pStyle w:val="TableCellCenter10pt"/>
            </w:pPr>
            <w:r w:rsidRPr="002510EE">
              <w:t>0.7221</w:t>
            </w:r>
          </w:p>
        </w:tc>
        <w:tc>
          <w:tcPr>
            <w:tcW w:w="693" w:type="pct"/>
          </w:tcPr>
          <w:p w14:paraId="5036B4C7" w14:textId="77777777" w:rsidR="00BC137F" w:rsidRPr="002510EE" w:rsidRDefault="006B7357" w:rsidP="00BC137F">
            <w:pPr>
              <w:pStyle w:val="TableCellCenter10pt"/>
            </w:pPr>
            <w:r w:rsidRPr="002510EE">
              <w:t>0.7832</w:t>
            </w:r>
          </w:p>
        </w:tc>
        <w:tc>
          <w:tcPr>
            <w:tcW w:w="842" w:type="pct"/>
          </w:tcPr>
          <w:p w14:paraId="5DC22782" w14:textId="77777777" w:rsidR="00BC137F" w:rsidRPr="002510EE" w:rsidRDefault="006B7357" w:rsidP="00BC137F">
            <w:pPr>
              <w:pStyle w:val="TableCellCenter10pt"/>
            </w:pPr>
            <w:r w:rsidRPr="002510EE">
              <w:t>0.7873</w:t>
            </w:r>
          </w:p>
        </w:tc>
      </w:tr>
      <w:tr w:rsidR="000121B5" w14:paraId="5629AD74" w14:textId="77777777" w:rsidTr="00BC137F">
        <w:trPr>
          <w:trHeight w:val="255"/>
        </w:trPr>
        <w:tc>
          <w:tcPr>
            <w:tcW w:w="889" w:type="pct"/>
            <w:vMerge/>
          </w:tcPr>
          <w:p w14:paraId="524B5F75" w14:textId="77777777" w:rsidR="00BC137F" w:rsidRPr="002510EE" w:rsidRDefault="00BC137F" w:rsidP="00BC137F">
            <w:pPr>
              <w:pStyle w:val="TableCellLeft10pt"/>
            </w:pPr>
          </w:p>
        </w:tc>
        <w:tc>
          <w:tcPr>
            <w:tcW w:w="1238" w:type="pct"/>
          </w:tcPr>
          <w:p w14:paraId="3099DB9B" w14:textId="77777777" w:rsidR="00BC137F" w:rsidRPr="002510EE" w:rsidRDefault="006B7357" w:rsidP="00BC137F">
            <w:pPr>
              <w:pStyle w:val="TableCellLeft10pt"/>
            </w:pPr>
            <w:r w:rsidRPr="002510EE">
              <w:t>P(Cross) if HR=1</w:t>
            </w:r>
            <w:r w:rsidRPr="00BC137F">
              <w:rPr>
                <w:vertAlign w:val="superscript"/>
              </w:rPr>
              <w:t>c</w:t>
            </w:r>
          </w:p>
        </w:tc>
        <w:tc>
          <w:tcPr>
            <w:tcW w:w="646" w:type="pct"/>
          </w:tcPr>
          <w:p w14:paraId="198A8375" w14:textId="77777777" w:rsidR="00BC137F" w:rsidRPr="002510EE" w:rsidRDefault="006B7357" w:rsidP="00BC137F">
            <w:pPr>
              <w:pStyle w:val="TableCellCenter10pt"/>
            </w:pPr>
            <w:r w:rsidRPr="002510EE">
              <w:t>0.0003</w:t>
            </w:r>
          </w:p>
        </w:tc>
        <w:tc>
          <w:tcPr>
            <w:tcW w:w="693" w:type="pct"/>
          </w:tcPr>
          <w:p w14:paraId="71E1D12E" w14:textId="77777777" w:rsidR="00BC137F" w:rsidRPr="002510EE" w:rsidRDefault="006B7357" w:rsidP="00BC137F">
            <w:pPr>
              <w:pStyle w:val="TableCellCenter10pt"/>
            </w:pPr>
            <w:r w:rsidRPr="002510EE">
              <w:t>0.0012</w:t>
            </w:r>
          </w:p>
        </w:tc>
        <w:tc>
          <w:tcPr>
            <w:tcW w:w="693" w:type="pct"/>
          </w:tcPr>
          <w:p w14:paraId="7F22BBF5" w14:textId="77777777" w:rsidR="00BC137F" w:rsidRPr="002510EE" w:rsidRDefault="006B7357" w:rsidP="00BC137F">
            <w:pPr>
              <w:pStyle w:val="TableCellCenter10pt"/>
            </w:pPr>
            <w:r w:rsidRPr="002510EE">
              <w:t>0.0112</w:t>
            </w:r>
          </w:p>
        </w:tc>
        <w:tc>
          <w:tcPr>
            <w:tcW w:w="842" w:type="pct"/>
          </w:tcPr>
          <w:p w14:paraId="729195B8" w14:textId="77777777" w:rsidR="00BC137F" w:rsidRPr="002510EE" w:rsidRDefault="006B7357" w:rsidP="00BC137F">
            <w:pPr>
              <w:pStyle w:val="TableCellCenter10pt"/>
            </w:pPr>
            <w:r w:rsidRPr="002510EE">
              <w:t>0.0127</w:t>
            </w:r>
          </w:p>
        </w:tc>
      </w:tr>
      <w:tr w:rsidR="000121B5" w14:paraId="6CE94583" w14:textId="77777777" w:rsidTr="00BC137F">
        <w:trPr>
          <w:trHeight w:val="255"/>
        </w:trPr>
        <w:tc>
          <w:tcPr>
            <w:tcW w:w="889" w:type="pct"/>
            <w:vMerge/>
          </w:tcPr>
          <w:p w14:paraId="17F00D7D" w14:textId="77777777" w:rsidR="00BC137F" w:rsidRPr="002510EE" w:rsidRDefault="00BC137F" w:rsidP="00BC137F">
            <w:pPr>
              <w:pStyle w:val="TableCellLeft10pt"/>
            </w:pPr>
          </w:p>
        </w:tc>
        <w:tc>
          <w:tcPr>
            <w:tcW w:w="1238" w:type="pct"/>
          </w:tcPr>
          <w:p w14:paraId="6F423FC9" w14:textId="77777777" w:rsidR="00BC137F" w:rsidRPr="002510EE" w:rsidRDefault="006B7357" w:rsidP="00BC137F">
            <w:pPr>
              <w:pStyle w:val="TableCellLeft10pt"/>
            </w:pPr>
            <w:r w:rsidRPr="002510EE">
              <w:t>P(Cross) if HR=0.5</w:t>
            </w:r>
            <w:r w:rsidRPr="00BC137F">
              <w:rPr>
                <w:vertAlign w:val="superscript"/>
              </w:rPr>
              <w:t>d</w:t>
            </w:r>
          </w:p>
        </w:tc>
        <w:tc>
          <w:tcPr>
            <w:tcW w:w="646" w:type="pct"/>
          </w:tcPr>
          <w:p w14:paraId="5B95F7E1" w14:textId="77777777" w:rsidR="00BC137F" w:rsidRPr="002510EE" w:rsidRDefault="006B7357" w:rsidP="00BC137F">
            <w:pPr>
              <w:pStyle w:val="TableCellCenter10pt"/>
            </w:pPr>
            <w:r w:rsidRPr="002510EE">
              <w:t>0.9988</w:t>
            </w:r>
          </w:p>
        </w:tc>
        <w:tc>
          <w:tcPr>
            <w:tcW w:w="693" w:type="pct"/>
          </w:tcPr>
          <w:p w14:paraId="2353684E" w14:textId="77777777" w:rsidR="00BC137F" w:rsidRPr="002510EE" w:rsidRDefault="006B7357" w:rsidP="00BC137F">
            <w:pPr>
              <w:pStyle w:val="TableCellCenter10pt"/>
            </w:pPr>
            <w:r w:rsidRPr="002510EE">
              <w:t>0.9997</w:t>
            </w:r>
          </w:p>
        </w:tc>
        <w:tc>
          <w:tcPr>
            <w:tcW w:w="693" w:type="pct"/>
          </w:tcPr>
          <w:p w14:paraId="51D52B96" w14:textId="77777777" w:rsidR="00BC137F" w:rsidRPr="002510EE" w:rsidRDefault="006B7357" w:rsidP="00BC137F">
            <w:pPr>
              <w:pStyle w:val="TableCellCenter10pt"/>
            </w:pPr>
            <w:r w:rsidRPr="002510EE">
              <w:t>1.0000</w:t>
            </w:r>
          </w:p>
        </w:tc>
        <w:tc>
          <w:tcPr>
            <w:tcW w:w="842" w:type="pct"/>
          </w:tcPr>
          <w:p w14:paraId="79F5FC9E" w14:textId="77777777" w:rsidR="00BC137F" w:rsidRPr="002510EE" w:rsidRDefault="006B7357" w:rsidP="00BC137F">
            <w:pPr>
              <w:pStyle w:val="TableCellCenter10pt"/>
            </w:pPr>
            <w:r w:rsidRPr="002510EE">
              <w:t>1.0000</w:t>
            </w:r>
          </w:p>
        </w:tc>
      </w:tr>
      <w:tr w:rsidR="000121B5" w14:paraId="2D4A85E5" w14:textId="77777777" w:rsidTr="00BC137F">
        <w:trPr>
          <w:trHeight w:val="255"/>
        </w:trPr>
        <w:tc>
          <w:tcPr>
            <w:tcW w:w="889" w:type="pct"/>
            <w:vMerge w:val="restart"/>
            <w:hideMark/>
          </w:tcPr>
          <w:p w14:paraId="4C1CA634" w14:textId="77777777" w:rsidR="00BC137F" w:rsidRPr="002510EE" w:rsidRDefault="006B7357" w:rsidP="00BC137F">
            <w:pPr>
              <w:pStyle w:val="TableCellLeft10pt"/>
            </w:pPr>
            <w:r w:rsidRPr="002510EE">
              <w:t>IA2</w:t>
            </w:r>
          </w:p>
          <w:p w14:paraId="0220FD39" w14:textId="77777777" w:rsidR="00BC137F" w:rsidRPr="002510EE" w:rsidRDefault="006B7357" w:rsidP="00BC137F">
            <w:pPr>
              <w:pStyle w:val="TableCellLeft10pt"/>
            </w:pPr>
            <w:r w:rsidRPr="002510EE">
              <w:t>N = 500</w:t>
            </w:r>
          </w:p>
          <w:p w14:paraId="469F2F80" w14:textId="77777777" w:rsidR="00BC137F" w:rsidRPr="002510EE" w:rsidRDefault="006B7357" w:rsidP="00BC137F">
            <w:pPr>
              <w:pStyle w:val="TableCellLeft10pt"/>
            </w:pPr>
            <w:r w:rsidRPr="002510EE">
              <w:t>Events: 432</w:t>
            </w:r>
          </w:p>
          <w:p w14:paraId="63EE1964" w14:textId="77777777" w:rsidR="00BC137F" w:rsidRPr="002510EE" w:rsidRDefault="006B7357" w:rsidP="00BC137F">
            <w:pPr>
              <w:pStyle w:val="TableCellLeft10pt"/>
            </w:pPr>
            <w:r w:rsidRPr="002510EE">
              <w:t>Month: 30</w:t>
            </w:r>
          </w:p>
        </w:tc>
        <w:tc>
          <w:tcPr>
            <w:tcW w:w="1238" w:type="pct"/>
            <w:hideMark/>
          </w:tcPr>
          <w:p w14:paraId="405104A5" w14:textId="77777777" w:rsidR="00BC137F" w:rsidRPr="002510EE" w:rsidRDefault="006B7357" w:rsidP="00BC137F">
            <w:pPr>
              <w:pStyle w:val="TableCellLeft10pt"/>
            </w:pPr>
            <w:r w:rsidRPr="002510EE">
              <w:t>Z</w:t>
            </w:r>
          </w:p>
        </w:tc>
        <w:tc>
          <w:tcPr>
            <w:tcW w:w="646" w:type="pct"/>
          </w:tcPr>
          <w:p w14:paraId="7F2BF652" w14:textId="77777777" w:rsidR="00BC137F" w:rsidRPr="002510EE" w:rsidRDefault="006B7357" w:rsidP="00BC137F">
            <w:pPr>
              <w:pStyle w:val="TableCellCenter10pt"/>
            </w:pPr>
            <w:r w:rsidRPr="002510EE">
              <w:t>3.1149</w:t>
            </w:r>
          </w:p>
        </w:tc>
        <w:tc>
          <w:tcPr>
            <w:tcW w:w="693" w:type="pct"/>
          </w:tcPr>
          <w:p w14:paraId="54959376" w14:textId="77777777" w:rsidR="00BC137F" w:rsidRPr="002510EE" w:rsidRDefault="006B7357" w:rsidP="00BC137F">
            <w:pPr>
              <w:pStyle w:val="TableCellCenter10pt"/>
            </w:pPr>
            <w:r w:rsidRPr="002510EE">
              <w:t>2.7327</w:t>
            </w:r>
          </w:p>
        </w:tc>
        <w:tc>
          <w:tcPr>
            <w:tcW w:w="693" w:type="pct"/>
          </w:tcPr>
          <w:p w14:paraId="0946F076" w14:textId="77777777" w:rsidR="00BC137F" w:rsidRPr="002510EE" w:rsidRDefault="006B7357" w:rsidP="00BC137F">
            <w:pPr>
              <w:pStyle w:val="TableCellCenter10pt"/>
            </w:pPr>
            <w:r w:rsidRPr="002510EE">
              <w:t>2.0698</w:t>
            </w:r>
          </w:p>
        </w:tc>
        <w:tc>
          <w:tcPr>
            <w:tcW w:w="842" w:type="pct"/>
          </w:tcPr>
          <w:p w14:paraId="01838323" w14:textId="77777777" w:rsidR="00BC137F" w:rsidRPr="002510EE" w:rsidRDefault="006B7357" w:rsidP="00BC137F">
            <w:pPr>
              <w:pStyle w:val="TableCellCenter10pt"/>
            </w:pPr>
            <w:r w:rsidRPr="002510EE">
              <w:t>2.0276</w:t>
            </w:r>
          </w:p>
        </w:tc>
      </w:tr>
      <w:tr w:rsidR="000121B5" w14:paraId="43DCCAD9" w14:textId="77777777" w:rsidTr="00BC137F">
        <w:trPr>
          <w:trHeight w:val="326"/>
        </w:trPr>
        <w:tc>
          <w:tcPr>
            <w:tcW w:w="889" w:type="pct"/>
            <w:vMerge/>
            <w:hideMark/>
          </w:tcPr>
          <w:p w14:paraId="1EFF742B" w14:textId="77777777" w:rsidR="00BC137F" w:rsidRPr="002510EE" w:rsidRDefault="00BC137F" w:rsidP="00BC137F">
            <w:pPr>
              <w:pStyle w:val="TableCellLeft10pt"/>
            </w:pPr>
          </w:p>
        </w:tc>
        <w:tc>
          <w:tcPr>
            <w:tcW w:w="1238" w:type="pct"/>
            <w:hideMark/>
          </w:tcPr>
          <w:p w14:paraId="491849A9" w14:textId="77777777" w:rsidR="00BC137F" w:rsidRPr="002510EE" w:rsidRDefault="006B7357" w:rsidP="00BC137F">
            <w:pPr>
              <w:pStyle w:val="TableCellLeft10pt"/>
            </w:pPr>
            <w:r w:rsidRPr="00DC178E">
              <w:rPr>
                <w:i/>
                <w:iCs/>
              </w:rPr>
              <w:t>p</w:t>
            </w:r>
            <w:r w:rsidRPr="002510EE">
              <w:t xml:space="preserve"> (1-sided) </w:t>
            </w:r>
            <w:r w:rsidRPr="00BC137F">
              <w:rPr>
                <w:vertAlign w:val="superscript"/>
              </w:rPr>
              <w:t>a</w:t>
            </w:r>
          </w:p>
        </w:tc>
        <w:tc>
          <w:tcPr>
            <w:tcW w:w="646" w:type="pct"/>
          </w:tcPr>
          <w:p w14:paraId="43CEA4C9" w14:textId="77777777" w:rsidR="00BC137F" w:rsidRPr="002510EE" w:rsidRDefault="006B7357" w:rsidP="00BC137F">
            <w:pPr>
              <w:pStyle w:val="TableCellCenter10pt"/>
            </w:pPr>
            <w:r w:rsidRPr="002510EE">
              <w:t>0.0009</w:t>
            </w:r>
          </w:p>
        </w:tc>
        <w:tc>
          <w:tcPr>
            <w:tcW w:w="693" w:type="pct"/>
          </w:tcPr>
          <w:p w14:paraId="699480A5" w14:textId="77777777" w:rsidR="00BC137F" w:rsidRPr="002510EE" w:rsidRDefault="006B7357" w:rsidP="00BC137F">
            <w:pPr>
              <w:pStyle w:val="TableCellCenter10pt"/>
            </w:pPr>
            <w:r w:rsidRPr="002510EE">
              <w:t>0.0031</w:t>
            </w:r>
          </w:p>
        </w:tc>
        <w:tc>
          <w:tcPr>
            <w:tcW w:w="693" w:type="pct"/>
          </w:tcPr>
          <w:p w14:paraId="01181AAE" w14:textId="77777777" w:rsidR="00BC137F" w:rsidRPr="002510EE" w:rsidRDefault="006B7357" w:rsidP="00BC137F">
            <w:pPr>
              <w:pStyle w:val="TableCellCenter10pt"/>
            </w:pPr>
            <w:r w:rsidRPr="002510EE">
              <w:t>0.0192</w:t>
            </w:r>
          </w:p>
        </w:tc>
        <w:tc>
          <w:tcPr>
            <w:tcW w:w="842" w:type="pct"/>
          </w:tcPr>
          <w:p w14:paraId="14C4256F" w14:textId="77777777" w:rsidR="00BC137F" w:rsidRPr="002510EE" w:rsidRDefault="006B7357" w:rsidP="00BC137F">
            <w:pPr>
              <w:pStyle w:val="TableCellCenter10pt"/>
            </w:pPr>
            <w:r w:rsidRPr="002510EE">
              <w:t>0.0213</w:t>
            </w:r>
          </w:p>
        </w:tc>
      </w:tr>
      <w:tr w:rsidR="000121B5" w14:paraId="45F24F7A" w14:textId="77777777" w:rsidTr="00BC137F">
        <w:trPr>
          <w:trHeight w:val="241"/>
        </w:trPr>
        <w:tc>
          <w:tcPr>
            <w:tcW w:w="889" w:type="pct"/>
            <w:vMerge/>
            <w:hideMark/>
          </w:tcPr>
          <w:p w14:paraId="085EBCAB" w14:textId="77777777" w:rsidR="00BC137F" w:rsidRPr="002510EE" w:rsidRDefault="00BC137F" w:rsidP="00BC137F">
            <w:pPr>
              <w:pStyle w:val="TableCellLeft10pt"/>
            </w:pPr>
          </w:p>
        </w:tc>
        <w:tc>
          <w:tcPr>
            <w:tcW w:w="1238" w:type="pct"/>
            <w:hideMark/>
          </w:tcPr>
          <w:p w14:paraId="35788F0A" w14:textId="77777777" w:rsidR="00BC137F" w:rsidRPr="002510EE" w:rsidRDefault="006B7357" w:rsidP="00BC137F">
            <w:pPr>
              <w:pStyle w:val="TableCellLeft10pt"/>
            </w:pPr>
            <w:r w:rsidRPr="002510EE">
              <w:t>HR at bound</w:t>
            </w:r>
            <w:r w:rsidRPr="00BC137F">
              <w:rPr>
                <w:vertAlign w:val="superscript"/>
              </w:rPr>
              <w:t>b</w:t>
            </w:r>
          </w:p>
        </w:tc>
        <w:tc>
          <w:tcPr>
            <w:tcW w:w="646" w:type="pct"/>
          </w:tcPr>
          <w:p w14:paraId="6D143ED5" w14:textId="77777777" w:rsidR="00BC137F" w:rsidRPr="002510EE" w:rsidRDefault="006B7357" w:rsidP="00BC137F">
            <w:pPr>
              <w:pStyle w:val="TableCellCenter10pt"/>
            </w:pPr>
            <w:r w:rsidRPr="002510EE">
              <w:t>0.7408</w:t>
            </w:r>
          </w:p>
        </w:tc>
        <w:tc>
          <w:tcPr>
            <w:tcW w:w="693" w:type="pct"/>
          </w:tcPr>
          <w:p w14:paraId="3CBB672B" w14:textId="77777777" w:rsidR="00BC137F" w:rsidRPr="002510EE" w:rsidRDefault="006B7357" w:rsidP="00BC137F">
            <w:pPr>
              <w:pStyle w:val="TableCellCenter10pt"/>
            </w:pPr>
            <w:r w:rsidRPr="002510EE">
              <w:t>0.7686</w:t>
            </w:r>
          </w:p>
        </w:tc>
        <w:tc>
          <w:tcPr>
            <w:tcW w:w="693" w:type="pct"/>
          </w:tcPr>
          <w:p w14:paraId="7C71A4C6" w14:textId="77777777" w:rsidR="00BC137F" w:rsidRPr="002510EE" w:rsidRDefault="006B7357" w:rsidP="00BC137F">
            <w:pPr>
              <w:pStyle w:val="TableCellCenter10pt"/>
            </w:pPr>
            <w:r w:rsidRPr="002510EE">
              <w:t>0.8193</w:t>
            </w:r>
          </w:p>
        </w:tc>
        <w:tc>
          <w:tcPr>
            <w:tcW w:w="842" w:type="pct"/>
          </w:tcPr>
          <w:p w14:paraId="2ECB3D10" w14:textId="77777777" w:rsidR="00BC137F" w:rsidRPr="002510EE" w:rsidRDefault="006B7357" w:rsidP="00BC137F">
            <w:pPr>
              <w:pStyle w:val="TableCellCenter10pt"/>
            </w:pPr>
            <w:r w:rsidRPr="002510EE">
              <w:t>0.8226</w:t>
            </w:r>
          </w:p>
        </w:tc>
      </w:tr>
      <w:tr w:rsidR="000121B5" w14:paraId="79AC2D4F" w14:textId="77777777" w:rsidTr="00BC137F">
        <w:trPr>
          <w:trHeight w:val="184"/>
        </w:trPr>
        <w:tc>
          <w:tcPr>
            <w:tcW w:w="889" w:type="pct"/>
            <w:vMerge/>
            <w:hideMark/>
          </w:tcPr>
          <w:p w14:paraId="7BDFCBCA" w14:textId="77777777" w:rsidR="00BC137F" w:rsidRPr="002510EE" w:rsidRDefault="00BC137F" w:rsidP="00BC137F">
            <w:pPr>
              <w:pStyle w:val="TableCellLeft10pt"/>
            </w:pPr>
          </w:p>
        </w:tc>
        <w:tc>
          <w:tcPr>
            <w:tcW w:w="1238" w:type="pct"/>
            <w:hideMark/>
          </w:tcPr>
          <w:p w14:paraId="539A07BB" w14:textId="77777777" w:rsidR="00BC137F" w:rsidRPr="002510EE" w:rsidRDefault="006B7357" w:rsidP="00BC137F">
            <w:pPr>
              <w:pStyle w:val="TableCellLeft10pt"/>
            </w:pPr>
            <w:r w:rsidRPr="002510EE">
              <w:t>P(Cross) if HR=1</w:t>
            </w:r>
            <w:r w:rsidRPr="00BC137F">
              <w:rPr>
                <w:vertAlign w:val="superscript"/>
              </w:rPr>
              <w:t>c</w:t>
            </w:r>
          </w:p>
        </w:tc>
        <w:tc>
          <w:tcPr>
            <w:tcW w:w="646" w:type="pct"/>
          </w:tcPr>
          <w:p w14:paraId="57277ACE" w14:textId="77777777" w:rsidR="00BC137F" w:rsidRPr="002510EE" w:rsidRDefault="006B7357" w:rsidP="00BC137F">
            <w:pPr>
              <w:pStyle w:val="TableCellCenter10pt"/>
            </w:pPr>
            <w:r w:rsidRPr="002510EE">
              <w:t>0.0010</w:t>
            </w:r>
          </w:p>
        </w:tc>
        <w:tc>
          <w:tcPr>
            <w:tcW w:w="693" w:type="pct"/>
          </w:tcPr>
          <w:p w14:paraId="209F23EE" w14:textId="77777777" w:rsidR="00BC137F" w:rsidRPr="002510EE" w:rsidRDefault="006B7357" w:rsidP="00BC137F">
            <w:pPr>
              <w:pStyle w:val="TableCellCenter10pt"/>
            </w:pPr>
            <w:r w:rsidRPr="002510EE">
              <w:t>0.0035</w:t>
            </w:r>
          </w:p>
        </w:tc>
        <w:tc>
          <w:tcPr>
            <w:tcW w:w="693" w:type="pct"/>
          </w:tcPr>
          <w:p w14:paraId="143214F1" w14:textId="77777777" w:rsidR="00BC137F" w:rsidRPr="002510EE" w:rsidRDefault="006B7357" w:rsidP="00BC137F">
            <w:pPr>
              <w:pStyle w:val="TableCellCenter10pt"/>
            </w:pPr>
            <w:r w:rsidRPr="002510EE">
              <w:t>0.0225</w:t>
            </w:r>
          </w:p>
        </w:tc>
        <w:tc>
          <w:tcPr>
            <w:tcW w:w="842" w:type="pct"/>
          </w:tcPr>
          <w:p w14:paraId="605A0CDC" w14:textId="77777777" w:rsidR="00BC137F" w:rsidRPr="002510EE" w:rsidRDefault="006B7357" w:rsidP="00BC137F">
            <w:pPr>
              <w:pStyle w:val="TableCellCenter10pt"/>
            </w:pPr>
            <w:r w:rsidRPr="002510EE">
              <w:t>0.0250</w:t>
            </w:r>
          </w:p>
        </w:tc>
      </w:tr>
      <w:tr w:rsidR="000121B5" w14:paraId="54C66608" w14:textId="77777777" w:rsidTr="00BC137F">
        <w:trPr>
          <w:trHeight w:val="184"/>
        </w:trPr>
        <w:tc>
          <w:tcPr>
            <w:tcW w:w="889" w:type="pct"/>
            <w:vMerge/>
            <w:hideMark/>
          </w:tcPr>
          <w:p w14:paraId="5D532449" w14:textId="77777777" w:rsidR="00BC137F" w:rsidRPr="002510EE" w:rsidRDefault="00BC137F" w:rsidP="00BC137F">
            <w:pPr>
              <w:pStyle w:val="TableCellLeft10pt"/>
            </w:pPr>
          </w:p>
        </w:tc>
        <w:tc>
          <w:tcPr>
            <w:tcW w:w="1238" w:type="pct"/>
            <w:hideMark/>
          </w:tcPr>
          <w:p w14:paraId="59A3F6A2" w14:textId="77777777" w:rsidR="00BC137F" w:rsidRPr="002510EE" w:rsidRDefault="006B7357" w:rsidP="00BC137F">
            <w:pPr>
              <w:pStyle w:val="TableCellLeft10pt"/>
            </w:pPr>
            <w:r w:rsidRPr="002510EE">
              <w:t>P(Cross) if HR=0.5</w:t>
            </w:r>
            <w:r w:rsidRPr="00BC137F">
              <w:rPr>
                <w:vertAlign w:val="superscript"/>
              </w:rPr>
              <w:t>d</w:t>
            </w:r>
          </w:p>
        </w:tc>
        <w:tc>
          <w:tcPr>
            <w:tcW w:w="646" w:type="pct"/>
          </w:tcPr>
          <w:p w14:paraId="02399732" w14:textId="77777777" w:rsidR="00BC137F" w:rsidRPr="002510EE" w:rsidRDefault="006B7357" w:rsidP="00BC137F">
            <w:pPr>
              <w:pStyle w:val="TableCellCenter10pt"/>
            </w:pPr>
            <w:r w:rsidRPr="002510EE">
              <w:t>1.0000</w:t>
            </w:r>
          </w:p>
        </w:tc>
        <w:tc>
          <w:tcPr>
            <w:tcW w:w="693" w:type="pct"/>
          </w:tcPr>
          <w:p w14:paraId="766A13AE" w14:textId="77777777" w:rsidR="00BC137F" w:rsidRPr="002510EE" w:rsidRDefault="006B7357" w:rsidP="00BC137F">
            <w:pPr>
              <w:pStyle w:val="TableCellCenter10pt"/>
            </w:pPr>
            <w:r w:rsidRPr="002510EE">
              <w:t>1.0000</w:t>
            </w:r>
          </w:p>
        </w:tc>
        <w:tc>
          <w:tcPr>
            <w:tcW w:w="693" w:type="pct"/>
          </w:tcPr>
          <w:p w14:paraId="5E81F518" w14:textId="77777777" w:rsidR="00BC137F" w:rsidRPr="002510EE" w:rsidRDefault="006B7357" w:rsidP="00BC137F">
            <w:pPr>
              <w:pStyle w:val="TableCellCenter10pt"/>
            </w:pPr>
            <w:r w:rsidRPr="002510EE">
              <w:t>1.0000</w:t>
            </w:r>
          </w:p>
        </w:tc>
        <w:tc>
          <w:tcPr>
            <w:tcW w:w="842" w:type="pct"/>
          </w:tcPr>
          <w:p w14:paraId="3AA48671" w14:textId="77777777" w:rsidR="00BC137F" w:rsidRPr="002510EE" w:rsidRDefault="006B7357" w:rsidP="00BC137F">
            <w:pPr>
              <w:pStyle w:val="TableCellCenter10pt"/>
            </w:pPr>
            <w:r w:rsidRPr="002510EE">
              <w:t>1.0000</w:t>
            </w:r>
          </w:p>
        </w:tc>
      </w:tr>
      <w:tr w:rsidR="000121B5" w14:paraId="3AC9F161" w14:textId="77777777" w:rsidTr="00C64B66">
        <w:trPr>
          <w:trHeight w:val="1767"/>
        </w:trPr>
        <w:tc>
          <w:tcPr>
            <w:tcW w:w="5000" w:type="pct"/>
            <w:gridSpan w:val="6"/>
            <w:hideMark/>
          </w:tcPr>
          <w:p w14:paraId="5A451799" w14:textId="77777777" w:rsidR="00BC137F" w:rsidRPr="002510EE" w:rsidRDefault="006B7357" w:rsidP="00BC137F">
            <w:pPr>
              <w:pStyle w:val="TableNote9pt"/>
            </w:pPr>
            <w:r>
              <w:tab/>
            </w:r>
            <w:r w:rsidRPr="002510EE">
              <w:t>Abbreviations: HR = hazard ratio; IA = interim analysis.</w:t>
            </w:r>
          </w:p>
          <w:p w14:paraId="27A7287E" w14:textId="77777777" w:rsidR="00BC137F" w:rsidRPr="002510EE" w:rsidRDefault="006B7357" w:rsidP="00BC137F">
            <w:pPr>
              <w:pStyle w:val="TableNote9pt"/>
            </w:pPr>
            <w:r>
              <w:tab/>
            </w:r>
            <w:r w:rsidRPr="002510EE">
              <w:t xml:space="preserve">The number of events and timings are estimated approximately. </w:t>
            </w:r>
          </w:p>
          <w:p w14:paraId="52C9306E" w14:textId="77777777" w:rsidR="00BC137F" w:rsidRPr="002510EE" w:rsidRDefault="006B7357" w:rsidP="00BC137F">
            <w:pPr>
              <w:pStyle w:val="TableNote9pt"/>
            </w:pPr>
            <w:r>
              <w:tab/>
            </w:r>
            <w:r w:rsidRPr="002510EE">
              <w:t>*Percentage of the target number of events at final analysis anticipated at interim analysis</w:t>
            </w:r>
          </w:p>
          <w:p w14:paraId="0B53D0D1" w14:textId="0DEE2196" w:rsidR="00BC137F" w:rsidRPr="002510EE" w:rsidRDefault="00BF4065" w:rsidP="00BC137F">
            <w:pPr>
              <w:pStyle w:val="TableNote9pt"/>
            </w:pPr>
            <w:del w:id="3302" w:author="Powell, Deana" w:date="2023-10-19T15:28:00Z">
              <w:r w:rsidRPr="001E6116">
                <w:rPr>
                  <w:sz w:val="20"/>
                  <w:szCs w:val="20"/>
                  <w:vertAlign w:val="superscript"/>
                </w:rPr>
                <w:delText>a</w:delText>
              </w:r>
              <w:r w:rsidRPr="001E6116">
                <w:rPr>
                  <w:i/>
                  <w:sz w:val="20"/>
                  <w:szCs w:val="20"/>
                </w:rPr>
                <w:delText>p</w:delText>
              </w:r>
            </w:del>
            <w:ins w:id="3303" w:author="Powell, Deana" w:date="2023-10-19T15:28:00Z">
              <w:r w:rsidR="006B7357" w:rsidRPr="002510EE">
                <w:t>a</w:t>
              </w:r>
              <w:r w:rsidR="006B7357">
                <w:tab/>
              </w:r>
              <w:r w:rsidR="006B7357" w:rsidRPr="00BC137F">
                <w:rPr>
                  <w:i/>
                  <w:iCs/>
                </w:rPr>
                <w:t>p</w:t>
              </w:r>
            </w:ins>
            <w:r w:rsidR="006B7357" w:rsidRPr="002510EE">
              <w:t xml:space="preserve"> (1-sided) is the nominal α for testing.</w:t>
            </w:r>
          </w:p>
          <w:p w14:paraId="297EA823" w14:textId="038B1F82" w:rsidR="00BC137F" w:rsidRPr="002510EE" w:rsidRDefault="00BF4065" w:rsidP="00BC137F">
            <w:pPr>
              <w:pStyle w:val="TableNote9pt"/>
            </w:pPr>
            <w:del w:id="3304" w:author="Powell, Deana" w:date="2023-10-19T15:28:00Z">
              <w:r w:rsidRPr="001E6116">
                <w:rPr>
                  <w:sz w:val="20"/>
                  <w:szCs w:val="20"/>
                  <w:vertAlign w:val="superscript"/>
                </w:rPr>
                <w:delText>b</w:delText>
              </w:r>
              <w:r w:rsidRPr="001E6116">
                <w:rPr>
                  <w:sz w:val="20"/>
                  <w:szCs w:val="20"/>
                </w:rPr>
                <w:delText>HR</w:delText>
              </w:r>
            </w:del>
            <w:ins w:id="3305" w:author="Powell, Deana" w:date="2023-10-19T15:28:00Z">
              <w:r w:rsidR="006B7357" w:rsidRPr="002510EE">
                <w:t>b</w:t>
              </w:r>
              <w:r w:rsidR="006B7357">
                <w:tab/>
              </w:r>
              <w:r w:rsidR="006B7357" w:rsidRPr="002510EE">
                <w:t>HR</w:t>
              </w:r>
            </w:ins>
            <w:r w:rsidR="006B7357" w:rsidRPr="002510EE">
              <w:t xml:space="preserve"> at bound is the approximate HR required to reach an efficacy bound.</w:t>
            </w:r>
          </w:p>
          <w:p w14:paraId="7B0501C1" w14:textId="0B44718E" w:rsidR="00BC137F" w:rsidRPr="002510EE" w:rsidRDefault="00BF4065" w:rsidP="00BC137F">
            <w:pPr>
              <w:pStyle w:val="TableNote9pt"/>
            </w:pPr>
            <w:del w:id="3306" w:author="Powell, Deana" w:date="2023-10-19T15:28:00Z">
              <w:r w:rsidRPr="001E6116">
                <w:rPr>
                  <w:sz w:val="20"/>
                  <w:szCs w:val="20"/>
                  <w:vertAlign w:val="superscript"/>
                </w:rPr>
                <w:delText>c</w:delText>
              </w:r>
              <w:r w:rsidRPr="001E6116">
                <w:rPr>
                  <w:sz w:val="20"/>
                  <w:szCs w:val="20"/>
                </w:rPr>
                <w:delText>P</w:delText>
              </w:r>
            </w:del>
            <w:ins w:id="3307" w:author="Powell, Deana" w:date="2023-10-19T15:28:00Z">
              <w:r w:rsidR="006B7357" w:rsidRPr="002510EE">
                <w:t>c</w:t>
              </w:r>
              <w:r w:rsidR="006B7357">
                <w:tab/>
              </w:r>
              <w:r w:rsidR="006B7357" w:rsidRPr="002510EE">
                <w:t>P</w:t>
              </w:r>
            </w:ins>
            <w:r w:rsidR="006B7357" w:rsidRPr="002510EE">
              <w:t>(Cross if HR=1) is the probability of crossing a bound under the null hypothesis.</w:t>
            </w:r>
          </w:p>
          <w:p w14:paraId="0A214E6A" w14:textId="5BC51852" w:rsidR="00BC137F" w:rsidRPr="002510EE" w:rsidRDefault="00BF4065" w:rsidP="00BC137F">
            <w:pPr>
              <w:pStyle w:val="TableNote9pt"/>
            </w:pPr>
            <w:del w:id="3308" w:author="Powell, Deana" w:date="2023-10-19T15:28:00Z">
              <w:r w:rsidRPr="001E6116">
                <w:rPr>
                  <w:sz w:val="20"/>
                  <w:szCs w:val="20"/>
                  <w:vertAlign w:val="superscript"/>
                </w:rPr>
                <w:delText>d</w:delText>
              </w:r>
              <w:r w:rsidRPr="001E6116">
                <w:rPr>
                  <w:sz w:val="20"/>
                  <w:szCs w:val="20"/>
                </w:rPr>
                <w:delText>P</w:delText>
              </w:r>
            </w:del>
            <w:ins w:id="3309" w:author="Powell, Deana" w:date="2023-10-19T15:28:00Z">
              <w:r w:rsidR="006B7357" w:rsidRPr="002510EE">
                <w:t>d</w:t>
              </w:r>
              <w:r w:rsidR="006B7357">
                <w:tab/>
              </w:r>
              <w:r w:rsidR="006B7357" w:rsidRPr="002510EE">
                <w:t>P</w:t>
              </w:r>
            </w:ins>
            <w:r w:rsidR="006B7357" w:rsidRPr="002510EE">
              <w:t>(Cross if HR=0.5) is the probability of crossing a bound under the alternative hypothesis.</w:t>
            </w:r>
          </w:p>
        </w:tc>
      </w:tr>
    </w:tbl>
    <w:p w14:paraId="703DEAE8" w14:textId="77777777" w:rsidR="00BC137F" w:rsidRDefault="00BC137F" w:rsidP="00A375DD">
      <w:pPr>
        <w:pStyle w:val="ListEnd"/>
      </w:pPr>
    </w:p>
    <w:p w14:paraId="1269A9DD" w14:textId="77777777" w:rsidR="00BC137F" w:rsidRPr="00BC137F" w:rsidRDefault="006B7357" w:rsidP="00BC137F">
      <w:pPr>
        <w:pStyle w:val="Heading3"/>
      </w:pPr>
      <w:bookmarkStart w:id="3310" w:name="_Toc148621710"/>
      <w:bookmarkStart w:id="3311" w:name="_Toc107570761"/>
      <w:r>
        <w:t>Overall Survival</w:t>
      </w:r>
      <w:bookmarkEnd w:id="3310"/>
      <w:bookmarkEnd w:id="3311"/>
    </w:p>
    <w:p w14:paraId="7AA64631" w14:textId="3342E36C" w:rsidR="00BC137F" w:rsidRDefault="006B7357" w:rsidP="00BC137F">
      <w:pPr>
        <w:pStyle w:val="Paragraph"/>
      </w:pPr>
      <w:r w:rsidRPr="00BC137F">
        <w:t xml:space="preserve">The study will test OS at IA2, IA3 and FA. After the multiplicity strategy as outlined in </w:t>
      </w:r>
      <w:r w:rsidR="00815B7C">
        <w:t xml:space="preserve">Figure </w:t>
      </w:r>
      <w:del w:id="3312" w:author="Powell, Deana" w:date="2023-10-19T15:28:00Z">
        <w:r w:rsidR="004173BC">
          <w:rPr>
            <w:noProof/>
          </w:rPr>
          <w:delText>4</w:delText>
        </w:r>
      </w:del>
      <w:ins w:id="3313" w:author="Powell, Deana" w:date="2023-10-19T15:28:00Z">
        <w:r w:rsidR="00815B7C">
          <w:rPr>
            <w:noProof/>
          </w:rPr>
          <w:t>6</w:t>
        </w:r>
      </w:ins>
      <w:r w:rsidR="00C0699E" w:rsidRPr="00BC137F">
        <w:t xml:space="preserve"> </w:t>
      </w:r>
      <w:r w:rsidRPr="00BC137F">
        <w:t xml:space="preserve">the OS hypothesis may be tested at α=0.0215 (initially allocated α), or α=0.0225 (if the PFS null hypothesis is rejected but not the ORR hypothesis), or α=0.025 (if both the PFS and ORR null hypotheses are rejected). For the superiority hypothesis, a Lan-DeMets O’Brien-Fleming alpha spending function is used to construct group sequential boundaries to control the Type I error rate. </w:t>
      </w:r>
      <w:r w:rsidR="00815B7C">
        <w:t xml:space="preserve">Table </w:t>
      </w:r>
      <w:r w:rsidR="00815B7C">
        <w:rPr>
          <w:noProof/>
        </w:rPr>
        <w:t>16</w:t>
      </w:r>
      <w:r w:rsidRPr="00BC137F">
        <w:t xml:space="preserve"> shows the boundary properties for each of these α levels for the OS analysis. The bounds provided in the table are based on the assumption that the number of events at IA2, IA3 and FA are 258, 326 and 361, respectively. At the time of an analysis, the observed number of events may differ substantially from the expected. To avoid overspending at an interim analysis and keep reasonable alpha for the final analysis, the minimum alpha spending strategy will be adopted. At an IA, the information fraction used in Lan-DeMets spending function to determine the alpha spending at the IA will be based on the minimum of the expected information fraction and the actual information fraction at each analysis.</w:t>
      </w:r>
    </w:p>
    <w:p w14:paraId="57DFCDDF" w14:textId="77777777" w:rsidR="00BC137F" w:rsidRDefault="006B7357" w:rsidP="00BC137F">
      <w:pPr>
        <w:pStyle w:val="ListBullet"/>
      </w:pPr>
      <w:r>
        <w:lastRenderedPageBreak/>
        <w:t xml:space="preserve">In the scenario that the event accumulation is faster than expected, ie, if the number of observed events exceeds the expected number of events at an interim analysis, then the information fraction will be calculated as the expected number of events at the interim analysis over the target number of events at FA. </w:t>
      </w:r>
    </w:p>
    <w:p w14:paraId="3FE9B875" w14:textId="77777777" w:rsidR="00BC137F" w:rsidRDefault="006B7357" w:rsidP="00BC137F">
      <w:pPr>
        <w:pStyle w:val="ListBullet"/>
      </w:pPr>
      <w:r>
        <w:t xml:space="preserve">In the scenario that the event accumulation is slower than expected and number of events is less than the expected number of events in the table when an interim analysis is conducted, the information fraction will be calculated as the actual number of events at the interim analysis over the target number of events at FA. </w:t>
      </w:r>
    </w:p>
    <w:p w14:paraId="04562F2F" w14:textId="77777777" w:rsidR="00BC137F" w:rsidRPr="00BC137F" w:rsidRDefault="00BC137F" w:rsidP="00BC137F">
      <w:pPr>
        <w:pStyle w:val="ListEnd"/>
      </w:pPr>
    </w:p>
    <w:p w14:paraId="795CC6E8" w14:textId="77777777" w:rsidR="00BC137F" w:rsidRDefault="006B7357" w:rsidP="00BC137F">
      <w:pPr>
        <w:pStyle w:val="Paragraph"/>
      </w:pPr>
      <w:r>
        <w:t>The final OS analysis will use the remaining Type I error that has not been spent at the earlier analyses. The event counts for all analyses will be used to compute correlations.</w:t>
      </w:r>
    </w:p>
    <w:p w14:paraId="7747B241" w14:textId="77777777" w:rsidR="00BC137F" w:rsidRDefault="006B7357" w:rsidP="00BC137F">
      <w:pPr>
        <w:pStyle w:val="Paragraph"/>
      </w:pPr>
      <w:r>
        <w:t>Of note, while the information fraction used for alpha spending calculation will be the minimum of the actual information fraction and the expected information fraction, the correlations required for deriving the bounds will still be computed using the actual information fraction based on the observed number of events at each analysis over the target number of events at FA.</w:t>
      </w:r>
    </w:p>
    <w:p w14:paraId="148E711C" w14:textId="455C1433" w:rsidR="00DC178E" w:rsidRDefault="006B7357" w:rsidP="00DC178E">
      <w:pPr>
        <w:pStyle w:val="Caption"/>
        <w:keepNext/>
      </w:pPr>
      <w:bookmarkStart w:id="3314" w:name="_Ref148599846"/>
      <w:bookmarkStart w:id="3315" w:name="_Toc148621772"/>
      <w:bookmarkStart w:id="3316" w:name="_Ref14171879"/>
      <w:bookmarkStart w:id="3317" w:name="_Toc107570823"/>
      <w:r>
        <w:t xml:space="preserve">Table </w:t>
      </w:r>
      <w:r w:rsidR="00815B7C">
        <w:rPr>
          <w:noProof/>
        </w:rPr>
        <w:t>16</w:t>
      </w:r>
      <w:bookmarkEnd w:id="3314"/>
      <w:bookmarkEnd w:id="3316"/>
      <w:r>
        <w:tab/>
      </w:r>
      <w:r w:rsidRPr="00DC178E">
        <w:t>Efficacy Boundaries and Properties for Overall Survival Analyses</w:t>
      </w:r>
      <w:bookmarkEnd w:id="3315"/>
      <w:bookmarkEnd w:id="3317"/>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1"/>
        <w:gridCol w:w="2606"/>
        <w:gridCol w:w="1463"/>
        <w:gridCol w:w="1463"/>
        <w:gridCol w:w="1463"/>
      </w:tblGrid>
      <w:tr w:rsidR="000121B5" w14:paraId="441D51B7" w14:textId="77777777" w:rsidTr="00A375DD">
        <w:trPr>
          <w:tblHeader/>
        </w:trPr>
        <w:tc>
          <w:tcPr>
            <w:tcW w:w="1108" w:type="pct"/>
            <w:hideMark/>
          </w:tcPr>
          <w:p w14:paraId="3795FEA3" w14:textId="77777777" w:rsidR="00BC137F" w:rsidRPr="002510EE" w:rsidRDefault="006B7357" w:rsidP="00DC178E">
            <w:pPr>
              <w:pStyle w:val="TableHeadingTextLeft10pt"/>
            </w:pPr>
            <w:r w:rsidRPr="002510EE">
              <w:t>Analysis</w:t>
            </w:r>
          </w:p>
        </w:tc>
        <w:tc>
          <w:tcPr>
            <w:tcW w:w="1450" w:type="pct"/>
            <w:hideMark/>
          </w:tcPr>
          <w:p w14:paraId="1056874A" w14:textId="77777777" w:rsidR="00BC137F" w:rsidRPr="002510EE" w:rsidRDefault="006B7357" w:rsidP="00DC178E">
            <w:pPr>
              <w:pStyle w:val="TableHeadingTextLeft10pt"/>
            </w:pPr>
            <w:r w:rsidRPr="002510EE">
              <w:t>Value</w:t>
            </w:r>
          </w:p>
        </w:tc>
        <w:tc>
          <w:tcPr>
            <w:tcW w:w="814" w:type="pct"/>
            <w:hideMark/>
          </w:tcPr>
          <w:p w14:paraId="6290CDB7" w14:textId="281B73B6" w:rsidR="00BC137F" w:rsidRPr="002510EE" w:rsidRDefault="009E3ABC" w:rsidP="00DC178E">
            <w:pPr>
              <w:pStyle w:val="TableHeadingTextCenter10pt"/>
            </w:pPr>
            <w:del w:id="3318" w:author="Powell, Deana" w:date="2023-10-19T15:28:00Z">
              <w:r w:rsidRPr="001E6116">
                <w:rPr>
                  <w:rFonts w:ascii="Symbol" w:eastAsia="Symbol" w:hAnsi="Symbol" w:cs="Symbol"/>
                  <w:szCs w:val="20"/>
                </w:rPr>
                <w:delText></w:delText>
              </w:r>
              <w:r w:rsidRPr="001E6116">
                <w:rPr>
                  <w:szCs w:val="20"/>
                </w:rPr>
                <w:delText>=</w:delText>
              </w:r>
            </w:del>
            <w:ins w:id="3319" w:author="Powell, Deana" w:date="2023-10-19T15:28:00Z">
              <w:r w:rsidR="006B7357">
                <w:t>α</w:t>
              </w:r>
              <w:r w:rsidR="006B7357" w:rsidRPr="002510EE">
                <w:t>=</w:t>
              </w:r>
            </w:ins>
            <w:r w:rsidR="006B7357" w:rsidRPr="002510EE">
              <w:t>0.0215</w:t>
            </w:r>
          </w:p>
        </w:tc>
        <w:tc>
          <w:tcPr>
            <w:tcW w:w="814" w:type="pct"/>
          </w:tcPr>
          <w:p w14:paraId="6830C948" w14:textId="4032DFEA" w:rsidR="00BC137F" w:rsidRPr="002510EE" w:rsidRDefault="009E3ABC" w:rsidP="00DC178E">
            <w:pPr>
              <w:pStyle w:val="TableHeadingTextCenter10pt"/>
            </w:pPr>
            <w:del w:id="3320" w:author="Powell, Deana" w:date="2023-10-19T15:28:00Z">
              <w:r w:rsidRPr="001E6116">
                <w:rPr>
                  <w:rFonts w:ascii="Symbol" w:eastAsia="Symbol" w:hAnsi="Symbol" w:cs="Symbol"/>
                  <w:szCs w:val="20"/>
                </w:rPr>
                <w:delText></w:delText>
              </w:r>
              <w:r w:rsidRPr="001E6116">
                <w:rPr>
                  <w:szCs w:val="20"/>
                </w:rPr>
                <w:delText>=</w:delText>
              </w:r>
            </w:del>
            <w:ins w:id="3321" w:author="Powell, Deana" w:date="2023-10-19T15:28:00Z">
              <w:r w:rsidR="006B7357">
                <w:t>α</w:t>
              </w:r>
              <w:r w:rsidR="006B7357" w:rsidRPr="002510EE">
                <w:t xml:space="preserve"> =</w:t>
              </w:r>
            </w:ins>
            <w:r w:rsidR="006B7357" w:rsidRPr="002510EE">
              <w:t>0.0225</w:t>
            </w:r>
          </w:p>
        </w:tc>
        <w:tc>
          <w:tcPr>
            <w:tcW w:w="814" w:type="pct"/>
          </w:tcPr>
          <w:p w14:paraId="32A6CD43" w14:textId="7AC4E2D4" w:rsidR="00BC137F" w:rsidRPr="002510EE" w:rsidRDefault="009E3ABC" w:rsidP="00DC178E">
            <w:pPr>
              <w:pStyle w:val="TableHeadingTextCenter10pt"/>
            </w:pPr>
            <w:del w:id="3322" w:author="Powell, Deana" w:date="2023-10-19T15:28:00Z">
              <w:r w:rsidRPr="001E6116">
                <w:rPr>
                  <w:rFonts w:ascii="Symbol" w:eastAsia="Symbol" w:hAnsi="Symbol" w:cs="Symbol"/>
                  <w:szCs w:val="20"/>
                </w:rPr>
                <w:delText></w:delText>
              </w:r>
              <w:r w:rsidRPr="001E6116">
                <w:rPr>
                  <w:szCs w:val="20"/>
                </w:rPr>
                <w:delText>=</w:delText>
              </w:r>
            </w:del>
            <w:ins w:id="3323" w:author="Powell, Deana" w:date="2023-10-19T15:28:00Z">
              <w:r w:rsidR="006B7357">
                <w:t>α</w:t>
              </w:r>
              <w:r w:rsidR="006B7357" w:rsidRPr="002510EE">
                <w:t xml:space="preserve"> =</w:t>
              </w:r>
            </w:ins>
            <w:r w:rsidR="006B7357" w:rsidRPr="002510EE">
              <w:t>0.025</w:t>
            </w:r>
          </w:p>
        </w:tc>
      </w:tr>
      <w:tr w:rsidR="000121B5" w14:paraId="05C735AF" w14:textId="77777777" w:rsidTr="00C64B66">
        <w:tc>
          <w:tcPr>
            <w:tcW w:w="1108" w:type="pct"/>
            <w:vMerge w:val="restart"/>
            <w:hideMark/>
          </w:tcPr>
          <w:p w14:paraId="33D4B32C" w14:textId="77777777" w:rsidR="00BC137F" w:rsidRPr="002510EE" w:rsidRDefault="006B7357" w:rsidP="00DC178E">
            <w:pPr>
              <w:pStyle w:val="TableCellLeft10pt"/>
            </w:pPr>
            <w:r w:rsidRPr="002510EE">
              <w:t xml:space="preserve">IA2: 71%* </w:t>
            </w:r>
          </w:p>
          <w:p w14:paraId="01EA62B9" w14:textId="77777777" w:rsidR="00BC137F" w:rsidRPr="002510EE" w:rsidRDefault="006B7357" w:rsidP="00DC178E">
            <w:pPr>
              <w:pStyle w:val="TableCellLeft10pt"/>
            </w:pPr>
            <w:r w:rsidRPr="002510EE">
              <w:t>N = 500</w:t>
            </w:r>
          </w:p>
          <w:p w14:paraId="17DA0E7A" w14:textId="77777777" w:rsidR="00BC137F" w:rsidRPr="002510EE" w:rsidRDefault="006B7357" w:rsidP="00DC178E">
            <w:pPr>
              <w:pStyle w:val="TableCellLeft10pt"/>
            </w:pPr>
            <w:r w:rsidRPr="002510EE">
              <w:t>Events: 258</w:t>
            </w:r>
          </w:p>
          <w:p w14:paraId="236A2BCD" w14:textId="77777777" w:rsidR="00BC137F" w:rsidRPr="002510EE" w:rsidRDefault="006B7357" w:rsidP="00DC178E">
            <w:pPr>
              <w:pStyle w:val="TableCellLeft10pt"/>
            </w:pPr>
            <w:r w:rsidRPr="002510EE">
              <w:t>Month: 30</w:t>
            </w:r>
          </w:p>
        </w:tc>
        <w:tc>
          <w:tcPr>
            <w:tcW w:w="1450" w:type="pct"/>
            <w:hideMark/>
          </w:tcPr>
          <w:p w14:paraId="3B1F1AE9" w14:textId="77777777" w:rsidR="00BC137F" w:rsidRPr="002510EE" w:rsidRDefault="006B7357" w:rsidP="00DC178E">
            <w:pPr>
              <w:pStyle w:val="TableCellLeft10pt"/>
            </w:pPr>
            <w:r w:rsidRPr="002510EE">
              <w:t xml:space="preserve">Z </w:t>
            </w:r>
          </w:p>
        </w:tc>
        <w:tc>
          <w:tcPr>
            <w:tcW w:w="814" w:type="pct"/>
          </w:tcPr>
          <w:p w14:paraId="33582267" w14:textId="77777777" w:rsidR="00BC137F" w:rsidRPr="002510EE" w:rsidRDefault="006B7357" w:rsidP="00DC178E">
            <w:pPr>
              <w:pStyle w:val="TableCellCenter10pt"/>
            </w:pPr>
            <w:r w:rsidRPr="002510EE">
              <w:t>2.4857</w:t>
            </w:r>
          </w:p>
        </w:tc>
        <w:tc>
          <w:tcPr>
            <w:tcW w:w="814" w:type="pct"/>
          </w:tcPr>
          <w:p w14:paraId="572CA761" w14:textId="77777777" w:rsidR="00BC137F" w:rsidRPr="002510EE" w:rsidRDefault="006B7357" w:rsidP="00DC178E">
            <w:pPr>
              <w:pStyle w:val="TableCellCenter10pt"/>
            </w:pPr>
            <w:r w:rsidRPr="002510EE">
              <w:t>2.4636</w:t>
            </w:r>
          </w:p>
        </w:tc>
        <w:tc>
          <w:tcPr>
            <w:tcW w:w="814" w:type="pct"/>
          </w:tcPr>
          <w:p w14:paraId="671E0589" w14:textId="77777777" w:rsidR="00BC137F" w:rsidRPr="002510EE" w:rsidRDefault="006B7357" w:rsidP="00DC178E">
            <w:pPr>
              <w:pStyle w:val="TableCellCenter10pt"/>
            </w:pPr>
            <w:r w:rsidRPr="002510EE">
              <w:t>2.4120</w:t>
            </w:r>
          </w:p>
        </w:tc>
      </w:tr>
      <w:tr w:rsidR="000121B5" w14:paraId="66C47FD0" w14:textId="77777777" w:rsidTr="00C64B66">
        <w:tc>
          <w:tcPr>
            <w:tcW w:w="0" w:type="auto"/>
            <w:vMerge/>
            <w:hideMark/>
          </w:tcPr>
          <w:p w14:paraId="4663370B" w14:textId="77777777" w:rsidR="00BC137F" w:rsidRPr="002510EE" w:rsidRDefault="00BC137F" w:rsidP="00DC178E">
            <w:pPr>
              <w:pStyle w:val="TableCellLeft10pt"/>
            </w:pPr>
          </w:p>
        </w:tc>
        <w:tc>
          <w:tcPr>
            <w:tcW w:w="1450" w:type="pct"/>
            <w:hideMark/>
          </w:tcPr>
          <w:p w14:paraId="67436AE0" w14:textId="77777777" w:rsidR="00BC137F" w:rsidRPr="002510EE" w:rsidRDefault="006B7357" w:rsidP="00DC178E">
            <w:pPr>
              <w:pStyle w:val="TableCellLeft10pt"/>
            </w:pPr>
            <w:r w:rsidRPr="00DC178E">
              <w:rPr>
                <w:i/>
                <w:iCs/>
              </w:rPr>
              <w:t>p</w:t>
            </w:r>
            <w:r w:rsidRPr="002510EE">
              <w:t xml:space="preserve"> (1-sided)</w:t>
            </w:r>
            <w:r w:rsidRPr="00DC178E">
              <w:rPr>
                <w:vertAlign w:val="superscript"/>
              </w:rPr>
              <w:t>a</w:t>
            </w:r>
          </w:p>
        </w:tc>
        <w:tc>
          <w:tcPr>
            <w:tcW w:w="814" w:type="pct"/>
          </w:tcPr>
          <w:p w14:paraId="2067F0F6" w14:textId="77777777" w:rsidR="00BC137F" w:rsidRPr="002510EE" w:rsidRDefault="006B7357" w:rsidP="00DC178E">
            <w:pPr>
              <w:pStyle w:val="TableCellCenter10pt"/>
            </w:pPr>
            <w:r w:rsidRPr="002510EE">
              <w:t>0.0065</w:t>
            </w:r>
          </w:p>
        </w:tc>
        <w:tc>
          <w:tcPr>
            <w:tcW w:w="814" w:type="pct"/>
          </w:tcPr>
          <w:p w14:paraId="4E93E22F" w14:textId="77777777" w:rsidR="00BC137F" w:rsidRPr="002510EE" w:rsidRDefault="006B7357" w:rsidP="00DC178E">
            <w:pPr>
              <w:pStyle w:val="TableCellCenter10pt"/>
            </w:pPr>
            <w:r w:rsidRPr="002510EE">
              <w:t>0.0069</w:t>
            </w:r>
          </w:p>
        </w:tc>
        <w:tc>
          <w:tcPr>
            <w:tcW w:w="814" w:type="pct"/>
          </w:tcPr>
          <w:p w14:paraId="1A591698" w14:textId="77777777" w:rsidR="00BC137F" w:rsidRPr="002510EE" w:rsidRDefault="006B7357" w:rsidP="00DC178E">
            <w:pPr>
              <w:pStyle w:val="TableCellCenter10pt"/>
            </w:pPr>
            <w:r w:rsidRPr="002510EE">
              <w:t>0.0079</w:t>
            </w:r>
          </w:p>
        </w:tc>
      </w:tr>
      <w:tr w:rsidR="000121B5" w14:paraId="1040C04E" w14:textId="77777777" w:rsidTr="00C64B66">
        <w:tc>
          <w:tcPr>
            <w:tcW w:w="0" w:type="auto"/>
            <w:vMerge/>
            <w:hideMark/>
          </w:tcPr>
          <w:p w14:paraId="1B682A0D" w14:textId="77777777" w:rsidR="00BC137F" w:rsidRPr="002510EE" w:rsidRDefault="00BC137F" w:rsidP="00DC178E">
            <w:pPr>
              <w:pStyle w:val="TableCellLeft10pt"/>
            </w:pPr>
          </w:p>
        </w:tc>
        <w:tc>
          <w:tcPr>
            <w:tcW w:w="1450" w:type="pct"/>
            <w:hideMark/>
          </w:tcPr>
          <w:p w14:paraId="06220640" w14:textId="77777777" w:rsidR="00BC137F" w:rsidRPr="002510EE" w:rsidRDefault="006B7357" w:rsidP="00DC178E">
            <w:pPr>
              <w:pStyle w:val="TableCellLeft10pt"/>
            </w:pPr>
            <w:r w:rsidRPr="002510EE">
              <w:t>HR at bound</w:t>
            </w:r>
            <w:r w:rsidRPr="00DC178E">
              <w:rPr>
                <w:vertAlign w:val="superscript"/>
              </w:rPr>
              <w:t>b</w:t>
            </w:r>
          </w:p>
        </w:tc>
        <w:tc>
          <w:tcPr>
            <w:tcW w:w="814" w:type="pct"/>
          </w:tcPr>
          <w:p w14:paraId="62566A56" w14:textId="77777777" w:rsidR="00BC137F" w:rsidRPr="002510EE" w:rsidRDefault="006B7357" w:rsidP="00DC178E">
            <w:pPr>
              <w:pStyle w:val="TableCellCenter10pt"/>
            </w:pPr>
            <w:r w:rsidRPr="002510EE">
              <w:t>0.7334</w:t>
            </w:r>
          </w:p>
        </w:tc>
        <w:tc>
          <w:tcPr>
            <w:tcW w:w="814" w:type="pct"/>
          </w:tcPr>
          <w:p w14:paraId="283A6213" w14:textId="77777777" w:rsidR="00BC137F" w:rsidRPr="002510EE" w:rsidRDefault="006B7357" w:rsidP="00DC178E">
            <w:pPr>
              <w:pStyle w:val="TableCellCenter10pt"/>
            </w:pPr>
            <w:r w:rsidRPr="002510EE">
              <w:t>0.7355</w:t>
            </w:r>
          </w:p>
        </w:tc>
        <w:tc>
          <w:tcPr>
            <w:tcW w:w="814" w:type="pct"/>
          </w:tcPr>
          <w:p w14:paraId="62D13DE7" w14:textId="77777777" w:rsidR="00BC137F" w:rsidRPr="002510EE" w:rsidRDefault="006B7357" w:rsidP="00DC178E">
            <w:pPr>
              <w:pStyle w:val="TableCellCenter10pt"/>
            </w:pPr>
            <w:r w:rsidRPr="002510EE">
              <w:t>0.7403</w:t>
            </w:r>
          </w:p>
        </w:tc>
      </w:tr>
      <w:tr w:rsidR="000121B5" w14:paraId="4AAA5C4B" w14:textId="77777777" w:rsidTr="00C64B66">
        <w:tc>
          <w:tcPr>
            <w:tcW w:w="0" w:type="auto"/>
            <w:vMerge/>
            <w:hideMark/>
          </w:tcPr>
          <w:p w14:paraId="1F1E2DB4" w14:textId="77777777" w:rsidR="00BC137F" w:rsidRPr="002510EE" w:rsidRDefault="00BC137F" w:rsidP="00DC178E">
            <w:pPr>
              <w:pStyle w:val="TableCellLeft10pt"/>
            </w:pPr>
          </w:p>
        </w:tc>
        <w:tc>
          <w:tcPr>
            <w:tcW w:w="1450" w:type="pct"/>
            <w:hideMark/>
          </w:tcPr>
          <w:p w14:paraId="63CC2329" w14:textId="77777777" w:rsidR="00BC137F" w:rsidRPr="002510EE" w:rsidRDefault="006B7357" w:rsidP="00DC178E">
            <w:pPr>
              <w:pStyle w:val="TableCellLeft10pt"/>
            </w:pPr>
            <w:r w:rsidRPr="002510EE">
              <w:t>P(Cross) if HR=1</w:t>
            </w:r>
            <w:r w:rsidRPr="00DC178E">
              <w:rPr>
                <w:vertAlign w:val="superscript"/>
              </w:rPr>
              <w:t>c</w:t>
            </w:r>
          </w:p>
        </w:tc>
        <w:tc>
          <w:tcPr>
            <w:tcW w:w="814" w:type="pct"/>
          </w:tcPr>
          <w:p w14:paraId="296DD4C1" w14:textId="77777777" w:rsidR="00BC137F" w:rsidRPr="002510EE" w:rsidRDefault="006B7357" w:rsidP="00DC178E">
            <w:pPr>
              <w:pStyle w:val="TableCellCenter10pt"/>
            </w:pPr>
            <w:r w:rsidRPr="002510EE">
              <w:t>0.0065</w:t>
            </w:r>
          </w:p>
        </w:tc>
        <w:tc>
          <w:tcPr>
            <w:tcW w:w="814" w:type="pct"/>
          </w:tcPr>
          <w:p w14:paraId="7587C96D" w14:textId="77777777" w:rsidR="00BC137F" w:rsidRPr="002510EE" w:rsidRDefault="006B7357" w:rsidP="00DC178E">
            <w:pPr>
              <w:pStyle w:val="TableCellCenter10pt"/>
            </w:pPr>
            <w:r w:rsidRPr="002510EE">
              <w:t>0.0069</w:t>
            </w:r>
          </w:p>
        </w:tc>
        <w:tc>
          <w:tcPr>
            <w:tcW w:w="814" w:type="pct"/>
          </w:tcPr>
          <w:p w14:paraId="75474837" w14:textId="77777777" w:rsidR="00BC137F" w:rsidRPr="002510EE" w:rsidRDefault="006B7357" w:rsidP="00DC178E">
            <w:pPr>
              <w:pStyle w:val="TableCellCenter10pt"/>
            </w:pPr>
            <w:r w:rsidRPr="002510EE">
              <w:t>0.0079</w:t>
            </w:r>
          </w:p>
        </w:tc>
      </w:tr>
      <w:tr w:rsidR="000121B5" w14:paraId="459B615B" w14:textId="77777777" w:rsidTr="00C64B66">
        <w:tc>
          <w:tcPr>
            <w:tcW w:w="0" w:type="auto"/>
            <w:vMerge/>
            <w:hideMark/>
          </w:tcPr>
          <w:p w14:paraId="04A37BE5" w14:textId="77777777" w:rsidR="00BC137F" w:rsidRPr="002510EE" w:rsidRDefault="00BC137F" w:rsidP="00DC178E">
            <w:pPr>
              <w:pStyle w:val="TableCellLeft10pt"/>
            </w:pPr>
          </w:p>
        </w:tc>
        <w:tc>
          <w:tcPr>
            <w:tcW w:w="1450" w:type="pct"/>
            <w:hideMark/>
          </w:tcPr>
          <w:p w14:paraId="0ED4C115" w14:textId="77777777" w:rsidR="00BC137F" w:rsidRPr="002510EE" w:rsidRDefault="006B7357" w:rsidP="00DC178E">
            <w:pPr>
              <w:pStyle w:val="TableCellLeft10pt"/>
            </w:pPr>
            <w:r w:rsidRPr="002510EE">
              <w:t>P(Cross) if HR=0.7</w:t>
            </w:r>
            <w:r w:rsidRPr="00DC178E">
              <w:rPr>
                <w:vertAlign w:val="superscript"/>
              </w:rPr>
              <w:t>d</w:t>
            </w:r>
          </w:p>
        </w:tc>
        <w:tc>
          <w:tcPr>
            <w:tcW w:w="814" w:type="pct"/>
          </w:tcPr>
          <w:p w14:paraId="130001A6" w14:textId="77777777" w:rsidR="00BC137F" w:rsidRPr="002510EE" w:rsidRDefault="006B7357" w:rsidP="00DC178E">
            <w:pPr>
              <w:pStyle w:val="TableCellCenter10pt"/>
            </w:pPr>
            <w:r w:rsidRPr="002510EE">
              <w:t>0.6476</w:t>
            </w:r>
          </w:p>
        </w:tc>
        <w:tc>
          <w:tcPr>
            <w:tcW w:w="814" w:type="pct"/>
          </w:tcPr>
          <w:p w14:paraId="024BE791" w14:textId="77777777" w:rsidR="00BC137F" w:rsidRPr="002510EE" w:rsidRDefault="006B7357" w:rsidP="00DC178E">
            <w:pPr>
              <w:pStyle w:val="TableCellCenter10pt"/>
            </w:pPr>
            <w:r w:rsidRPr="002510EE">
              <w:t>0.6557</w:t>
            </w:r>
          </w:p>
        </w:tc>
        <w:tc>
          <w:tcPr>
            <w:tcW w:w="814" w:type="pct"/>
          </w:tcPr>
          <w:p w14:paraId="34FF6A3C" w14:textId="77777777" w:rsidR="00BC137F" w:rsidRPr="002510EE" w:rsidRDefault="006B7357" w:rsidP="00DC178E">
            <w:pPr>
              <w:pStyle w:val="TableCellCenter10pt"/>
            </w:pPr>
            <w:r w:rsidRPr="002510EE">
              <w:t>0.6747</w:t>
            </w:r>
          </w:p>
        </w:tc>
      </w:tr>
      <w:tr w:rsidR="000121B5" w14:paraId="675E9152" w14:textId="77777777" w:rsidTr="00C64B66">
        <w:tc>
          <w:tcPr>
            <w:tcW w:w="1108" w:type="pct"/>
            <w:vMerge w:val="restart"/>
            <w:hideMark/>
          </w:tcPr>
          <w:p w14:paraId="74F2BD91" w14:textId="77777777" w:rsidR="00BC137F" w:rsidRPr="002510EE" w:rsidRDefault="006B7357" w:rsidP="00DC178E">
            <w:pPr>
              <w:pStyle w:val="TableCellLeft10pt"/>
            </w:pPr>
            <w:r w:rsidRPr="002510EE">
              <w:t xml:space="preserve">IA3: 90%* </w:t>
            </w:r>
          </w:p>
          <w:p w14:paraId="1F5F57E4" w14:textId="77777777" w:rsidR="00BC137F" w:rsidRPr="002510EE" w:rsidRDefault="006B7357" w:rsidP="00DC178E">
            <w:pPr>
              <w:pStyle w:val="TableCellLeft10pt"/>
            </w:pPr>
            <w:r w:rsidRPr="002510EE">
              <w:t>N: 500</w:t>
            </w:r>
          </w:p>
          <w:p w14:paraId="27BB952E" w14:textId="77777777" w:rsidR="00BC137F" w:rsidRPr="002510EE" w:rsidRDefault="006B7357" w:rsidP="00DC178E">
            <w:pPr>
              <w:pStyle w:val="TableCellLeft10pt"/>
            </w:pPr>
            <w:r w:rsidRPr="002510EE">
              <w:t xml:space="preserve">Events: 326 </w:t>
            </w:r>
          </w:p>
          <w:p w14:paraId="6256C6E6" w14:textId="77777777" w:rsidR="00BC137F" w:rsidRPr="002510EE" w:rsidRDefault="006B7357" w:rsidP="00DC178E">
            <w:pPr>
              <w:pStyle w:val="TableCellLeft10pt"/>
            </w:pPr>
            <w:r w:rsidRPr="002510EE">
              <w:t>Month: 38</w:t>
            </w:r>
          </w:p>
        </w:tc>
        <w:tc>
          <w:tcPr>
            <w:tcW w:w="1450" w:type="pct"/>
            <w:hideMark/>
          </w:tcPr>
          <w:p w14:paraId="36194072" w14:textId="77777777" w:rsidR="00BC137F" w:rsidRPr="002510EE" w:rsidRDefault="006B7357" w:rsidP="00DC178E">
            <w:pPr>
              <w:pStyle w:val="TableCellLeft10pt"/>
            </w:pPr>
            <w:r w:rsidRPr="002510EE">
              <w:t xml:space="preserve">Z </w:t>
            </w:r>
          </w:p>
        </w:tc>
        <w:tc>
          <w:tcPr>
            <w:tcW w:w="814" w:type="pct"/>
          </w:tcPr>
          <w:p w14:paraId="01CA158F" w14:textId="77777777" w:rsidR="00BC137F" w:rsidRPr="002510EE" w:rsidRDefault="006B7357" w:rsidP="00DC178E">
            <w:pPr>
              <w:pStyle w:val="TableCellCenter10pt"/>
            </w:pPr>
            <w:r w:rsidRPr="002510EE">
              <w:t>2.2091</w:t>
            </w:r>
          </w:p>
        </w:tc>
        <w:tc>
          <w:tcPr>
            <w:tcW w:w="814" w:type="pct"/>
          </w:tcPr>
          <w:p w14:paraId="40A9AEA5" w14:textId="77777777" w:rsidR="00BC137F" w:rsidRPr="002510EE" w:rsidRDefault="006B7357" w:rsidP="00DC178E">
            <w:pPr>
              <w:pStyle w:val="TableCellCenter10pt"/>
            </w:pPr>
            <w:r w:rsidRPr="002510EE">
              <w:t>2.1901</w:t>
            </w:r>
          </w:p>
        </w:tc>
        <w:tc>
          <w:tcPr>
            <w:tcW w:w="814" w:type="pct"/>
          </w:tcPr>
          <w:p w14:paraId="489DC36A" w14:textId="77777777" w:rsidR="00BC137F" w:rsidRPr="002510EE" w:rsidRDefault="006B7357" w:rsidP="00DC178E">
            <w:pPr>
              <w:pStyle w:val="TableCellCenter10pt"/>
            </w:pPr>
            <w:r w:rsidRPr="002510EE">
              <w:t>2.1457</w:t>
            </w:r>
          </w:p>
        </w:tc>
      </w:tr>
      <w:tr w:rsidR="000121B5" w14:paraId="19D477C5" w14:textId="77777777" w:rsidTr="00C64B66">
        <w:tc>
          <w:tcPr>
            <w:tcW w:w="0" w:type="auto"/>
            <w:vMerge/>
            <w:hideMark/>
          </w:tcPr>
          <w:p w14:paraId="31F9F27F" w14:textId="77777777" w:rsidR="00BC137F" w:rsidRPr="002510EE" w:rsidRDefault="00BC137F" w:rsidP="00DC178E">
            <w:pPr>
              <w:pStyle w:val="TableCellLeft10pt"/>
            </w:pPr>
          </w:p>
        </w:tc>
        <w:tc>
          <w:tcPr>
            <w:tcW w:w="1450" w:type="pct"/>
            <w:hideMark/>
          </w:tcPr>
          <w:p w14:paraId="5CD8C7B4" w14:textId="77777777" w:rsidR="00BC137F" w:rsidRPr="002510EE" w:rsidRDefault="006B7357" w:rsidP="00DC178E">
            <w:pPr>
              <w:pStyle w:val="TableCellLeft10pt"/>
            </w:pPr>
            <w:r w:rsidRPr="00DC178E">
              <w:rPr>
                <w:i/>
                <w:iCs/>
              </w:rPr>
              <w:t>p</w:t>
            </w:r>
            <w:r w:rsidRPr="002510EE">
              <w:t xml:space="preserve"> (1-sided)</w:t>
            </w:r>
            <w:r w:rsidRPr="00DC178E">
              <w:rPr>
                <w:vertAlign w:val="superscript"/>
              </w:rPr>
              <w:t>a</w:t>
            </w:r>
          </w:p>
        </w:tc>
        <w:tc>
          <w:tcPr>
            <w:tcW w:w="814" w:type="pct"/>
          </w:tcPr>
          <w:p w14:paraId="03722EDE" w14:textId="77777777" w:rsidR="00BC137F" w:rsidRPr="002510EE" w:rsidRDefault="006B7357" w:rsidP="00DC178E">
            <w:pPr>
              <w:pStyle w:val="TableCellCenter10pt"/>
            </w:pPr>
            <w:r w:rsidRPr="002510EE">
              <w:t>0.0136</w:t>
            </w:r>
          </w:p>
        </w:tc>
        <w:tc>
          <w:tcPr>
            <w:tcW w:w="814" w:type="pct"/>
          </w:tcPr>
          <w:p w14:paraId="4E7CB265" w14:textId="77777777" w:rsidR="00BC137F" w:rsidRPr="002510EE" w:rsidRDefault="006B7357" w:rsidP="00DC178E">
            <w:pPr>
              <w:pStyle w:val="TableCellCenter10pt"/>
            </w:pPr>
            <w:r w:rsidRPr="002510EE">
              <w:t>0.0143</w:t>
            </w:r>
          </w:p>
        </w:tc>
        <w:tc>
          <w:tcPr>
            <w:tcW w:w="814" w:type="pct"/>
          </w:tcPr>
          <w:p w14:paraId="20D4ABED" w14:textId="77777777" w:rsidR="00BC137F" w:rsidRPr="002510EE" w:rsidRDefault="006B7357" w:rsidP="00DC178E">
            <w:pPr>
              <w:pStyle w:val="TableCellCenter10pt"/>
            </w:pPr>
            <w:r w:rsidRPr="002510EE">
              <w:t>0.0159</w:t>
            </w:r>
          </w:p>
        </w:tc>
      </w:tr>
      <w:tr w:rsidR="000121B5" w14:paraId="532E7107" w14:textId="77777777" w:rsidTr="00C64B66">
        <w:tc>
          <w:tcPr>
            <w:tcW w:w="0" w:type="auto"/>
            <w:vMerge/>
            <w:hideMark/>
          </w:tcPr>
          <w:p w14:paraId="07037DC9" w14:textId="77777777" w:rsidR="00BC137F" w:rsidRPr="002510EE" w:rsidRDefault="00BC137F" w:rsidP="00DC178E">
            <w:pPr>
              <w:pStyle w:val="TableCellLeft10pt"/>
            </w:pPr>
          </w:p>
        </w:tc>
        <w:tc>
          <w:tcPr>
            <w:tcW w:w="1450" w:type="pct"/>
            <w:hideMark/>
          </w:tcPr>
          <w:p w14:paraId="2BFD4ADB" w14:textId="77777777" w:rsidR="00BC137F" w:rsidRPr="002510EE" w:rsidRDefault="006B7357" w:rsidP="00DC178E">
            <w:pPr>
              <w:pStyle w:val="TableCellLeft10pt"/>
            </w:pPr>
            <w:r w:rsidRPr="002510EE">
              <w:t>HR at bound</w:t>
            </w:r>
            <w:r w:rsidRPr="00DC178E">
              <w:rPr>
                <w:vertAlign w:val="superscript"/>
              </w:rPr>
              <w:t>b</w:t>
            </w:r>
          </w:p>
        </w:tc>
        <w:tc>
          <w:tcPr>
            <w:tcW w:w="814" w:type="pct"/>
          </w:tcPr>
          <w:p w14:paraId="2F2D8E4C" w14:textId="77777777" w:rsidR="00BC137F" w:rsidRPr="002510EE" w:rsidRDefault="006B7357" w:rsidP="00DC178E">
            <w:pPr>
              <w:pStyle w:val="TableCellCenter10pt"/>
            </w:pPr>
            <w:r w:rsidRPr="002510EE">
              <w:t>0.7828</w:t>
            </w:r>
          </w:p>
        </w:tc>
        <w:tc>
          <w:tcPr>
            <w:tcW w:w="814" w:type="pct"/>
          </w:tcPr>
          <w:p w14:paraId="01B8D22E" w14:textId="77777777" w:rsidR="00BC137F" w:rsidRPr="002510EE" w:rsidRDefault="006B7357" w:rsidP="00DC178E">
            <w:pPr>
              <w:pStyle w:val="TableCellCenter10pt"/>
            </w:pPr>
            <w:r w:rsidRPr="002510EE">
              <w:t>0.7845</w:t>
            </w:r>
          </w:p>
        </w:tc>
        <w:tc>
          <w:tcPr>
            <w:tcW w:w="814" w:type="pct"/>
          </w:tcPr>
          <w:p w14:paraId="2A63D6A6" w14:textId="77777777" w:rsidR="00BC137F" w:rsidRPr="002510EE" w:rsidRDefault="006B7357" w:rsidP="00DC178E">
            <w:pPr>
              <w:pStyle w:val="TableCellCenter10pt"/>
            </w:pPr>
            <w:r w:rsidRPr="002510EE">
              <w:t>0.7884</w:t>
            </w:r>
          </w:p>
        </w:tc>
      </w:tr>
      <w:tr w:rsidR="000121B5" w14:paraId="1A22C177" w14:textId="77777777" w:rsidTr="00C64B66">
        <w:tc>
          <w:tcPr>
            <w:tcW w:w="0" w:type="auto"/>
            <w:vMerge/>
            <w:hideMark/>
          </w:tcPr>
          <w:p w14:paraId="37B2F867" w14:textId="77777777" w:rsidR="00BC137F" w:rsidRPr="002510EE" w:rsidRDefault="00BC137F" w:rsidP="00DC178E">
            <w:pPr>
              <w:pStyle w:val="TableCellLeft10pt"/>
            </w:pPr>
          </w:p>
        </w:tc>
        <w:tc>
          <w:tcPr>
            <w:tcW w:w="1450" w:type="pct"/>
            <w:hideMark/>
          </w:tcPr>
          <w:p w14:paraId="67F05F9B" w14:textId="77777777" w:rsidR="00BC137F" w:rsidRPr="002510EE" w:rsidRDefault="006B7357" w:rsidP="00DC178E">
            <w:pPr>
              <w:pStyle w:val="TableCellLeft10pt"/>
            </w:pPr>
            <w:r w:rsidRPr="002510EE">
              <w:t>P(Cross) if HR=1</w:t>
            </w:r>
            <w:r w:rsidRPr="00DC178E">
              <w:rPr>
                <w:vertAlign w:val="superscript"/>
              </w:rPr>
              <w:t>c</w:t>
            </w:r>
          </w:p>
        </w:tc>
        <w:tc>
          <w:tcPr>
            <w:tcW w:w="814" w:type="pct"/>
          </w:tcPr>
          <w:p w14:paraId="0B90B57F" w14:textId="77777777" w:rsidR="00BC137F" w:rsidRPr="002510EE" w:rsidRDefault="006B7357" w:rsidP="00DC178E">
            <w:pPr>
              <w:pStyle w:val="TableCellCenter10pt"/>
            </w:pPr>
            <w:r w:rsidRPr="002510EE">
              <w:t>0.0155</w:t>
            </w:r>
          </w:p>
        </w:tc>
        <w:tc>
          <w:tcPr>
            <w:tcW w:w="814" w:type="pct"/>
          </w:tcPr>
          <w:p w14:paraId="498F8A19" w14:textId="77777777" w:rsidR="00BC137F" w:rsidRPr="002510EE" w:rsidRDefault="006B7357" w:rsidP="00DC178E">
            <w:pPr>
              <w:pStyle w:val="TableCellCenter10pt"/>
            </w:pPr>
            <w:r w:rsidRPr="002510EE">
              <w:t>0.0163</w:t>
            </w:r>
          </w:p>
        </w:tc>
        <w:tc>
          <w:tcPr>
            <w:tcW w:w="814" w:type="pct"/>
          </w:tcPr>
          <w:p w14:paraId="22B1CD6E" w14:textId="77777777" w:rsidR="00BC137F" w:rsidRPr="002510EE" w:rsidRDefault="006B7357" w:rsidP="00DC178E">
            <w:pPr>
              <w:pStyle w:val="TableCellCenter10pt"/>
            </w:pPr>
            <w:r w:rsidRPr="002510EE">
              <w:t>0.0183</w:t>
            </w:r>
          </w:p>
        </w:tc>
      </w:tr>
      <w:tr w:rsidR="000121B5" w14:paraId="39532EC6" w14:textId="77777777" w:rsidTr="00C64B66">
        <w:tc>
          <w:tcPr>
            <w:tcW w:w="0" w:type="auto"/>
            <w:vMerge/>
            <w:hideMark/>
          </w:tcPr>
          <w:p w14:paraId="4264B72A" w14:textId="77777777" w:rsidR="00BC137F" w:rsidRPr="002510EE" w:rsidRDefault="00BC137F" w:rsidP="00DC178E">
            <w:pPr>
              <w:pStyle w:val="TableCellLeft10pt"/>
            </w:pPr>
          </w:p>
        </w:tc>
        <w:tc>
          <w:tcPr>
            <w:tcW w:w="1450" w:type="pct"/>
            <w:hideMark/>
          </w:tcPr>
          <w:p w14:paraId="2CD3A44B" w14:textId="77777777" w:rsidR="00BC137F" w:rsidRPr="002510EE" w:rsidRDefault="006B7357" w:rsidP="00DC178E">
            <w:pPr>
              <w:pStyle w:val="TableCellLeft10pt"/>
            </w:pPr>
            <w:r w:rsidRPr="002510EE">
              <w:t>P(Cross) if HR=0.7</w:t>
            </w:r>
            <w:r w:rsidRPr="00DC178E">
              <w:rPr>
                <w:vertAlign w:val="superscript"/>
              </w:rPr>
              <w:t>d</w:t>
            </w:r>
          </w:p>
        </w:tc>
        <w:tc>
          <w:tcPr>
            <w:tcW w:w="814" w:type="pct"/>
          </w:tcPr>
          <w:p w14:paraId="4E52A983" w14:textId="77777777" w:rsidR="00BC137F" w:rsidRPr="002510EE" w:rsidRDefault="006B7357" w:rsidP="00DC178E">
            <w:pPr>
              <w:pStyle w:val="TableCellCenter10pt"/>
            </w:pPr>
            <w:r w:rsidRPr="002510EE">
              <w:t>0.8509</w:t>
            </w:r>
          </w:p>
        </w:tc>
        <w:tc>
          <w:tcPr>
            <w:tcW w:w="814" w:type="pct"/>
          </w:tcPr>
          <w:p w14:paraId="543DDF61" w14:textId="77777777" w:rsidR="00BC137F" w:rsidRPr="002510EE" w:rsidRDefault="006B7357" w:rsidP="00DC178E">
            <w:pPr>
              <w:pStyle w:val="TableCellCenter10pt"/>
            </w:pPr>
            <w:r w:rsidRPr="002510EE">
              <w:t>0.8553</w:t>
            </w:r>
          </w:p>
        </w:tc>
        <w:tc>
          <w:tcPr>
            <w:tcW w:w="814" w:type="pct"/>
          </w:tcPr>
          <w:p w14:paraId="64AF6F71" w14:textId="77777777" w:rsidR="00BC137F" w:rsidRPr="002510EE" w:rsidRDefault="006B7357" w:rsidP="00DC178E">
            <w:pPr>
              <w:pStyle w:val="TableCellCenter10pt"/>
            </w:pPr>
            <w:r w:rsidRPr="002510EE">
              <w:t>0.8655</w:t>
            </w:r>
          </w:p>
        </w:tc>
      </w:tr>
      <w:tr w:rsidR="000121B5" w14:paraId="326B9ACF" w14:textId="77777777" w:rsidTr="00C64B66">
        <w:tc>
          <w:tcPr>
            <w:tcW w:w="1108" w:type="pct"/>
            <w:vMerge w:val="restart"/>
            <w:hideMark/>
          </w:tcPr>
          <w:p w14:paraId="47362AE9" w14:textId="77777777" w:rsidR="00BC137F" w:rsidRPr="002510EE" w:rsidRDefault="006B7357" w:rsidP="00DC178E">
            <w:pPr>
              <w:pStyle w:val="TableCellLeft10pt"/>
            </w:pPr>
            <w:r w:rsidRPr="002510EE">
              <w:t xml:space="preserve">FA </w:t>
            </w:r>
          </w:p>
          <w:p w14:paraId="04190357" w14:textId="77777777" w:rsidR="00BC137F" w:rsidRPr="002510EE" w:rsidRDefault="006B7357" w:rsidP="00DC178E">
            <w:pPr>
              <w:pStyle w:val="TableCellLeft10pt"/>
            </w:pPr>
            <w:r w:rsidRPr="002510EE">
              <w:t>N: 500</w:t>
            </w:r>
          </w:p>
          <w:p w14:paraId="4EA1DA26" w14:textId="77777777" w:rsidR="00BC137F" w:rsidRPr="002510EE" w:rsidRDefault="006B7357" w:rsidP="00DC178E">
            <w:pPr>
              <w:pStyle w:val="TableCellLeft10pt"/>
            </w:pPr>
            <w:r w:rsidRPr="002510EE">
              <w:t xml:space="preserve">Events: 361 </w:t>
            </w:r>
          </w:p>
          <w:p w14:paraId="323AD0D4" w14:textId="77777777" w:rsidR="00BC137F" w:rsidRPr="002510EE" w:rsidRDefault="006B7357" w:rsidP="00DC178E">
            <w:pPr>
              <w:pStyle w:val="TableCellLeft10pt"/>
            </w:pPr>
            <w:r w:rsidRPr="002510EE">
              <w:t xml:space="preserve">Month: 44 </w:t>
            </w:r>
          </w:p>
        </w:tc>
        <w:tc>
          <w:tcPr>
            <w:tcW w:w="1450" w:type="pct"/>
            <w:hideMark/>
          </w:tcPr>
          <w:p w14:paraId="156A1382" w14:textId="77777777" w:rsidR="00BC137F" w:rsidRPr="002510EE" w:rsidRDefault="006B7357" w:rsidP="00DC178E">
            <w:pPr>
              <w:pStyle w:val="TableCellLeft10pt"/>
            </w:pPr>
            <w:r w:rsidRPr="002510EE">
              <w:t xml:space="preserve">Z </w:t>
            </w:r>
          </w:p>
        </w:tc>
        <w:tc>
          <w:tcPr>
            <w:tcW w:w="814" w:type="pct"/>
          </w:tcPr>
          <w:p w14:paraId="217B2870" w14:textId="77777777" w:rsidR="00BC137F" w:rsidRPr="002510EE" w:rsidRDefault="006B7357" w:rsidP="00DC178E">
            <w:pPr>
              <w:pStyle w:val="TableCellCenter10pt"/>
            </w:pPr>
            <w:r w:rsidRPr="002510EE">
              <w:t>2.1297</w:t>
            </w:r>
          </w:p>
        </w:tc>
        <w:tc>
          <w:tcPr>
            <w:tcW w:w="814" w:type="pct"/>
          </w:tcPr>
          <w:p w14:paraId="0CCB0BBC" w14:textId="77777777" w:rsidR="00BC137F" w:rsidRPr="002510EE" w:rsidRDefault="006B7357" w:rsidP="00DC178E">
            <w:pPr>
              <w:pStyle w:val="TableCellCenter10pt"/>
            </w:pPr>
            <w:r w:rsidRPr="002510EE">
              <w:t>2.1119</w:t>
            </w:r>
          </w:p>
        </w:tc>
        <w:tc>
          <w:tcPr>
            <w:tcW w:w="814" w:type="pct"/>
          </w:tcPr>
          <w:p w14:paraId="648DE3DE" w14:textId="77777777" w:rsidR="00BC137F" w:rsidRPr="002510EE" w:rsidRDefault="006B7357" w:rsidP="00DC178E">
            <w:pPr>
              <w:pStyle w:val="TableCellCenter10pt"/>
            </w:pPr>
            <w:r w:rsidRPr="002510EE">
              <w:t>2.0702</w:t>
            </w:r>
          </w:p>
        </w:tc>
      </w:tr>
      <w:tr w:rsidR="000121B5" w14:paraId="6A7C7C6B" w14:textId="77777777" w:rsidTr="00C64B66">
        <w:tc>
          <w:tcPr>
            <w:tcW w:w="0" w:type="auto"/>
            <w:vMerge/>
            <w:hideMark/>
          </w:tcPr>
          <w:p w14:paraId="651EC4E6" w14:textId="77777777" w:rsidR="00BC137F" w:rsidRPr="002510EE" w:rsidRDefault="00BC137F" w:rsidP="00DC178E">
            <w:pPr>
              <w:pStyle w:val="TableCellLeft10pt"/>
            </w:pPr>
          </w:p>
        </w:tc>
        <w:tc>
          <w:tcPr>
            <w:tcW w:w="1450" w:type="pct"/>
            <w:hideMark/>
          </w:tcPr>
          <w:p w14:paraId="68749341" w14:textId="77777777" w:rsidR="00BC137F" w:rsidRPr="002510EE" w:rsidRDefault="006B7357" w:rsidP="00DC178E">
            <w:pPr>
              <w:pStyle w:val="TableCellLeft10pt"/>
            </w:pPr>
            <w:r w:rsidRPr="00DC178E">
              <w:rPr>
                <w:i/>
                <w:iCs/>
              </w:rPr>
              <w:t>p</w:t>
            </w:r>
            <w:r w:rsidRPr="002510EE">
              <w:t xml:space="preserve"> (1-sided)</w:t>
            </w:r>
            <w:r w:rsidRPr="00DC178E">
              <w:rPr>
                <w:vertAlign w:val="superscript"/>
              </w:rPr>
              <w:t>a</w:t>
            </w:r>
          </w:p>
        </w:tc>
        <w:tc>
          <w:tcPr>
            <w:tcW w:w="814" w:type="pct"/>
          </w:tcPr>
          <w:p w14:paraId="5B420D70" w14:textId="77777777" w:rsidR="00BC137F" w:rsidRPr="002510EE" w:rsidRDefault="006B7357" w:rsidP="00DC178E">
            <w:pPr>
              <w:pStyle w:val="TableCellCenter10pt"/>
            </w:pPr>
            <w:r w:rsidRPr="002510EE">
              <w:t>0.0166</w:t>
            </w:r>
          </w:p>
        </w:tc>
        <w:tc>
          <w:tcPr>
            <w:tcW w:w="814" w:type="pct"/>
          </w:tcPr>
          <w:p w14:paraId="100A5FF3" w14:textId="77777777" w:rsidR="00BC137F" w:rsidRPr="002510EE" w:rsidRDefault="006B7357" w:rsidP="00DC178E">
            <w:pPr>
              <w:pStyle w:val="TableCellCenter10pt"/>
            </w:pPr>
            <w:r w:rsidRPr="002510EE">
              <w:t>0.0173</w:t>
            </w:r>
          </w:p>
        </w:tc>
        <w:tc>
          <w:tcPr>
            <w:tcW w:w="814" w:type="pct"/>
          </w:tcPr>
          <w:p w14:paraId="790FB415" w14:textId="77777777" w:rsidR="00BC137F" w:rsidRPr="002510EE" w:rsidRDefault="006B7357" w:rsidP="00DC178E">
            <w:pPr>
              <w:pStyle w:val="TableCellCenter10pt"/>
            </w:pPr>
            <w:r w:rsidRPr="002510EE">
              <w:t>0.0192</w:t>
            </w:r>
          </w:p>
        </w:tc>
      </w:tr>
      <w:tr w:rsidR="000121B5" w14:paraId="0A203267" w14:textId="77777777" w:rsidTr="00C64B66">
        <w:tc>
          <w:tcPr>
            <w:tcW w:w="0" w:type="auto"/>
            <w:vMerge/>
            <w:hideMark/>
          </w:tcPr>
          <w:p w14:paraId="44BDF933" w14:textId="77777777" w:rsidR="00BC137F" w:rsidRPr="002510EE" w:rsidRDefault="00BC137F" w:rsidP="00DC178E">
            <w:pPr>
              <w:pStyle w:val="TableCellLeft10pt"/>
            </w:pPr>
          </w:p>
        </w:tc>
        <w:tc>
          <w:tcPr>
            <w:tcW w:w="1450" w:type="pct"/>
            <w:hideMark/>
          </w:tcPr>
          <w:p w14:paraId="470DFBAF" w14:textId="77777777" w:rsidR="00BC137F" w:rsidRPr="002510EE" w:rsidRDefault="006B7357" w:rsidP="00DC178E">
            <w:pPr>
              <w:pStyle w:val="TableCellLeft10pt"/>
            </w:pPr>
            <w:r w:rsidRPr="002510EE">
              <w:t>HR at bound</w:t>
            </w:r>
            <w:r w:rsidRPr="00DC178E">
              <w:rPr>
                <w:vertAlign w:val="superscript"/>
              </w:rPr>
              <w:t>b</w:t>
            </w:r>
          </w:p>
        </w:tc>
        <w:tc>
          <w:tcPr>
            <w:tcW w:w="814" w:type="pct"/>
          </w:tcPr>
          <w:p w14:paraId="7E7D4076" w14:textId="77777777" w:rsidR="00BC137F" w:rsidRPr="002510EE" w:rsidRDefault="006B7357" w:rsidP="00DC178E">
            <w:pPr>
              <w:pStyle w:val="TableCellCenter10pt"/>
            </w:pPr>
            <w:r w:rsidRPr="002510EE">
              <w:t>0.7991</w:t>
            </w:r>
          </w:p>
        </w:tc>
        <w:tc>
          <w:tcPr>
            <w:tcW w:w="814" w:type="pct"/>
          </w:tcPr>
          <w:p w14:paraId="261EF18B" w14:textId="77777777" w:rsidR="00BC137F" w:rsidRPr="002510EE" w:rsidRDefault="006B7357" w:rsidP="00DC178E">
            <w:pPr>
              <w:pStyle w:val="TableCellCenter10pt"/>
            </w:pPr>
            <w:r w:rsidRPr="002510EE">
              <w:t>0.8006</w:t>
            </w:r>
          </w:p>
        </w:tc>
        <w:tc>
          <w:tcPr>
            <w:tcW w:w="814" w:type="pct"/>
          </w:tcPr>
          <w:p w14:paraId="0C2532F2" w14:textId="77777777" w:rsidR="00BC137F" w:rsidRPr="002510EE" w:rsidRDefault="006B7357" w:rsidP="00DC178E">
            <w:pPr>
              <w:pStyle w:val="TableCellCenter10pt"/>
            </w:pPr>
            <w:r w:rsidRPr="002510EE">
              <w:t>0.8042</w:t>
            </w:r>
          </w:p>
        </w:tc>
      </w:tr>
      <w:tr w:rsidR="000121B5" w14:paraId="7071EE25" w14:textId="77777777" w:rsidTr="00C64B66">
        <w:tc>
          <w:tcPr>
            <w:tcW w:w="0" w:type="auto"/>
            <w:vMerge/>
            <w:hideMark/>
          </w:tcPr>
          <w:p w14:paraId="103A4DA5" w14:textId="77777777" w:rsidR="00BC137F" w:rsidRPr="002510EE" w:rsidRDefault="00BC137F" w:rsidP="00DC178E">
            <w:pPr>
              <w:pStyle w:val="TableCellLeft10pt"/>
            </w:pPr>
          </w:p>
        </w:tc>
        <w:tc>
          <w:tcPr>
            <w:tcW w:w="1450" w:type="pct"/>
            <w:hideMark/>
          </w:tcPr>
          <w:p w14:paraId="27C17D92" w14:textId="77777777" w:rsidR="00BC137F" w:rsidRPr="002510EE" w:rsidRDefault="006B7357" w:rsidP="00DC178E">
            <w:pPr>
              <w:pStyle w:val="TableCellLeft10pt"/>
            </w:pPr>
            <w:r w:rsidRPr="002510EE">
              <w:t>P(Cross) if HR=1</w:t>
            </w:r>
            <w:r w:rsidRPr="00DC178E">
              <w:rPr>
                <w:vertAlign w:val="superscript"/>
              </w:rPr>
              <w:t>c</w:t>
            </w:r>
          </w:p>
        </w:tc>
        <w:tc>
          <w:tcPr>
            <w:tcW w:w="814" w:type="pct"/>
          </w:tcPr>
          <w:p w14:paraId="44FB2095" w14:textId="77777777" w:rsidR="00BC137F" w:rsidRPr="002510EE" w:rsidRDefault="006B7357" w:rsidP="00DC178E">
            <w:pPr>
              <w:pStyle w:val="TableCellCenter10pt"/>
            </w:pPr>
            <w:r w:rsidRPr="002510EE">
              <w:t>0.0215</w:t>
            </w:r>
          </w:p>
        </w:tc>
        <w:tc>
          <w:tcPr>
            <w:tcW w:w="814" w:type="pct"/>
          </w:tcPr>
          <w:p w14:paraId="711DC619" w14:textId="77777777" w:rsidR="00BC137F" w:rsidRPr="002510EE" w:rsidRDefault="006B7357" w:rsidP="00DC178E">
            <w:pPr>
              <w:pStyle w:val="TableCellCenter10pt"/>
            </w:pPr>
            <w:r w:rsidRPr="002510EE">
              <w:t>0.0225</w:t>
            </w:r>
          </w:p>
        </w:tc>
        <w:tc>
          <w:tcPr>
            <w:tcW w:w="814" w:type="pct"/>
          </w:tcPr>
          <w:p w14:paraId="1E45A259" w14:textId="77777777" w:rsidR="00BC137F" w:rsidRPr="002510EE" w:rsidRDefault="006B7357" w:rsidP="00DC178E">
            <w:pPr>
              <w:pStyle w:val="TableCellCenter10pt"/>
            </w:pPr>
            <w:r w:rsidRPr="002510EE">
              <w:t>0.0250</w:t>
            </w:r>
          </w:p>
        </w:tc>
      </w:tr>
      <w:tr w:rsidR="000121B5" w14:paraId="57C50CC6" w14:textId="77777777" w:rsidTr="00C64B66">
        <w:tc>
          <w:tcPr>
            <w:tcW w:w="0" w:type="auto"/>
            <w:vMerge/>
            <w:hideMark/>
          </w:tcPr>
          <w:p w14:paraId="5DC9FC06" w14:textId="77777777" w:rsidR="00BC137F" w:rsidRPr="002510EE" w:rsidRDefault="00BC137F" w:rsidP="00DC178E">
            <w:pPr>
              <w:pStyle w:val="TableCellLeft10pt"/>
            </w:pPr>
          </w:p>
        </w:tc>
        <w:tc>
          <w:tcPr>
            <w:tcW w:w="1450" w:type="pct"/>
            <w:hideMark/>
          </w:tcPr>
          <w:p w14:paraId="28D65250" w14:textId="77777777" w:rsidR="00BC137F" w:rsidRPr="002510EE" w:rsidRDefault="006B7357" w:rsidP="00DC178E">
            <w:pPr>
              <w:pStyle w:val="TableCellLeft10pt"/>
            </w:pPr>
            <w:r w:rsidRPr="002510EE">
              <w:t>P(Cross) if HR=0.7</w:t>
            </w:r>
            <w:r w:rsidRPr="00DC178E">
              <w:rPr>
                <w:vertAlign w:val="superscript"/>
              </w:rPr>
              <w:t>d</w:t>
            </w:r>
          </w:p>
        </w:tc>
        <w:tc>
          <w:tcPr>
            <w:tcW w:w="814" w:type="pct"/>
          </w:tcPr>
          <w:p w14:paraId="4120A2A0" w14:textId="77777777" w:rsidR="00BC137F" w:rsidRPr="002510EE" w:rsidRDefault="006B7357" w:rsidP="00DC178E">
            <w:pPr>
              <w:pStyle w:val="TableCellCenter10pt"/>
            </w:pPr>
            <w:r w:rsidRPr="002510EE">
              <w:t>0.9070</w:t>
            </w:r>
          </w:p>
        </w:tc>
        <w:tc>
          <w:tcPr>
            <w:tcW w:w="814" w:type="pct"/>
          </w:tcPr>
          <w:p w14:paraId="1C0BAC9E" w14:textId="77777777" w:rsidR="00BC137F" w:rsidRPr="002510EE" w:rsidRDefault="006B7357" w:rsidP="00DC178E">
            <w:pPr>
              <w:pStyle w:val="TableCellCenter10pt"/>
            </w:pPr>
            <w:r w:rsidRPr="002510EE">
              <w:t>0.9100</w:t>
            </w:r>
          </w:p>
        </w:tc>
        <w:tc>
          <w:tcPr>
            <w:tcW w:w="814" w:type="pct"/>
          </w:tcPr>
          <w:p w14:paraId="06E9F0BC" w14:textId="77777777" w:rsidR="00BC137F" w:rsidRPr="002510EE" w:rsidRDefault="006B7357" w:rsidP="00DC178E">
            <w:pPr>
              <w:pStyle w:val="TableCellCenter10pt"/>
            </w:pPr>
            <w:r w:rsidRPr="002510EE">
              <w:t>0.9169</w:t>
            </w:r>
          </w:p>
        </w:tc>
      </w:tr>
      <w:tr w:rsidR="000121B5" w14:paraId="6A27ABD0" w14:textId="77777777" w:rsidTr="00C64B66">
        <w:tc>
          <w:tcPr>
            <w:tcW w:w="5000" w:type="pct"/>
            <w:gridSpan w:val="5"/>
            <w:hideMark/>
          </w:tcPr>
          <w:p w14:paraId="3D87F5C6" w14:textId="77777777" w:rsidR="00BC137F" w:rsidRPr="002510EE" w:rsidRDefault="006B7357" w:rsidP="00DC178E">
            <w:pPr>
              <w:pStyle w:val="TableNote9pt"/>
            </w:pPr>
            <w:r>
              <w:tab/>
            </w:r>
            <w:r w:rsidRPr="002510EE">
              <w:t>Abbreviations: FA = final analysis; HR = hazard ratio; IA = interim analysis.</w:t>
            </w:r>
          </w:p>
          <w:p w14:paraId="23EC91B6" w14:textId="77777777" w:rsidR="00BC137F" w:rsidRPr="002510EE" w:rsidRDefault="006B7357" w:rsidP="00DC178E">
            <w:pPr>
              <w:pStyle w:val="TableNote9pt"/>
            </w:pPr>
            <w:r>
              <w:tab/>
            </w:r>
            <w:r w:rsidRPr="002510EE">
              <w:t xml:space="preserve">The number of events and timings are estimated approximately. </w:t>
            </w:r>
          </w:p>
          <w:p w14:paraId="459EB25B" w14:textId="77777777" w:rsidR="00BC137F" w:rsidRPr="002510EE" w:rsidRDefault="006B7357" w:rsidP="00DC178E">
            <w:pPr>
              <w:pStyle w:val="TableNote9pt"/>
            </w:pPr>
            <w:r>
              <w:tab/>
            </w:r>
            <w:r w:rsidRPr="002510EE">
              <w:t>*Percentage of the target number of events at final analysis anticipated at interim analysis.</w:t>
            </w:r>
          </w:p>
          <w:p w14:paraId="742D3295" w14:textId="6E3EE283" w:rsidR="00BC137F" w:rsidRPr="002510EE" w:rsidRDefault="00F21252" w:rsidP="00DC178E">
            <w:pPr>
              <w:pStyle w:val="TableNote9pt"/>
            </w:pPr>
            <w:del w:id="3324" w:author="Powell, Deana" w:date="2023-10-19T15:28:00Z">
              <w:r w:rsidRPr="001E6116">
                <w:rPr>
                  <w:sz w:val="20"/>
                  <w:szCs w:val="20"/>
                  <w:vertAlign w:val="superscript"/>
                </w:rPr>
                <w:delText>a</w:delText>
              </w:r>
              <w:r w:rsidRPr="001E6116">
                <w:rPr>
                  <w:i/>
                  <w:sz w:val="20"/>
                  <w:szCs w:val="20"/>
                </w:rPr>
                <w:delText>p</w:delText>
              </w:r>
            </w:del>
            <w:ins w:id="3325" w:author="Powell, Deana" w:date="2023-10-19T15:28:00Z">
              <w:r w:rsidR="006B7357" w:rsidRPr="002510EE">
                <w:t>a</w:t>
              </w:r>
              <w:r w:rsidR="00DC178E">
                <w:tab/>
              </w:r>
              <w:r w:rsidR="006B7357" w:rsidRPr="00DC178E">
                <w:rPr>
                  <w:i/>
                  <w:iCs/>
                </w:rPr>
                <w:t>p</w:t>
              </w:r>
            </w:ins>
            <w:r w:rsidR="006B7357" w:rsidRPr="002510EE">
              <w:t xml:space="preserve"> (1-sided) is the nominal α for testing.</w:t>
            </w:r>
          </w:p>
          <w:p w14:paraId="04FA830E" w14:textId="7D84B366" w:rsidR="00BC137F" w:rsidRPr="002510EE" w:rsidRDefault="00F21252" w:rsidP="00DC178E">
            <w:pPr>
              <w:pStyle w:val="TableNote9pt"/>
            </w:pPr>
            <w:del w:id="3326" w:author="Powell, Deana" w:date="2023-10-19T15:28:00Z">
              <w:r w:rsidRPr="001E6116">
                <w:rPr>
                  <w:sz w:val="20"/>
                  <w:szCs w:val="20"/>
                  <w:vertAlign w:val="superscript"/>
                </w:rPr>
                <w:delText>b</w:delText>
              </w:r>
              <w:r w:rsidRPr="001E6116">
                <w:rPr>
                  <w:sz w:val="20"/>
                  <w:szCs w:val="20"/>
                </w:rPr>
                <w:delText>HR</w:delText>
              </w:r>
            </w:del>
            <w:ins w:id="3327" w:author="Powell, Deana" w:date="2023-10-19T15:28:00Z">
              <w:r w:rsidR="006B7357" w:rsidRPr="002510EE">
                <w:t>b</w:t>
              </w:r>
              <w:r w:rsidR="00DC178E">
                <w:tab/>
              </w:r>
              <w:r w:rsidR="006B7357" w:rsidRPr="002510EE">
                <w:t>HR</w:t>
              </w:r>
            </w:ins>
            <w:r w:rsidR="006B7357" w:rsidRPr="002510EE">
              <w:t xml:space="preserve"> at bound is the approximate HR required to reach an efficacy bound.</w:t>
            </w:r>
          </w:p>
          <w:p w14:paraId="19826C8E" w14:textId="66E33AFA" w:rsidR="00BC137F" w:rsidRPr="002510EE" w:rsidRDefault="00F21252" w:rsidP="00DC178E">
            <w:pPr>
              <w:pStyle w:val="TableNote9pt"/>
            </w:pPr>
            <w:del w:id="3328" w:author="Powell, Deana" w:date="2023-10-19T15:28:00Z">
              <w:r w:rsidRPr="001E6116">
                <w:rPr>
                  <w:sz w:val="20"/>
                  <w:szCs w:val="20"/>
                  <w:vertAlign w:val="superscript"/>
                </w:rPr>
                <w:delText>c</w:delText>
              </w:r>
              <w:r w:rsidRPr="001E6116">
                <w:rPr>
                  <w:sz w:val="20"/>
                  <w:szCs w:val="20"/>
                </w:rPr>
                <w:delText>P</w:delText>
              </w:r>
            </w:del>
            <w:ins w:id="3329" w:author="Powell, Deana" w:date="2023-10-19T15:28:00Z">
              <w:r w:rsidR="006B7357" w:rsidRPr="002510EE">
                <w:t>c</w:t>
              </w:r>
              <w:r w:rsidR="00DC178E">
                <w:tab/>
              </w:r>
              <w:r w:rsidR="006B7357" w:rsidRPr="002510EE">
                <w:t>P</w:t>
              </w:r>
            </w:ins>
            <w:r w:rsidR="006B7357" w:rsidRPr="002510EE">
              <w:t>(Cross if HR=1) is the probability of crossing a bound under the null hypothesis.</w:t>
            </w:r>
          </w:p>
          <w:p w14:paraId="3B8B4D77" w14:textId="365A6A74" w:rsidR="00BC137F" w:rsidRPr="002510EE" w:rsidRDefault="00F21252" w:rsidP="00DC178E">
            <w:pPr>
              <w:pStyle w:val="TableNote9pt"/>
            </w:pPr>
            <w:del w:id="3330" w:author="Powell, Deana" w:date="2023-10-19T15:28:00Z">
              <w:r w:rsidRPr="001E6116">
                <w:rPr>
                  <w:sz w:val="20"/>
                  <w:szCs w:val="20"/>
                  <w:vertAlign w:val="superscript"/>
                </w:rPr>
                <w:delText>d</w:delText>
              </w:r>
              <w:r w:rsidRPr="001E6116">
                <w:rPr>
                  <w:sz w:val="20"/>
                  <w:szCs w:val="20"/>
                </w:rPr>
                <w:delText>P</w:delText>
              </w:r>
            </w:del>
            <w:ins w:id="3331" w:author="Powell, Deana" w:date="2023-10-19T15:28:00Z">
              <w:r w:rsidR="006B7357" w:rsidRPr="002510EE">
                <w:t>d</w:t>
              </w:r>
              <w:r w:rsidR="00DC178E">
                <w:tab/>
              </w:r>
              <w:r w:rsidR="006B7357" w:rsidRPr="002510EE">
                <w:t>P</w:t>
              </w:r>
            </w:ins>
            <w:r w:rsidR="006B7357" w:rsidRPr="002510EE">
              <w:t>(Cross if HR=0.7) is the probability of crossing a bound under the alternative hypothesis.</w:t>
            </w:r>
          </w:p>
        </w:tc>
      </w:tr>
    </w:tbl>
    <w:p w14:paraId="0EF745BF" w14:textId="77777777" w:rsidR="00BC137F" w:rsidRDefault="00BC137F" w:rsidP="00A375DD">
      <w:pPr>
        <w:pStyle w:val="ListEnd"/>
      </w:pPr>
    </w:p>
    <w:p w14:paraId="3F3B7B8A" w14:textId="77777777" w:rsidR="00DC178E" w:rsidRDefault="006B7357" w:rsidP="00BC137F">
      <w:pPr>
        <w:pStyle w:val="Paragraph"/>
      </w:pPr>
      <w:r w:rsidRPr="00DC178E">
        <w:lastRenderedPageBreak/>
        <w:t>The minimum spending approach assumes timing is not based on any observed Z-value and thus the Z test statistics used for testing conditioned on timing are multivariate normal. Given the probabilities derived with the proposed spending method, the correlations based on actual event counts are used to compute bounds that control the Type I error at the specified alpha level for a given hypothesis conditioned on the interim analysis timing. Since this is true regardless of what is conditioned on, the overall Type I error for a given hypothesis unconditionally is controlled at the specified level. By using more conservative spending early in the study, power can be retained to detect situations where the treatment effect may be delayed.</w:t>
      </w:r>
    </w:p>
    <w:p w14:paraId="67FF3E17" w14:textId="77777777" w:rsidR="00DC178E" w:rsidRPr="00DC178E" w:rsidRDefault="006B7357" w:rsidP="00DC178E">
      <w:pPr>
        <w:pStyle w:val="Heading3"/>
      </w:pPr>
      <w:bookmarkStart w:id="3332" w:name="_Toc148621711"/>
      <w:bookmarkStart w:id="3333" w:name="_Toc107570762"/>
      <w:r>
        <w:t>Safety Analyses</w:t>
      </w:r>
      <w:bookmarkEnd w:id="3332"/>
      <w:bookmarkEnd w:id="3333"/>
    </w:p>
    <w:p w14:paraId="45FDD3D8" w14:textId="77777777" w:rsidR="00DC178E" w:rsidRDefault="006B7357" w:rsidP="00BC137F">
      <w:pPr>
        <w:pStyle w:val="Paragraph"/>
      </w:pPr>
      <w:r w:rsidRPr="00DC178E">
        <w:t>The DMC has responsibility for assessment of overall risk/benefit. When prompted by safety concerns, the DMC can request corresponding efficacy data. DMC review of efficacy data to assess the overall risk/benefit to study participants will not require a multiplicity adjustment typically associated with a planned efficacy interim analysis. However, to account for any multiplicity concerns raised by the DMC review of unplanned efficacy data prompted by safety concerns, a sensitivity analysis for ORR, PFS and OS adopting a conservative multiplicity adjustment will be prespecified in the sSAP.</w:t>
      </w:r>
    </w:p>
    <w:p w14:paraId="35B4D6FE" w14:textId="77777777" w:rsidR="00DC178E" w:rsidRPr="00DC178E" w:rsidRDefault="006B7357" w:rsidP="00DC178E">
      <w:pPr>
        <w:pStyle w:val="Heading2"/>
      </w:pPr>
      <w:bookmarkStart w:id="3334" w:name="_Toc148621712"/>
      <w:bookmarkStart w:id="3335" w:name="_Toc107570763"/>
      <w:r>
        <w:t>Sample Size and Power Calculations</w:t>
      </w:r>
      <w:bookmarkEnd w:id="3334"/>
      <w:bookmarkEnd w:id="3335"/>
    </w:p>
    <w:p w14:paraId="75A899B9" w14:textId="77777777" w:rsidR="00142097" w:rsidRPr="00616024" w:rsidRDefault="006B7357" w:rsidP="00265DE7">
      <w:pPr>
        <w:pStyle w:val="Paragraph"/>
        <w:rPr>
          <w:ins w:id="3336" w:author="Powell, Deana" w:date="2023-10-19T15:28:00Z"/>
        </w:rPr>
      </w:pPr>
      <w:ins w:id="3337" w:author="Powell, Deana" w:date="2023-10-19T15:28:00Z">
        <w:r w:rsidRPr="00057667">
          <w:t>NOTE: As of Amendment 0</w:t>
        </w:r>
        <w:r w:rsidR="00340059">
          <w:t>5</w:t>
        </w:r>
        <w:r w:rsidRPr="00057667">
          <w:t xml:space="preserve">, the prespecified </w:t>
        </w:r>
        <w:r w:rsidR="00340059">
          <w:t xml:space="preserve">IA3 and </w:t>
        </w:r>
        <w:r w:rsidRPr="00057667">
          <w:t>final analysis of the study described in the</w:t>
        </w:r>
        <w:r w:rsidR="00057667">
          <w:t xml:space="preserve"> </w:t>
        </w:r>
        <w:r w:rsidRPr="00057667">
          <w:t>SAP will not be performed. This section is retained for reference.</w:t>
        </w:r>
      </w:ins>
    </w:p>
    <w:p w14:paraId="601E4B09" w14:textId="77777777" w:rsidR="00DC178E" w:rsidRDefault="006B7357" w:rsidP="00DC178E">
      <w:pPr>
        <w:pStyle w:val="Paragraph"/>
      </w:pPr>
      <w:r>
        <w:t>The study will randomize 500 participants in a 1:1 ratio into the pembrolizumab + lenvatinib arm and pembrolizumab + placebo arm. ORR, PFS and OS are primary endpoints for the study.</w:t>
      </w:r>
    </w:p>
    <w:p w14:paraId="053189CA" w14:textId="77777777" w:rsidR="00DC178E" w:rsidRDefault="006B7357" w:rsidP="00DC178E">
      <w:pPr>
        <w:pStyle w:val="Paragraph"/>
      </w:pPr>
      <w:r>
        <w:t>Based on the 350 participants with at least 6 months of follow-up, the power of the ORR testing at the initially allocated α=0.0025 (1-sided) is approximately 90.4% to detect a 20-percentage point difference between an underlying 20% response rate in the control arm and a 40% response rate in the experimental arm.</w:t>
      </w:r>
    </w:p>
    <w:p w14:paraId="587FC4FA" w14:textId="77777777" w:rsidR="00DC178E" w:rsidRDefault="006B7357" w:rsidP="00DC178E">
      <w:pPr>
        <w:pStyle w:val="Paragraph"/>
      </w:pPr>
      <w:r>
        <w:t xml:space="preserve">For the PFS endpoint, based on a target number of 432 events at the final analysis and 1 interim analysis at approximately 81% of the target number of events, the study has approximately &gt;99.9% power to detect a hazard ratio of 0.5 at the initially allocated α=0.001 (1-sided). </w:t>
      </w:r>
    </w:p>
    <w:p w14:paraId="38B4864F" w14:textId="77777777" w:rsidR="00DC178E" w:rsidRDefault="006B7357" w:rsidP="00DC178E">
      <w:pPr>
        <w:pStyle w:val="Paragraph"/>
      </w:pPr>
      <w:r>
        <w:t>For the OS endpoint, based on a target number of 361 events and 2 interim analyses at approximately 71% and 90% of the target number of events, the study has approximately 90.7% power to detect a hazard ratio of 0.7 at the initially allocated α=0.0215 (1-sided).</w:t>
      </w:r>
    </w:p>
    <w:p w14:paraId="0091563A" w14:textId="0B0419FA" w:rsidR="00DC178E" w:rsidRDefault="006B7357" w:rsidP="00DC178E">
      <w:pPr>
        <w:pStyle w:val="Paragraph"/>
      </w:pPr>
      <w:r>
        <w:lastRenderedPageBreak/>
        <w:t xml:space="preserve">Based on </w:t>
      </w:r>
      <w:r w:rsidR="00815B7C">
        <w:t>[Burtness, B., et al 2018]</w:t>
      </w:r>
      <w:r>
        <w:t>, the above sample size and power calculations for PFS and OS assume the following:</w:t>
      </w:r>
    </w:p>
    <w:p w14:paraId="62A59428" w14:textId="77777777" w:rsidR="00DC178E" w:rsidRDefault="006B7357" w:rsidP="00DC178E">
      <w:pPr>
        <w:pStyle w:val="ListBullet"/>
      </w:pPr>
      <w:r>
        <w:t xml:space="preserve">PFS follows an exponential distribution with a median of 3 months for the control group. </w:t>
      </w:r>
    </w:p>
    <w:p w14:paraId="0531BF5E" w14:textId="77777777" w:rsidR="00DC178E" w:rsidRDefault="006B7357" w:rsidP="00DC178E">
      <w:pPr>
        <w:pStyle w:val="ListBullet"/>
      </w:pPr>
      <w:r>
        <w:t xml:space="preserve">OS follows an exponential distribution with a median of 12 months for the control group. </w:t>
      </w:r>
    </w:p>
    <w:p w14:paraId="60872940" w14:textId="77777777" w:rsidR="00DC178E" w:rsidRDefault="006B7357" w:rsidP="00DC178E">
      <w:pPr>
        <w:pStyle w:val="ListBullet"/>
      </w:pPr>
      <w:r>
        <w:t xml:space="preserve">Enrollment period of 24 months with enrollment ramp-up over first 6 months. </w:t>
      </w:r>
    </w:p>
    <w:p w14:paraId="3C466D9E" w14:textId="77777777" w:rsidR="00DC178E" w:rsidRDefault="006B7357" w:rsidP="00DC178E">
      <w:pPr>
        <w:pStyle w:val="ListBullet"/>
      </w:pPr>
      <w:r>
        <w:t>An annual dropout rate of 5% for PFS and OS.</w:t>
      </w:r>
    </w:p>
    <w:p w14:paraId="74E8196B" w14:textId="77777777" w:rsidR="00DC178E" w:rsidRDefault="006B7357" w:rsidP="00DC178E">
      <w:pPr>
        <w:pStyle w:val="ListBullet"/>
      </w:pPr>
      <w:r>
        <w:t xml:space="preserve">A follow-up period of 6 and 20 months for PFS and OS, respectively, after the last participant is randomized. </w:t>
      </w:r>
    </w:p>
    <w:p w14:paraId="0724019B" w14:textId="77777777" w:rsidR="00DC178E" w:rsidRPr="00DC178E" w:rsidRDefault="00DC178E" w:rsidP="00DC178E">
      <w:pPr>
        <w:pStyle w:val="ListEnd"/>
      </w:pPr>
    </w:p>
    <w:p w14:paraId="0B5E41CC" w14:textId="77777777" w:rsidR="00DC178E" w:rsidRDefault="006B7357" w:rsidP="00BC137F">
      <w:pPr>
        <w:pStyle w:val="Paragraph"/>
      </w:pPr>
      <w:r w:rsidRPr="00DC178E">
        <w:t>The sample size and power calculations were performed using R (“gsDesign” package) and SAS 9.4.</w:t>
      </w:r>
    </w:p>
    <w:p w14:paraId="3A0EE236" w14:textId="77777777" w:rsidR="00DC178E" w:rsidRPr="00DC178E" w:rsidRDefault="006B7357" w:rsidP="00DC178E">
      <w:pPr>
        <w:pStyle w:val="Heading2"/>
      </w:pPr>
      <w:bookmarkStart w:id="3338" w:name="_Toc148621713"/>
      <w:bookmarkStart w:id="3339" w:name="_Toc107570764"/>
      <w:r>
        <w:t>Subgroup Analyses</w:t>
      </w:r>
      <w:bookmarkEnd w:id="3338"/>
      <w:bookmarkEnd w:id="3339"/>
    </w:p>
    <w:p w14:paraId="680906CF" w14:textId="77777777" w:rsidR="00DC178E" w:rsidRDefault="006B7357" w:rsidP="00DC178E">
      <w:pPr>
        <w:pStyle w:val="Paragraph"/>
      </w:pPr>
      <w:r w:rsidRPr="00DC178E">
        <w:t>To determine whether the treatment effect is consistent across various subgroups, the between-group treatment effect for ORR, PFS and OS (with a nominal 95% CI) will be estimated and plotted by treatment group within each category of the following subgroup variables:</w:t>
      </w:r>
    </w:p>
    <w:p w14:paraId="3D572132" w14:textId="77777777" w:rsidR="00DC178E" w:rsidRDefault="006B7357" w:rsidP="00DC178E">
      <w:pPr>
        <w:pStyle w:val="ListBullet"/>
      </w:pPr>
      <w:r>
        <w:t xml:space="preserve">Stratification factors </w:t>
      </w:r>
    </w:p>
    <w:p w14:paraId="52A14784" w14:textId="77777777" w:rsidR="00DC178E" w:rsidRDefault="006B7357" w:rsidP="00DC178E">
      <w:pPr>
        <w:pStyle w:val="ListBullet2"/>
      </w:pPr>
      <w:r>
        <w:t>PD-L1 tumor expression as determined by PD-L1 immunohistochemistry (TPS &lt;50% vs. ≥50%)</w:t>
      </w:r>
    </w:p>
    <w:p w14:paraId="10417051" w14:textId="77777777" w:rsidR="00DC178E" w:rsidRDefault="006B7357" w:rsidP="00DC178E">
      <w:pPr>
        <w:pStyle w:val="ListBullet2"/>
      </w:pPr>
      <w:r>
        <w:t>HPV status for oropharynx cancer as determined by p16 immunohistochemistry (positive vs. negative); HPV status for participants without oropharynx cancer (eg, cancers of the oral cavity, hypopharynx and larynx) is considered HPV negative.</w:t>
      </w:r>
    </w:p>
    <w:p w14:paraId="397E9357" w14:textId="77777777" w:rsidR="00DC178E" w:rsidRDefault="006B7357" w:rsidP="00DC178E">
      <w:pPr>
        <w:pStyle w:val="ListBullet2"/>
      </w:pPr>
      <w:r>
        <w:t>ECOG performance status (0 vs. 1)</w:t>
      </w:r>
    </w:p>
    <w:p w14:paraId="47E7481F" w14:textId="77777777" w:rsidR="00DC178E" w:rsidRDefault="006B7357" w:rsidP="00DC178E">
      <w:pPr>
        <w:pStyle w:val="ListBullet"/>
      </w:pPr>
      <w:r>
        <w:t>Age category (&lt;65 years, ≥65 years)</w:t>
      </w:r>
    </w:p>
    <w:p w14:paraId="0EC6AD19" w14:textId="77777777" w:rsidR="00DC178E" w:rsidRDefault="006B7357" w:rsidP="00DC178E">
      <w:pPr>
        <w:pStyle w:val="ListBullet"/>
      </w:pPr>
      <w:r>
        <w:t>Sex (female, male)</w:t>
      </w:r>
    </w:p>
    <w:p w14:paraId="76EB57C5" w14:textId="77777777" w:rsidR="00DC178E" w:rsidRDefault="006B7357" w:rsidP="00DC178E">
      <w:pPr>
        <w:pStyle w:val="ListBullet"/>
      </w:pPr>
      <w:r>
        <w:t>Race (white, all others)</w:t>
      </w:r>
    </w:p>
    <w:p w14:paraId="3D93098B" w14:textId="77777777" w:rsidR="00DC178E" w:rsidRDefault="006B7357" w:rsidP="00DC178E">
      <w:pPr>
        <w:pStyle w:val="ListBullet"/>
      </w:pPr>
      <w:r>
        <w:t>Geographic region (North America, European Union, Asia, Rest of the World)</w:t>
      </w:r>
    </w:p>
    <w:p w14:paraId="4CE1DF67" w14:textId="77777777" w:rsidR="00DC178E" w:rsidRDefault="006B7357" w:rsidP="00DC178E">
      <w:pPr>
        <w:pStyle w:val="ListBullet"/>
      </w:pPr>
      <w:r>
        <w:t>PD-L1 tumor expression as determined by PD-L1 immunohistochemistry (CPS &lt;50 vs. ≥50)</w:t>
      </w:r>
    </w:p>
    <w:p w14:paraId="10445E51" w14:textId="77777777" w:rsidR="00DC178E" w:rsidRPr="00DC178E" w:rsidRDefault="00DC178E" w:rsidP="00DC178E">
      <w:pPr>
        <w:pStyle w:val="ListEnd"/>
      </w:pPr>
    </w:p>
    <w:p w14:paraId="29E3127C" w14:textId="77777777" w:rsidR="00DC178E" w:rsidRDefault="006B7357" w:rsidP="00DC178E">
      <w:pPr>
        <w:pStyle w:val="Paragraph"/>
      </w:pPr>
      <w:r w:rsidRPr="00DC178E">
        <w:t xml:space="preserve">A forest plot will be produced, which provides the estimated point estimates and confidence intervals for the treatment effect across the categories of subgroups listed above. </w:t>
      </w:r>
      <w:bookmarkStart w:id="3340" w:name="_Hlk14763511"/>
      <w:r w:rsidRPr="00DC178E">
        <w:t xml:space="preserve">If the number of participants in a category of a subgroup variable is less than 10% of the ITT </w:t>
      </w:r>
      <w:r w:rsidRPr="00DC178E">
        <w:lastRenderedPageBreak/>
        <w:t>population, the subgroup analysis will not be performed for this category of the subgroup variable, and this subgroup variable will not be displayed in the forest plot. The subgroup analyses for PFS and OS will be conducted using an unstratified Cox model</w:t>
      </w:r>
      <w:bookmarkEnd w:id="3340"/>
      <w:r w:rsidRPr="00DC178E">
        <w:t>, and the subgroup analyses for ORR will be conducted using the unstratified Miettinen and Nurminen method.</w:t>
      </w:r>
    </w:p>
    <w:p w14:paraId="0748D659" w14:textId="77777777" w:rsidR="00DC178E" w:rsidRPr="00DC178E" w:rsidRDefault="006B7357" w:rsidP="00DC178E">
      <w:pPr>
        <w:pStyle w:val="Heading2"/>
      </w:pPr>
      <w:bookmarkStart w:id="3341" w:name="_Toc148621714"/>
      <w:bookmarkStart w:id="3342" w:name="_Toc107570765"/>
      <w:r>
        <w:t>Compliance (Medication Adherence)</w:t>
      </w:r>
      <w:bookmarkEnd w:id="3341"/>
      <w:bookmarkEnd w:id="3342"/>
    </w:p>
    <w:p w14:paraId="1053C9C2" w14:textId="77777777" w:rsidR="00DC178E" w:rsidRDefault="006B7357" w:rsidP="00DC178E">
      <w:pPr>
        <w:pStyle w:val="Paragraph"/>
      </w:pPr>
      <w:r w:rsidRPr="00DC178E">
        <w:t>Drug accountability data for trial treatment will be collected during the study. Any deviation from protocol-directed administration will be reported.</w:t>
      </w:r>
    </w:p>
    <w:p w14:paraId="796FDE81" w14:textId="77777777" w:rsidR="00DC178E" w:rsidRPr="00DC178E" w:rsidRDefault="006B7357" w:rsidP="00DC178E">
      <w:pPr>
        <w:pStyle w:val="Heading2"/>
      </w:pPr>
      <w:bookmarkStart w:id="3343" w:name="_Toc148621715"/>
      <w:bookmarkStart w:id="3344" w:name="_Toc107570766"/>
      <w:r>
        <w:t>Extent of Exposure</w:t>
      </w:r>
      <w:bookmarkEnd w:id="3343"/>
      <w:bookmarkEnd w:id="3344"/>
    </w:p>
    <w:p w14:paraId="53B8028F" w14:textId="77777777" w:rsidR="00DC178E" w:rsidRDefault="006B7357" w:rsidP="00DC178E">
      <w:pPr>
        <w:pStyle w:val="Paragraph"/>
      </w:pPr>
      <w:r w:rsidRPr="00DC178E">
        <w:t>Extent of exposure for a participant is defined as the number of cycles and number of days in which the participant receives the study intervention. Summary statistics will be provided on the extent of exposure for the overall study intervention, and for pembrolizumab and lenvatinib separately for the APaT population.</w:t>
      </w:r>
    </w:p>
    <w:p w14:paraId="45B2B19E" w14:textId="77777777" w:rsidR="00A01A9C" w:rsidRDefault="00A01A9C" w:rsidP="00EC3486">
      <w:pPr>
        <w:pStyle w:val="Heading1"/>
        <w:pageBreakBefore/>
        <w:rPr>
          <w:del w:id="3345" w:author="Powell, Deana" w:date="2023-10-19T15:28:00Z"/>
        </w:rPr>
      </w:pPr>
      <w:bookmarkStart w:id="3346" w:name="_Toc107570767"/>
      <w:del w:id="3347" w:author="Powell, Deana" w:date="2023-10-19T15:28:00Z">
        <w:r w:rsidRPr="004C5DCB">
          <w:rPr>
            <w:rFonts w:eastAsiaTheme="minorHAnsi"/>
          </w:rPr>
          <w:lastRenderedPageBreak/>
          <w:delText>Supporting Documentation and Operational Considerations</w:delText>
        </w:r>
        <w:bookmarkEnd w:id="3346"/>
      </w:del>
    </w:p>
    <w:p w14:paraId="1FD77729" w14:textId="77777777" w:rsidR="00EE328F" w:rsidRPr="00EE328F" w:rsidRDefault="006B7357" w:rsidP="00334202">
      <w:pPr>
        <w:pStyle w:val="Heading1"/>
        <w:keepNext w:val="0"/>
        <w:keepLines w:val="0"/>
        <w:ind w:left="475" w:hanging="475"/>
        <w:rPr>
          <w:ins w:id="3348" w:author="Powell, Deana" w:date="2023-10-19T15:28:00Z"/>
        </w:rPr>
      </w:pPr>
      <w:bookmarkStart w:id="3349" w:name="_Toc148621716"/>
      <w:ins w:id="3350" w:author="Powell, Deana" w:date="2023-10-19T15:28:00Z">
        <w:r w:rsidRPr="00BC1806">
          <w:t>SUPPORTING DOCUMENTATION AND OPERATIONAL CONSIDERATIONS</w:t>
        </w:r>
        <w:bookmarkEnd w:id="3349"/>
      </w:ins>
    </w:p>
    <w:p w14:paraId="1C4C8FAE" w14:textId="15DC8F44" w:rsidR="00EE328F" w:rsidRPr="00EE328F" w:rsidRDefault="006B7357" w:rsidP="00377A4B">
      <w:pPr>
        <w:pStyle w:val="Heading2"/>
      </w:pPr>
      <w:bookmarkStart w:id="3351" w:name="_Ref100135786"/>
      <w:bookmarkStart w:id="3352" w:name="_Toc148621717"/>
      <w:bookmarkStart w:id="3353" w:name="_Toc107570768"/>
      <w:r>
        <w:t>Appendix </w:t>
      </w:r>
      <w:r w:rsidR="00815B7C">
        <w:rPr>
          <w:noProof/>
        </w:rPr>
        <w:t>1</w:t>
      </w:r>
      <w:bookmarkEnd w:id="3351"/>
      <w:r w:rsidRPr="00EE328F">
        <w:t>: Regulatory, Ethical, and Study Oversight Considerations</w:t>
      </w:r>
      <w:bookmarkEnd w:id="3352"/>
      <w:bookmarkEnd w:id="3353"/>
    </w:p>
    <w:p w14:paraId="4030D9C2" w14:textId="77777777" w:rsidR="00EE328F" w:rsidRPr="00EE328F" w:rsidRDefault="006B7357" w:rsidP="009C46EC">
      <w:pPr>
        <w:pStyle w:val="Heading3"/>
      </w:pPr>
      <w:bookmarkStart w:id="3354" w:name="_Toc148621718"/>
      <w:bookmarkStart w:id="3355" w:name="_Toc107570769"/>
      <w:r w:rsidRPr="00EE328F">
        <w:t xml:space="preserve">Code </w:t>
      </w:r>
      <w:r w:rsidR="00E84145" w:rsidRPr="00E84145">
        <w:t>of Conduct for Clinical Trials</w:t>
      </w:r>
      <w:bookmarkEnd w:id="3354"/>
      <w:bookmarkEnd w:id="3355"/>
    </w:p>
    <w:p w14:paraId="2D1EAF42" w14:textId="77777777" w:rsidR="00C674E5" w:rsidRDefault="006B7357" w:rsidP="00D64A2C">
      <w:pPr>
        <w:pStyle w:val="ParagraphBold"/>
        <w:keepNext/>
        <w:jc w:val="center"/>
      </w:pPr>
      <w:r>
        <w:t>Merck Sharp &amp; Dohme LLC, Rahway, NJ, USA (MSD)</w:t>
      </w:r>
    </w:p>
    <w:p w14:paraId="39A96B44" w14:textId="77777777" w:rsidR="00711E3C" w:rsidRDefault="00711E3C" w:rsidP="00711E3C">
      <w:pPr>
        <w:pStyle w:val="Paragraph"/>
        <w:jc w:val="center"/>
        <w:rPr>
          <w:del w:id="3356" w:author="Powell, Deana" w:date="2023-10-19T15:28:00Z"/>
          <w:b/>
          <w:sz w:val="18"/>
          <w:szCs w:val="18"/>
        </w:rPr>
      </w:pPr>
      <w:del w:id="3357" w:author="Powell, Deana" w:date="2023-10-19T15:28:00Z">
        <w:r>
          <w:rPr>
            <w:b/>
            <w:sz w:val="18"/>
            <w:szCs w:val="18"/>
          </w:rPr>
          <w:delText>Code of Conduct for Interventional Clinical Trials</w:delText>
        </w:r>
      </w:del>
    </w:p>
    <w:p w14:paraId="0D365145" w14:textId="77777777" w:rsidR="00C674E5" w:rsidRDefault="006B7357" w:rsidP="00D64A2C">
      <w:pPr>
        <w:pStyle w:val="ParagraphBold"/>
        <w:keepNext/>
        <w:spacing w:after="120"/>
        <w:ind w:left="360" w:hanging="360"/>
      </w:pPr>
      <w:r>
        <w:t>I.</w:t>
      </w:r>
      <w:r>
        <w:tab/>
      </w:r>
      <w:r w:rsidRPr="002D7096">
        <w:rPr>
          <w:u w:val="single"/>
        </w:rPr>
        <w:t>Introduction</w:t>
      </w:r>
    </w:p>
    <w:p w14:paraId="77D872D2" w14:textId="77777777" w:rsidR="00C674E5" w:rsidRDefault="006B7357" w:rsidP="00D64A2C">
      <w:pPr>
        <w:pStyle w:val="ParagraphBold"/>
        <w:keepNext/>
        <w:spacing w:after="120"/>
        <w:ind w:left="720" w:hanging="360"/>
      </w:pPr>
      <w:r>
        <w:t>A.</w:t>
      </w:r>
      <w:r>
        <w:tab/>
      </w:r>
      <w:r w:rsidRPr="002D7096">
        <w:rPr>
          <w:u w:val="single"/>
        </w:rPr>
        <w:t>Purpose</w:t>
      </w:r>
    </w:p>
    <w:p w14:paraId="45B9C951" w14:textId="2FB1AA3C" w:rsidR="00C674E5" w:rsidRDefault="006B7357" w:rsidP="0095062F">
      <w:pPr>
        <w:pStyle w:val="Paragraph"/>
        <w:ind w:left="720"/>
      </w:pPr>
      <w:r>
        <w:t>MSD</w:t>
      </w:r>
      <w:del w:id="3358" w:author="Powell, Deana" w:date="2023-10-19T15:28:00Z">
        <w:r w:rsidR="00711E3C">
          <w:rPr>
            <w:sz w:val="18"/>
            <w:szCs w:val="18"/>
          </w:rPr>
          <w:delText>,</w:delText>
        </w:r>
      </w:del>
      <w:r>
        <w:t xml:space="preserve"> through its subsidiaries, conducts clinical trials worldwide to evaluate the safety and effectiveness of our products. As such, we are committed to designing, </w:t>
      </w:r>
      <w:r w:rsidR="009E1EA0">
        <w:t>implementing</w:t>
      </w:r>
      <w:r w:rsidR="00895EC1">
        <w:t xml:space="preserve">, </w:t>
      </w:r>
      <w:r>
        <w:t xml:space="preserve">conducting, analyzing, and reporting these trials in compliance with the highest ethical and scientific standards. Protection of participants in clinical trials is the overriding concern in the design and conduct of clinical trials. In all cases, MSD clinical trials will be conducted in compliance with local and/or national regulations (including all applicable data protection regulations), and International Council for Harmonisation Good Clinical Practice (ICH </w:t>
      </w:r>
      <w:del w:id="3359" w:author="Powell, Deana" w:date="2023-10-19T15:28:00Z">
        <w:r w:rsidR="00711E3C">
          <w:rPr>
            <w:sz w:val="18"/>
            <w:szCs w:val="18"/>
          </w:rPr>
          <w:delText>-</w:delText>
        </w:r>
      </w:del>
      <w:r>
        <w:t>GCP)</w:t>
      </w:r>
      <w:r w:rsidR="00C03EB3">
        <w:t>,</w:t>
      </w:r>
      <w:r w:rsidR="00941DF9">
        <w:t xml:space="preserve"> and also </w:t>
      </w:r>
      <w:r>
        <w:t>in accordance with the ethical principles that have their origin in the Declaration of Helsinki.</w:t>
      </w:r>
    </w:p>
    <w:p w14:paraId="036CF8FA" w14:textId="77777777" w:rsidR="00C674E5" w:rsidRDefault="006B7357" w:rsidP="00D64A2C">
      <w:pPr>
        <w:pStyle w:val="ParagraphBold"/>
        <w:keepNext/>
        <w:spacing w:after="120"/>
        <w:ind w:left="720" w:hanging="360"/>
      </w:pPr>
      <w:r>
        <w:t>B.</w:t>
      </w:r>
      <w:r>
        <w:tab/>
      </w:r>
      <w:r w:rsidRPr="00F2603D">
        <w:rPr>
          <w:u w:val="single"/>
        </w:rPr>
        <w:t>Scope</w:t>
      </w:r>
    </w:p>
    <w:p w14:paraId="06984C6A" w14:textId="77777777" w:rsidR="00C674E5" w:rsidRDefault="006B7357" w:rsidP="0095062F">
      <w:pPr>
        <w:pStyle w:val="Paragraph"/>
        <w:ind w:left="720"/>
      </w:pPr>
      <w:r>
        <w:t>Highest ethical and scientific standards shall be endorsed for all clinical interventional investigations sponsored by MSD irrespective of the party (parties) employed for their execution (e.g., contract research organizations, collaborative research efforts). This Code is not intended to apply to trials that are observational in nature, or which are retrospective. Further, this Code does not apply to investigator-initiated trials, which are not under the full control of MSD.</w:t>
      </w:r>
    </w:p>
    <w:p w14:paraId="1BB83DD3" w14:textId="77777777" w:rsidR="00C674E5" w:rsidRDefault="006B7357" w:rsidP="00D64A2C">
      <w:pPr>
        <w:pStyle w:val="ParagraphBold"/>
        <w:keepNext/>
        <w:spacing w:after="120"/>
        <w:ind w:left="360" w:hanging="360"/>
      </w:pPr>
      <w:r>
        <w:t>II.</w:t>
      </w:r>
      <w:r>
        <w:tab/>
      </w:r>
      <w:r w:rsidRPr="00F2603D">
        <w:rPr>
          <w:u w:val="single"/>
        </w:rPr>
        <w:t>Scientific Issues</w:t>
      </w:r>
    </w:p>
    <w:p w14:paraId="06288DCA" w14:textId="77777777" w:rsidR="00C674E5" w:rsidRDefault="006B7357" w:rsidP="00D64A2C">
      <w:pPr>
        <w:pStyle w:val="ParagraphBold"/>
        <w:keepNext/>
        <w:spacing w:after="120"/>
        <w:ind w:left="720" w:hanging="360"/>
      </w:pPr>
      <w:r>
        <w:t>A.</w:t>
      </w:r>
      <w:r>
        <w:tab/>
      </w:r>
      <w:r w:rsidRPr="00F2603D">
        <w:rPr>
          <w:u w:val="single"/>
        </w:rPr>
        <w:t>Trial Conduct</w:t>
      </w:r>
    </w:p>
    <w:p w14:paraId="5CD43275" w14:textId="77777777" w:rsidR="00C674E5" w:rsidRDefault="006B7357" w:rsidP="00D64A2C">
      <w:pPr>
        <w:pStyle w:val="ParagraphBold"/>
        <w:keepNext/>
        <w:spacing w:after="120"/>
        <w:ind w:left="1080" w:hanging="360"/>
      </w:pPr>
      <w:r>
        <w:t>1.</w:t>
      </w:r>
      <w:r>
        <w:tab/>
      </w:r>
      <w:r w:rsidRPr="00F2603D">
        <w:rPr>
          <w:u w:val="single"/>
        </w:rPr>
        <w:t>Trial Design</w:t>
      </w:r>
    </w:p>
    <w:p w14:paraId="53A0958F" w14:textId="77777777" w:rsidR="00C674E5" w:rsidRDefault="006B7357" w:rsidP="0095062F">
      <w:pPr>
        <w:pStyle w:val="Paragraph"/>
        <w:ind w:left="1080"/>
      </w:pPr>
      <w:r>
        <w:t>Except for pilot or estimation trials, clinical trial protocols will be hypothesis-driven to assess safety, efficacy</w:t>
      </w:r>
      <w:ins w:id="3360" w:author="Powell, Deana" w:date="2023-10-19T15:28:00Z">
        <w:r>
          <w:t>,</w:t>
        </w:r>
      </w:ins>
      <w:r>
        <w:t xml:space="preserve"> and/or pharmacokinetic or pharmacodynamic indices of MSD or comparator products. Alternatively, MSD may conduct outcomes research trials, trials to assess or validate various endpoint measures, or trials to determine patient preferences, etc.</w:t>
      </w:r>
    </w:p>
    <w:p w14:paraId="52966DBC" w14:textId="357D5662" w:rsidR="00C674E5" w:rsidRDefault="006B7357" w:rsidP="0095062F">
      <w:pPr>
        <w:pStyle w:val="Paragraph"/>
        <w:ind w:left="1080"/>
      </w:pPr>
      <w:r>
        <w:lastRenderedPageBreak/>
        <w:t>The design (i.e., participant population, duration, statistical power) must be adequate to address the specific purpose of the trial</w:t>
      </w:r>
      <w:r w:rsidR="001B4EDB">
        <w:t>.</w:t>
      </w:r>
      <w:r w:rsidR="00482087" w:rsidRPr="00482087">
        <w:t xml:space="preserve"> Participants must meet protocol entry criteria to be enrolled in the trial.</w:t>
      </w:r>
    </w:p>
    <w:p w14:paraId="6FFC9684" w14:textId="77777777" w:rsidR="00C674E5" w:rsidRDefault="006B7357" w:rsidP="00D64A2C">
      <w:pPr>
        <w:pStyle w:val="ParagraphBold"/>
        <w:keepNext/>
        <w:spacing w:after="120"/>
        <w:ind w:left="1080" w:hanging="360"/>
      </w:pPr>
      <w:r>
        <w:t>2.</w:t>
      </w:r>
      <w:r>
        <w:tab/>
      </w:r>
      <w:r w:rsidRPr="00F2603D">
        <w:rPr>
          <w:u w:val="single"/>
        </w:rPr>
        <w:t>Site Selection</w:t>
      </w:r>
    </w:p>
    <w:p w14:paraId="2525C501" w14:textId="481AC02F" w:rsidR="00C674E5" w:rsidRDefault="002A66E1" w:rsidP="0095062F">
      <w:pPr>
        <w:pStyle w:val="Paragraph"/>
        <w:ind w:left="1080"/>
      </w:pPr>
      <w:r w:rsidRPr="002A66E1">
        <w:t>MSD selects investigative sites based on medical expertise, access to appropriate participants, adequacy of facilities and staff, previous performance in clinical trials, as well as budgetary considerations. Prior to trial initiation, sites are evaluated by MSD personnel (or individuals acting on behalf of MSD) to assess the ability to successfully conduct the trial.</w:t>
      </w:r>
    </w:p>
    <w:p w14:paraId="350387D6" w14:textId="77777777" w:rsidR="00C674E5" w:rsidRDefault="006B7357" w:rsidP="00D64A2C">
      <w:pPr>
        <w:pStyle w:val="ParagraphBold"/>
        <w:keepNext/>
        <w:spacing w:after="120"/>
        <w:ind w:left="1080" w:hanging="360"/>
      </w:pPr>
      <w:r>
        <w:t>3.</w:t>
      </w:r>
      <w:r>
        <w:tab/>
      </w:r>
      <w:r w:rsidRPr="00F2603D">
        <w:rPr>
          <w:u w:val="single"/>
        </w:rPr>
        <w:t>Site Monitoring/Scientific Integrity</w:t>
      </w:r>
    </w:p>
    <w:p w14:paraId="637EF9BA" w14:textId="2403C0D8" w:rsidR="00C674E5" w:rsidRDefault="00586E15" w:rsidP="0095062F">
      <w:pPr>
        <w:pStyle w:val="Paragraph"/>
        <w:ind w:left="1080"/>
      </w:pPr>
      <w:r w:rsidRPr="00586E15">
        <w:t>Investigative trial sites are monitored to assess compliance with the trial protocol and Good Clinical Practice (GCP). MSD reviews clinical data for accuracy, completeness, and consistency. Data are verified versus source documentation according to standard operating procedures. Per MSD policies and procedures, if fraud, scientific/research misconduct or serious GCP-non-compliance is suspected, the issues are investigated. When necessary, the clinical site will be closed, the responsible regulatory authorities and ethics review committees notified.</w:t>
      </w:r>
    </w:p>
    <w:p w14:paraId="193F3E5F" w14:textId="77777777" w:rsidR="00C674E5" w:rsidRDefault="006B7357" w:rsidP="00D64A2C">
      <w:pPr>
        <w:pStyle w:val="ParagraphBold"/>
        <w:keepNext/>
        <w:spacing w:after="120"/>
        <w:ind w:left="720" w:hanging="360"/>
      </w:pPr>
      <w:r>
        <w:t>B.</w:t>
      </w:r>
      <w:r>
        <w:tab/>
      </w:r>
      <w:r w:rsidRPr="00F2603D">
        <w:rPr>
          <w:u w:val="single"/>
        </w:rPr>
        <w:t>Publication and Authorship</w:t>
      </w:r>
    </w:p>
    <w:p w14:paraId="2A488846" w14:textId="4DDC7F09" w:rsidR="00C674E5" w:rsidRDefault="006B7357" w:rsidP="0095062F">
      <w:pPr>
        <w:pStyle w:val="Paragraph"/>
        <w:ind w:left="720"/>
      </w:pPr>
      <w:r>
        <w:t xml:space="preserve">Regardless of trial outcome, MSD commits to publish the primary and secondary results of its registered trials of marketed products in which treatment is assigned, according to the pre-specified plans for data analysis. To the extent scientifically appropriate, MSD seeks to publish the results of other analyses it conducts that are important to patients, physicians, and payers. Some early phase or pilot trials are intended to be hypothesis </w:t>
      </w:r>
      <w:del w:id="3361" w:author="Powell, Deana" w:date="2023-10-19T15:28:00Z">
        <w:r w:rsidR="00711E3C">
          <w:rPr>
            <w:sz w:val="18"/>
            <w:szCs w:val="18"/>
          </w:rPr>
          <w:delText>-</w:delText>
        </w:r>
      </w:del>
      <w:r>
        <w:t>generating rather than hypothesis testing; in such cases, publication of results may not be appropriate since the trial may be underpowered and the analyses complicated by statistical issues such as multiplicity.</w:t>
      </w:r>
    </w:p>
    <w:p w14:paraId="3BA09D07" w14:textId="77777777" w:rsidR="00C674E5" w:rsidRDefault="006B7357" w:rsidP="0095062F">
      <w:pPr>
        <w:pStyle w:val="Paragraph"/>
        <w:ind w:left="720"/>
      </w:pPr>
      <w:r>
        <w:t>MSD’s policy on authorship is consistent with the recommendations published by the International Committee of Medical Journal Editors (ICMJE). In summary, authorship should reflect significant contribution to the design and conduct of the trial, performance or interpretation of the analysis, and/or writing of the manuscript. All named authors must be able to defend the trial results and conclusions. MSD funding of a trial will be acknowledged in publications.</w:t>
      </w:r>
    </w:p>
    <w:p w14:paraId="1BB4E6D8" w14:textId="77777777" w:rsidR="00C674E5" w:rsidRDefault="006B7357" w:rsidP="00D64A2C">
      <w:pPr>
        <w:pStyle w:val="ParagraphBold"/>
        <w:keepNext/>
        <w:spacing w:after="120"/>
        <w:ind w:left="360" w:hanging="360"/>
      </w:pPr>
      <w:r>
        <w:lastRenderedPageBreak/>
        <w:t>III.</w:t>
      </w:r>
      <w:r>
        <w:tab/>
      </w:r>
      <w:r w:rsidRPr="00F2603D">
        <w:rPr>
          <w:u w:val="single"/>
        </w:rPr>
        <w:t>Participant Protection</w:t>
      </w:r>
    </w:p>
    <w:p w14:paraId="0608A305" w14:textId="77777777" w:rsidR="00C674E5" w:rsidRPr="00D641A7" w:rsidRDefault="006B7357" w:rsidP="00D64A2C">
      <w:pPr>
        <w:pStyle w:val="ParagraphBold"/>
        <w:keepNext/>
        <w:spacing w:after="120"/>
        <w:ind w:left="720" w:hanging="360"/>
      </w:pPr>
      <w:r w:rsidRPr="00D641A7">
        <w:t>A.</w:t>
      </w:r>
      <w:r w:rsidRPr="00D641A7">
        <w:tab/>
      </w:r>
      <w:r w:rsidRPr="00F2603D">
        <w:rPr>
          <w:u w:val="single"/>
        </w:rPr>
        <w:t>Regulatory Authority and Ethics Committee Review (Institutional Review Board [IRB]/Independent Ethics Committee [IEC])</w:t>
      </w:r>
    </w:p>
    <w:p w14:paraId="1462B349" w14:textId="77777777" w:rsidR="00C674E5" w:rsidRDefault="006B7357" w:rsidP="0095062F">
      <w:pPr>
        <w:pStyle w:val="Paragraph"/>
        <w:ind w:left="720"/>
      </w:pPr>
      <w:r>
        <w:t>All protocols and protocol amendments will be submitted by MSD for regulatory authority acceptance/authorization prior to implementation of the trial or amendment, in compliance with local and/or national regulations.</w:t>
      </w:r>
    </w:p>
    <w:p w14:paraId="2984C167" w14:textId="446E5D03" w:rsidR="00C674E5" w:rsidRDefault="006B7357" w:rsidP="0095062F">
      <w:pPr>
        <w:pStyle w:val="Paragraph"/>
        <w:ind w:left="720"/>
      </w:pPr>
      <w:r>
        <w:t>The protocol, protocol amendment(s), informed consent form, investigator’s brochure, and other relevant trial documents must be reviewed and approved by an IRB/IEC before being implemented at each site, in compliance with local and/or national regulations. Changes to the protocol that are required urgently to eliminate an immediate hazard and to protect participant safety may be enacted in anticipation of ethics committee approval. MSD will inform regulatory authorities of such new measures to protect participant safety, in compliance with local and/or national regulations.</w:t>
      </w:r>
    </w:p>
    <w:p w14:paraId="64FC43A3" w14:textId="77777777" w:rsidR="00C674E5" w:rsidRDefault="006B7357" w:rsidP="00D64A2C">
      <w:pPr>
        <w:pStyle w:val="ParagraphBold"/>
        <w:keepNext/>
        <w:spacing w:after="120"/>
        <w:ind w:left="720" w:hanging="360"/>
      </w:pPr>
      <w:r>
        <w:t>B.</w:t>
      </w:r>
      <w:r>
        <w:tab/>
      </w:r>
      <w:r w:rsidRPr="00F2603D">
        <w:rPr>
          <w:u w:val="single"/>
        </w:rPr>
        <w:t>Safety</w:t>
      </w:r>
    </w:p>
    <w:p w14:paraId="24D0474B" w14:textId="77777777" w:rsidR="00A71DFD" w:rsidRDefault="00A71DFD" w:rsidP="00A71DFD">
      <w:pPr>
        <w:pStyle w:val="Paragraph"/>
        <w:ind w:left="720"/>
      </w:pPr>
      <w:r>
        <w:t>The guiding principle in decision-making in clinical trials is that participant welfare is of primary importance. Potential participants will be informed of the risks and benefits of, as well as alternatives to, trial participation. At a minimum, trial designs will take into account the local standard of care.</w:t>
      </w:r>
    </w:p>
    <w:p w14:paraId="6BAC0D35" w14:textId="2A91FEA6" w:rsidR="00C674E5" w:rsidRDefault="00A71DFD" w:rsidP="00A71DFD">
      <w:pPr>
        <w:pStyle w:val="Paragraph"/>
        <w:ind w:left="720"/>
      </w:pPr>
      <w:r>
        <w:t>All participation in MSD clinical trials is voluntary. Participants enter the trial only after informed consent is obtained. Participants may withdraw from an MSD trial at any time, without any influence on their access to, or receipt of, medical care that may otherwise be available to them</w:t>
      </w:r>
      <w:r w:rsidR="006B7357">
        <w:t>.</w:t>
      </w:r>
    </w:p>
    <w:p w14:paraId="4283AC1B" w14:textId="77777777" w:rsidR="00C674E5" w:rsidRDefault="006B7357" w:rsidP="00D64A2C">
      <w:pPr>
        <w:pStyle w:val="ParagraphBold"/>
        <w:keepNext/>
        <w:spacing w:after="120"/>
        <w:ind w:left="720" w:hanging="360"/>
      </w:pPr>
      <w:r>
        <w:t>C.</w:t>
      </w:r>
      <w:r>
        <w:tab/>
      </w:r>
      <w:r w:rsidRPr="00F2603D">
        <w:rPr>
          <w:u w:val="single"/>
        </w:rPr>
        <w:t>Confidentiality</w:t>
      </w:r>
    </w:p>
    <w:p w14:paraId="506E5968" w14:textId="69A97E2F" w:rsidR="00C674E5" w:rsidRDefault="006B7357" w:rsidP="0095062F">
      <w:pPr>
        <w:pStyle w:val="Paragraph"/>
        <w:ind w:left="720"/>
      </w:pPr>
      <w:r>
        <w:t>MSD is committed to safeguarding participant confidentiality, to the greatest extent possible. Unless required by law, only the investigator, Sponsor (or individuals acting on behalf of MSD), ethics committee, and/or regulatory authorities will have access to confidential medical records that might identify the participant by name.</w:t>
      </w:r>
    </w:p>
    <w:p w14:paraId="3468BD34" w14:textId="77777777" w:rsidR="00C674E5" w:rsidRDefault="006B7357" w:rsidP="00D64A2C">
      <w:pPr>
        <w:pStyle w:val="ParagraphBold"/>
        <w:keepNext/>
        <w:spacing w:after="120"/>
        <w:ind w:left="720" w:hanging="360"/>
      </w:pPr>
      <w:r>
        <w:t>D.</w:t>
      </w:r>
      <w:r>
        <w:tab/>
      </w:r>
      <w:r w:rsidRPr="00F2603D">
        <w:rPr>
          <w:u w:val="single"/>
        </w:rPr>
        <w:t>Genomic Research</w:t>
      </w:r>
    </w:p>
    <w:p w14:paraId="312F463D" w14:textId="77777777" w:rsidR="00C674E5" w:rsidRDefault="006B7357" w:rsidP="0095062F">
      <w:pPr>
        <w:pStyle w:val="Paragraph"/>
        <w:ind w:left="720"/>
      </w:pPr>
      <w:r>
        <w:t>Genomic research will only be conducted in accordance with a protocol and informed consent authorized by an ethics committee.</w:t>
      </w:r>
    </w:p>
    <w:p w14:paraId="4C25840D" w14:textId="77777777" w:rsidR="00C674E5" w:rsidRDefault="006B7357" w:rsidP="00D64A2C">
      <w:pPr>
        <w:pStyle w:val="ParagraphBold"/>
        <w:keepNext/>
        <w:spacing w:after="120"/>
        <w:ind w:left="360" w:hanging="360"/>
      </w:pPr>
      <w:r>
        <w:t>IV.</w:t>
      </w:r>
      <w:r>
        <w:tab/>
      </w:r>
      <w:r w:rsidRPr="00F2603D">
        <w:rPr>
          <w:u w:val="single"/>
        </w:rPr>
        <w:t>Financial Considerations</w:t>
      </w:r>
    </w:p>
    <w:p w14:paraId="5647C069" w14:textId="77777777" w:rsidR="00C674E5" w:rsidRDefault="006B7357" w:rsidP="00D64A2C">
      <w:pPr>
        <w:pStyle w:val="ParagraphBold"/>
        <w:keepNext/>
        <w:spacing w:after="120"/>
        <w:ind w:left="720" w:hanging="360"/>
      </w:pPr>
      <w:r>
        <w:t>A.</w:t>
      </w:r>
      <w:r>
        <w:tab/>
      </w:r>
      <w:r w:rsidRPr="00F2603D">
        <w:rPr>
          <w:u w:val="single"/>
        </w:rPr>
        <w:t>Payments to Investigators</w:t>
      </w:r>
    </w:p>
    <w:p w14:paraId="19AD663F" w14:textId="77777777" w:rsidR="00C674E5" w:rsidRDefault="006B7357" w:rsidP="0095062F">
      <w:pPr>
        <w:pStyle w:val="Paragraph"/>
        <w:ind w:left="720"/>
      </w:pPr>
      <w:r>
        <w:t xml:space="preserve">Clinical trials are time- and labor-intensive. It is MSD’s policy to compensate investigators (or the sponsoring institution) in a fair manner for the work performed </w:t>
      </w:r>
      <w:r>
        <w:lastRenderedPageBreak/>
        <w:t>in support of MSD trials. MSD does not pay incentives to enroll participants in its trials. However, when enrollment is particularly challenging, additional payments may be made to compensate for the time spent in extra recruiting efforts.</w:t>
      </w:r>
    </w:p>
    <w:p w14:paraId="2C383A28" w14:textId="5201D9BF" w:rsidR="00C674E5" w:rsidRDefault="006B7357" w:rsidP="0095062F">
      <w:pPr>
        <w:pStyle w:val="Paragraph"/>
        <w:ind w:left="720"/>
      </w:pPr>
      <w:r>
        <w:t xml:space="preserve">MSD does not pay for participant referrals. However, MSD may compensate referring physicians for time spent on </w:t>
      </w:r>
      <w:r w:rsidR="006E1D8E">
        <w:t>chart</w:t>
      </w:r>
      <w:r>
        <w:t xml:space="preserve"> review and medical evaluation to identify potentially eligible participants.</w:t>
      </w:r>
    </w:p>
    <w:p w14:paraId="041BDE03" w14:textId="77777777" w:rsidR="00C674E5" w:rsidRDefault="006B7357" w:rsidP="00D64A2C">
      <w:pPr>
        <w:pStyle w:val="ParagraphBold"/>
        <w:keepNext/>
        <w:spacing w:after="120"/>
        <w:ind w:left="720" w:hanging="360"/>
      </w:pPr>
      <w:r>
        <w:t>B.</w:t>
      </w:r>
      <w:r>
        <w:tab/>
      </w:r>
      <w:r w:rsidRPr="00F2603D">
        <w:rPr>
          <w:u w:val="single"/>
        </w:rPr>
        <w:t>Clinical Research Funding</w:t>
      </w:r>
    </w:p>
    <w:p w14:paraId="3C20C586" w14:textId="77777777" w:rsidR="00C674E5" w:rsidRDefault="006B7357" w:rsidP="0095062F">
      <w:pPr>
        <w:pStyle w:val="Paragraph"/>
        <w:ind w:left="720"/>
      </w:pPr>
      <w:r>
        <w:t>Informed consent forms will disclose that the trial is sponsored by MSD, and that the investigator or sponsoring institution is being paid or provided a grant for performing the trial. However, the local ethics committee may wish to alter the wording of the disclosure statement to be consistent with financial practices at that institution. As noted above, all publications resulting from MSD trials will indicate MSD as a source of funding.</w:t>
      </w:r>
    </w:p>
    <w:p w14:paraId="50467481" w14:textId="77777777" w:rsidR="00C674E5" w:rsidRDefault="006B7357" w:rsidP="00D64A2C">
      <w:pPr>
        <w:pStyle w:val="ParagraphBold"/>
        <w:keepNext/>
        <w:spacing w:after="120"/>
        <w:ind w:left="720" w:hanging="360"/>
      </w:pPr>
      <w:r>
        <w:t>C.</w:t>
      </w:r>
      <w:r>
        <w:tab/>
      </w:r>
      <w:r w:rsidRPr="00F2603D">
        <w:rPr>
          <w:u w:val="single"/>
        </w:rPr>
        <w:t>Funding for Travel and Other Requests</w:t>
      </w:r>
    </w:p>
    <w:p w14:paraId="39F05600" w14:textId="1F0261CD" w:rsidR="00C674E5" w:rsidRDefault="006B7357" w:rsidP="0095062F">
      <w:pPr>
        <w:pStyle w:val="Paragraph"/>
        <w:ind w:left="720"/>
      </w:pPr>
      <w:r>
        <w:t>Funding of travel by investigators and support staff (e.g., to scientific meetings, investigator meetings, etc</w:t>
      </w:r>
      <w:del w:id="3362" w:author="Powell, Deana" w:date="2023-10-19T15:28:00Z">
        <w:r w:rsidR="00711E3C">
          <w:rPr>
            <w:sz w:val="18"/>
            <w:szCs w:val="18"/>
          </w:rPr>
          <w:delText>.)</w:delText>
        </w:r>
      </w:del>
      <w:ins w:id="3363" w:author="Powell, Deana" w:date="2023-10-19T15:28:00Z">
        <w:r>
          <w:t>)</w:t>
        </w:r>
      </w:ins>
      <w:r>
        <w:t xml:space="preserve"> will be consistent with local guidelines and practices.</w:t>
      </w:r>
    </w:p>
    <w:p w14:paraId="54200F5F" w14:textId="77777777" w:rsidR="00C674E5" w:rsidRDefault="006B7357" w:rsidP="00D64A2C">
      <w:pPr>
        <w:pStyle w:val="ParagraphBold"/>
        <w:keepNext/>
        <w:spacing w:after="120"/>
        <w:ind w:left="360" w:hanging="360"/>
      </w:pPr>
      <w:r>
        <w:t>V.</w:t>
      </w:r>
      <w:r>
        <w:tab/>
      </w:r>
      <w:r w:rsidRPr="00F2603D">
        <w:rPr>
          <w:u w:val="single"/>
        </w:rPr>
        <w:t>Investigator Commitment</w:t>
      </w:r>
    </w:p>
    <w:p w14:paraId="6CFA9364" w14:textId="77777777" w:rsidR="00C674E5" w:rsidRDefault="006B7357" w:rsidP="0095062F">
      <w:pPr>
        <w:pStyle w:val="Paragraph"/>
        <w:ind w:left="360"/>
      </w:pPr>
      <w:r>
        <w:t>Investigators will be expected to review MSD’s Code of Conduct as an appendix to the trial protocol, and in signing the protocol, agree to support these ethical and scientific standards.</w:t>
      </w:r>
    </w:p>
    <w:p w14:paraId="52F343E3" w14:textId="77777777" w:rsidR="00EE328F" w:rsidRPr="00EE328F" w:rsidRDefault="006B7357" w:rsidP="009C46EC">
      <w:pPr>
        <w:pStyle w:val="Heading3"/>
      </w:pPr>
      <w:bookmarkStart w:id="3364" w:name="_Toc148621719"/>
      <w:bookmarkStart w:id="3365" w:name="_Toc107570770"/>
      <w:r w:rsidRPr="00EE328F">
        <w:t>Financial Disclosure</w:t>
      </w:r>
      <w:bookmarkEnd w:id="3364"/>
      <w:bookmarkEnd w:id="3365"/>
    </w:p>
    <w:p w14:paraId="59803587" w14:textId="5D651D1E" w:rsidR="00C04DE9" w:rsidRPr="009E105C" w:rsidRDefault="006B7357" w:rsidP="009E105C">
      <w:pPr>
        <w:pStyle w:val="Paragraph"/>
      </w:pPr>
      <w:r w:rsidRPr="009E105C">
        <w:t xml:space="preserve">Financial </w:t>
      </w:r>
      <w:del w:id="3366" w:author="Powell, Deana" w:date="2023-10-19T15:28:00Z">
        <w:r w:rsidR="00A01A9C" w:rsidRPr="002D09F0">
          <w:delText>Disclosure</w:delText>
        </w:r>
      </w:del>
      <w:ins w:id="3367" w:author="Powell, Deana" w:date="2023-10-19T15:28:00Z">
        <w:r w:rsidRPr="009E105C">
          <w:t>disclosure</w:t>
        </w:r>
      </w:ins>
      <w:r w:rsidRPr="009E105C">
        <w:t xml:space="preserve"> requirements are outlined in the US Food and Drug Administration Regulations, Financial Disclosure by Clinical Investigators (21 CFR Part 54). It is the </w:t>
      </w:r>
      <w:del w:id="3368" w:author="Powell, Deana" w:date="2023-10-19T15:28:00Z">
        <w:r w:rsidR="00A01A9C" w:rsidRPr="002D09F0">
          <w:delText>Sponsor's</w:delText>
        </w:r>
      </w:del>
      <w:ins w:id="3369" w:author="Powell, Deana" w:date="2023-10-19T15:28:00Z">
        <w:r w:rsidRPr="009E105C">
          <w:t>Sponsor’s</w:t>
        </w:r>
      </w:ins>
      <w:r w:rsidRPr="009E105C">
        <w:t xml:space="preserve"> responsibility to determine, based on these regulations, whether a request for </w:t>
      </w:r>
      <w:del w:id="3370" w:author="Powell, Deana" w:date="2023-10-19T15:28:00Z">
        <w:r w:rsidR="00A01A9C" w:rsidRPr="002D09F0">
          <w:delText>Financial Disclosure</w:delText>
        </w:r>
      </w:del>
      <w:ins w:id="3371" w:author="Powell, Deana" w:date="2023-10-19T15:28:00Z">
        <w:r w:rsidRPr="009E105C">
          <w:t>financial disclosure</w:t>
        </w:r>
      </w:ins>
      <w:r w:rsidRPr="009E105C">
        <w:t xml:space="preserve"> information is required. It is the </w:t>
      </w:r>
      <w:del w:id="3372" w:author="Powell, Deana" w:date="2023-10-19T15:28:00Z">
        <w:r w:rsidR="00A01A9C" w:rsidRPr="002D09F0">
          <w:delText>investigator's/subinvestigator's</w:delText>
        </w:r>
      </w:del>
      <w:ins w:id="3373" w:author="Powell, Deana" w:date="2023-10-19T15:28:00Z">
        <w:r w:rsidRPr="009E105C">
          <w:t>investigator’s/subinvestigator’s</w:t>
        </w:r>
      </w:ins>
      <w:r w:rsidRPr="009E105C">
        <w:t xml:space="preserve"> responsibility to comply with any such request.</w:t>
      </w:r>
    </w:p>
    <w:p w14:paraId="2692629F" w14:textId="0B1B0256" w:rsidR="00FE75A9" w:rsidRDefault="006B7357" w:rsidP="009E105C">
      <w:pPr>
        <w:pStyle w:val="Paragraph"/>
      </w:pPr>
      <w:r w:rsidRPr="009E105C">
        <w:t xml:space="preserve">The investigator/subinvestigator(s) agree, if requested by the Sponsor in accordance with 21 CFR Part 54, to provide his/her financial interests in and/or arrangements with the Sponsor to allow for the submission of complete and accurate certification and disclosure statements. The investigator/subinvestigator(s) further agree to provide this information on a Certification/Disclosure Form, </w:t>
      </w:r>
      <w:del w:id="3374" w:author="Powell, Deana" w:date="2023-10-19T15:28:00Z">
        <w:r w:rsidR="00A01A9C" w:rsidRPr="002D09F0">
          <w:delText>commonly</w:delText>
        </w:r>
      </w:del>
      <w:ins w:id="3375" w:author="Powell, Deana" w:date="2023-10-19T15:28:00Z">
        <w:r w:rsidRPr="009E105C">
          <w:t>frequently</w:t>
        </w:r>
      </w:ins>
      <w:r w:rsidRPr="009E105C">
        <w:t xml:space="preserve"> known as a financial disclosure form, provided by the Sponsor. The investigator/subinvestigator(s) also consent to the transmission of this information to the Sponsor in the United States for these purposes. This may involve the transmission of information to countries that do not have laws protecting personal data.</w:t>
      </w:r>
    </w:p>
    <w:p w14:paraId="58DE3AC9" w14:textId="77777777" w:rsidR="00EE328F" w:rsidRPr="00EE328F" w:rsidRDefault="006B7357" w:rsidP="009C46EC">
      <w:pPr>
        <w:pStyle w:val="Heading3"/>
      </w:pPr>
      <w:bookmarkStart w:id="3376" w:name="_Toc148621720"/>
      <w:bookmarkStart w:id="3377" w:name="_Toc107570771"/>
      <w:r w:rsidRPr="00EE328F">
        <w:lastRenderedPageBreak/>
        <w:t>Data Protection</w:t>
      </w:r>
      <w:bookmarkEnd w:id="3376"/>
      <w:bookmarkEnd w:id="3377"/>
    </w:p>
    <w:p w14:paraId="608226BB" w14:textId="77777777" w:rsidR="001B6CD8" w:rsidRPr="00C52E6F" w:rsidRDefault="006B7357" w:rsidP="006A1FBE">
      <w:pPr>
        <w:pStyle w:val="Paragraph"/>
        <w:rPr>
          <w:ins w:id="3378" w:author="Powell, Deana" w:date="2023-10-19T15:28:00Z"/>
        </w:rPr>
      </w:pPr>
      <w:ins w:id="3379" w:author="Powell, Deana" w:date="2023-10-19T15:28:00Z">
        <w:r w:rsidRPr="00C52E6F">
          <w:t>The Sponsor will conduct this study in compliance with all applicable data protection regulations.</w:t>
        </w:r>
      </w:ins>
    </w:p>
    <w:p w14:paraId="7C14BB7B" w14:textId="77777777" w:rsidR="001B6CD8" w:rsidRPr="00C52E6F" w:rsidRDefault="006B7357" w:rsidP="006A1FBE">
      <w:pPr>
        <w:pStyle w:val="Paragraph"/>
      </w:pPr>
      <w:r w:rsidRPr="00C52E6F">
        <w:t xml:space="preserve">Participants will be assigned a unique identifier by the Sponsor. Any participant records or datasets that are transferred to the Sponsor will contain the identifier only; participant names or any </w:t>
      </w:r>
      <w:r>
        <w:t>i</w:t>
      </w:r>
      <w:r w:rsidRPr="00C52E6F">
        <w:t>nformation that would make the participant identifiable will not be transferred.</w:t>
      </w:r>
    </w:p>
    <w:p w14:paraId="42695EEF" w14:textId="77777777" w:rsidR="001B6CD8" w:rsidRPr="00C52E6F" w:rsidRDefault="006B7357" w:rsidP="006A1FBE">
      <w:pPr>
        <w:pStyle w:val="Paragraph"/>
      </w:pPr>
      <w:r w:rsidRPr="00C52E6F">
        <w:t>The participant must be informed that his/her personal study-related data will be used by the Sponsor in accordance with local data protection law. The level of disclosure must also be explained to the participant.</w:t>
      </w:r>
    </w:p>
    <w:p w14:paraId="5F6BDD66" w14:textId="77777777" w:rsidR="00FE75A9" w:rsidRDefault="006B7357" w:rsidP="006A1FBE">
      <w:pPr>
        <w:pStyle w:val="Paragraph"/>
      </w:pPr>
      <w:r w:rsidRPr="00C52E6F">
        <w:t>The participant must be informed that his/her medical records may be examined by Clinical Quality Assurance auditors or other authorized personnel appointed by the Sponsor, by appropriate IRB/IEC members, and by inspectors from regulatory authorities.</w:t>
      </w:r>
    </w:p>
    <w:p w14:paraId="48198572" w14:textId="77777777" w:rsidR="00BD53DC" w:rsidRDefault="006B7357" w:rsidP="006A56BD">
      <w:pPr>
        <w:pStyle w:val="Heading4"/>
      </w:pPr>
      <w:bookmarkStart w:id="3380" w:name="_Toc148621721"/>
      <w:bookmarkStart w:id="3381" w:name="_Toc107570772"/>
      <w:r w:rsidRPr="00A757AF">
        <w:t>Confidentiality of Data</w:t>
      </w:r>
      <w:bookmarkEnd w:id="3380"/>
      <w:bookmarkEnd w:id="3381"/>
    </w:p>
    <w:p w14:paraId="162135C4" w14:textId="26354914" w:rsidR="00A757AF" w:rsidRDefault="006B7357" w:rsidP="00A757AF">
      <w:pPr>
        <w:pStyle w:val="Paragraph"/>
      </w:pPr>
      <w:r w:rsidRPr="00A757AF">
        <w:t>By signing this protocol, the investigator affirms to the Sponsor that information furnished to the investigator by the Sponsor will be maintained in confidence, and such information will be divulged to the IRB, IEC, or similar or expert committee</w:t>
      </w:r>
      <w:del w:id="3382" w:author="Powell, Deana" w:date="2023-10-19T15:28:00Z">
        <w:r w:rsidR="00EC3486" w:rsidRPr="00EC3486">
          <w:delText>;</w:delText>
        </w:r>
      </w:del>
      <w:ins w:id="3383" w:author="Powell, Deana" w:date="2023-10-19T15:28:00Z">
        <w:r w:rsidR="00CD0EBD">
          <w:t>,</w:t>
        </w:r>
      </w:ins>
      <w:r w:rsidRPr="00A757AF">
        <w:t xml:space="preserve"> affiliated institution</w:t>
      </w:r>
      <w:ins w:id="3384" w:author="Powell, Deana" w:date="2023-10-19T15:28:00Z">
        <w:r w:rsidR="00CD0EBD">
          <w:t>,</w:t>
        </w:r>
      </w:ins>
      <w:r w:rsidRPr="00A757AF">
        <w:t xml:space="preserve"> and employees, only under an appropriate understanding of confidentiality with such board or committee, affiliated institution</w:t>
      </w:r>
      <w:ins w:id="3385" w:author="Powell, Deana" w:date="2023-10-19T15:28:00Z">
        <w:r w:rsidR="00266472">
          <w:t>,</w:t>
        </w:r>
      </w:ins>
      <w:r w:rsidRPr="00A757AF">
        <w:t xml:space="preserve"> and employees. Data generated by this study will be considered confidential by the investigator, except to the extent that it is included in a publication as provided in the Publications section of this protocol.</w:t>
      </w:r>
    </w:p>
    <w:p w14:paraId="13186165" w14:textId="77777777" w:rsidR="00A757AF" w:rsidRDefault="006B7357" w:rsidP="006A56BD">
      <w:pPr>
        <w:pStyle w:val="Heading4"/>
      </w:pPr>
      <w:bookmarkStart w:id="3386" w:name="_Toc148621722"/>
      <w:bookmarkStart w:id="3387" w:name="_Toc107570773"/>
      <w:r w:rsidRPr="00A757AF">
        <w:t>Confidentiality of Participant Records</w:t>
      </w:r>
      <w:bookmarkEnd w:id="3386"/>
      <w:bookmarkEnd w:id="3387"/>
    </w:p>
    <w:p w14:paraId="295D1438" w14:textId="654141B4" w:rsidR="00A757AF" w:rsidRDefault="006B7357" w:rsidP="00A757AF">
      <w:pPr>
        <w:pStyle w:val="Paragraph"/>
      </w:pPr>
      <w:r>
        <w:t xml:space="preserve">By signing this protocol, the investigator agrees that the Sponsor (or Sponsor representative), IRB/IEC, or regulatory authority representatives may consult and/or copy study documents to verify worksheet/CRF data. By signing the consent form, the participant agrees to this process. If study documents will be photocopied during the process of verifying worksheet/CRF information, the participant will be identified by unique code only; full names/initials will be masked </w:t>
      </w:r>
      <w:del w:id="3388" w:author="Powell, Deana" w:date="2023-10-19T15:28:00Z">
        <w:r w:rsidR="00EC3486" w:rsidRPr="00EC3486">
          <w:delText>prior to</w:delText>
        </w:r>
      </w:del>
      <w:ins w:id="3389" w:author="Powell, Deana" w:date="2023-10-19T15:28:00Z">
        <w:r>
          <w:t>before</w:t>
        </w:r>
      </w:ins>
      <w:r>
        <w:t xml:space="preserve"> transmission to the Sponsor.</w:t>
      </w:r>
    </w:p>
    <w:p w14:paraId="72DD687B" w14:textId="77777777" w:rsidR="00A757AF" w:rsidRDefault="006B7357" w:rsidP="00A757AF">
      <w:pPr>
        <w:pStyle w:val="Paragraph"/>
      </w:pPr>
      <w:r>
        <w:t>By signing this protocol, the investigator agrees to treat all participant data used and disclosed in connection with this study in accordance with all applicable privacy laws, rules</w:t>
      </w:r>
      <w:ins w:id="3390" w:author="Powell, Deana" w:date="2023-10-19T15:28:00Z">
        <w:r w:rsidR="00266472">
          <w:t>,</w:t>
        </w:r>
      </w:ins>
      <w:r>
        <w:t xml:space="preserve"> and regulations.</w:t>
      </w:r>
    </w:p>
    <w:p w14:paraId="32FE231B" w14:textId="77777777" w:rsidR="00A757AF" w:rsidRDefault="006B7357" w:rsidP="006A56BD">
      <w:pPr>
        <w:pStyle w:val="Heading4"/>
      </w:pPr>
      <w:bookmarkStart w:id="3391" w:name="_Toc148621723"/>
      <w:bookmarkStart w:id="3392" w:name="_Toc107570774"/>
      <w:r w:rsidRPr="00A757AF">
        <w:t>Confidentiality of IRB/IEC Information</w:t>
      </w:r>
      <w:bookmarkEnd w:id="3391"/>
      <w:bookmarkEnd w:id="3392"/>
    </w:p>
    <w:p w14:paraId="5A95965A" w14:textId="77777777" w:rsidR="00A757AF" w:rsidRDefault="006B7357" w:rsidP="00A757AF">
      <w:pPr>
        <w:pStyle w:val="Paragraph"/>
      </w:pPr>
      <w:r w:rsidRPr="00A757AF">
        <w:t xml:space="preserve">The Sponsor is required to record the name and address of each IRB/IEC that reviews and approves this study. The Sponsor is also required to document that each IRB/IEC meets </w:t>
      </w:r>
      <w:r w:rsidRPr="00A757AF">
        <w:lastRenderedPageBreak/>
        <w:t>regulatory and ICH GCP requirements by requesting and maintaining records of the names and qualifications of the IRB/IEC members and to make these records available for regulatory agency review upon request by those agencies.</w:t>
      </w:r>
    </w:p>
    <w:p w14:paraId="37B5E8D7" w14:textId="77777777" w:rsidR="00EE328F" w:rsidRDefault="000F6980" w:rsidP="009C46EC">
      <w:pPr>
        <w:pStyle w:val="Heading3"/>
      </w:pPr>
      <w:bookmarkStart w:id="3393" w:name="_Toc148621724"/>
      <w:bookmarkStart w:id="3394" w:name="_Toc107570775"/>
      <w:r w:rsidRPr="00EE328F">
        <w:t>Committees Structure</w:t>
      </w:r>
      <w:bookmarkEnd w:id="3393"/>
      <w:bookmarkEnd w:id="3394"/>
    </w:p>
    <w:p w14:paraId="58B25A65" w14:textId="77777777" w:rsidR="003F00DA" w:rsidRPr="003F00DA" w:rsidRDefault="006B7357" w:rsidP="003F00DA">
      <w:pPr>
        <w:pStyle w:val="Paragraph"/>
      </w:pPr>
      <w:r w:rsidRPr="003F00DA">
        <w:t>The following committees will have responsibilities regarding this protocol:</w:t>
      </w:r>
    </w:p>
    <w:p w14:paraId="4D42A9CF" w14:textId="77777777" w:rsidR="00C674E5" w:rsidRPr="00C0278B" w:rsidRDefault="006B7357" w:rsidP="00C0278B">
      <w:pPr>
        <w:pStyle w:val="Heading4"/>
      </w:pPr>
      <w:bookmarkStart w:id="3395" w:name="_Toc148621725"/>
      <w:bookmarkStart w:id="3396" w:name="_Toc107570776"/>
      <w:r w:rsidRPr="00477374">
        <w:t>Scientific Advisory Committee (SAC)</w:t>
      </w:r>
      <w:bookmarkEnd w:id="3395"/>
      <w:bookmarkEnd w:id="3396"/>
    </w:p>
    <w:p w14:paraId="1179513B" w14:textId="13879A84" w:rsidR="00C674E5" w:rsidRPr="00721210" w:rsidRDefault="006B7357" w:rsidP="00721210">
      <w:pPr>
        <w:pStyle w:val="Paragraph"/>
      </w:pPr>
      <w:r w:rsidRPr="00477374">
        <w:t xml:space="preserve">This study was developed in collaboration with </w:t>
      </w:r>
      <w:del w:id="3397" w:author="Powell, Deana" w:date="2023-10-19T15:28:00Z">
        <w:r w:rsidR="00077F32" w:rsidRPr="005323B6">
          <w:delText>a</w:delText>
        </w:r>
      </w:del>
      <w:ins w:id="3398" w:author="Powell, Deana" w:date="2023-10-19T15:28:00Z">
        <w:r w:rsidRPr="00477374">
          <w:t>a</w:t>
        </w:r>
        <w:r>
          <w:t>n</w:t>
        </w:r>
      </w:ins>
      <w:r w:rsidRPr="00477374">
        <w:t xml:space="preserve"> SAC. The SAC is comprised of both Sponsor and non-Sponsor scientific experts who provide </w:t>
      </w:r>
      <w:r w:rsidR="00284B49">
        <w:t xml:space="preserve">input </w:t>
      </w:r>
      <w:r w:rsidR="00E603C8">
        <w:t xml:space="preserve">with respect to </w:t>
      </w:r>
      <w:r w:rsidR="00970577">
        <w:t>study design</w:t>
      </w:r>
      <w:del w:id="3399" w:author="Powell, Deana" w:date="2023-10-19T15:28:00Z">
        <w:r w:rsidR="00576312">
          <w:delText xml:space="preserve"> of this study</w:delText>
        </w:r>
      </w:del>
      <w:ins w:id="3400" w:author="Powell, Deana" w:date="2023-10-19T15:28:00Z">
        <w:r w:rsidRPr="00477374">
          <w:t>, interpretation of study results, and subsequent peer-reviewed scientific publications</w:t>
        </w:r>
      </w:ins>
      <w:r w:rsidRPr="00477374">
        <w:t>.</w:t>
      </w:r>
    </w:p>
    <w:p w14:paraId="5B25277B" w14:textId="77777777" w:rsidR="00143B1C" w:rsidRPr="00C8589D" w:rsidRDefault="006B7357" w:rsidP="004A3FB8">
      <w:pPr>
        <w:pStyle w:val="Heading4"/>
      </w:pPr>
      <w:bookmarkStart w:id="3401" w:name="_Toc148621726"/>
      <w:bookmarkStart w:id="3402" w:name="_Toc107570777"/>
      <w:r w:rsidRPr="00C8589D">
        <w:t>Executive Oversight Committee</w:t>
      </w:r>
      <w:bookmarkEnd w:id="3401"/>
      <w:bookmarkEnd w:id="3402"/>
    </w:p>
    <w:p w14:paraId="3B68838F" w14:textId="543F6D47" w:rsidR="00143B1C" w:rsidRPr="00C8589D" w:rsidRDefault="000F6980" w:rsidP="00C8589D">
      <w:pPr>
        <w:pStyle w:val="Paragraph"/>
      </w:pPr>
      <w:r w:rsidRPr="00C8589D">
        <w:t xml:space="preserve">The EOC is comprised of members of Sponsor Senior Management. The EOC will receive and decide </w:t>
      </w:r>
      <w:del w:id="3403" w:author="Powell, Deana" w:date="2023-10-19T15:28:00Z">
        <w:r w:rsidR="00077F32" w:rsidRPr="00780979">
          <w:delText>upon</w:delText>
        </w:r>
      </w:del>
      <w:ins w:id="3404" w:author="Powell, Deana" w:date="2023-10-19T15:28:00Z">
        <w:r w:rsidRPr="00C8589D">
          <w:t>on</w:t>
        </w:r>
      </w:ins>
      <w:r w:rsidRPr="00C8589D">
        <w:t xml:space="preserve"> any recommendations made by the</w:t>
      </w:r>
      <w:r w:rsidRPr="00BF7367">
        <w:t xml:space="preserve"> </w:t>
      </w:r>
      <w:r w:rsidRPr="003859FB">
        <w:t>DMC</w:t>
      </w:r>
      <w:r w:rsidRPr="00BF7367">
        <w:t xml:space="preserve"> regarding the study.</w:t>
      </w:r>
    </w:p>
    <w:p w14:paraId="15F7B3B1" w14:textId="77777777" w:rsidR="003859FB" w:rsidRPr="00403657" w:rsidRDefault="006B7357" w:rsidP="008D3A6C">
      <w:pPr>
        <w:pStyle w:val="Heading4"/>
      </w:pPr>
      <w:bookmarkStart w:id="3405" w:name="_Toc148621727"/>
      <w:bookmarkStart w:id="3406" w:name="_Toc107570778"/>
      <w:r w:rsidRPr="00403657">
        <w:t>External Data Monitoring Committee</w:t>
      </w:r>
      <w:bookmarkEnd w:id="3405"/>
      <w:bookmarkEnd w:id="3406"/>
    </w:p>
    <w:p w14:paraId="5AB5389C" w14:textId="77777777" w:rsidR="003859FB" w:rsidRPr="00403657" w:rsidRDefault="006B7357" w:rsidP="00403657">
      <w:pPr>
        <w:pStyle w:val="Paragraph"/>
      </w:pPr>
      <w:r w:rsidRPr="00403657">
        <w:t>To supplement the routine study monitoring outlined in this protocol, an external DMC will monitor the interim data from this study. The voting members of the committee are external to the Sponsor. The members of the DMC must not be involved with the study in any other way (eg, they cannot be study investigators) and must have no competing interests that could affect their roles with respect to the study.</w:t>
      </w:r>
    </w:p>
    <w:p w14:paraId="7549920F" w14:textId="205026E5" w:rsidR="003859FB" w:rsidRPr="00403657" w:rsidRDefault="000F6980" w:rsidP="00403657">
      <w:pPr>
        <w:pStyle w:val="Paragraph"/>
      </w:pPr>
      <w:r w:rsidRPr="00403657">
        <w:t>The DMC will make recommendations to the EOC regarding steps to ensure both participant safety and the continued ethical integrity of the study. Also, the DMC will review interim study results, consider the overall risk and benefit to study participants (</w:t>
      </w:r>
      <w:r w:rsidRPr="003F00DA">
        <w:t>Section</w:t>
      </w:r>
      <w:r w:rsidR="003F00DA" w:rsidRPr="003F00DA">
        <w:t xml:space="preserve"> 9.7</w:t>
      </w:r>
      <w:del w:id="3407" w:author="Powell, Deana" w:date="2023-10-19T15:28:00Z">
        <w:r w:rsidR="00D1282E">
          <w:delText>,</w:delText>
        </w:r>
      </w:del>
      <w:r w:rsidR="003F00DA" w:rsidRPr="003F00DA">
        <w:t xml:space="preserve"> </w:t>
      </w:r>
      <w:r w:rsidRPr="003F00DA">
        <w:t>Interim Analysis</w:t>
      </w:r>
      <w:r w:rsidRPr="00960448">
        <w:t>) and recommend to the EOC whether the study should continue in accordance with the protocol.</w:t>
      </w:r>
    </w:p>
    <w:p w14:paraId="22753E0A" w14:textId="77777777" w:rsidR="003859FB" w:rsidRPr="00403657" w:rsidRDefault="000F6980" w:rsidP="00403657">
      <w:pPr>
        <w:pStyle w:val="Paragraph"/>
      </w:pPr>
      <w:r w:rsidRPr="00403657">
        <w:t>Specific details regarding composition, responsibilities, and governance, including the roles and responsibilities of the various members and the</w:t>
      </w:r>
      <w:r w:rsidRPr="00960448">
        <w:t xml:space="preserve"> </w:t>
      </w:r>
      <w:r w:rsidRPr="003F00DA">
        <w:t>Sponsor protocol team</w:t>
      </w:r>
      <w:r w:rsidRPr="00960448">
        <w:t>; meeting facilitation; the study governance structure; and requirements for and proper documentation of DMC reports, minutes, and recommendations will be described in the DMC charter that is reviewed and approved by all the DMC members.</w:t>
      </w:r>
    </w:p>
    <w:p w14:paraId="6D428EF1" w14:textId="77777777" w:rsidR="00EE328F" w:rsidRPr="00EE328F" w:rsidRDefault="006B7357" w:rsidP="009C46EC">
      <w:pPr>
        <w:pStyle w:val="Heading3"/>
      </w:pPr>
      <w:bookmarkStart w:id="3408" w:name="_Toc148621728"/>
      <w:bookmarkStart w:id="3409" w:name="_Toc107570779"/>
      <w:r w:rsidRPr="00EE328F">
        <w:t>Publication Policy</w:t>
      </w:r>
      <w:bookmarkEnd w:id="3408"/>
      <w:bookmarkEnd w:id="3409"/>
    </w:p>
    <w:p w14:paraId="2D72946F" w14:textId="77777777" w:rsidR="0092374B" w:rsidRPr="003072D7" w:rsidRDefault="006B7357" w:rsidP="003072D7">
      <w:pPr>
        <w:pStyle w:val="Paragraph"/>
      </w:pPr>
      <w:r w:rsidRPr="003072D7">
        <w:t xml:space="preserve">The results of this study may be published or presented at scientific meetings. The Sponsor will comply with the requirements for publication of study results. In accordance with </w:t>
      </w:r>
      <w:r w:rsidRPr="003072D7">
        <w:lastRenderedPageBreak/>
        <w:t>standard editorial and ethical practice, the Sponsor will generally support publication of multicenter studies only in their entirety and not as individual site data. In this case, a coordinating investigator will be designated by mutual agreement.</w:t>
      </w:r>
    </w:p>
    <w:p w14:paraId="1FB53AEC" w14:textId="77777777" w:rsidR="0092374B" w:rsidRPr="003072D7" w:rsidRDefault="006B7357" w:rsidP="003072D7">
      <w:pPr>
        <w:pStyle w:val="Paragraph"/>
      </w:pPr>
      <w:r w:rsidRPr="003072D7">
        <w:t>If publication activity is not directed by the Sponsor, the investigator agrees to submit all manuscripts or abstracts to the Sponsor before submission. This allows the Sponsor to protect proprietary information and to provide comments.</w:t>
      </w:r>
    </w:p>
    <w:p w14:paraId="06A225FC" w14:textId="3DF0DA76" w:rsidR="00FE75A9" w:rsidRDefault="006B7357" w:rsidP="003072D7">
      <w:pPr>
        <w:pStyle w:val="Paragraph"/>
      </w:pPr>
      <w:r w:rsidRPr="003072D7">
        <w:t xml:space="preserve">Authorship will be determined by mutual agreement and in line with </w:t>
      </w:r>
      <w:del w:id="3410" w:author="Powell, Deana" w:date="2023-10-19T15:28:00Z">
        <w:r w:rsidR="004E1159" w:rsidRPr="004E3CF8">
          <w:rPr>
            <w:lang w:val="en-IN" w:eastAsia="ja-JP"/>
          </w:rPr>
          <w:delText>International Committee of Medical Journal Editors</w:delText>
        </w:r>
      </w:del>
      <w:ins w:id="3411" w:author="Powell, Deana" w:date="2023-10-19T15:28:00Z">
        <w:r w:rsidRPr="003072D7">
          <w:t>ICMJE</w:t>
        </w:r>
      </w:ins>
      <w:r w:rsidRPr="003072D7">
        <w:t xml:space="preserve"> authorship requirements.</w:t>
      </w:r>
    </w:p>
    <w:p w14:paraId="1597FB82" w14:textId="77777777" w:rsidR="00EE328F" w:rsidRPr="00EE328F" w:rsidRDefault="006B7357" w:rsidP="009C46EC">
      <w:pPr>
        <w:pStyle w:val="Heading3"/>
      </w:pPr>
      <w:bookmarkStart w:id="3412" w:name="_Toc148621729"/>
      <w:bookmarkStart w:id="3413" w:name="_Toc107570780"/>
      <w:r w:rsidRPr="00EE328F">
        <w:t>Compliance with Study Registration and Results Posting Requirements</w:t>
      </w:r>
      <w:bookmarkEnd w:id="3412"/>
      <w:bookmarkEnd w:id="3413"/>
    </w:p>
    <w:p w14:paraId="02985E3B" w14:textId="5BF9AE57" w:rsidR="00AE6D90" w:rsidRPr="005A4B9A" w:rsidRDefault="006B7357" w:rsidP="005A4B9A">
      <w:pPr>
        <w:pStyle w:val="Paragraph"/>
      </w:pPr>
      <w:r w:rsidRPr="005A4B9A">
        <w:t>Under the terms of the FDAAA of 2007 and the EMA clinical trial Directive 2001/20/EC, the Sponsor of the study is solely responsible for determining whether the study and its results are subject to the requirements for submission to http://www.clinicaltrials.gov, www.clinicaltrialsregister.eu</w:t>
      </w:r>
      <w:ins w:id="3414" w:author="Powell, Deana" w:date="2023-10-19T15:28:00Z">
        <w:r w:rsidR="00EF0F3F">
          <w:t>,</w:t>
        </w:r>
      </w:ins>
      <w:r w:rsidRPr="005A4B9A">
        <w:t xml:space="preserve"> or other local registries. MSD, as Sponsor of this study, will review this protocol and submit the information necessary to fulfill these requirements. MSD entries are not limited to FDAAA or the EMA clinical </w:t>
      </w:r>
      <w:del w:id="3415" w:author="Powell, Deana" w:date="2023-10-19T15:28:00Z">
        <w:r w:rsidR="00A01A9C" w:rsidRPr="009D6D3D">
          <w:rPr>
            <w:lang w:val="en-IN" w:eastAsia="ja-JP"/>
          </w:rPr>
          <w:delText>trial</w:delText>
        </w:r>
      </w:del>
      <w:ins w:id="3416" w:author="Powell, Deana" w:date="2023-10-19T15:28:00Z">
        <w:r w:rsidRPr="005A4B9A">
          <w:t>trials</w:t>
        </w:r>
      </w:ins>
      <w:r w:rsidRPr="005A4B9A">
        <w:t xml:space="preserve"> directive mandated trials. Information posted will allow participants to identify potentially appropriate studies for their disease conditions and pursue participation by calling a central contact number for further information on appropriate study locations and study</w:t>
      </w:r>
      <w:ins w:id="3417" w:author="Powell, Deana" w:date="2023-10-19T15:28:00Z">
        <w:r w:rsidRPr="005A4B9A">
          <w:t>-</w:t>
        </w:r>
      </w:ins>
      <w:r w:rsidRPr="005A4B9A">
        <w:t>site contact information.</w:t>
      </w:r>
    </w:p>
    <w:p w14:paraId="2A63B329" w14:textId="77777777" w:rsidR="00FE75A9" w:rsidRDefault="006B7357" w:rsidP="005A4B9A">
      <w:pPr>
        <w:pStyle w:val="Paragraph"/>
      </w:pPr>
      <w:r w:rsidRPr="005A4B9A">
        <w:t>By signing this protocol, the investigator acknowledges that the statutory obligations under FDAAA, the EMA clinical trials directive, or other locally mandated registries are that of the Sponsor and agrees not to submit any information about this study or its results to those registries.</w:t>
      </w:r>
    </w:p>
    <w:p w14:paraId="4DDCE870" w14:textId="77777777" w:rsidR="00EE328F" w:rsidRPr="00EE328F" w:rsidRDefault="006B7357" w:rsidP="009C46EC">
      <w:pPr>
        <w:pStyle w:val="Heading3"/>
      </w:pPr>
      <w:bookmarkStart w:id="3418" w:name="_Toc148621730"/>
      <w:bookmarkStart w:id="3419" w:name="_Toc107570781"/>
      <w:r w:rsidRPr="00EE328F">
        <w:t>Compliance with Law, Audit, and Debarment</w:t>
      </w:r>
      <w:bookmarkEnd w:id="3418"/>
      <w:bookmarkEnd w:id="3419"/>
    </w:p>
    <w:p w14:paraId="2ECDF88A" w14:textId="7AEA97AD" w:rsidR="007E6B54" w:rsidRDefault="006B7357" w:rsidP="007E6B54">
      <w:pPr>
        <w:pStyle w:val="Paragraph"/>
      </w:pPr>
      <w:r w:rsidRPr="00D03846">
        <w:t xml:space="preserve">By </w:t>
      </w:r>
      <w:r>
        <w:t>signing this protocol, the investigator agrees to conduct the study in an efficient and diligent manner and in conformance with this protocol</w:t>
      </w:r>
      <w:del w:id="3420" w:author="Powell, Deana" w:date="2023-10-19T15:28:00Z">
        <w:r w:rsidR="006B06BC" w:rsidRPr="006B06BC">
          <w:rPr>
            <w:lang w:val="en-IN" w:eastAsia="ja-JP"/>
          </w:rPr>
          <w:delText>;</w:delText>
        </w:r>
      </w:del>
      <w:ins w:id="3421" w:author="Powell, Deana" w:date="2023-10-19T15:28:00Z">
        <w:r>
          <w:t>,</w:t>
        </w:r>
      </w:ins>
      <w:r>
        <w:t xml:space="preserve"> generally accepted standards of GCP (eg, </w:t>
      </w:r>
      <w:del w:id="3422" w:author="Powell, Deana" w:date="2023-10-19T15:28:00Z">
        <w:r w:rsidR="006B06BC" w:rsidRPr="006B06BC">
          <w:rPr>
            <w:lang w:val="en-IN" w:eastAsia="ja-JP"/>
          </w:rPr>
          <w:delText>International Conference on Harmonization of Technical Requirements for Registration of Pharmaceuticals for Human Use</w:delText>
        </w:r>
      </w:del>
      <w:ins w:id="3423" w:author="Powell, Deana" w:date="2023-10-19T15:28:00Z">
        <w:r>
          <w:t>ICH</w:t>
        </w:r>
      </w:ins>
      <w:r>
        <w:t xml:space="preserve"> GCP: Consolidated Guideline and other generally accepted standards of GCP</w:t>
      </w:r>
      <w:del w:id="3424" w:author="Powell, Deana" w:date="2023-10-19T15:28:00Z">
        <w:r w:rsidR="006B06BC" w:rsidRPr="006B06BC">
          <w:rPr>
            <w:lang w:val="en-IN" w:eastAsia="ja-JP"/>
          </w:rPr>
          <w:delText>);</w:delText>
        </w:r>
      </w:del>
      <w:ins w:id="3425" w:author="Powell, Deana" w:date="2023-10-19T15:28:00Z">
        <w:r>
          <w:t>),</w:t>
        </w:r>
      </w:ins>
      <w:r>
        <w:t xml:space="preserve"> and all applicable federal, state</w:t>
      </w:r>
      <w:ins w:id="3426" w:author="Powell, Deana" w:date="2023-10-19T15:28:00Z">
        <w:r>
          <w:t>,</w:t>
        </w:r>
      </w:ins>
      <w:r>
        <w:t xml:space="preserve"> and local laws, rules</w:t>
      </w:r>
      <w:ins w:id="3427" w:author="Powell, Deana" w:date="2023-10-19T15:28:00Z">
        <w:r>
          <w:t>,</w:t>
        </w:r>
      </w:ins>
      <w:r>
        <w:t xml:space="preserve"> and regulations relating to the conduct of the clinical study.</w:t>
      </w:r>
    </w:p>
    <w:p w14:paraId="2EC49688" w14:textId="77777777" w:rsidR="007E6B54" w:rsidRDefault="006B7357" w:rsidP="007E6B54">
      <w:pPr>
        <w:pStyle w:val="Paragraph"/>
      </w:pPr>
      <w:r>
        <w:t>The Code of Conduct, a collection of goals and considerations that govern the ethical and scientific conduct of clinical investigations sponsored by MSD, is provided in this appendix under the Code of Conduct for Clinical Trials.</w:t>
      </w:r>
    </w:p>
    <w:p w14:paraId="46CFB56D" w14:textId="77777777" w:rsidR="007E6B54" w:rsidRDefault="006B7357" w:rsidP="007E6B54">
      <w:pPr>
        <w:pStyle w:val="Paragraph"/>
      </w:pPr>
      <w:r>
        <w:t>The investigator agrees not to seek reimbursement from participants, their insurance providers, or from government programs for procedures included as part of the study reimbursed to the investigator by the Sponsor.</w:t>
      </w:r>
    </w:p>
    <w:p w14:paraId="296FDE28" w14:textId="77777777" w:rsidR="007E6B54" w:rsidRDefault="006B7357" w:rsidP="007E6B54">
      <w:pPr>
        <w:pStyle w:val="Paragraph"/>
      </w:pPr>
      <w:r>
        <w:lastRenderedPageBreak/>
        <w:t>The investigator will promptly inform the Sponsor of any regulatory authority inspection conducted for this study.</w:t>
      </w:r>
    </w:p>
    <w:p w14:paraId="43AA69EA" w14:textId="77777777" w:rsidR="007E6B54" w:rsidRDefault="006B7357" w:rsidP="007E6B54">
      <w:pPr>
        <w:pStyle w:val="Paragraph"/>
      </w:pPr>
      <w:r>
        <w:t>The investigator agrees to provide the Sponsor with relevant information from inspection observations/findings to allow the Sponsor to assist in responding to any citations resulting from regulatory authority inspection and will provide the Sponsor with a copy of the proposed response for consultation before submission to the regulatory authority.</w:t>
      </w:r>
    </w:p>
    <w:p w14:paraId="7BAE177C" w14:textId="77777777" w:rsidR="00F10B0B" w:rsidRDefault="006B7357" w:rsidP="007E6B54">
      <w:pPr>
        <w:pStyle w:val="Paragraph"/>
      </w:pPr>
      <w:r>
        <w:t>Persons debarred from conducting or working on clinical studies by any court or regulatory authority will not be allowed to conduct or work on this Sponsor’s studies. The investigator will immediately disclose in writing to the Sponsor if any person who is involved in conducting the study is debarred or if any proceeding for debarment is pending or, to the best of the investigator’s knowledge, threatened.</w:t>
      </w:r>
    </w:p>
    <w:p w14:paraId="60C7FC50" w14:textId="77777777" w:rsidR="00EE328F" w:rsidRPr="00EE328F" w:rsidRDefault="006B7357" w:rsidP="00C96461">
      <w:pPr>
        <w:pStyle w:val="Heading3"/>
      </w:pPr>
      <w:bookmarkStart w:id="3428" w:name="_Toc148621731"/>
      <w:bookmarkStart w:id="3429" w:name="_Toc107570782"/>
      <w:r w:rsidRPr="00EE328F">
        <w:t>Data Quality Assurance</w:t>
      </w:r>
      <w:bookmarkEnd w:id="3428"/>
      <w:bookmarkEnd w:id="3429"/>
    </w:p>
    <w:p w14:paraId="73276419" w14:textId="77777777" w:rsidR="008D413D" w:rsidRPr="00102CD1" w:rsidRDefault="006B7357" w:rsidP="00102CD1">
      <w:pPr>
        <w:pStyle w:val="Paragraph"/>
      </w:pPr>
      <w:r w:rsidRPr="00102CD1">
        <w:t>All participant data relating to the study will be recorded on printed or electronic CRF unless transmitted to the Sponsor or designee electronically (eg, laboratory data). The investigator or qualified designee is responsible for verifying that data entries are accurate and correct by physically or electronically signing the CRF.</w:t>
      </w:r>
    </w:p>
    <w:p w14:paraId="49380785" w14:textId="77777777" w:rsidR="008D413D" w:rsidRPr="00102CD1" w:rsidRDefault="006B7357" w:rsidP="00102CD1">
      <w:pPr>
        <w:pStyle w:val="Paragraph"/>
      </w:pPr>
      <w:r w:rsidRPr="00102CD1">
        <w:t>Detailed information regarding Data Management procedures for this protocol will be provided separately.</w:t>
      </w:r>
    </w:p>
    <w:p w14:paraId="05855DA6" w14:textId="77777777" w:rsidR="008D413D" w:rsidRPr="00102CD1" w:rsidRDefault="006B7357" w:rsidP="00102CD1">
      <w:pPr>
        <w:pStyle w:val="Paragraph"/>
      </w:pPr>
      <w:r w:rsidRPr="00102CD1">
        <w:t>The investigator must maintain accurate documentation (source data) that supports the information entered in the CRF.</w:t>
      </w:r>
    </w:p>
    <w:p w14:paraId="68666518" w14:textId="77777777" w:rsidR="008D413D" w:rsidRPr="00102CD1" w:rsidRDefault="006B7357" w:rsidP="00102CD1">
      <w:pPr>
        <w:pStyle w:val="Paragraph"/>
      </w:pPr>
      <w:r w:rsidRPr="00102CD1">
        <w:t>The investigator must permit study-related monitoring, audits, IRB/IEC review, and regulatory agency inspections and provide direct access to source data documents.</w:t>
      </w:r>
    </w:p>
    <w:p w14:paraId="3B4147F9" w14:textId="77777777" w:rsidR="008D413D" w:rsidRPr="00102CD1" w:rsidRDefault="006B7357" w:rsidP="00102CD1">
      <w:pPr>
        <w:pStyle w:val="Paragraph"/>
      </w:pPr>
      <w:r w:rsidRPr="00102CD1">
        <w:t>Study documentation will be promptly and fully disclosed to the Sponsor by the investigator upon request and also shall be made available at the study site upon request for inspection, copying, review, and audit at reasonable times by representatives of the Sponsor or any regulatory authorities. The investigator agrees to promptly take any reasonable steps that are requested by the Sponsor or any regulatory authorities as a result of an audit or inspection to cure deficiencies in the study documentation and worksheets/CRFs.</w:t>
      </w:r>
    </w:p>
    <w:p w14:paraId="5272F7C5" w14:textId="77777777" w:rsidR="008D413D" w:rsidRPr="00102CD1" w:rsidRDefault="006B7357" w:rsidP="00102CD1">
      <w:pPr>
        <w:pStyle w:val="Paragraph"/>
      </w:pPr>
      <w:r w:rsidRPr="00102CD1">
        <w:t>The Sponsor or designee is responsible for the data management of this study including quality checking of the data.</w:t>
      </w:r>
    </w:p>
    <w:p w14:paraId="1F981204" w14:textId="77777777" w:rsidR="008D413D" w:rsidRPr="00102CD1" w:rsidRDefault="006B7357" w:rsidP="00102CD1">
      <w:pPr>
        <w:pStyle w:val="Paragraph"/>
      </w:pPr>
      <w:r w:rsidRPr="00102CD1">
        <w:t xml:space="preserve">Study monitors will perform ongoing source data review and verification to confirm that data entered into the CRF by authorized site personnel are accurate, complete, and verifiable from source documents; that the safety and rights of participants are being protected; and that the </w:t>
      </w:r>
      <w:r w:rsidRPr="00102CD1">
        <w:lastRenderedPageBreak/>
        <w:t>study is being conducted in accordance with the currently approved protocol and any other study agreements, ICH GCP, and all applicable regulatory requirements.</w:t>
      </w:r>
    </w:p>
    <w:p w14:paraId="27F7E7F0" w14:textId="77777777" w:rsidR="00FE75A9" w:rsidRDefault="006B7357" w:rsidP="00102CD1">
      <w:pPr>
        <w:pStyle w:val="Paragraph"/>
      </w:pPr>
      <w:r w:rsidRPr="00102CD1">
        <w:t>Records and documents, including participants’ documented informed consent, pertaining to the conduct of this study must be retained by the investigator for 15</w:t>
      </w:r>
      <w:r w:rsidR="007E77A2">
        <w:t> </w:t>
      </w:r>
      <w:r w:rsidRPr="00102CD1">
        <w:t>years after study completion unless local regulations or institutional policies require a longer retention period. No records may be destroyed during the retention period without the written approval of the Sponsor. No records may be transferred to another location or party without written notification to the Sponsor.</w:t>
      </w:r>
    </w:p>
    <w:p w14:paraId="6C89BCC6" w14:textId="77777777" w:rsidR="00EE328F" w:rsidRPr="00EE328F" w:rsidRDefault="006B7357" w:rsidP="00C96461">
      <w:pPr>
        <w:pStyle w:val="Heading3"/>
      </w:pPr>
      <w:bookmarkStart w:id="3430" w:name="_Toc148621732"/>
      <w:bookmarkStart w:id="3431" w:name="_Toc107570783"/>
      <w:r w:rsidRPr="00EE328F">
        <w:t>Source Documents</w:t>
      </w:r>
      <w:bookmarkEnd w:id="3430"/>
      <w:bookmarkEnd w:id="3431"/>
    </w:p>
    <w:p w14:paraId="7B1BE8EB" w14:textId="77777777" w:rsidR="00776810" w:rsidRPr="003072D7" w:rsidRDefault="006B7357" w:rsidP="00776810">
      <w:pPr>
        <w:pStyle w:val="Paragraph"/>
      </w:pPr>
      <w:r w:rsidRPr="003072D7">
        <w:t>Source documents provide evidence for the existence of the participant and substantiate the integrity of the data collected. The investigator/institution should maintain adequate and accurate source documents and study records that include all pertinent observations on each of the site’s participants. Source documents and data should be attributable, legible, contemporaneous, original, accurate, and complete. Changes to source data should be traceable, should not obscure the original entry, and should be explained if necessary (eg, via an audit trail). Source documents are filed at the investigator’s site.</w:t>
      </w:r>
    </w:p>
    <w:p w14:paraId="78C37C46" w14:textId="77777777" w:rsidR="00776810" w:rsidRDefault="006B7357" w:rsidP="00776810">
      <w:pPr>
        <w:pStyle w:val="Paragraph"/>
      </w:pPr>
      <w:r w:rsidRPr="003072D7">
        <w:t>Data reported on the CRF or entered in the eCRF that are transcribed from source documents must be consistent with the source documents or the discrepancies must be explained. The investigator/institution may need to request previous medical records or transfer records, depending on the study. Also, current medical records must be available.</w:t>
      </w:r>
    </w:p>
    <w:p w14:paraId="7E8381D6" w14:textId="77777777" w:rsidR="00EE328F" w:rsidRPr="00EE328F" w:rsidRDefault="006B7357" w:rsidP="00C96461">
      <w:pPr>
        <w:pStyle w:val="Heading3"/>
      </w:pPr>
      <w:bookmarkStart w:id="3432" w:name="_Toc148621733"/>
      <w:bookmarkStart w:id="3433" w:name="_Toc107570784"/>
      <w:r w:rsidRPr="00EE328F">
        <w:t>Study and Site Closure</w:t>
      </w:r>
      <w:bookmarkEnd w:id="3432"/>
      <w:bookmarkEnd w:id="3433"/>
    </w:p>
    <w:p w14:paraId="1618EB0D" w14:textId="77777777" w:rsidR="00EE4E82" w:rsidRPr="00CA7B01" w:rsidRDefault="006B7357" w:rsidP="00CA7B01">
      <w:pPr>
        <w:pStyle w:val="Paragraph"/>
      </w:pPr>
      <w:r w:rsidRPr="00CA7B01">
        <w:t>The Sponsor or its designee may stop the study or study</w:t>
      </w:r>
      <w:ins w:id="3434" w:author="Powell, Deana" w:date="2023-10-19T15:28:00Z">
        <w:r w:rsidRPr="00CA7B01">
          <w:t>-</w:t>
        </w:r>
      </w:ins>
      <w:r w:rsidRPr="00CA7B01">
        <w:t>site participation in the study for medical, safety, regulatory, administrative, or other reasons consistent with applicable laws, regulations, and GCP.</w:t>
      </w:r>
    </w:p>
    <w:p w14:paraId="54FE1263" w14:textId="77777777" w:rsidR="00FE75A9" w:rsidRDefault="006B7357" w:rsidP="00CA7B01">
      <w:pPr>
        <w:pStyle w:val="Paragraph"/>
      </w:pPr>
      <w:r w:rsidRPr="00CA7B01">
        <w:t>In the event the Sponsor prematurely terminates a particular study site, the Sponsor or designee will promptly notify that study site’s IRB/IEC as specified by applicable regulatory requirement(s).</w:t>
      </w:r>
    </w:p>
    <w:p w14:paraId="32143070" w14:textId="5BB40FFA" w:rsidR="00EE328F" w:rsidRPr="00EE328F" w:rsidRDefault="006B7357" w:rsidP="00377A4B">
      <w:pPr>
        <w:pStyle w:val="Heading2"/>
        <w:pageBreakBefore/>
      </w:pPr>
      <w:bookmarkStart w:id="3435" w:name="_Toc148621734"/>
      <w:bookmarkStart w:id="3436" w:name="_Toc107570785"/>
      <w:r>
        <w:lastRenderedPageBreak/>
        <w:t>Appendix </w:t>
      </w:r>
      <w:r w:rsidR="00815B7C">
        <w:rPr>
          <w:noProof/>
        </w:rPr>
        <w:t>2</w:t>
      </w:r>
      <w:r>
        <w:t xml:space="preserve">: </w:t>
      </w:r>
      <w:r w:rsidRPr="00EE328F">
        <w:t>Clinical Laboratory Tests</w:t>
      </w:r>
      <w:bookmarkEnd w:id="3435"/>
      <w:bookmarkEnd w:id="3436"/>
    </w:p>
    <w:p w14:paraId="4B9315AC" w14:textId="0CEB4A9B" w:rsidR="006D1740" w:rsidRDefault="006B7357" w:rsidP="006D1740">
      <w:pPr>
        <w:pStyle w:val="Paragraph"/>
      </w:pPr>
      <w:r>
        <w:t xml:space="preserve">The tests detailed in </w:t>
      </w:r>
      <w:r w:rsidR="00815B7C" w:rsidRPr="006D1740">
        <w:t>Table </w:t>
      </w:r>
      <w:r w:rsidR="00815B7C">
        <w:rPr>
          <w:noProof/>
        </w:rPr>
        <w:t>17</w:t>
      </w:r>
      <w:r>
        <w:t xml:space="preserve"> will be performed by the local laboratory.</w:t>
      </w:r>
    </w:p>
    <w:p w14:paraId="64B35148" w14:textId="77777777" w:rsidR="006D1740" w:rsidRDefault="006B7357" w:rsidP="006D1740">
      <w:pPr>
        <w:pStyle w:val="Paragraph"/>
      </w:pPr>
      <w:r>
        <w:t>Protocol-specific requirements for inclusion or exclusion of participants are detailed in Sections 5.1 and 5.2.</w:t>
      </w:r>
    </w:p>
    <w:p w14:paraId="4E422347" w14:textId="77777777" w:rsidR="00B3746F" w:rsidRPr="006D1740" w:rsidRDefault="006B7357" w:rsidP="006D1740">
      <w:pPr>
        <w:pStyle w:val="Paragraph"/>
      </w:pPr>
      <w:r>
        <w:t>Additional tests may be performed at any time during the study as determined necessary by the investigator or required by local regulations.</w:t>
      </w:r>
    </w:p>
    <w:p w14:paraId="5A5038C0" w14:textId="14C9BF96" w:rsidR="00B3746F" w:rsidRPr="006D1740" w:rsidRDefault="006B7357" w:rsidP="00B3746F">
      <w:pPr>
        <w:pStyle w:val="Caption"/>
        <w:keepNext/>
      </w:pPr>
      <w:bookmarkStart w:id="3437" w:name="_Ref107216401"/>
      <w:bookmarkStart w:id="3438" w:name="_Toc148621773"/>
      <w:bookmarkStart w:id="3439" w:name="_Ref17360318"/>
      <w:bookmarkStart w:id="3440" w:name="_Toc107570824"/>
      <w:r w:rsidRPr="006D1740">
        <w:t>Table </w:t>
      </w:r>
      <w:r w:rsidR="00815B7C">
        <w:rPr>
          <w:noProof/>
        </w:rPr>
        <w:t>17</w:t>
      </w:r>
      <w:bookmarkEnd w:id="3437"/>
      <w:bookmarkEnd w:id="3439"/>
      <w:r w:rsidRPr="006D1740">
        <w:tab/>
        <w:t xml:space="preserve">Protocol-required </w:t>
      </w:r>
      <w:del w:id="3441" w:author="Powell, Deana" w:date="2023-10-19T15:28:00Z">
        <w:r w:rsidR="00D80FE3" w:rsidRPr="001E07F4">
          <w:delText>Safety</w:delText>
        </w:r>
      </w:del>
      <w:ins w:id="3442" w:author="Powell, Deana" w:date="2023-10-19T15:28:00Z">
        <w:r w:rsidRPr="006D1740">
          <w:t>Clinical</w:t>
        </w:r>
      </w:ins>
      <w:r w:rsidRPr="006D1740">
        <w:t xml:space="preserve"> Laboratory Assessments</w:t>
      </w:r>
      <w:bookmarkEnd w:id="3438"/>
      <w:bookmarkEnd w:id="3440"/>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7"/>
        <w:gridCol w:w="1468"/>
        <w:gridCol w:w="695"/>
        <w:gridCol w:w="1538"/>
        <w:gridCol w:w="1369"/>
        <w:gridCol w:w="343"/>
        <w:gridCol w:w="2360"/>
      </w:tblGrid>
      <w:tr w:rsidR="000121B5" w14:paraId="71C80DEA" w14:textId="77777777" w:rsidTr="007D022B">
        <w:trPr>
          <w:tblHeader/>
        </w:trPr>
        <w:tc>
          <w:tcPr>
            <w:tcW w:w="1719" w:type="dxa"/>
          </w:tcPr>
          <w:p w14:paraId="529E1569" w14:textId="77777777" w:rsidR="00F65C42" w:rsidRPr="00E93BA2" w:rsidRDefault="006B7357" w:rsidP="00AA0971">
            <w:pPr>
              <w:pStyle w:val="TableCellLeft10pt"/>
              <w:keepNext w:val="0"/>
              <w:keepLines w:val="0"/>
              <w:spacing w:line="240" w:lineRule="auto"/>
            </w:pPr>
            <w:r w:rsidRPr="00F56E4B">
              <w:t>Laboratory Assessments</w:t>
            </w:r>
          </w:p>
        </w:tc>
        <w:tc>
          <w:tcPr>
            <w:tcW w:w="7271" w:type="dxa"/>
            <w:gridSpan w:val="6"/>
          </w:tcPr>
          <w:p w14:paraId="15A83A0F" w14:textId="77777777" w:rsidR="00F65C42" w:rsidRPr="00E93BA2" w:rsidRDefault="006B7357" w:rsidP="00AA0971">
            <w:pPr>
              <w:pStyle w:val="TableCellLeft10pt"/>
              <w:keepNext w:val="0"/>
              <w:keepLines w:val="0"/>
              <w:spacing w:line="240" w:lineRule="auto"/>
            </w:pPr>
            <w:r w:rsidRPr="00F56E4B">
              <w:t>Parameters</w:t>
            </w:r>
          </w:p>
        </w:tc>
      </w:tr>
      <w:tr w:rsidR="000121B5" w14:paraId="244B4E99" w14:textId="77777777" w:rsidTr="00C64B66">
        <w:trPr>
          <w:trHeight w:val="102"/>
        </w:trPr>
        <w:tc>
          <w:tcPr>
            <w:tcW w:w="1719" w:type="dxa"/>
            <w:vMerge w:val="restart"/>
          </w:tcPr>
          <w:p w14:paraId="22CABA41" w14:textId="77777777" w:rsidR="00F65C42" w:rsidRPr="00E93BA2" w:rsidRDefault="006B7357" w:rsidP="00AA0971">
            <w:pPr>
              <w:pStyle w:val="TableCellLeft10pt"/>
              <w:keepNext w:val="0"/>
              <w:keepLines w:val="0"/>
              <w:spacing w:line="240" w:lineRule="auto"/>
            </w:pPr>
            <w:r w:rsidRPr="00F56E4B">
              <w:t>Hematology</w:t>
            </w:r>
          </w:p>
        </w:tc>
        <w:tc>
          <w:tcPr>
            <w:tcW w:w="2360" w:type="dxa"/>
            <w:gridSpan w:val="2"/>
          </w:tcPr>
          <w:p w14:paraId="565806FC" w14:textId="77777777" w:rsidR="00F65C42" w:rsidRPr="00E93BA2" w:rsidRDefault="006B7357" w:rsidP="00AA0971">
            <w:pPr>
              <w:pStyle w:val="TableCellLeft10pt"/>
              <w:keepNext w:val="0"/>
              <w:keepLines w:val="0"/>
              <w:spacing w:line="240" w:lineRule="auto"/>
            </w:pPr>
            <w:r w:rsidRPr="00F56E4B">
              <w:t xml:space="preserve">Platelet Count </w:t>
            </w:r>
          </w:p>
        </w:tc>
        <w:tc>
          <w:tcPr>
            <w:tcW w:w="2756" w:type="dxa"/>
            <w:gridSpan w:val="2"/>
            <w:vMerge w:val="restart"/>
          </w:tcPr>
          <w:p w14:paraId="0A10D44E" w14:textId="77777777" w:rsidR="00F65C42" w:rsidRPr="00E93BA2" w:rsidRDefault="006B7357" w:rsidP="00AA0971">
            <w:pPr>
              <w:pStyle w:val="TableCellLeft10pt"/>
              <w:keepNext w:val="0"/>
              <w:keepLines w:val="0"/>
              <w:spacing w:line="240" w:lineRule="auto"/>
            </w:pPr>
            <w:r w:rsidRPr="00F56E4B">
              <w:t xml:space="preserve">WBC count with </w:t>
            </w:r>
            <w:r w:rsidRPr="00E93BA2">
              <w:t>differential</w:t>
            </w:r>
            <w:r w:rsidRPr="006D1740">
              <w:rPr>
                <w:vertAlign w:val="superscript"/>
              </w:rPr>
              <w:t>a</w:t>
            </w:r>
            <w:r w:rsidRPr="00E93BA2">
              <w:t>:</w:t>
            </w:r>
          </w:p>
          <w:p w14:paraId="42AD773F" w14:textId="77777777" w:rsidR="00F65C42" w:rsidRPr="00E93BA2" w:rsidRDefault="006B7357" w:rsidP="00AA0971">
            <w:pPr>
              <w:pStyle w:val="TableCellLeft10pt"/>
              <w:keepNext w:val="0"/>
              <w:keepLines w:val="0"/>
              <w:spacing w:line="240" w:lineRule="auto"/>
            </w:pPr>
            <w:r>
              <w:t xml:space="preserve">   </w:t>
            </w:r>
            <w:r w:rsidRPr="00E93BA2">
              <w:t>Neutrophils</w:t>
            </w:r>
          </w:p>
          <w:p w14:paraId="13C48D99" w14:textId="77777777" w:rsidR="00F65C42" w:rsidRPr="00E93BA2" w:rsidRDefault="006B7357" w:rsidP="00AA0971">
            <w:pPr>
              <w:pStyle w:val="TableCellLeft10pt"/>
              <w:keepNext w:val="0"/>
              <w:keepLines w:val="0"/>
              <w:spacing w:line="240" w:lineRule="auto"/>
            </w:pPr>
            <w:r>
              <w:t xml:space="preserve">   </w:t>
            </w:r>
            <w:r w:rsidRPr="00E93BA2">
              <w:t>Lymphocytes</w:t>
            </w:r>
          </w:p>
          <w:p w14:paraId="7678D4A9" w14:textId="77777777" w:rsidR="00F65C42" w:rsidRPr="00E93BA2" w:rsidRDefault="006B7357" w:rsidP="00AA0971">
            <w:pPr>
              <w:pStyle w:val="TableCellLeft10pt"/>
              <w:keepNext w:val="0"/>
              <w:keepLines w:val="0"/>
              <w:spacing w:line="240" w:lineRule="auto"/>
            </w:pPr>
            <w:r>
              <w:t xml:space="preserve">   </w:t>
            </w:r>
            <w:r w:rsidRPr="00E93BA2">
              <w:t>Monocytes</w:t>
            </w:r>
          </w:p>
          <w:p w14:paraId="14834C6F" w14:textId="77777777" w:rsidR="00F65C42" w:rsidRPr="00E93BA2" w:rsidRDefault="006B7357" w:rsidP="00AA0971">
            <w:pPr>
              <w:pStyle w:val="TableCellLeft10pt"/>
              <w:keepNext w:val="0"/>
              <w:keepLines w:val="0"/>
              <w:spacing w:line="240" w:lineRule="auto"/>
            </w:pPr>
            <w:r>
              <w:t xml:space="preserve">   </w:t>
            </w:r>
            <w:r w:rsidRPr="00E93BA2">
              <w:t>Eosinophils</w:t>
            </w:r>
          </w:p>
          <w:p w14:paraId="0C180DAD" w14:textId="77777777" w:rsidR="00F65C42" w:rsidRPr="00E93BA2" w:rsidRDefault="006B7357" w:rsidP="00AA0971">
            <w:pPr>
              <w:pStyle w:val="TableCellLeft10pt"/>
              <w:keepNext w:val="0"/>
              <w:keepLines w:val="0"/>
              <w:spacing w:line="240" w:lineRule="auto"/>
            </w:pPr>
            <w:r>
              <w:t xml:space="preserve">   </w:t>
            </w:r>
            <w:r w:rsidRPr="00E93BA2">
              <w:t>Basophils</w:t>
            </w:r>
          </w:p>
        </w:tc>
        <w:tc>
          <w:tcPr>
            <w:tcW w:w="2155" w:type="dxa"/>
            <w:gridSpan w:val="2"/>
            <w:vMerge w:val="restart"/>
          </w:tcPr>
          <w:p w14:paraId="11D1670A" w14:textId="77777777" w:rsidR="00F65C42" w:rsidRPr="00E93BA2" w:rsidRDefault="006B7357" w:rsidP="00AA0971">
            <w:pPr>
              <w:pStyle w:val="TableCellLeft10pt"/>
              <w:keepNext w:val="0"/>
              <w:keepLines w:val="0"/>
              <w:spacing w:line="240" w:lineRule="auto"/>
            </w:pPr>
            <w:r w:rsidRPr="00F56E4B">
              <w:t xml:space="preserve">RBC </w:t>
            </w:r>
            <w:r w:rsidRPr="00E93BA2">
              <w:t>Indices:</w:t>
            </w:r>
          </w:p>
          <w:p w14:paraId="296A9F29" w14:textId="1AC79B29" w:rsidR="00F65C42" w:rsidRPr="00E93BA2" w:rsidRDefault="006B7357" w:rsidP="00AA0971">
            <w:pPr>
              <w:pStyle w:val="TableCellLeft10pt"/>
              <w:keepNext w:val="0"/>
              <w:keepLines w:val="0"/>
              <w:spacing w:line="240" w:lineRule="auto"/>
            </w:pPr>
            <w:r>
              <w:t xml:space="preserve">   </w:t>
            </w:r>
            <w:del w:id="3443" w:author="Powell, Deana" w:date="2023-10-19T15:28:00Z">
              <w:r w:rsidR="00B7165D" w:rsidRPr="00F56E4B">
                <w:delText>MCV</w:delText>
              </w:r>
              <w:r w:rsidR="00B7165D" w:rsidRPr="001B15B4">
                <w:rPr>
                  <w:vertAlign w:val="superscript"/>
                </w:rPr>
                <w:delText>c</w:delText>
              </w:r>
            </w:del>
            <w:ins w:id="3444" w:author="Powell, Deana" w:date="2023-10-19T15:28:00Z">
              <w:r w:rsidR="007D022B" w:rsidRPr="00E93BA2">
                <w:t>MCV</w:t>
              </w:r>
              <w:r w:rsidR="007D022B">
                <w:rPr>
                  <w:vertAlign w:val="superscript"/>
                </w:rPr>
                <w:t>b</w:t>
              </w:r>
            </w:ins>
          </w:p>
          <w:p w14:paraId="7A68A808" w14:textId="76983A2D" w:rsidR="00F65C42" w:rsidRPr="00E93BA2" w:rsidRDefault="006B7357" w:rsidP="00AA0971">
            <w:pPr>
              <w:pStyle w:val="TableCellLeft10pt"/>
              <w:keepNext w:val="0"/>
              <w:keepLines w:val="0"/>
              <w:spacing w:line="240" w:lineRule="auto"/>
            </w:pPr>
            <w:r>
              <w:t xml:space="preserve">   </w:t>
            </w:r>
            <w:del w:id="3445" w:author="Powell, Deana" w:date="2023-10-19T15:28:00Z">
              <w:r w:rsidR="00B7165D" w:rsidRPr="00F56E4B">
                <w:delText>MCH</w:delText>
              </w:r>
              <w:r w:rsidR="00B7165D" w:rsidRPr="001B15B4">
                <w:rPr>
                  <w:vertAlign w:val="superscript"/>
                </w:rPr>
                <w:delText>c</w:delText>
              </w:r>
            </w:del>
            <w:ins w:id="3446" w:author="Powell, Deana" w:date="2023-10-19T15:28:00Z">
              <w:r w:rsidR="007D022B" w:rsidRPr="00E93BA2">
                <w:t>MCH</w:t>
              </w:r>
              <w:r w:rsidR="007D022B">
                <w:rPr>
                  <w:vertAlign w:val="superscript"/>
                </w:rPr>
                <w:t>b</w:t>
              </w:r>
            </w:ins>
          </w:p>
          <w:p w14:paraId="1C032754" w14:textId="48FCB8B9" w:rsidR="00F65C42" w:rsidRPr="00E93BA2" w:rsidRDefault="006B7357" w:rsidP="00AA0971">
            <w:pPr>
              <w:pStyle w:val="TableCellLeft10pt"/>
              <w:keepNext w:val="0"/>
              <w:keepLines w:val="0"/>
              <w:spacing w:line="240" w:lineRule="auto"/>
              <w:rPr>
                <w:ins w:id="3447" w:author="Powell, Deana" w:date="2023-10-19T15:28:00Z"/>
              </w:rPr>
            </w:pPr>
            <w:r>
              <w:t xml:space="preserve">   </w:t>
            </w:r>
            <w:r w:rsidRPr="00E93BA2">
              <w:t>%</w:t>
            </w:r>
            <w:del w:id="3448" w:author="Powell, Deana" w:date="2023-10-19T15:28:00Z">
              <w:r w:rsidR="00B7165D" w:rsidRPr="00F56E4B">
                <w:delText>Reticulocytes</w:delText>
              </w:r>
              <w:r w:rsidR="00B7165D" w:rsidRPr="001B15B4">
                <w:rPr>
                  <w:vertAlign w:val="superscript"/>
                </w:rPr>
                <w:delText>c</w:delText>
              </w:r>
            </w:del>
            <w:ins w:id="3449" w:author="Powell, Deana" w:date="2023-10-19T15:28:00Z">
              <w:r w:rsidR="007D022B" w:rsidRPr="00E93BA2">
                <w:t>Reticulocytes</w:t>
              </w:r>
              <w:r w:rsidR="007D022B">
                <w:rPr>
                  <w:vertAlign w:val="superscript"/>
                </w:rPr>
                <w:t>b</w:t>
              </w:r>
            </w:ins>
          </w:p>
          <w:p w14:paraId="40089510" w14:textId="77777777" w:rsidR="00F65C42" w:rsidRPr="00F56E4B" w:rsidRDefault="00F65C42" w:rsidP="00AA0971">
            <w:pPr>
              <w:pStyle w:val="TableCellLeft10pt"/>
              <w:keepNext w:val="0"/>
              <w:keepLines w:val="0"/>
              <w:spacing w:line="240" w:lineRule="auto"/>
            </w:pPr>
          </w:p>
        </w:tc>
      </w:tr>
      <w:tr w:rsidR="000121B5" w14:paraId="425C1728" w14:textId="77777777" w:rsidTr="00C64B66">
        <w:trPr>
          <w:trHeight w:val="101"/>
        </w:trPr>
        <w:tc>
          <w:tcPr>
            <w:tcW w:w="1719" w:type="dxa"/>
            <w:vMerge/>
          </w:tcPr>
          <w:p w14:paraId="7812F781" w14:textId="77777777" w:rsidR="00F65C42" w:rsidRPr="00F56E4B" w:rsidRDefault="00F65C42" w:rsidP="00AA0971">
            <w:pPr>
              <w:pStyle w:val="TableCellLeft10pt"/>
              <w:keepNext w:val="0"/>
              <w:keepLines w:val="0"/>
              <w:spacing w:line="240" w:lineRule="auto"/>
            </w:pPr>
          </w:p>
        </w:tc>
        <w:tc>
          <w:tcPr>
            <w:tcW w:w="2360" w:type="dxa"/>
            <w:gridSpan w:val="2"/>
          </w:tcPr>
          <w:p w14:paraId="0AAE0B59" w14:textId="77777777" w:rsidR="00F65C42" w:rsidRPr="00E93BA2" w:rsidRDefault="006B7357" w:rsidP="00AA0971">
            <w:pPr>
              <w:pStyle w:val="TableCellLeft10pt"/>
              <w:keepNext w:val="0"/>
              <w:keepLines w:val="0"/>
              <w:spacing w:line="240" w:lineRule="auto"/>
            </w:pPr>
            <w:r w:rsidRPr="00F56E4B">
              <w:t>RBC Count</w:t>
            </w:r>
          </w:p>
        </w:tc>
        <w:tc>
          <w:tcPr>
            <w:tcW w:w="2756" w:type="dxa"/>
            <w:gridSpan w:val="2"/>
            <w:vMerge/>
          </w:tcPr>
          <w:p w14:paraId="51F615FF" w14:textId="77777777" w:rsidR="00F65C42" w:rsidRPr="00F56E4B" w:rsidRDefault="00F65C42" w:rsidP="00AA0971">
            <w:pPr>
              <w:pStyle w:val="TableCellLeft10pt"/>
              <w:keepNext w:val="0"/>
              <w:keepLines w:val="0"/>
              <w:spacing w:line="240" w:lineRule="auto"/>
            </w:pPr>
          </w:p>
        </w:tc>
        <w:tc>
          <w:tcPr>
            <w:tcW w:w="2155" w:type="dxa"/>
            <w:gridSpan w:val="2"/>
            <w:vMerge/>
          </w:tcPr>
          <w:p w14:paraId="68B6A81C" w14:textId="77777777" w:rsidR="00F65C42" w:rsidRPr="00F56E4B" w:rsidRDefault="00F65C42" w:rsidP="00AA0971">
            <w:pPr>
              <w:pStyle w:val="TableCellLeft10pt"/>
              <w:keepNext w:val="0"/>
              <w:keepLines w:val="0"/>
              <w:spacing w:line="240" w:lineRule="auto"/>
            </w:pPr>
          </w:p>
        </w:tc>
      </w:tr>
      <w:tr w:rsidR="000121B5" w14:paraId="29236998" w14:textId="77777777" w:rsidTr="00C64B66">
        <w:trPr>
          <w:trHeight w:val="101"/>
        </w:trPr>
        <w:tc>
          <w:tcPr>
            <w:tcW w:w="1719" w:type="dxa"/>
            <w:vMerge/>
          </w:tcPr>
          <w:p w14:paraId="61F14354" w14:textId="77777777" w:rsidR="00F65C42" w:rsidRPr="00F56E4B" w:rsidRDefault="00F65C42" w:rsidP="00AA0971">
            <w:pPr>
              <w:pStyle w:val="TableCellLeft10pt"/>
              <w:keepNext w:val="0"/>
              <w:keepLines w:val="0"/>
              <w:spacing w:line="240" w:lineRule="auto"/>
            </w:pPr>
          </w:p>
        </w:tc>
        <w:tc>
          <w:tcPr>
            <w:tcW w:w="2360" w:type="dxa"/>
            <w:gridSpan w:val="2"/>
          </w:tcPr>
          <w:p w14:paraId="7FB0D9A2" w14:textId="77777777" w:rsidR="00F65C42" w:rsidRPr="00E93BA2" w:rsidRDefault="006B7357" w:rsidP="00AA0971">
            <w:pPr>
              <w:pStyle w:val="TableCellLeft10pt"/>
              <w:keepNext w:val="0"/>
              <w:keepLines w:val="0"/>
              <w:spacing w:line="240" w:lineRule="auto"/>
            </w:pPr>
            <w:r w:rsidRPr="00F56E4B">
              <w:t>Hemoglobin</w:t>
            </w:r>
          </w:p>
        </w:tc>
        <w:tc>
          <w:tcPr>
            <w:tcW w:w="2756" w:type="dxa"/>
            <w:gridSpan w:val="2"/>
            <w:vMerge/>
          </w:tcPr>
          <w:p w14:paraId="3E9A202D" w14:textId="77777777" w:rsidR="00F65C42" w:rsidRPr="00F56E4B" w:rsidRDefault="00F65C42" w:rsidP="00AA0971">
            <w:pPr>
              <w:pStyle w:val="TableCellLeft10pt"/>
              <w:keepNext w:val="0"/>
              <w:keepLines w:val="0"/>
              <w:spacing w:line="240" w:lineRule="auto"/>
            </w:pPr>
          </w:p>
        </w:tc>
        <w:tc>
          <w:tcPr>
            <w:tcW w:w="2155" w:type="dxa"/>
            <w:gridSpan w:val="2"/>
            <w:vMerge/>
          </w:tcPr>
          <w:p w14:paraId="39D12FCC" w14:textId="77777777" w:rsidR="00F65C42" w:rsidRPr="00F56E4B" w:rsidRDefault="00F65C42" w:rsidP="00AA0971">
            <w:pPr>
              <w:pStyle w:val="TableCellLeft10pt"/>
              <w:keepNext w:val="0"/>
              <w:keepLines w:val="0"/>
              <w:spacing w:line="240" w:lineRule="auto"/>
            </w:pPr>
          </w:p>
        </w:tc>
      </w:tr>
      <w:tr w:rsidR="000121B5" w14:paraId="66C473A2" w14:textId="77777777" w:rsidTr="00C64B66">
        <w:trPr>
          <w:trHeight w:val="101"/>
        </w:trPr>
        <w:tc>
          <w:tcPr>
            <w:tcW w:w="1719" w:type="dxa"/>
            <w:vMerge/>
          </w:tcPr>
          <w:p w14:paraId="4E96C6CE" w14:textId="77777777" w:rsidR="00F65C42" w:rsidRPr="00F56E4B" w:rsidRDefault="00F65C42" w:rsidP="00AA0971">
            <w:pPr>
              <w:pStyle w:val="TableCellLeft10pt"/>
              <w:keepNext w:val="0"/>
              <w:keepLines w:val="0"/>
              <w:spacing w:line="240" w:lineRule="auto"/>
            </w:pPr>
          </w:p>
        </w:tc>
        <w:tc>
          <w:tcPr>
            <w:tcW w:w="2360" w:type="dxa"/>
            <w:gridSpan w:val="2"/>
          </w:tcPr>
          <w:p w14:paraId="0955BDD5" w14:textId="77777777" w:rsidR="00F65C42" w:rsidRPr="00E93BA2" w:rsidRDefault="006B7357" w:rsidP="00AA0971">
            <w:pPr>
              <w:pStyle w:val="TableCellLeft10pt"/>
              <w:keepNext w:val="0"/>
              <w:keepLines w:val="0"/>
              <w:spacing w:line="240" w:lineRule="auto"/>
            </w:pPr>
            <w:r w:rsidRPr="00F56E4B">
              <w:t>Hematocrit</w:t>
            </w:r>
          </w:p>
        </w:tc>
        <w:tc>
          <w:tcPr>
            <w:tcW w:w="2756" w:type="dxa"/>
            <w:gridSpan w:val="2"/>
            <w:vMerge/>
          </w:tcPr>
          <w:p w14:paraId="3960448F" w14:textId="77777777" w:rsidR="00F65C42" w:rsidRPr="00F56E4B" w:rsidRDefault="00F65C42" w:rsidP="00AA0971">
            <w:pPr>
              <w:pStyle w:val="TableCellLeft10pt"/>
              <w:keepNext w:val="0"/>
              <w:keepLines w:val="0"/>
              <w:spacing w:line="240" w:lineRule="auto"/>
            </w:pPr>
          </w:p>
        </w:tc>
        <w:tc>
          <w:tcPr>
            <w:tcW w:w="2155" w:type="dxa"/>
            <w:gridSpan w:val="2"/>
            <w:vMerge/>
          </w:tcPr>
          <w:p w14:paraId="3D32F3EC" w14:textId="77777777" w:rsidR="00F65C42" w:rsidRPr="00F56E4B" w:rsidRDefault="00F65C42" w:rsidP="00AA0971">
            <w:pPr>
              <w:pStyle w:val="TableCellLeft10pt"/>
              <w:keepNext w:val="0"/>
              <w:keepLines w:val="0"/>
              <w:spacing w:line="240" w:lineRule="auto"/>
            </w:pPr>
          </w:p>
        </w:tc>
      </w:tr>
      <w:tr w:rsidR="000121B5" w14:paraId="13D6B65A" w14:textId="77777777" w:rsidTr="00C64B66">
        <w:tc>
          <w:tcPr>
            <w:tcW w:w="1719" w:type="dxa"/>
            <w:vMerge w:val="restart"/>
          </w:tcPr>
          <w:p w14:paraId="1994F1F5" w14:textId="77777777" w:rsidR="00F65C42" w:rsidRPr="00E93BA2" w:rsidRDefault="006B7357" w:rsidP="00AA0971">
            <w:pPr>
              <w:pStyle w:val="TableCellLeft10pt"/>
              <w:keepNext w:val="0"/>
              <w:keepLines w:val="0"/>
              <w:spacing w:line="240" w:lineRule="auto"/>
            </w:pPr>
            <w:r>
              <w:t>Chemistry</w:t>
            </w:r>
          </w:p>
        </w:tc>
        <w:tc>
          <w:tcPr>
            <w:tcW w:w="1781" w:type="dxa"/>
          </w:tcPr>
          <w:p w14:paraId="02131142" w14:textId="77777777" w:rsidR="00F65C42" w:rsidRPr="00E93BA2" w:rsidRDefault="006B7357" w:rsidP="00AA0971">
            <w:pPr>
              <w:pStyle w:val="TableCellLeft10pt"/>
              <w:keepNext w:val="0"/>
              <w:keepLines w:val="0"/>
              <w:spacing w:line="240" w:lineRule="auto"/>
            </w:pPr>
            <w:r w:rsidRPr="00F56E4B">
              <w:t>Albumin</w:t>
            </w:r>
          </w:p>
        </w:tc>
        <w:tc>
          <w:tcPr>
            <w:tcW w:w="1814" w:type="dxa"/>
            <w:gridSpan w:val="2"/>
          </w:tcPr>
          <w:p w14:paraId="3089CEDE" w14:textId="22476C19" w:rsidR="00F65C42" w:rsidRPr="00E93BA2" w:rsidRDefault="006B7357" w:rsidP="00AA0971">
            <w:pPr>
              <w:pStyle w:val="TableCellLeft10pt"/>
              <w:keepNext w:val="0"/>
              <w:keepLines w:val="0"/>
              <w:spacing w:line="240" w:lineRule="auto"/>
            </w:pPr>
            <w:r w:rsidRPr="00F56E4B">
              <w:t>Blood Urea Nitrogen (BUN)</w:t>
            </w:r>
            <w:r w:rsidRPr="00E93BA2">
              <w:t xml:space="preserve"> </w:t>
            </w:r>
            <w:del w:id="3450" w:author="Powell, Deana" w:date="2023-10-19T15:28:00Z">
              <w:r w:rsidR="00184270" w:rsidRPr="00C53801">
                <w:rPr>
                  <w:rFonts w:eastAsia="TimesNewRoman"/>
                  <w:vertAlign w:val="superscript"/>
                </w:rPr>
                <w:delText>b</w:delText>
              </w:r>
            </w:del>
            <w:ins w:id="3451" w:author="Powell, Deana" w:date="2023-10-19T15:28:00Z">
              <w:r w:rsidR="007D022B">
                <w:rPr>
                  <w:vertAlign w:val="superscript"/>
                </w:rPr>
                <w:t>c</w:t>
              </w:r>
            </w:ins>
          </w:p>
        </w:tc>
        <w:tc>
          <w:tcPr>
            <w:tcW w:w="1877" w:type="dxa"/>
            <w:gridSpan w:val="2"/>
          </w:tcPr>
          <w:p w14:paraId="31D1F5D7" w14:textId="77777777" w:rsidR="00F65C42" w:rsidRPr="00E93BA2" w:rsidRDefault="006B7357" w:rsidP="00AA0971">
            <w:pPr>
              <w:pStyle w:val="TableCellLeft10pt"/>
              <w:keepNext w:val="0"/>
              <w:keepLines w:val="0"/>
              <w:spacing w:line="240" w:lineRule="auto"/>
            </w:pPr>
            <w:r w:rsidRPr="00F56E4B">
              <w:t>Creatinine</w:t>
            </w:r>
            <w:r w:rsidRPr="00E93BA2">
              <w:t xml:space="preserve"> </w:t>
            </w:r>
            <w:r w:rsidRPr="006D1740">
              <w:rPr>
                <w:vertAlign w:val="superscript"/>
              </w:rPr>
              <w:t>d</w:t>
            </w:r>
          </w:p>
        </w:tc>
        <w:tc>
          <w:tcPr>
            <w:tcW w:w="1799" w:type="dxa"/>
          </w:tcPr>
          <w:p w14:paraId="5ED105C1" w14:textId="77777777" w:rsidR="00F65C42" w:rsidRPr="00E93BA2" w:rsidRDefault="006B7357" w:rsidP="00AA0971">
            <w:pPr>
              <w:pStyle w:val="TableCellLeft10pt"/>
              <w:keepNext w:val="0"/>
              <w:keepLines w:val="0"/>
              <w:spacing w:line="240" w:lineRule="auto"/>
            </w:pPr>
            <w:r w:rsidRPr="00F56E4B">
              <w:t>Potassium</w:t>
            </w:r>
          </w:p>
        </w:tc>
      </w:tr>
      <w:tr w:rsidR="000121B5" w14:paraId="462886CB" w14:textId="77777777" w:rsidTr="00C64B66">
        <w:tc>
          <w:tcPr>
            <w:tcW w:w="1719" w:type="dxa"/>
            <w:vMerge/>
          </w:tcPr>
          <w:p w14:paraId="2F1E4A20" w14:textId="77777777" w:rsidR="00F65C42" w:rsidRPr="00F56E4B" w:rsidRDefault="00F65C42" w:rsidP="00AA0971">
            <w:pPr>
              <w:pStyle w:val="TableCellLeft10pt"/>
              <w:keepNext w:val="0"/>
              <w:keepLines w:val="0"/>
              <w:spacing w:line="240" w:lineRule="auto"/>
            </w:pPr>
          </w:p>
        </w:tc>
        <w:tc>
          <w:tcPr>
            <w:tcW w:w="1781" w:type="dxa"/>
          </w:tcPr>
          <w:p w14:paraId="380E86A4" w14:textId="77777777" w:rsidR="00F65C42" w:rsidRPr="00E93BA2" w:rsidRDefault="006B7357" w:rsidP="00AA0971">
            <w:pPr>
              <w:pStyle w:val="TableCellLeft10pt"/>
              <w:keepNext w:val="0"/>
              <w:keepLines w:val="0"/>
              <w:spacing w:line="240" w:lineRule="auto"/>
            </w:pPr>
            <w:r w:rsidRPr="00F56E4B">
              <w:t>Glucose</w:t>
            </w:r>
          </w:p>
        </w:tc>
        <w:tc>
          <w:tcPr>
            <w:tcW w:w="1814" w:type="dxa"/>
            <w:gridSpan w:val="2"/>
          </w:tcPr>
          <w:p w14:paraId="20501354" w14:textId="77777777" w:rsidR="00F65C42" w:rsidRPr="00E93BA2" w:rsidRDefault="006B7357" w:rsidP="00AA0971">
            <w:pPr>
              <w:pStyle w:val="TableCellLeft10pt"/>
              <w:keepNext w:val="0"/>
              <w:keepLines w:val="0"/>
              <w:spacing w:line="240" w:lineRule="auto"/>
            </w:pPr>
            <w:r w:rsidRPr="00F56E4B">
              <w:t>Calcium</w:t>
            </w:r>
          </w:p>
        </w:tc>
        <w:tc>
          <w:tcPr>
            <w:tcW w:w="1877" w:type="dxa"/>
            <w:gridSpan w:val="2"/>
          </w:tcPr>
          <w:p w14:paraId="3B023783" w14:textId="77777777" w:rsidR="00F65C42" w:rsidRPr="00E93BA2" w:rsidRDefault="006B7357" w:rsidP="00AA0971">
            <w:pPr>
              <w:pStyle w:val="TableCellLeft10pt"/>
              <w:keepNext w:val="0"/>
              <w:keepLines w:val="0"/>
              <w:spacing w:line="240" w:lineRule="auto"/>
            </w:pPr>
            <w:r w:rsidRPr="00F56E4B">
              <w:t>Sodium</w:t>
            </w:r>
          </w:p>
        </w:tc>
        <w:tc>
          <w:tcPr>
            <w:tcW w:w="1799" w:type="dxa"/>
          </w:tcPr>
          <w:p w14:paraId="5F1866B1" w14:textId="77777777" w:rsidR="00F65C42" w:rsidRPr="00E93BA2" w:rsidRDefault="006B7357" w:rsidP="00AA0971">
            <w:pPr>
              <w:pStyle w:val="TableCellLeft10pt"/>
              <w:keepNext w:val="0"/>
              <w:keepLines w:val="0"/>
              <w:spacing w:line="240" w:lineRule="auto"/>
            </w:pPr>
            <w:r>
              <w:t>Magnesium</w:t>
            </w:r>
          </w:p>
        </w:tc>
      </w:tr>
      <w:tr w:rsidR="000121B5" w14:paraId="75A1FC93" w14:textId="77777777" w:rsidTr="00C64B66">
        <w:tc>
          <w:tcPr>
            <w:tcW w:w="1719" w:type="dxa"/>
            <w:vMerge/>
          </w:tcPr>
          <w:p w14:paraId="1BC7E234" w14:textId="77777777" w:rsidR="00F65C42" w:rsidRPr="00F56E4B" w:rsidRDefault="00F65C42" w:rsidP="00AA0971">
            <w:pPr>
              <w:pStyle w:val="TableCellLeft10pt"/>
              <w:keepNext w:val="0"/>
              <w:keepLines w:val="0"/>
              <w:spacing w:line="240" w:lineRule="auto"/>
            </w:pPr>
          </w:p>
        </w:tc>
        <w:tc>
          <w:tcPr>
            <w:tcW w:w="1781" w:type="dxa"/>
          </w:tcPr>
          <w:p w14:paraId="5E3DB12B" w14:textId="77777777" w:rsidR="00F65C42" w:rsidRPr="00E93BA2" w:rsidRDefault="006B7357" w:rsidP="00AA0971">
            <w:pPr>
              <w:pStyle w:val="TableCellLeft10pt"/>
              <w:keepNext w:val="0"/>
              <w:keepLines w:val="0"/>
              <w:spacing w:line="240" w:lineRule="auto"/>
            </w:pPr>
            <w:r>
              <w:t>Amylase</w:t>
            </w:r>
          </w:p>
        </w:tc>
        <w:tc>
          <w:tcPr>
            <w:tcW w:w="1814" w:type="dxa"/>
            <w:gridSpan w:val="2"/>
          </w:tcPr>
          <w:p w14:paraId="7FC29503" w14:textId="77777777" w:rsidR="00F65C42" w:rsidRPr="00E93BA2" w:rsidRDefault="006B7357" w:rsidP="00AA0971">
            <w:pPr>
              <w:pStyle w:val="TableCellLeft10pt"/>
              <w:keepNext w:val="0"/>
              <w:keepLines w:val="0"/>
              <w:spacing w:line="240" w:lineRule="auto"/>
            </w:pPr>
            <w:r>
              <w:t>Lipase</w:t>
            </w:r>
          </w:p>
        </w:tc>
        <w:tc>
          <w:tcPr>
            <w:tcW w:w="1877" w:type="dxa"/>
            <w:gridSpan w:val="2"/>
          </w:tcPr>
          <w:p w14:paraId="66DB7E7C" w14:textId="77777777" w:rsidR="00F65C42" w:rsidRPr="00F56E4B" w:rsidRDefault="00F65C42" w:rsidP="00AA0971">
            <w:pPr>
              <w:pStyle w:val="TableCellLeft10pt"/>
              <w:keepNext w:val="0"/>
              <w:keepLines w:val="0"/>
              <w:spacing w:line="240" w:lineRule="auto"/>
            </w:pPr>
          </w:p>
        </w:tc>
        <w:tc>
          <w:tcPr>
            <w:tcW w:w="1799" w:type="dxa"/>
          </w:tcPr>
          <w:p w14:paraId="0D90588E" w14:textId="77777777" w:rsidR="00F65C42" w:rsidRPr="00F56E4B" w:rsidRDefault="00F65C42" w:rsidP="00AA0971">
            <w:pPr>
              <w:pStyle w:val="TableCellLeft10pt"/>
              <w:keepNext w:val="0"/>
              <w:keepLines w:val="0"/>
              <w:spacing w:line="240" w:lineRule="auto"/>
            </w:pPr>
          </w:p>
        </w:tc>
      </w:tr>
      <w:tr w:rsidR="000121B5" w14:paraId="2FE64132" w14:textId="77777777" w:rsidTr="00C64B66">
        <w:tc>
          <w:tcPr>
            <w:tcW w:w="1719" w:type="dxa"/>
            <w:vMerge/>
          </w:tcPr>
          <w:p w14:paraId="62638E0F" w14:textId="77777777" w:rsidR="00F65C42" w:rsidRPr="00F56E4B" w:rsidRDefault="00F65C42" w:rsidP="00AA0971">
            <w:pPr>
              <w:pStyle w:val="TableCellLeft10pt"/>
              <w:keepNext w:val="0"/>
              <w:keepLines w:val="0"/>
              <w:spacing w:line="240" w:lineRule="auto"/>
            </w:pPr>
          </w:p>
        </w:tc>
        <w:tc>
          <w:tcPr>
            <w:tcW w:w="1781" w:type="dxa"/>
          </w:tcPr>
          <w:p w14:paraId="204DBCA1" w14:textId="77777777" w:rsidR="00F65C42" w:rsidRPr="00E93BA2" w:rsidRDefault="006B7357" w:rsidP="00AA0971">
            <w:pPr>
              <w:pStyle w:val="TableCellLeft10pt"/>
              <w:keepNext w:val="0"/>
              <w:keepLines w:val="0"/>
              <w:spacing w:line="240" w:lineRule="auto"/>
            </w:pPr>
            <w:r w:rsidRPr="00F56E4B">
              <w:t xml:space="preserve">Total bilirubin (and direct </w:t>
            </w:r>
            <w:r w:rsidRPr="00E93BA2">
              <w:t>bilirubin if total bilirubin is elevated above the upper limit of normal)</w:t>
            </w:r>
          </w:p>
        </w:tc>
        <w:tc>
          <w:tcPr>
            <w:tcW w:w="1814" w:type="dxa"/>
            <w:gridSpan w:val="2"/>
          </w:tcPr>
          <w:p w14:paraId="614A2488" w14:textId="77777777" w:rsidR="00F65C42" w:rsidRPr="00E93BA2" w:rsidRDefault="006B7357" w:rsidP="00AA0971">
            <w:pPr>
              <w:pStyle w:val="TableCellLeft10pt"/>
              <w:keepNext w:val="0"/>
              <w:keepLines w:val="0"/>
              <w:spacing w:line="240" w:lineRule="auto"/>
            </w:pPr>
            <w:r w:rsidRPr="00F56E4B">
              <w:t>Aspartate Aminotransferase</w:t>
            </w:r>
          </w:p>
          <w:p w14:paraId="74687083" w14:textId="77777777" w:rsidR="00F65C42" w:rsidRPr="00E93BA2" w:rsidRDefault="006B7357" w:rsidP="00AA0971">
            <w:pPr>
              <w:pStyle w:val="TableCellLeft10pt"/>
              <w:keepNext w:val="0"/>
              <w:keepLines w:val="0"/>
              <w:spacing w:line="240" w:lineRule="auto"/>
            </w:pPr>
            <w:r w:rsidRPr="00F56E4B">
              <w:t>(AST)/ Serum Glutamic</w:t>
            </w:r>
            <w:r w:rsidRPr="00E93BA2">
              <w:t xml:space="preserve"> Oxaloacetic Transaminase (SGOT)</w:t>
            </w:r>
          </w:p>
        </w:tc>
        <w:tc>
          <w:tcPr>
            <w:tcW w:w="1877" w:type="dxa"/>
            <w:gridSpan w:val="2"/>
          </w:tcPr>
          <w:p w14:paraId="65B13C23" w14:textId="77777777" w:rsidR="00F65C42" w:rsidRPr="00E93BA2" w:rsidRDefault="006B7357" w:rsidP="00AA0971">
            <w:pPr>
              <w:pStyle w:val="TableCellLeft10pt"/>
              <w:keepNext w:val="0"/>
              <w:keepLines w:val="0"/>
              <w:spacing w:line="240" w:lineRule="auto"/>
            </w:pPr>
            <w:r w:rsidRPr="00F56E4B">
              <w:t>Alanine Aminotransferase</w:t>
            </w:r>
          </w:p>
          <w:p w14:paraId="5B5CEFF1" w14:textId="77777777" w:rsidR="00F65C42" w:rsidRPr="00E93BA2" w:rsidRDefault="006B7357" w:rsidP="00AA0971">
            <w:pPr>
              <w:pStyle w:val="TableCellLeft10pt"/>
              <w:keepNext w:val="0"/>
              <w:keepLines w:val="0"/>
              <w:spacing w:line="240" w:lineRule="auto"/>
            </w:pPr>
            <w:r w:rsidRPr="00F56E4B">
              <w:t xml:space="preserve"> (ALT)/ Serum Glutamic</w:t>
            </w:r>
            <w:r w:rsidRPr="00E93BA2">
              <w:t xml:space="preserve"> Pyruvic Transaminase (SGPT)</w:t>
            </w:r>
          </w:p>
        </w:tc>
        <w:tc>
          <w:tcPr>
            <w:tcW w:w="1799" w:type="dxa"/>
          </w:tcPr>
          <w:p w14:paraId="176DD99A" w14:textId="77777777" w:rsidR="00F65C42" w:rsidRPr="00E93BA2" w:rsidRDefault="006B7357" w:rsidP="00AA0971">
            <w:pPr>
              <w:pStyle w:val="TableCellLeft10pt"/>
              <w:keepNext w:val="0"/>
              <w:keepLines w:val="0"/>
              <w:spacing w:line="240" w:lineRule="auto"/>
            </w:pPr>
            <w:r w:rsidRPr="00F56E4B">
              <w:t>Alkaline phosphatase</w:t>
            </w:r>
          </w:p>
          <w:p w14:paraId="6C41B5BF" w14:textId="77777777" w:rsidR="00F65C42" w:rsidRPr="00F56E4B" w:rsidRDefault="00F65C42" w:rsidP="00AA0971">
            <w:pPr>
              <w:pStyle w:val="TableCellLeft10pt"/>
              <w:keepNext w:val="0"/>
              <w:keepLines w:val="0"/>
              <w:spacing w:line="240" w:lineRule="auto"/>
            </w:pPr>
          </w:p>
        </w:tc>
      </w:tr>
      <w:tr w:rsidR="000121B5" w14:paraId="1749A647" w14:textId="77777777" w:rsidTr="00C64B66">
        <w:tc>
          <w:tcPr>
            <w:tcW w:w="1719" w:type="dxa"/>
          </w:tcPr>
          <w:p w14:paraId="2F5FE8B7" w14:textId="77777777" w:rsidR="00F65C42" w:rsidRPr="00F56E4B" w:rsidRDefault="00F65C42" w:rsidP="00AA0971">
            <w:pPr>
              <w:pStyle w:val="TableCellLeft10pt"/>
              <w:keepNext w:val="0"/>
              <w:keepLines w:val="0"/>
              <w:spacing w:line="240" w:lineRule="auto"/>
            </w:pPr>
          </w:p>
        </w:tc>
        <w:tc>
          <w:tcPr>
            <w:tcW w:w="1781" w:type="dxa"/>
          </w:tcPr>
          <w:p w14:paraId="0D6F8E3F" w14:textId="290ABB39" w:rsidR="00F65C42" w:rsidRPr="00E93BA2" w:rsidRDefault="006B7357" w:rsidP="00AA0971">
            <w:pPr>
              <w:pStyle w:val="TableCellLeft10pt"/>
              <w:keepNext w:val="0"/>
              <w:keepLines w:val="0"/>
              <w:spacing w:line="240" w:lineRule="auto"/>
            </w:pPr>
            <w:r w:rsidRPr="00F56E4B">
              <w:t xml:space="preserve">Total </w:t>
            </w:r>
            <w:del w:id="3452" w:author="Powell, Deana" w:date="2023-10-19T15:28:00Z">
              <w:r w:rsidR="00184270" w:rsidRPr="00F56E4B">
                <w:delText>Protein</w:delText>
              </w:r>
              <w:r w:rsidR="00184270" w:rsidRPr="001B15B4">
                <w:rPr>
                  <w:vertAlign w:val="superscript"/>
                </w:rPr>
                <w:delText>c</w:delText>
              </w:r>
            </w:del>
            <w:ins w:id="3453" w:author="Powell, Deana" w:date="2023-10-19T15:28:00Z">
              <w:r w:rsidR="007D022B" w:rsidRPr="00F56E4B">
                <w:t>Protein</w:t>
              </w:r>
              <w:r w:rsidR="007D022B">
                <w:rPr>
                  <w:vertAlign w:val="superscript"/>
                </w:rPr>
                <w:t>b</w:t>
              </w:r>
            </w:ins>
          </w:p>
        </w:tc>
        <w:tc>
          <w:tcPr>
            <w:tcW w:w="1814" w:type="dxa"/>
            <w:gridSpan w:val="2"/>
          </w:tcPr>
          <w:p w14:paraId="0BB0D198" w14:textId="1BBD3FC4" w:rsidR="00F65C42" w:rsidRPr="00E93BA2" w:rsidRDefault="00184270" w:rsidP="00AA0971">
            <w:pPr>
              <w:pStyle w:val="TableCellLeft10pt"/>
              <w:keepNext w:val="0"/>
              <w:keepLines w:val="0"/>
              <w:spacing w:line="240" w:lineRule="auto"/>
            </w:pPr>
            <w:del w:id="3454" w:author="Powell, Deana" w:date="2023-10-19T15:28:00Z">
              <w:r w:rsidRPr="00F56E4B">
                <w:delText>Bicarbonate</w:delText>
              </w:r>
              <w:r w:rsidRPr="001B15B4">
                <w:rPr>
                  <w:vertAlign w:val="superscript"/>
                </w:rPr>
                <w:delText>c</w:delText>
              </w:r>
            </w:del>
            <w:ins w:id="3455" w:author="Powell, Deana" w:date="2023-10-19T15:28:00Z">
              <w:r w:rsidR="006B7357" w:rsidRPr="00F56E4B">
                <w:t>Bicarbonate</w:t>
              </w:r>
              <w:r w:rsidR="006B7357">
                <w:rPr>
                  <w:vertAlign w:val="superscript"/>
                </w:rPr>
                <w:t>b</w:t>
              </w:r>
            </w:ins>
          </w:p>
        </w:tc>
        <w:tc>
          <w:tcPr>
            <w:tcW w:w="1877" w:type="dxa"/>
            <w:gridSpan w:val="2"/>
          </w:tcPr>
          <w:p w14:paraId="19656B5E" w14:textId="464415AC" w:rsidR="00F65C42" w:rsidRPr="00E93BA2" w:rsidRDefault="00184270" w:rsidP="00AA0971">
            <w:pPr>
              <w:pStyle w:val="TableCellLeft10pt"/>
              <w:keepNext w:val="0"/>
              <w:keepLines w:val="0"/>
              <w:spacing w:line="240" w:lineRule="auto"/>
            </w:pPr>
            <w:del w:id="3456" w:author="Powell, Deana" w:date="2023-10-19T15:28:00Z">
              <w:r w:rsidRPr="00F56E4B">
                <w:delText>Chloride</w:delText>
              </w:r>
              <w:r w:rsidRPr="001B15B4">
                <w:rPr>
                  <w:vertAlign w:val="superscript"/>
                </w:rPr>
                <w:delText>c</w:delText>
              </w:r>
            </w:del>
            <w:ins w:id="3457" w:author="Powell, Deana" w:date="2023-10-19T15:28:00Z">
              <w:r w:rsidR="006B7357" w:rsidRPr="00F56E4B">
                <w:t>Chloride</w:t>
              </w:r>
              <w:r w:rsidR="006B7357">
                <w:rPr>
                  <w:vertAlign w:val="superscript"/>
                </w:rPr>
                <w:t>b</w:t>
              </w:r>
            </w:ins>
          </w:p>
        </w:tc>
        <w:tc>
          <w:tcPr>
            <w:tcW w:w="1799" w:type="dxa"/>
          </w:tcPr>
          <w:p w14:paraId="62D4C2FF" w14:textId="3D004EA9" w:rsidR="00F65C42" w:rsidRPr="00E93BA2" w:rsidRDefault="00184270" w:rsidP="00AA0971">
            <w:pPr>
              <w:pStyle w:val="TableCellLeft10pt"/>
              <w:keepNext w:val="0"/>
              <w:keepLines w:val="0"/>
              <w:spacing w:line="240" w:lineRule="auto"/>
            </w:pPr>
            <w:del w:id="3458" w:author="Powell, Deana" w:date="2023-10-19T15:28:00Z">
              <w:r w:rsidRPr="00F56E4B">
                <w:delText>Phosphorous</w:delText>
              </w:r>
              <w:r w:rsidRPr="001B15B4">
                <w:rPr>
                  <w:vertAlign w:val="superscript"/>
                </w:rPr>
                <w:delText>c</w:delText>
              </w:r>
            </w:del>
            <w:ins w:id="3459" w:author="Powell, Deana" w:date="2023-10-19T15:28:00Z">
              <w:r w:rsidR="006B7357" w:rsidRPr="00F56E4B">
                <w:t>Phosphorous</w:t>
              </w:r>
              <w:r w:rsidR="006B7357">
                <w:rPr>
                  <w:vertAlign w:val="superscript"/>
                </w:rPr>
                <w:t>b</w:t>
              </w:r>
            </w:ins>
          </w:p>
        </w:tc>
      </w:tr>
      <w:tr w:rsidR="000121B5" w14:paraId="293F915B" w14:textId="77777777" w:rsidTr="00C64B66">
        <w:tc>
          <w:tcPr>
            <w:tcW w:w="1719" w:type="dxa"/>
          </w:tcPr>
          <w:p w14:paraId="7F7CAC02" w14:textId="77777777" w:rsidR="00F65C42" w:rsidRPr="00E93BA2" w:rsidRDefault="006B7357" w:rsidP="00AA0971">
            <w:pPr>
              <w:pStyle w:val="TableCellLeft10pt"/>
              <w:keepNext w:val="0"/>
              <w:keepLines w:val="0"/>
              <w:spacing w:line="240" w:lineRule="auto"/>
            </w:pPr>
            <w:r>
              <w:t>Thyroid Function Tests</w:t>
            </w:r>
          </w:p>
        </w:tc>
        <w:tc>
          <w:tcPr>
            <w:tcW w:w="1781" w:type="dxa"/>
          </w:tcPr>
          <w:p w14:paraId="6CDFCE19" w14:textId="77777777" w:rsidR="00F65C42" w:rsidRPr="00E93BA2" w:rsidRDefault="006B7357" w:rsidP="00AA0971">
            <w:pPr>
              <w:pStyle w:val="TableCellLeft10pt"/>
              <w:keepNext w:val="0"/>
              <w:keepLines w:val="0"/>
              <w:spacing w:line="240" w:lineRule="auto"/>
            </w:pPr>
            <w:r>
              <w:t>Thyroid-stimulating hormone (TSH)</w:t>
            </w:r>
          </w:p>
        </w:tc>
        <w:tc>
          <w:tcPr>
            <w:tcW w:w="1814" w:type="dxa"/>
            <w:gridSpan w:val="2"/>
          </w:tcPr>
          <w:p w14:paraId="60F27B35" w14:textId="77777777" w:rsidR="00F65C42" w:rsidRPr="00E93BA2" w:rsidRDefault="006B7357" w:rsidP="00AA0971">
            <w:pPr>
              <w:pStyle w:val="TableCellLeft10pt"/>
              <w:keepNext w:val="0"/>
              <w:keepLines w:val="0"/>
              <w:spacing w:line="240" w:lineRule="auto"/>
            </w:pPr>
            <w:r>
              <w:t>Triiodothyronine (total T3)</w:t>
            </w:r>
            <w:r w:rsidRPr="006D1740">
              <w:rPr>
                <w:vertAlign w:val="superscript"/>
              </w:rPr>
              <w:t>e</w:t>
            </w:r>
          </w:p>
        </w:tc>
        <w:tc>
          <w:tcPr>
            <w:tcW w:w="1877" w:type="dxa"/>
            <w:gridSpan w:val="2"/>
          </w:tcPr>
          <w:p w14:paraId="516D9045" w14:textId="77777777" w:rsidR="00F65C42" w:rsidRPr="00E93BA2" w:rsidRDefault="006B7357" w:rsidP="00AA0971">
            <w:pPr>
              <w:pStyle w:val="TableCellLeft10pt"/>
              <w:keepNext w:val="0"/>
              <w:keepLines w:val="0"/>
              <w:spacing w:line="240" w:lineRule="auto"/>
            </w:pPr>
            <w:r>
              <w:t>Free thyroxine (</w:t>
            </w:r>
            <w:r w:rsidRPr="00E93BA2">
              <w:t>FT4)</w:t>
            </w:r>
          </w:p>
        </w:tc>
        <w:tc>
          <w:tcPr>
            <w:tcW w:w="1799" w:type="dxa"/>
          </w:tcPr>
          <w:p w14:paraId="7344961B" w14:textId="77777777" w:rsidR="00F65C42" w:rsidRPr="00F56E4B" w:rsidRDefault="00F65C42" w:rsidP="00AA0971">
            <w:pPr>
              <w:pStyle w:val="TableCellLeft10pt"/>
              <w:keepNext w:val="0"/>
              <w:keepLines w:val="0"/>
              <w:spacing w:line="240" w:lineRule="auto"/>
            </w:pPr>
          </w:p>
        </w:tc>
      </w:tr>
      <w:tr w:rsidR="000121B5" w14:paraId="7479F282" w14:textId="77777777" w:rsidTr="00C64B66">
        <w:tc>
          <w:tcPr>
            <w:tcW w:w="1719" w:type="dxa"/>
          </w:tcPr>
          <w:p w14:paraId="06B81A2B" w14:textId="4FD687CE" w:rsidR="00F65C42" w:rsidRPr="00E93BA2" w:rsidRDefault="006B7357" w:rsidP="00AA0971">
            <w:pPr>
              <w:pStyle w:val="TableCellLeft10pt"/>
              <w:keepNext w:val="0"/>
              <w:keepLines w:val="0"/>
              <w:spacing w:line="240" w:lineRule="auto"/>
            </w:pPr>
            <w:r>
              <w:t>Coagulation</w:t>
            </w:r>
            <w:r w:rsidRPr="00E93BA2">
              <w:t xml:space="preserve"> </w:t>
            </w:r>
            <w:del w:id="3460" w:author="Powell, Deana" w:date="2023-10-19T15:28:00Z">
              <w:r w:rsidR="00EC4F5A">
                <w:rPr>
                  <w:rFonts w:eastAsia="TimesNewRoman"/>
                  <w:vertAlign w:val="superscript"/>
                </w:rPr>
                <w:delText>h</w:delText>
              </w:r>
            </w:del>
            <w:ins w:id="3461" w:author="Powell, Deana" w:date="2023-10-19T15:28:00Z">
              <w:r w:rsidR="00BD0A54">
                <w:rPr>
                  <w:vertAlign w:val="superscript"/>
                </w:rPr>
                <w:t>f</w:t>
              </w:r>
            </w:ins>
          </w:p>
        </w:tc>
        <w:tc>
          <w:tcPr>
            <w:tcW w:w="3595" w:type="dxa"/>
            <w:gridSpan w:val="3"/>
          </w:tcPr>
          <w:p w14:paraId="5FD08962" w14:textId="77777777" w:rsidR="00F65C42" w:rsidRPr="00E93BA2" w:rsidRDefault="006B7357" w:rsidP="00AA0971">
            <w:pPr>
              <w:pStyle w:val="TableCellLeft10pt"/>
              <w:keepNext w:val="0"/>
              <w:keepLines w:val="0"/>
              <w:spacing w:line="240" w:lineRule="auto"/>
            </w:pPr>
            <w:r>
              <w:t>International normalized ratio (INR) or prothrombin time (PT)</w:t>
            </w:r>
          </w:p>
        </w:tc>
        <w:tc>
          <w:tcPr>
            <w:tcW w:w="3676" w:type="dxa"/>
            <w:gridSpan w:val="3"/>
          </w:tcPr>
          <w:p w14:paraId="5E33636B" w14:textId="7424BE94" w:rsidR="00F65C42" w:rsidRPr="00E93BA2" w:rsidRDefault="006B7357" w:rsidP="00AA0971">
            <w:pPr>
              <w:pStyle w:val="TableCellLeft10pt"/>
              <w:keepNext w:val="0"/>
              <w:keepLines w:val="0"/>
              <w:spacing w:line="240" w:lineRule="auto"/>
            </w:pPr>
            <w:r>
              <w:t xml:space="preserve">Activated </w:t>
            </w:r>
            <w:r w:rsidRPr="00E93BA2">
              <w:t xml:space="preserve">partial thromboplastin time (aPTT) </w:t>
            </w:r>
            <w:del w:id="3462" w:author="Powell, Deana" w:date="2023-10-19T15:28:00Z">
              <w:r w:rsidR="00762812" w:rsidRPr="00762812">
                <w:rPr>
                  <w:rFonts w:eastAsia="TimesNewRoman"/>
                  <w:szCs w:val="18"/>
                  <w:vertAlign w:val="superscript"/>
                </w:rPr>
                <w:delText>f</w:delText>
              </w:r>
            </w:del>
            <w:ins w:id="3463" w:author="Powell, Deana" w:date="2023-10-19T15:28:00Z">
              <w:r w:rsidR="00BD0A54">
                <w:rPr>
                  <w:vertAlign w:val="superscript"/>
                </w:rPr>
                <w:t>g</w:t>
              </w:r>
            </w:ins>
          </w:p>
        </w:tc>
      </w:tr>
      <w:tr w:rsidR="000121B5" w14:paraId="7D44FCBA" w14:textId="77777777" w:rsidTr="00C64B66">
        <w:tc>
          <w:tcPr>
            <w:tcW w:w="1719" w:type="dxa"/>
          </w:tcPr>
          <w:p w14:paraId="055961FC" w14:textId="77777777" w:rsidR="00F65C42" w:rsidRPr="00E93BA2" w:rsidRDefault="006B7357" w:rsidP="00AA0971">
            <w:pPr>
              <w:pStyle w:val="TableCellLeft10pt"/>
              <w:keepNext w:val="0"/>
              <w:keepLines w:val="0"/>
              <w:spacing w:line="240" w:lineRule="auto"/>
            </w:pPr>
            <w:r w:rsidRPr="00F56E4B">
              <w:t>Routine Urinalysis</w:t>
            </w:r>
          </w:p>
        </w:tc>
        <w:tc>
          <w:tcPr>
            <w:tcW w:w="7271" w:type="dxa"/>
            <w:gridSpan w:val="6"/>
          </w:tcPr>
          <w:p w14:paraId="5110C4A8" w14:textId="77777777" w:rsidR="00F65C42" w:rsidRPr="00E93BA2" w:rsidRDefault="006B7357" w:rsidP="00AA0971">
            <w:pPr>
              <w:pStyle w:val="TableCellLeft10pt"/>
              <w:keepNext w:val="0"/>
              <w:keepLines w:val="0"/>
              <w:spacing w:line="240" w:lineRule="auto"/>
            </w:pPr>
            <w:r w:rsidRPr="00E93BA2">
              <w:t>Specific gravity</w:t>
            </w:r>
          </w:p>
          <w:p w14:paraId="0B553F25" w14:textId="40B01E50" w:rsidR="00F65C42" w:rsidRPr="00E93BA2" w:rsidRDefault="006B7357" w:rsidP="00AA0971">
            <w:pPr>
              <w:pStyle w:val="TableCellLeft10pt"/>
              <w:keepNext w:val="0"/>
              <w:keepLines w:val="0"/>
              <w:spacing w:line="240" w:lineRule="auto"/>
            </w:pPr>
            <w:r w:rsidRPr="00E93BA2">
              <w:t xml:space="preserve">pH, glucose, </w:t>
            </w:r>
            <w:del w:id="3464" w:author="Powell, Deana" w:date="2023-10-19T15:28:00Z">
              <w:r w:rsidR="00184270" w:rsidRPr="00A2234B">
                <w:rPr>
                  <w:rFonts w:eastAsia="Times New Roman"/>
                </w:rPr>
                <w:delText>protein</w:delText>
              </w:r>
              <w:r w:rsidR="00294762" w:rsidRPr="00294762">
                <w:rPr>
                  <w:rFonts w:eastAsia="TimesNewRoman"/>
                  <w:vertAlign w:val="superscript"/>
                </w:rPr>
                <w:delText xml:space="preserve"> g</w:delText>
              </w:r>
            </w:del>
            <w:ins w:id="3465" w:author="Powell, Deana" w:date="2023-10-19T15:28:00Z">
              <w:r w:rsidRPr="00E93BA2">
                <w:t>protein</w:t>
              </w:r>
              <w:r w:rsidR="00BD0A54">
                <w:rPr>
                  <w:vertAlign w:val="superscript"/>
                </w:rPr>
                <w:t>h</w:t>
              </w:r>
            </w:ins>
            <w:r w:rsidRPr="00E93BA2">
              <w:t>, blood, ketones, by dipstick</w:t>
            </w:r>
          </w:p>
          <w:p w14:paraId="6064274F" w14:textId="77777777" w:rsidR="00F65C42" w:rsidRPr="00E93BA2" w:rsidRDefault="006B7357" w:rsidP="00AA0971">
            <w:pPr>
              <w:pStyle w:val="TableCellLeft10pt"/>
              <w:keepNext w:val="0"/>
              <w:keepLines w:val="0"/>
              <w:spacing w:line="240" w:lineRule="auto"/>
            </w:pPr>
            <w:r w:rsidRPr="00E93BA2">
              <w:t>Microscopic examination (if blood or protein is abnormal)</w:t>
            </w:r>
          </w:p>
        </w:tc>
      </w:tr>
      <w:tr w:rsidR="000121B5" w14:paraId="7562A384" w14:textId="77777777" w:rsidTr="00C64B66">
        <w:tc>
          <w:tcPr>
            <w:tcW w:w="1719" w:type="dxa"/>
          </w:tcPr>
          <w:p w14:paraId="5AA07583" w14:textId="77777777" w:rsidR="00F65C42" w:rsidRPr="00E93BA2" w:rsidRDefault="006B7357" w:rsidP="00AA0971">
            <w:pPr>
              <w:pStyle w:val="TableCellLeft10pt"/>
              <w:keepNext w:val="0"/>
              <w:keepLines w:val="0"/>
              <w:spacing w:line="240" w:lineRule="auto"/>
            </w:pPr>
            <w:r w:rsidRPr="00F56E4B">
              <w:t>Other Screening Tests</w:t>
            </w:r>
          </w:p>
        </w:tc>
        <w:tc>
          <w:tcPr>
            <w:tcW w:w="7271" w:type="dxa"/>
            <w:gridSpan w:val="6"/>
          </w:tcPr>
          <w:p w14:paraId="58C90BDD" w14:textId="77777777" w:rsidR="00F65C42" w:rsidRPr="00E93BA2" w:rsidRDefault="006B7357" w:rsidP="00AA0971">
            <w:pPr>
              <w:pStyle w:val="TableCellLeft10pt"/>
              <w:keepNext w:val="0"/>
              <w:keepLines w:val="0"/>
              <w:spacing w:line="240" w:lineRule="auto"/>
            </w:pPr>
            <w:r w:rsidRPr="00E93BA2">
              <w:t>Follicle-stimulating hormone (as needed in women of nonchildbearing potential only)</w:t>
            </w:r>
          </w:p>
          <w:p w14:paraId="33D8FEFE" w14:textId="77777777" w:rsidR="00F65C42" w:rsidRPr="00E93BA2" w:rsidRDefault="006B7357" w:rsidP="00AA0971">
            <w:pPr>
              <w:pStyle w:val="TableCellLeft10pt"/>
              <w:keepNext w:val="0"/>
              <w:keepLines w:val="0"/>
              <w:spacing w:line="240" w:lineRule="auto"/>
            </w:pPr>
            <w:r w:rsidRPr="00E93BA2">
              <w:t>Serum or urine β human chorionic gonadotropin (β hCG) pregnancy test (as needed for WOCBP)</w:t>
            </w:r>
          </w:p>
          <w:p w14:paraId="26BB2AB8" w14:textId="77777777" w:rsidR="00F65C42" w:rsidRPr="00E93BA2" w:rsidRDefault="006B7357" w:rsidP="00AA0971">
            <w:pPr>
              <w:pStyle w:val="TableCellLeft10pt"/>
              <w:keepNext w:val="0"/>
              <w:keepLines w:val="0"/>
              <w:spacing w:line="240" w:lineRule="auto"/>
            </w:pPr>
            <w:r w:rsidRPr="00E93BA2">
              <w:t>Serology (HIV antibody, hepatitis B surface antigen [HBsAg], and hepatitis C virus antibody) (if required by local health authority)</w:t>
            </w:r>
          </w:p>
        </w:tc>
      </w:tr>
      <w:tr w:rsidR="000121B5" w:rsidRPr="00AA0971" w14:paraId="0EB56868" w14:textId="77777777" w:rsidTr="00C64B66">
        <w:tc>
          <w:tcPr>
            <w:tcW w:w="8990" w:type="dxa"/>
            <w:gridSpan w:val="7"/>
          </w:tcPr>
          <w:p w14:paraId="6427F484" w14:textId="77777777" w:rsidR="00F65C42" w:rsidRPr="00AA0971" w:rsidRDefault="006B7357" w:rsidP="00AA0971">
            <w:pPr>
              <w:pStyle w:val="TableNote9pt"/>
              <w:keepLines w:val="0"/>
              <w:widowControl/>
              <w:rPr>
                <w:sz w:val="16"/>
                <w:szCs w:val="44"/>
              </w:rPr>
            </w:pPr>
            <w:r w:rsidRPr="00AA0971">
              <w:rPr>
                <w:sz w:val="16"/>
                <w:szCs w:val="44"/>
              </w:rPr>
              <w:lastRenderedPageBreak/>
              <w:t>NOTES:</w:t>
            </w:r>
          </w:p>
          <w:p w14:paraId="6BDC45A4" w14:textId="77777777" w:rsidR="00F65C42" w:rsidRPr="00AA0971" w:rsidRDefault="006B7357" w:rsidP="00AA0971">
            <w:pPr>
              <w:pStyle w:val="TableNote9pt"/>
              <w:keepLines w:val="0"/>
              <w:widowControl/>
              <w:rPr>
                <w:sz w:val="16"/>
                <w:szCs w:val="44"/>
              </w:rPr>
            </w:pPr>
            <w:r w:rsidRPr="00AA0971">
              <w:rPr>
                <w:sz w:val="16"/>
                <w:szCs w:val="44"/>
              </w:rPr>
              <w:t>a</w:t>
            </w:r>
            <w:r w:rsidR="006D1740" w:rsidRPr="00AA0971">
              <w:rPr>
                <w:sz w:val="16"/>
                <w:szCs w:val="44"/>
              </w:rPr>
              <w:tab/>
            </w:r>
            <w:r w:rsidRPr="00AA0971">
              <w:rPr>
                <w:sz w:val="16"/>
                <w:szCs w:val="44"/>
              </w:rPr>
              <w:t xml:space="preserve">Absolute Neutrophil Count (ANC) is required at Screening to confirm eligibility. After Screening, absolute or % acceptable per institutional standard.  </w:t>
            </w:r>
          </w:p>
          <w:p w14:paraId="7C688EAC" w14:textId="77777777" w:rsidR="00F65C42" w:rsidRPr="00AA0971" w:rsidRDefault="006B7357" w:rsidP="00AA0971">
            <w:pPr>
              <w:pStyle w:val="TableNote9pt"/>
              <w:keepLines w:val="0"/>
              <w:widowControl/>
              <w:rPr>
                <w:ins w:id="3466" w:author="Powell, Deana" w:date="2023-10-19T15:28:00Z"/>
                <w:sz w:val="16"/>
                <w:szCs w:val="44"/>
              </w:rPr>
            </w:pPr>
            <w:r w:rsidRPr="00AA0971">
              <w:rPr>
                <w:sz w:val="16"/>
                <w:szCs w:val="44"/>
              </w:rPr>
              <w:t>b</w:t>
            </w:r>
            <w:ins w:id="3467" w:author="Powell, Deana" w:date="2023-10-19T15:28:00Z">
              <w:r w:rsidR="006D1740" w:rsidRPr="00AA0971">
                <w:rPr>
                  <w:sz w:val="16"/>
                  <w:szCs w:val="44"/>
                </w:rPr>
                <w:tab/>
              </w:r>
              <w:r w:rsidR="007D022B" w:rsidRPr="00AA0971">
                <w:rPr>
                  <w:sz w:val="16"/>
                  <w:szCs w:val="44"/>
                </w:rPr>
                <w:t>Performed only if considered local standard of care.</w:t>
              </w:r>
            </w:ins>
          </w:p>
          <w:p w14:paraId="5236647A" w14:textId="77777777" w:rsidR="00F65C42" w:rsidRPr="00AA0971" w:rsidRDefault="006B7357" w:rsidP="00AA0971">
            <w:pPr>
              <w:pStyle w:val="TableNote9pt"/>
              <w:keepLines w:val="0"/>
              <w:widowControl/>
              <w:rPr>
                <w:sz w:val="16"/>
                <w:szCs w:val="44"/>
              </w:rPr>
            </w:pPr>
            <w:ins w:id="3468" w:author="Powell, Deana" w:date="2023-10-19T15:28:00Z">
              <w:r w:rsidRPr="00AA0971">
                <w:rPr>
                  <w:sz w:val="16"/>
                  <w:szCs w:val="44"/>
                </w:rPr>
                <w:t>c</w:t>
              </w:r>
              <w:r w:rsidRPr="00AA0971">
                <w:rPr>
                  <w:sz w:val="16"/>
                  <w:szCs w:val="44"/>
                </w:rPr>
                <w:tab/>
              </w:r>
            </w:ins>
            <w:r w:rsidR="007D022B" w:rsidRPr="00AA0971">
              <w:rPr>
                <w:sz w:val="16"/>
                <w:szCs w:val="44"/>
              </w:rPr>
              <w:t>Urea is acceptable if BUN is not available as per institutional standard.</w:t>
            </w:r>
          </w:p>
          <w:p w14:paraId="3F87C84A" w14:textId="77777777" w:rsidR="00294762" w:rsidRPr="00DC422F" w:rsidRDefault="00184270" w:rsidP="00DC422F">
            <w:pPr>
              <w:autoSpaceDE w:val="0"/>
              <w:autoSpaceDN w:val="0"/>
              <w:adjustRightInd w:val="0"/>
              <w:rPr>
                <w:del w:id="3469" w:author="Powell, Deana" w:date="2023-10-19T15:28:00Z"/>
                <w:rFonts w:eastAsia="TimesNewRoman"/>
                <w:sz w:val="18"/>
                <w:szCs w:val="18"/>
              </w:rPr>
            </w:pPr>
            <w:del w:id="3470" w:author="Powell, Deana" w:date="2023-10-19T15:28:00Z">
              <w:r w:rsidRPr="00DC422F">
                <w:rPr>
                  <w:sz w:val="18"/>
                  <w:szCs w:val="18"/>
                  <w:vertAlign w:val="superscript"/>
                </w:rPr>
                <w:delText>c</w:delText>
              </w:r>
              <w:r w:rsidRPr="00DC422F">
                <w:rPr>
                  <w:rFonts w:eastAsia="TimesNewRoman"/>
                  <w:sz w:val="18"/>
                  <w:szCs w:val="18"/>
                </w:rPr>
                <w:delText xml:space="preserve"> Performed only if considered local standard of care.</w:delText>
              </w:r>
            </w:del>
          </w:p>
          <w:p w14:paraId="0BB9903D" w14:textId="77777777" w:rsidR="00F65C42" w:rsidRPr="00AA0971" w:rsidRDefault="006B7357" w:rsidP="00AA0971">
            <w:pPr>
              <w:pStyle w:val="TableNote9pt"/>
              <w:keepLines w:val="0"/>
              <w:widowControl/>
              <w:rPr>
                <w:sz w:val="16"/>
                <w:szCs w:val="44"/>
              </w:rPr>
            </w:pPr>
            <w:r w:rsidRPr="00AA0971">
              <w:rPr>
                <w:sz w:val="16"/>
                <w:szCs w:val="44"/>
              </w:rPr>
              <w:t>d</w:t>
            </w:r>
            <w:r w:rsidR="006D1740" w:rsidRPr="00AA0971">
              <w:rPr>
                <w:sz w:val="16"/>
                <w:szCs w:val="44"/>
              </w:rPr>
              <w:tab/>
            </w:r>
            <w:r w:rsidRPr="00AA0971">
              <w:rPr>
                <w:sz w:val="16"/>
                <w:szCs w:val="44"/>
              </w:rPr>
              <w:t>GFR (measured or calculated) or creatinine clearance can be used in place of creatinine.</w:t>
            </w:r>
          </w:p>
          <w:p w14:paraId="68DF278F" w14:textId="77777777" w:rsidR="00F65C42" w:rsidRPr="00AA0971" w:rsidRDefault="006B7357" w:rsidP="00AA0971">
            <w:pPr>
              <w:pStyle w:val="TableNote9pt"/>
              <w:keepLines w:val="0"/>
              <w:widowControl/>
              <w:rPr>
                <w:sz w:val="16"/>
                <w:szCs w:val="44"/>
              </w:rPr>
            </w:pPr>
            <w:r w:rsidRPr="00AA0971">
              <w:rPr>
                <w:sz w:val="16"/>
                <w:szCs w:val="44"/>
              </w:rPr>
              <w:t>e</w:t>
            </w:r>
            <w:r w:rsidR="006D1740" w:rsidRPr="00AA0971">
              <w:rPr>
                <w:sz w:val="16"/>
                <w:szCs w:val="44"/>
              </w:rPr>
              <w:tab/>
            </w:r>
            <w:r w:rsidRPr="00AA0971">
              <w:rPr>
                <w:sz w:val="16"/>
                <w:szCs w:val="44"/>
              </w:rPr>
              <w:t xml:space="preserve">Free T3 is acceptable where total T3 cannot be determined. </w:t>
            </w:r>
          </w:p>
          <w:p w14:paraId="571BA7EE" w14:textId="77777777" w:rsidR="00F02B4C" w:rsidRPr="00DC422F" w:rsidRDefault="00762812" w:rsidP="00DC422F">
            <w:pPr>
              <w:autoSpaceDE w:val="0"/>
              <w:autoSpaceDN w:val="0"/>
              <w:adjustRightInd w:val="0"/>
              <w:rPr>
                <w:del w:id="3471" w:author="Powell, Deana" w:date="2023-10-19T15:28:00Z"/>
                <w:rFonts w:eastAsia="TimesNewRoman"/>
                <w:sz w:val="18"/>
                <w:szCs w:val="18"/>
              </w:rPr>
            </w:pPr>
            <w:del w:id="3472" w:author="Powell, Deana" w:date="2023-10-19T15:28:00Z">
              <w:r w:rsidRPr="00DC422F">
                <w:rPr>
                  <w:rFonts w:eastAsia="TimesNewRoman"/>
                  <w:sz w:val="18"/>
                  <w:szCs w:val="18"/>
                  <w:vertAlign w:val="superscript"/>
                </w:rPr>
                <w:delText xml:space="preserve">f </w:delText>
              </w:r>
              <w:r w:rsidRPr="00DC422F">
                <w:rPr>
                  <w:rFonts w:eastAsia="TimesNewRoman"/>
                  <w:sz w:val="18"/>
                  <w:szCs w:val="18"/>
                </w:rPr>
                <w:delText>PTT may be performed if the local lab</w:delText>
              </w:r>
              <w:r w:rsidR="004D2585" w:rsidRPr="00DC422F">
                <w:rPr>
                  <w:rFonts w:eastAsia="TimesNewRoman"/>
                  <w:sz w:val="18"/>
                  <w:szCs w:val="18"/>
                </w:rPr>
                <w:delText>oratory</w:delText>
              </w:r>
              <w:r w:rsidRPr="00DC422F">
                <w:rPr>
                  <w:rFonts w:eastAsia="TimesNewRoman"/>
                  <w:sz w:val="18"/>
                  <w:szCs w:val="18"/>
                </w:rPr>
                <w:delText xml:space="preserve"> is unable to perform aPTT</w:delText>
              </w:r>
            </w:del>
          </w:p>
          <w:p w14:paraId="53FD8A04" w14:textId="30FBE42C" w:rsidR="00F65C42" w:rsidRPr="00AA0971" w:rsidRDefault="00294762" w:rsidP="00AA0971">
            <w:pPr>
              <w:pStyle w:val="TableNote9pt"/>
              <w:keepLines w:val="0"/>
              <w:widowControl/>
              <w:rPr>
                <w:sz w:val="16"/>
                <w:szCs w:val="44"/>
              </w:rPr>
            </w:pPr>
            <w:del w:id="3473" w:author="Powell, Deana" w:date="2023-10-19T15:28:00Z">
              <w:r w:rsidRPr="00DC422F">
                <w:rPr>
                  <w:rFonts w:eastAsia="TimesNewRoman"/>
                  <w:szCs w:val="18"/>
                  <w:vertAlign w:val="superscript"/>
                </w:rPr>
                <w:delText>g</w:delText>
              </w:r>
              <w:r w:rsidR="00184270" w:rsidRPr="00DC422F">
                <w:rPr>
                  <w:rFonts w:eastAsia="TimesNewRoman"/>
                  <w:szCs w:val="18"/>
                </w:rPr>
                <w:delText xml:space="preserve"> </w:delText>
              </w:r>
            </w:del>
            <w:ins w:id="3474" w:author="Powell, Deana" w:date="2023-10-19T15:28:00Z">
              <w:r w:rsidR="006B7357" w:rsidRPr="00AA0971">
                <w:rPr>
                  <w:sz w:val="16"/>
                  <w:szCs w:val="44"/>
                </w:rPr>
                <w:t>f</w:t>
              </w:r>
              <w:r w:rsidR="006D1740" w:rsidRPr="00AA0971">
                <w:rPr>
                  <w:sz w:val="16"/>
                  <w:szCs w:val="44"/>
                </w:rPr>
                <w:tab/>
              </w:r>
            </w:ins>
            <w:r w:rsidR="00BD0A54" w:rsidRPr="00AA0971">
              <w:rPr>
                <w:sz w:val="16"/>
                <w:szCs w:val="44"/>
              </w:rPr>
              <w:t>Refer to Section 6.6.2.</w:t>
            </w:r>
            <w:del w:id="3475" w:author="Powell, Deana" w:date="2023-10-19T15:28:00Z">
              <w:r w:rsidRPr="00DC422F">
                <w:rPr>
                  <w:rFonts w:eastAsia="TimesNewRoman"/>
                  <w:szCs w:val="18"/>
                </w:rPr>
                <w:delText>4</w:delText>
              </w:r>
            </w:del>
            <w:ins w:id="3476" w:author="Powell, Deana" w:date="2023-10-19T15:28:00Z">
              <w:r w:rsidR="00BD0A54" w:rsidRPr="00AA0971">
                <w:rPr>
                  <w:sz w:val="16"/>
                  <w:szCs w:val="44"/>
                </w:rPr>
                <w:t>2</w:t>
              </w:r>
            </w:ins>
            <w:r w:rsidR="00BD0A54" w:rsidRPr="00AA0971">
              <w:rPr>
                <w:sz w:val="16"/>
                <w:szCs w:val="44"/>
              </w:rPr>
              <w:t xml:space="preserve"> for additional testing/monitoring required for proteinuria.</w:t>
            </w:r>
          </w:p>
          <w:p w14:paraId="40A498F7" w14:textId="77777777" w:rsidR="00F65C42" w:rsidRPr="00AA0971" w:rsidRDefault="006B7357" w:rsidP="00AA0971">
            <w:pPr>
              <w:pStyle w:val="TableNote9pt"/>
              <w:keepLines w:val="0"/>
              <w:widowControl/>
              <w:rPr>
                <w:ins w:id="3477" w:author="Powell, Deana" w:date="2023-10-19T15:28:00Z"/>
                <w:sz w:val="16"/>
                <w:szCs w:val="44"/>
              </w:rPr>
            </w:pPr>
            <w:ins w:id="3478" w:author="Powell, Deana" w:date="2023-10-19T15:28:00Z">
              <w:r w:rsidRPr="00AA0971">
                <w:rPr>
                  <w:sz w:val="16"/>
                  <w:szCs w:val="44"/>
                </w:rPr>
                <w:t>g</w:t>
              </w:r>
              <w:r w:rsidR="006D1740" w:rsidRPr="00AA0971">
                <w:rPr>
                  <w:sz w:val="16"/>
                  <w:szCs w:val="44"/>
                </w:rPr>
                <w:tab/>
              </w:r>
              <w:r w:rsidR="00BD0A54" w:rsidRPr="00AA0971">
                <w:rPr>
                  <w:sz w:val="16"/>
                  <w:szCs w:val="44"/>
                </w:rPr>
                <w:t xml:space="preserve">PTT may be performed if the local laboratory is unable to perform aPTT </w:t>
              </w:r>
            </w:ins>
          </w:p>
          <w:p w14:paraId="058D0996" w14:textId="77777777" w:rsidR="00F65C42" w:rsidRPr="00AA0971" w:rsidRDefault="006B7357" w:rsidP="00AA0971">
            <w:pPr>
              <w:pStyle w:val="TableNote9pt"/>
              <w:keepLines w:val="0"/>
              <w:widowControl/>
              <w:rPr>
                <w:sz w:val="16"/>
                <w:szCs w:val="44"/>
              </w:rPr>
            </w:pPr>
            <w:r w:rsidRPr="00AA0971">
              <w:rPr>
                <w:sz w:val="16"/>
                <w:szCs w:val="44"/>
              </w:rPr>
              <w:t>h</w:t>
            </w:r>
            <w:r w:rsidR="006D1740" w:rsidRPr="00AA0971">
              <w:rPr>
                <w:sz w:val="16"/>
                <w:szCs w:val="44"/>
              </w:rPr>
              <w:tab/>
            </w:r>
            <w:r w:rsidRPr="00AA0971">
              <w:rPr>
                <w:sz w:val="16"/>
                <w:szCs w:val="44"/>
              </w:rPr>
              <w:t>Performed as part of the screening assessment and as clinically indicated for participants taking anticoagulants</w:t>
            </w:r>
          </w:p>
        </w:tc>
      </w:tr>
    </w:tbl>
    <w:p w14:paraId="4A6D4B5E" w14:textId="77777777" w:rsidR="00D80FE3" w:rsidRDefault="00D80FE3" w:rsidP="00DC422F">
      <w:pPr>
        <w:pStyle w:val="Paragraph"/>
        <w:spacing w:before="120" w:after="0"/>
        <w:rPr>
          <w:del w:id="3479" w:author="Powell, Deana" w:date="2023-10-19T15:28:00Z"/>
        </w:rPr>
      </w:pPr>
      <w:del w:id="3480" w:author="Powell, Deana" w:date="2023-10-19T15:28:00Z">
        <w:r>
          <w:delText>The i</w:delText>
        </w:r>
        <w:r w:rsidRPr="00D24901">
          <w:delText>nvestigator</w:delText>
        </w:r>
        <w:r>
          <w:delText xml:space="preserve"> (or medically qualified designee) </w:delText>
        </w:r>
        <w:r w:rsidRPr="00D24901">
          <w:delText xml:space="preserve">must </w:delText>
        </w:r>
        <w:r w:rsidRPr="001E07F4">
          <w:delText>document</w:delText>
        </w:r>
        <w:r w:rsidRPr="00D24901">
          <w:delText xml:space="preserve"> their review of each laboratory safety report.</w:delText>
        </w:r>
      </w:del>
    </w:p>
    <w:p w14:paraId="72EA0DDA" w14:textId="0E7CE37D" w:rsidR="00EE328F" w:rsidRPr="00EE328F" w:rsidRDefault="006B7357" w:rsidP="00F233CD">
      <w:pPr>
        <w:pStyle w:val="Heading2"/>
        <w:pageBreakBefore/>
      </w:pPr>
      <w:bookmarkStart w:id="3481" w:name="_Toc148621735"/>
      <w:bookmarkStart w:id="3482" w:name="_Toc107570786"/>
      <w:r>
        <w:lastRenderedPageBreak/>
        <w:t>Appendix </w:t>
      </w:r>
      <w:r w:rsidR="00815B7C">
        <w:rPr>
          <w:noProof/>
        </w:rPr>
        <w:t>3</w:t>
      </w:r>
      <w:r w:rsidRPr="00EE328F">
        <w:t>: Adverse Events: Definitions and Procedures for Recording, Evaluating, Follow-up, and Reporting</w:t>
      </w:r>
      <w:bookmarkEnd w:id="3481"/>
      <w:bookmarkEnd w:id="3482"/>
    </w:p>
    <w:p w14:paraId="7802AAF0" w14:textId="77777777" w:rsidR="008823A6" w:rsidRPr="007633E3" w:rsidRDefault="006B7357" w:rsidP="009A410C">
      <w:pPr>
        <w:pStyle w:val="Heading3"/>
      </w:pPr>
      <w:bookmarkStart w:id="3483" w:name="_Toc148621736"/>
      <w:bookmarkStart w:id="3484" w:name="_Toc107570787"/>
      <w:r w:rsidRPr="007633E3">
        <w:t>Definitions of Medication Error, Misuse, and Abuse</w:t>
      </w:r>
      <w:bookmarkEnd w:id="3483"/>
      <w:bookmarkEnd w:id="3484"/>
    </w:p>
    <w:p w14:paraId="1964AC6E" w14:textId="77777777" w:rsidR="008823A6" w:rsidRPr="009A410C" w:rsidRDefault="006B7357" w:rsidP="00D83578">
      <w:pPr>
        <w:pStyle w:val="ParagraphBold"/>
        <w:keepNext/>
        <w:rPr>
          <w:bCs/>
        </w:rPr>
      </w:pPr>
      <w:r w:rsidRPr="009A410C">
        <w:t>Medication Error</w:t>
      </w:r>
    </w:p>
    <w:p w14:paraId="4637B986" w14:textId="77777777" w:rsidR="008823A6" w:rsidRPr="00D83578" w:rsidRDefault="006B7357" w:rsidP="007633E3">
      <w:pPr>
        <w:pStyle w:val="Paragraph"/>
      </w:pPr>
      <w:r w:rsidRPr="00D83578">
        <w:t>This is an unintended failure in the drug treatment process that leads to or has the potential to lead to harm to the patient.</w:t>
      </w:r>
    </w:p>
    <w:p w14:paraId="62D5210B" w14:textId="77777777" w:rsidR="008823A6" w:rsidRPr="00D83578" w:rsidRDefault="006B7357" w:rsidP="00D83578">
      <w:pPr>
        <w:pStyle w:val="ParagraphBold"/>
        <w:keepNext/>
      </w:pPr>
      <w:r w:rsidRPr="009A410C">
        <w:t>Misuse</w:t>
      </w:r>
    </w:p>
    <w:p w14:paraId="25619B42" w14:textId="77777777" w:rsidR="008823A6" w:rsidRPr="00D83578" w:rsidRDefault="006B7357" w:rsidP="007633E3">
      <w:pPr>
        <w:pStyle w:val="Paragraph"/>
      </w:pPr>
      <w:r w:rsidRPr="00D83578">
        <w:t>This refers to situations where the medicinal product is intentionally and inappropriately used not in accordance with the terms of the product information.</w:t>
      </w:r>
    </w:p>
    <w:p w14:paraId="2C8DFAE9" w14:textId="77777777" w:rsidR="008823A6" w:rsidRPr="00D83578" w:rsidRDefault="006B7357" w:rsidP="00D83578">
      <w:pPr>
        <w:pStyle w:val="ParagraphBold"/>
        <w:keepNext/>
      </w:pPr>
      <w:r w:rsidRPr="009A410C">
        <w:t>Abuse</w:t>
      </w:r>
    </w:p>
    <w:p w14:paraId="5DDF7E81" w14:textId="2521E453" w:rsidR="008823A6" w:rsidRPr="00D83578" w:rsidRDefault="006B7357" w:rsidP="007633E3">
      <w:pPr>
        <w:pStyle w:val="Paragraph"/>
      </w:pPr>
      <w:r w:rsidRPr="00D83578">
        <w:t>This corresponds to the persistent or sporadic</w:t>
      </w:r>
      <w:del w:id="3485" w:author="Powell, Deana" w:date="2023-10-19T15:28:00Z">
        <w:r w:rsidR="005D4877" w:rsidRPr="00773604">
          <w:rPr>
            <w:bCs/>
          </w:rPr>
          <w:delText>,</w:delText>
        </w:r>
      </w:del>
      <w:r w:rsidRPr="00D83578">
        <w:t xml:space="preserve"> intentional</w:t>
      </w:r>
      <w:ins w:id="3486" w:author="Powell, Deana" w:date="2023-10-19T15:28:00Z">
        <w:r w:rsidR="007D28CA">
          <w:t>,</w:t>
        </w:r>
      </w:ins>
      <w:r w:rsidRPr="00D83578">
        <w:t xml:space="preserve"> excessive use of a medicinal product for a perceived psychological or physiological reward or desired </w:t>
      </w:r>
      <w:del w:id="3487" w:author="Powell, Deana" w:date="2023-10-19T15:28:00Z">
        <w:r w:rsidR="005D4877" w:rsidRPr="00773604">
          <w:rPr>
            <w:bCs/>
          </w:rPr>
          <w:delText>non-therapeutic</w:delText>
        </w:r>
      </w:del>
      <w:ins w:id="3488" w:author="Powell, Deana" w:date="2023-10-19T15:28:00Z">
        <w:r w:rsidR="001A0EA5">
          <w:t>non</w:t>
        </w:r>
        <w:r w:rsidRPr="00D83578">
          <w:t>therapeutic</w:t>
        </w:r>
      </w:ins>
      <w:r w:rsidRPr="00D83578">
        <w:t xml:space="preserve"> effect.</w:t>
      </w:r>
    </w:p>
    <w:p w14:paraId="62050E1A" w14:textId="77777777" w:rsidR="00EE328F" w:rsidRPr="00EE328F" w:rsidRDefault="006B7357" w:rsidP="00C96461">
      <w:pPr>
        <w:pStyle w:val="Heading3"/>
      </w:pPr>
      <w:bookmarkStart w:id="3489" w:name="_Toc148621737"/>
      <w:bookmarkStart w:id="3490" w:name="_Toc107570788"/>
      <w:r w:rsidRPr="00EE328F">
        <w:t>Definition of AE</w:t>
      </w:r>
      <w:bookmarkEnd w:id="3489"/>
      <w:bookmarkEnd w:id="3490"/>
    </w:p>
    <w:p w14:paraId="76FAE338" w14:textId="77777777" w:rsidR="008465AE" w:rsidRPr="006A1FBE" w:rsidRDefault="006B7357" w:rsidP="00CE7BB0">
      <w:pPr>
        <w:pStyle w:val="ParagraphBold"/>
        <w:keepNext/>
      </w:pPr>
      <w:r w:rsidRPr="006A1FBE">
        <w:t>AE definition</w:t>
      </w:r>
    </w:p>
    <w:p w14:paraId="11EBCB24" w14:textId="77777777" w:rsidR="008465AE" w:rsidRPr="006A1FBE" w:rsidRDefault="006B7357" w:rsidP="006A56BD">
      <w:pPr>
        <w:pStyle w:val="ListBullet"/>
      </w:pPr>
      <w:r w:rsidRPr="006A1FBE">
        <w:t>An AE is any untoward medical occurrence in a clinical study participant, temporally associated with the use of study intervention, whether or not considered related to the study intervention.</w:t>
      </w:r>
    </w:p>
    <w:p w14:paraId="1DDCD7DB" w14:textId="204117A0" w:rsidR="008465AE" w:rsidRPr="006A1FBE" w:rsidRDefault="00F84E4C" w:rsidP="006A56BD">
      <w:pPr>
        <w:pStyle w:val="ListBullet"/>
      </w:pPr>
      <w:del w:id="3491" w:author="Powell, Deana" w:date="2023-10-19T15:28:00Z">
        <w:r w:rsidRPr="00081804">
          <w:delText>NOTE</w:delText>
        </w:r>
      </w:del>
      <w:ins w:id="3492" w:author="Powell, Deana" w:date="2023-10-19T15:28:00Z">
        <w:r w:rsidR="006B7357" w:rsidRPr="006A1FBE">
          <w:t>Note</w:t>
        </w:r>
      </w:ins>
      <w:r w:rsidR="006B7357" w:rsidRPr="006A1FBE">
        <w:t>: An AE can therefore be any unfavorable and unintended sign (including an abnormal laboratory finding), symptom, or disease (new or exacerbated) temporally associated with the use of a study intervention.</w:t>
      </w:r>
    </w:p>
    <w:p w14:paraId="3C51B3BE" w14:textId="753A7698" w:rsidR="008465AE" w:rsidRDefault="00F84E4C" w:rsidP="006A56BD">
      <w:pPr>
        <w:pStyle w:val="ListBullet"/>
      </w:pPr>
      <w:del w:id="3493" w:author="Powell, Deana" w:date="2023-10-19T15:28:00Z">
        <w:r w:rsidRPr="00081804">
          <w:delText>NOTE</w:delText>
        </w:r>
      </w:del>
      <w:ins w:id="3494" w:author="Powell, Deana" w:date="2023-10-19T15:28:00Z">
        <w:r w:rsidR="006B7357" w:rsidRPr="006A1FBE">
          <w:t>Note</w:t>
        </w:r>
      </w:ins>
      <w:r w:rsidR="006B7357" w:rsidRPr="006A1FBE">
        <w:t xml:space="preserve">: For purposes of AE definition, study intervention </w:t>
      </w:r>
      <w:del w:id="3495" w:author="Powell, Deana" w:date="2023-10-19T15:28:00Z">
        <w:r w:rsidRPr="00081804">
          <w:delText xml:space="preserve">(also referred to as Sponsor’s product) </w:delText>
        </w:r>
      </w:del>
      <w:r w:rsidR="006B7357" w:rsidRPr="006A1FBE">
        <w:t xml:space="preserve">includes any pharmaceutical product, biological product, vaccine, diagnostic agent, </w:t>
      </w:r>
      <w:ins w:id="3496" w:author="Powell, Deana" w:date="2023-10-19T15:28:00Z">
        <w:r w:rsidR="006B7357" w:rsidRPr="006A1FBE">
          <w:t xml:space="preserve">medical device, combination product, </w:t>
        </w:r>
      </w:ins>
      <w:r w:rsidR="006B7357" w:rsidRPr="006A1FBE">
        <w:t>or protocol</w:t>
      </w:r>
      <w:ins w:id="3497" w:author="Powell, Deana" w:date="2023-10-19T15:28:00Z">
        <w:r w:rsidR="00552D77">
          <w:t>-</w:t>
        </w:r>
      </w:ins>
      <w:r w:rsidR="006B7357" w:rsidRPr="006A1FBE">
        <w:t>specified procedure whether investigational or marketed (including placebo, active comparator product, or run-in intervention), manufactured by, licensed by, provided by, or distributed by the Sponsor for human use in this study.</w:t>
      </w:r>
    </w:p>
    <w:p w14:paraId="256948EE" w14:textId="77777777" w:rsidR="007E77A2" w:rsidRPr="006A1FBE" w:rsidRDefault="007E77A2" w:rsidP="007E77A2">
      <w:pPr>
        <w:pStyle w:val="ListEnd"/>
      </w:pPr>
    </w:p>
    <w:p w14:paraId="531FA22F" w14:textId="77777777" w:rsidR="008465AE" w:rsidRPr="006A1FBE" w:rsidRDefault="006B7357" w:rsidP="007E77A2">
      <w:pPr>
        <w:pStyle w:val="ParagraphBold"/>
        <w:keepNext/>
      </w:pPr>
      <w:bookmarkStart w:id="3498" w:name="_Hlk42755494"/>
      <w:r w:rsidRPr="006A1FBE">
        <w:lastRenderedPageBreak/>
        <w:t>Events meeting the AE definition</w:t>
      </w:r>
    </w:p>
    <w:p w14:paraId="7F9DC91A" w14:textId="77777777" w:rsidR="008465AE" w:rsidRPr="006A1FBE" w:rsidRDefault="006B7357" w:rsidP="006A56BD">
      <w:pPr>
        <w:pStyle w:val="ListBullet"/>
      </w:pPr>
      <w:r w:rsidRPr="006A1FBE">
        <w:t>Any abnormal laboratory test results (hematology, clinical chemistry, or urinalysis) or other safety assessments (eg, ECG, radiological scans, vital signs measurements), including those that worsen from baseline, considered clinically significant in the medical and scientific judgment of the investigator.</w:t>
      </w:r>
    </w:p>
    <w:p w14:paraId="6338D717" w14:textId="5EE4A053" w:rsidR="008465AE" w:rsidRPr="006A1FBE" w:rsidRDefault="006B7357" w:rsidP="006A56BD">
      <w:pPr>
        <w:pStyle w:val="ListBullet"/>
      </w:pPr>
      <w:r w:rsidRPr="006A1FBE">
        <w:t xml:space="preserve">Exacerbation of a chronic or intermittent </w:t>
      </w:r>
      <w:del w:id="3499" w:author="Powell, Deana" w:date="2023-10-19T15:28:00Z">
        <w:r w:rsidR="00F84E4C" w:rsidRPr="00081804">
          <w:delText>pre-existing</w:delText>
        </w:r>
      </w:del>
      <w:ins w:id="3500" w:author="Powell, Deana" w:date="2023-10-19T15:28:00Z">
        <w:r w:rsidRPr="006A1FBE">
          <w:t>preexisting</w:t>
        </w:r>
      </w:ins>
      <w:r w:rsidRPr="006A1FBE">
        <w:t xml:space="preserve"> condition including either an increase in frequency and/or intensity of the condition.</w:t>
      </w:r>
    </w:p>
    <w:bookmarkEnd w:id="3498"/>
    <w:p w14:paraId="16A075E2" w14:textId="77777777" w:rsidR="008465AE" w:rsidRPr="006A1FBE" w:rsidRDefault="006B7357" w:rsidP="006A56BD">
      <w:pPr>
        <w:pStyle w:val="ListBullet"/>
      </w:pPr>
      <w:r w:rsidRPr="006A1FBE">
        <w:t>New conditions detected or diagnosed after study intervention administration even though it may have been present before the start of the study.</w:t>
      </w:r>
    </w:p>
    <w:p w14:paraId="24D7217D" w14:textId="77777777" w:rsidR="008465AE" w:rsidRPr="006A1FBE" w:rsidRDefault="006B7357" w:rsidP="006A56BD">
      <w:pPr>
        <w:pStyle w:val="ListBullet"/>
      </w:pPr>
      <w:r w:rsidRPr="006A1FBE">
        <w:t>Signs, symptoms, or the clinical sequelae of a suspected drug-drug interaction.</w:t>
      </w:r>
    </w:p>
    <w:p w14:paraId="6C2C8FB3" w14:textId="77777777" w:rsidR="008465AE" w:rsidRPr="006A1FBE" w:rsidRDefault="006B7357" w:rsidP="006A56BD">
      <w:pPr>
        <w:pStyle w:val="ListBullet"/>
      </w:pPr>
      <w:r w:rsidRPr="006A1FBE">
        <w:t>Signs, symptoms, or the clinical sequelae of a suspected overdose of either study intervention or a concomitant medication.</w:t>
      </w:r>
    </w:p>
    <w:p w14:paraId="0491B753" w14:textId="03E77AC7" w:rsidR="00FE75A9" w:rsidRDefault="006B7357" w:rsidP="006A56BD">
      <w:pPr>
        <w:pStyle w:val="ListBullet"/>
      </w:pPr>
      <w:r w:rsidRPr="006A1FBE">
        <w:t>For all reports of overdose (whether accidental or intentional) with an associated AE, the AE term should reflect the clinical symptoms or abnormal test result. An overdose without any associated clinical symptoms or abnormal laboratory results is reported using the terminology “accidental or intentional overdose without adverse effect.”</w:t>
      </w:r>
      <w:del w:id="3501" w:author="Powell, Deana" w:date="2023-10-19T15:28:00Z">
        <w:r w:rsidR="009D2480" w:rsidRPr="009D2480">
          <w:delText xml:space="preserve"> Lenvatinib overdose without an associated adverse event is not reportable as an AE. Refer to Section 8.5 for the definition of overdose</w:delText>
        </w:r>
        <w:r w:rsidR="00F84E4C" w:rsidRPr="00081804">
          <w:delText>.</w:delText>
        </w:r>
      </w:del>
    </w:p>
    <w:p w14:paraId="653290D7" w14:textId="625DE9F9" w:rsidR="007E77A2" w:rsidRPr="007E77A2" w:rsidRDefault="00623696" w:rsidP="007E77A2">
      <w:pPr>
        <w:pStyle w:val="ListEnd"/>
      </w:pPr>
      <w:del w:id="3502" w:author="Powell, Deana" w:date="2023-10-19T15:28:00Z">
        <w:r w:rsidRPr="00623696">
          <w:delText xml:space="preserve">Any new cancer (that is not a condition of the study). Progression of the cancer under study is not a reportable event. Refer to </w:delText>
        </w:r>
        <w:r>
          <w:delText>Section 8.4.6</w:delText>
        </w:r>
        <w:r w:rsidRPr="00623696">
          <w:delText xml:space="preserve"> for additional details.</w:delText>
        </w:r>
      </w:del>
    </w:p>
    <w:p w14:paraId="6632DA66" w14:textId="77777777" w:rsidR="001A0622" w:rsidRPr="007E234D" w:rsidRDefault="006B7357" w:rsidP="00291D98">
      <w:pPr>
        <w:pStyle w:val="ParagraphBold"/>
        <w:keepNext/>
      </w:pPr>
      <w:r w:rsidRPr="007E234D">
        <w:t>Events NOT meeting the AE definition</w:t>
      </w:r>
    </w:p>
    <w:p w14:paraId="47F1776F" w14:textId="77777777" w:rsidR="001A0622" w:rsidRPr="009E105C" w:rsidRDefault="006B7357" w:rsidP="006A56BD">
      <w:pPr>
        <w:pStyle w:val="ListBullet"/>
      </w:pPr>
      <w:r w:rsidRPr="009E105C">
        <w:t>Medical or surgical procedure (eg, endoscopy, appendectomy): the condition that leads to the procedure is the AE.</w:t>
      </w:r>
    </w:p>
    <w:p w14:paraId="157FCB3F" w14:textId="77777777" w:rsidR="001A0622" w:rsidRPr="009E105C" w:rsidRDefault="006B7357" w:rsidP="006A56BD">
      <w:pPr>
        <w:pStyle w:val="ListBullet"/>
      </w:pPr>
      <w:r w:rsidRPr="009E105C">
        <w:t>Situations in which an untoward medical occurrence did not occur (social and/or convenience admission to a hospital).</w:t>
      </w:r>
    </w:p>
    <w:p w14:paraId="62A4F545" w14:textId="47E5F2D0" w:rsidR="001A0622" w:rsidRPr="009E105C" w:rsidRDefault="006B7357" w:rsidP="006A56BD">
      <w:pPr>
        <w:pStyle w:val="ListBullet"/>
      </w:pPr>
      <w:r w:rsidRPr="009E105C">
        <w:t xml:space="preserve">Anticipated day-to-day fluctuations of </w:t>
      </w:r>
      <w:del w:id="3503" w:author="Powell, Deana" w:date="2023-10-19T15:28:00Z">
        <w:r w:rsidR="00F84E4C" w:rsidRPr="00081804">
          <w:delText>pre-existing</w:delText>
        </w:r>
      </w:del>
      <w:ins w:id="3504" w:author="Powell, Deana" w:date="2023-10-19T15:28:00Z">
        <w:r w:rsidRPr="009E105C">
          <w:t>preexisting</w:t>
        </w:r>
      </w:ins>
      <w:r w:rsidRPr="009E105C">
        <w:t xml:space="preserve"> disease(s) or condition(s) present or detected at the start of the study that do not worsen.</w:t>
      </w:r>
    </w:p>
    <w:p w14:paraId="6D62398C" w14:textId="47637BB8" w:rsidR="001A0622" w:rsidRPr="009E105C" w:rsidRDefault="00F84E4C" w:rsidP="006A56BD">
      <w:pPr>
        <w:pStyle w:val="ListBullet"/>
      </w:pPr>
      <w:del w:id="3505" w:author="Powell, Deana" w:date="2023-10-19T15:28:00Z">
        <w:r w:rsidRPr="00081804">
          <w:delText>Surgery</w:delText>
        </w:r>
      </w:del>
      <w:ins w:id="3506" w:author="Powell, Deana" w:date="2023-10-19T15:28:00Z">
        <w:r w:rsidR="006B7357" w:rsidRPr="009E105C">
          <w:t>Surgical procedure(s)</w:t>
        </w:r>
      </w:ins>
      <w:r w:rsidR="006B7357" w:rsidRPr="009E105C">
        <w:t xml:space="preserve"> planned prior to informed consent to treat a </w:t>
      </w:r>
      <w:del w:id="3507" w:author="Powell, Deana" w:date="2023-10-19T15:28:00Z">
        <w:r w:rsidRPr="00081804">
          <w:delText>pre-existing</w:delText>
        </w:r>
      </w:del>
      <w:ins w:id="3508" w:author="Powell, Deana" w:date="2023-10-19T15:28:00Z">
        <w:r w:rsidR="006B7357" w:rsidRPr="009E105C">
          <w:t>preexisting</w:t>
        </w:r>
      </w:ins>
      <w:r w:rsidR="006B7357" w:rsidRPr="009E105C">
        <w:t xml:space="preserve"> condition that has not worsened.</w:t>
      </w:r>
    </w:p>
    <w:p w14:paraId="6C4695C2" w14:textId="77777777" w:rsidR="00FE75A9" w:rsidRDefault="006B7357" w:rsidP="006A56BD">
      <w:pPr>
        <w:pStyle w:val="ListBullet"/>
      </w:pPr>
      <w:r w:rsidRPr="009E105C">
        <w:t>Refer to Section 8.4.6 for protocol-specific exceptions.</w:t>
      </w:r>
    </w:p>
    <w:p w14:paraId="6AEC34E0" w14:textId="77777777" w:rsidR="00D83578" w:rsidRPr="00D83578" w:rsidRDefault="00D83578" w:rsidP="00D83578">
      <w:pPr>
        <w:pStyle w:val="ListEnd"/>
      </w:pPr>
    </w:p>
    <w:p w14:paraId="04AC14B1" w14:textId="77777777" w:rsidR="00EE328F" w:rsidRPr="00EE328F" w:rsidRDefault="006B7357" w:rsidP="00C96461">
      <w:pPr>
        <w:pStyle w:val="Heading3"/>
      </w:pPr>
      <w:bookmarkStart w:id="3509" w:name="_Toc148621738"/>
      <w:bookmarkStart w:id="3510" w:name="_Toc107570789"/>
      <w:r w:rsidRPr="00EE328F">
        <w:t>Definition of SAE</w:t>
      </w:r>
      <w:bookmarkEnd w:id="3509"/>
      <w:bookmarkEnd w:id="3510"/>
    </w:p>
    <w:p w14:paraId="58A27B01" w14:textId="77777777" w:rsidR="00036C88" w:rsidRPr="009A4566" w:rsidRDefault="006B7357" w:rsidP="00A375DD">
      <w:pPr>
        <w:pStyle w:val="Paragraph"/>
      </w:pPr>
      <w:r w:rsidRPr="009A4566">
        <w:t>If an event is not an AE per definition above, then it cannot be an SAE even if serious conditions are met.</w:t>
      </w:r>
    </w:p>
    <w:p w14:paraId="6C55C8BE" w14:textId="77777777" w:rsidR="00036C88" w:rsidRPr="008964DC" w:rsidRDefault="006B7357" w:rsidP="00A375DD">
      <w:pPr>
        <w:pStyle w:val="ParagraphBold"/>
      </w:pPr>
      <w:r w:rsidRPr="008964DC">
        <w:lastRenderedPageBreak/>
        <w:t>An SAE is defined as any untoward medical occurrence that, at any dose:</w:t>
      </w:r>
    </w:p>
    <w:p w14:paraId="32030774" w14:textId="77777777" w:rsidR="00036C88" w:rsidRPr="00122C75" w:rsidRDefault="006B7357" w:rsidP="00A375DD">
      <w:pPr>
        <w:pStyle w:val="Paragraph"/>
        <w:spacing w:after="0"/>
        <w:ind w:left="360" w:hanging="360"/>
      </w:pPr>
      <w:ins w:id="3511" w:author="Powell, Deana" w:date="2023-10-19T15:28:00Z">
        <w:r w:rsidRPr="00122C75">
          <w:t>a.</w:t>
        </w:r>
        <w:r w:rsidRPr="00122C75">
          <w:tab/>
        </w:r>
      </w:ins>
      <w:r w:rsidR="007637C7" w:rsidRPr="00122C75">
        <w:t>Results in death</w:t>
      </w:r>
    </w:p>
    <w:p w14:paraId="3941AC4E" w14:textId="77777777" w:rsidR="00036C88" w:rsidRPr="00122C75" w:rsidRDefault="006B7357" w:rsidP="00A375DD">
      <w:pPr>
        <w:pStyle w:val="Paragraph"/>
        <w:spacing w:after="0"/>
        <w:ind w:left="360" w:hanging="360"/>
      </w:pPr>
      <w:bookmarkStart w:id="3512" w:name="_Hlk42755627"/>
      <w:ins w:id="3513" w:author="Powell, Deana" w:date="2023-10-19T15:28:00Z">
        <w:r w:rsidRPr="00122C75">
          <w:t>b.</w:t>
        </w:r>
        <w:r w:rsidRPr="00122C75">
          <w:tab/>
        </w:r>
      </w:ins>
      <w:r w:rsidR="007637C7" w:rsidRPr="00122C75">
        <w:t>Is life-threatening</w:t>
      </w:r>
    </w:p>
    <w:p w14:paraId="277C0AE6" w14:textId="77777777" w:rsidR="00036C88" w:rsidRPr="009A4566" w:rsidRDefault="006B7357" w:rsidP="00A375DD">
      <w:pPr>
        <w:pStyle w:val="ListBullet2"/>
        <w:keepLines w:val="0"/>
      </w:pPr>
      <w:r w:rsidRPr="009A4566">
        <w:t>The term “life-threatening” in the definition of “serious” refers to an event in which the participant was at risk of death at the time of the event. It does not refer to an event, which hypothetically might have caused death, if it were more severe.</w:t>
      </w:r>
    </w:p>
    <w:bookmarkEnd w:id="3512"/>
    <w:p w14:paraId="5CBAD5DF" w14:textId="77777777" w:rsidR="00036C88" w:rsidRPr="00122C75" w:rsidRDefault="006B7357" w:rsidP="00A375DD">
      <w:pPr>
        <w:pStyle w:val="Paragraph"/>
        <w:spacing w:after="0"/>
        <w:ind w:left="360" w:hanging="360"/>
      </w:pPr>
      <w:ins w:id="3514" w:author="Powell, Deana" w:date="2023-10-19T15:28:00Z">
        <w:r w:rsidRPr="00122C75">
          <w:t>c.</w:t>
        </w:r>
        <w:r w:rsidRPr="00122C75">
          <w:tab/>
        </w:r>
      </w:ins>
      <w:r w:rsidR="007637C7" w:rsidRPr="00122C75">
        <w:t>Requires inpatient hospitalization or prolongation of existing hospitalization</w:t>
      </w:r>
    </w:p>
    <w:p w14:paraId="06ABAE52" w14:textId="70589004" w:rsidR="00036C88" w:rsidRPr="00F65436" w:rsidRDefault="006B7357" w:rsidP="00A375DD">
      <w:pPr>
        <w:pStyle w:val="ListBullet2"/>
        <w:keepLines w:val="0"/>
      </w:pPr>
      <w:r w:rsidRPr="00F65436">
        <w:t xml:space="preserve">Hospitalization is defined as an inpatient admission, regardless of length of stay, even if the hospitalization is a precautionary measure for continued observation. (Note: Hospitalization for an elective procedure to treat a </w:t>
      </w:r>
      <w:del w:id="3515" w:author="Powell, Deana" w:date="2023-10-19T15:28:00Z">
        <w:r w:rsidR="00AA14C8" w:rsidRPr="003B2E3B">
          <w:delText>pre-existing</w:delText>
        </w:r>
      </w:del>
      <w:ins w:id="3516" w:author="Powell, Deana" w:date="2023-10-19T15:28:00Z">
        <w:r w:rsidRPr="00F65436">
          <w:t>preexisting</w:t>
        </w:r>
      </w:ins>
      <w:r w:rsidRPr="00F65436">
        <w:t xml:space="preserve"> condition that has not worsened is not an SAE</w:t>
      </w:r>
      <w:del w:id="3517" w:author="Powell, Deana" w:date="2023-10-19T15:28:00Z">
        <w:r w:rsidR="00AA14C8" w:rsidRPr="003B2E3B">
          <w:delText>.</w:delText>
        </w:r>
      </w:del>
      <w:ins w:id="3518" w:author="Powell, Deana" w:date="2023-10-19T15:28:00Z">
        <w:r w:rsidRPr="00F65436">
          <w:t>.)</w:t>
        </w:r>
      </w:ins>
      <w:r w:rsidRPr="00F65436">
        <w:t xml:space="preserve"> A </w:t>
      </w:r>
      <w:del w:id="3519" w:author="Powell, Deana" w:date="2023-10-19T15:28:00Z">
        <w:r w:rsidR="00AA14C8" w:rsidRPr="003B2E3B">
          <w:delText>pre-existing</w:delText>
        </w:r>
      </w:del>
      <w:ins w:id="3520" w:author="Powell, Deana" w:date="2023-10-19T15:28:00Z">
        <w:r w:rsidRPr="00F65436">
          <w:t>preexisting</w:t>
        </w:r>
      </w:ins>
      <w:r w:rsidRPr="00F65436">
        <w:t xml:space="preserve"> condition is a clinical condition that is diagnosed prior to the use of an MSD product and is documented in the participant’s medical history.</w:t>
      </w:r>
    </w:p>
    <w:p w14:paraId="034B3F42" w14:textId="77777777" w:rsidR="00036C88" w:rsidRPr="00122C75" w:rsidRDefault="006B7357" w:rsidP="00AA0971">
      <w:pPr>
        <w:pStyle w:val="Paragraph"/>
        <w:keepNext/>
        <w:spacing w:after="0"/>
        <w:ind w:left="360" w:hanging="360"/>
      </w:pPr>
      <w:ins w:id="3521" w:author="Powell, Deana" w:date="2023-10-19T15:28:00Z">
        <w:r w:rsidRPr="00122C75">
          <w:t>d.</w:t>
        </w:r>
        <w:r w:rsidRPr="00122C75">
          <w:tab/>
        </w:r>
      </w:ins>
      <w:r w:rsidR="007637C7" w:rsidRPr="00122C75">
        <w:t>Results in persistent or significant disability/incapacity</w:t>
      </w:r>
    </w:p>
    <w:p w14:paraId="78C674AE" w14:textId="77777777" w:rsidR="00036C88" w:rsidRPr="00F65436" w:rsidRDefault="006B7357" w:rsidP="00A375DD">
      <w:pPr>
        <w:pStyle w:val="ListBullet2"/>
        <w:keepLines w:val="0"/>
      </w:pPr>
      <w:r w:rsidRPr="00F65436">
        <w:t>The term disability means a substantial disruption of a person’s ability to conduct normal life functions.</w:t>
      </w:r>
    </w:p>
    <w:p w14:paraId="70772FC5" w14:textId="77777777" w:rsidR="00036C88" w:rsidRPr="00F65436" w:rsidRDefault="006B7357" w:rsidP="00A375DD">
      <w:pPr>
        <w:pStyle w:val="ListBullet2"/>
        <w:keepLines w:val="0"/>
      </w:pPr>
      <w:r w:rsidRPr="00F65436">
        <w:t>This definition is not intended to include experiences of relatively minor medical significance such as uncomplicated headache, nausea, vomiting, diarrhea, influenza, and accidental trauma (eg, sprained ankle) that may interfere with or prevent everyday life functions but do not constitute a substantial disruption.</w:t>
      </w:r>
    </w:p>
    <w:p w14:paraId="27709360" w14:textId="77777777" w:rsidR="00036C88" w:rsidRPr="00122C75" w:rsidRDefault="006B7357" w:rsidP="00A375DD">
      <w:pPr>
        <w:pStyle w:val="Paragraph"/>
        <w:spacing w:after="0"/>
        <w:ind w:left="360" w:hanging="360"/>
      </w:pPr>
      <w:ins w:id="3522" w:author="Powell, Deana" w:date="2023-10-19T15:28:00Z">
        <w:r w:rsidRPr="00122C75">
          <w:t>e.</w:t>
        </w:r>
        <w:r w:rsidRPr="00122C75">
          <w:tab/>
        </w:r>
      </w:ins>
      <w:r w:rsidR="007637C7" w:rsidRPr="00122C75">
        <w:t>Is a congenital anomaly/birth defect</w:t>
      </w:r>
    </w:p>
    <w:p w14:paraId="24D298A0" w14:textId="77777777" w:rsidR="00036C88" w:rsidRPr="00F65436" w:rsidRDefault="006B7357" w:rsidP="00A375DD">
      <w:pPr>
        <w:pStyle w:val="ListBullet2"/>
        <w:keepLines w:val="0"/>
      </w:pPr>
      <w:r w:rsidRPr="00F65436">
        <w:t>In offspring of participant taking the product regardless of time to diagnosis.</w:t>
      </w:r>
    </w:p>
    <w:p w14:paraId="3E36084B" w14:textId="77777777" w:rsidR="00036C88" w:rsidRPr="00122C75" w:rsidRDefault="006B7357" w:rsidP="00A375DD">
      <w:pPr>
        <w:pStyle w:val="Paragraph"/>
        <w:spacing w:after="0"/>
        <w:ind w:left="360" w:hanging="360"/>
      </w:pPr>
      <w:bookmarkStart w:id="3523" w:name="_Hlk42755762"/>
      <w:ins w:id="3524" w:author="Powell, Deana" w:date="2023-10-19T15:28:00Z">
        <w:r w:rsidRPr="00122C75">
          <w:t>f.</w:t>
        </w:r>
        <w:r w:rsidRPr="00122C75">
          <w:tab/>
        </w:r>
      </w:ins>
      <w:r w:rsidR="007637C7" w:rsidRPr="00122C75">
        <w:t>Other important medical events</w:t>
      </w:r>
    </w:p>
    <w:p w14:paraId="39E8FABD" w14:textId="77777777" w:rsidR="00036C88" w:rsidRPr="009A4566" w:rsidRDefault="006B7357" w:rsidP="00A375DD">
      <w:pPr>
        <w:pStyle w:val="ListBullet2"/>
        <w:keepLines w:val="0"/>
      </w:pPr>
      <w:r w:rsidRPr="009A4566">
        <w:t>Medical or scientific judgment should be exercised in deciding whether SAE reporting is appropriate in other situations such as important medical events that may not be immediately life-threatening or result in death or hospitalization but may jeopardize the participant or may require medical or surgical intervention to prevent 1 of the other outcomes listed in the above definition. These events should usually be considered serious.</w:t>
      </w:r>
    </w:p>
    <w:bookmarkEnd w:id="3523"/>
    <w:p w14:paraId="39E8082A" w14:textId="77777777" w:rsidR="00FE75A9" w:rsidRPr="00F65436" w:rsidRDefault="006B7357" w:rsidP="006A56BD">
      <w:pPr>
        <w:pStyle w:val="ListBullet2"/>
      </w:pPr>
      <w:r w:rsidRPr="00F65436">
        <w:t>Examples of such events include invasive or malignant cancers, intensive treatment in an emergency room or at home for allergic bronchospasm, blood dyscrasias</w:t>
      </w:r>
      <w:ins w:id="3525" w:author="Powell, Deana" w:date="2023-10-19T15:28:00Z">
        <w:r w:rsidR="0023279C">
          <w:t>,</w:t>
        </w:r>
      </w:ins>
      <w:r w:rsidRPr="00F65436">
        <w:t xml:space="preserve"> or convulsions that do not result in hospitalization, or development of drug dependency or drug abuse.</w:t>
      </w:r>
    </w:p>
    <w:p w14:paraId="158E157E" w14:textId="77777777" w:rsidR="00F65436" w:rsidRPr="00D83578" w:rsidRDefault="00F65436" w:rsidP="00F65436">
      <w:pPr>
        <w:pStyle w:val="ListEnd"/>
      </w:pPr>
    </w:p>
    <w:p w14:paraId="237D9E42" w14:textId="1099CFE2" w:rsidR="00C674E5" w:rsidRDefault="006B7357" w:rsidP="0047391C">
      <w:pPr>
        <w:pStyle w:val="Heading3"/>
      </w:pPr>
      <w:bookmarkStart w:id="3526" w:name="_Toc148621739"/>
      <w:bookmarkStart w:id="3527" w:name="_Toc107570790"/>
      <w:r>
        <w:lastRenderedPageBreak/>
        <w:t>Additional Events Reported</w:t>
      </w:r>
      <w:bookmarkEnd w:id="3526"/>
      <w:del w:id="3528" w:author="Powell, Deana" w:date="2023-10-19T15:28:00Z">
        <w:r w:rsidR="00D80FE3" w:rsidRPr="0050592E">
          <w:delText xml:space="preserve"> in the Same Manner as SAE</w:delText>
        </w:r>
      </w:del>
      <w:bookmarkEnd w:id="3527"/>
    </w:p>
    <w:p w14:paraId="252D1BCD" w14:textId="77C8D043" w:rsidR="00C674E5" w:rsidRPr="00A67D5F" w:rsidRDefault="006B7357" w:rsidP="009F1058">
      <w:pPr>
        <w:pStyle w:val="ParagraphBold"/>
        <w:keepNext/>
      </w:pPr>
      <w:r w:rsidRPr="00A67D5F">
        <w:t>Additional events that require reporting</w:t>
      </w:r>
      <w:del w:id="3529" w:author="Powell, Deana" w:date="2023-10-19T15:28:00Z">
        <w:r w:rsidR="00D80FE3">
          <w:delText xml:space="preserve"> in the same manner as SAE</w:delText>
        </w:r>
      </w:del>
    </w:p>
    <w:p w14:paraId="4E90486F" w14:textId="6DEA9F43" w:rsidR="00C674E5" w:rsidRDefault="006B7357" w:rsidP="00F67284">
      <w:pPr>
        <w:pStyle w:val="Paragraph"/>
        <w:keepNext/>
      </w:pPr>
      <w:r>
        <w:t>In addition to the above criteria, AEs meeting either of the below criteria, although not serious per ICH definition, are reportable to the Sponsor</w:t>
      </w:r>
      <w:del w:id="3530" w:author="Powell, Deana" w:date="2023-10-19T15:28:00Z">
        <w:r w:rsidR="00D80FE3">
          <w:delText xml:space="preserve"> in the same time frame as SAEs to meet certain local requirements. Therefore, these events are considered serious by the Sponsor for collection purposes</w:delText>
        </w:r>
      </w:del>
      <w:r>
        <w:t>.</w:t>
      </w:r>
    </w:p>
    <w:p w14:paraId="1037B6AC" w14:textId="5CECB02B" w:rsidR="00C674E5" w:rsidRDefault="006B7357" w:rsidP="0047391C">
      <w:pPr>
        <w:pStyle w:val="ListBullet"/>
      </w:pPr>
      <w:r>
        <w:t xml:space="preserve">Is a new cancer (that is not </w:t>
      </w:r>
      <w:del w:id="3531" w:author="Powell, Deana" w:date="2023-10-19T15:28:00Z">
        <w:r w:rsidR="00D80FE3">
          <w:delText xml:space="preserve">a condition of </w:delText>
        </w:r>
      </w:del>
      <w:r>
        <w:t xml:space="preserve">the </w:t>
      </w:r>
      <w:ins w:id="3532" w:author="Powell, Deana" w:date="2023-10-19T15:28:00Z">
        <w:r>
          <w:t xml:space="preserve">cancer under </w:t>
        </w:r>
      </w:ins>
      <w:r>
        <w:t>study)</w:t>
      </w:r>
      <w:ins w:id="3533" w:author="Powell, Deana" w:date="2023-10-19T15:28:00Z">
        <w:r>
          <w:t xml:space="preserve"> as noted </w:t>
        </w:r>
        <w:r w:rsidRPr="00A375DD">
          <w:t xml:space="preserve">in </w:t>
        </w:r>
        <w:r w:rsidRPr="00A375DD">
          <w:rPr>
            <w:rStyle w:val="SuggestedOptional"/>
            <w:color w:val="auto"/>
          </w:rPr>
          <w:t>Section 8.4.1</w:t>
        </w:r>
        <w:r w:rsidRPr="00A375DD">
          <w:t>.</w:t>
        </w:r>
      </w:ins>
    </w:p>
    <w:p w14:paraId="4467B0FC" w14:textId="77777777" w:rsidR="00C674E5" w:rsidRDefault="006B7357" w:rsidP="0047391C">
      <w:pPr>
        <w:pStyle w:val="ListBullet"/>
        <w:rPr>
          <w:ins w:id="3534" w:author="Powell, Deana" w:date="2023-10-19T15:28:00Z"/>
        </w:rPr>
      </w:pPr>
      <w:r>
        <w:t>Is associated with an overdose</w:t>
      </w:r>
      <w:ins w:id="3535" w:author="Powell, Deana" w:date="2023-10-19T15:28:00Z">
        <w:r>
          <w:t>.</w:t>
        </w:r>
      </w:ins>
    </w:p>
    <w:p w14:paraId="58FD9ED8" w14:textId="77777777" w:rsidR="00C674E5" w:rsidRDefault="00C674E5" w:rsidP="00CB59A1">
      <w:pPr>
        <w:pStyle w:val="ListEnd"/>
      </w:pPr>
    </w:p>
    <w:p w14:paraId="14C3A282" w14:textId="77777777" w:rsidR="00EE328F" w:rsidRPr="00EE328F" w:rsidRDefault="006B7357" w:rsidP="003F7192">
      <w:pPr>
        <w:pStyle w:val="Heading3"/>
      </w:pPr>
      <w:bookmarkStart w:id="3536" w:name="_Toc148621740"/>
      <w:bookmarkStart w:id="3537" w:name="_Toc107570791"/>
      <w:r w:rsidRPr="00EE328F">
        <w:t>Recording AE and SAE</w:t>
      </w:r>
      <w:bookmarkEnd w:id="3536"/>
      <w:bookmarkEnd w:id="3537"/>
    </w:p>
    <w:p w14:paraId="303E0721" w14:textId="77777777" w:rsidR="002A7BA6" w:rsidRPr="00713C76" w:rsidRDefault="006B7357" w:rsidP="005434A2">
      <w:pPr>
        <w:pStyle w:val="ParagraphBold"/>
        <w:keepNext/>
      </w:pPr>
      <w:r w:rsidRPr="00713C76">
        <w:t>AE and SAE recording</w:t>
      </w:r>
    </w:p>
    <w:p w14:paraId="56A455C7" w14:textId="77777777" w:rsidR="002A7BA6" w:rsidRPr="00CA7B01" w:rsidRDefault="006B7357" w:rsidP="002A7BA6">
      <w:pPr>
        <w:pStyle w:val="ListBullet"/>
      </w:pPr>
      <w:r w:rsidRPr="00CA7B01">
        <w:t>When an AE/SAE occurs, it is the responsibility of the investigator to review all documentation (eg, hospital progress notes, laboratory, and diagnostics reports) related to the event.</w:t>
      </w:r>
    </w:p>
    <w:p w14:paraId="797B967F" w14:textId="77777777" w:rsidR="002A7BA6" w:rsidRPr="00CA7B01" w:rsidRDefault="006B7357" w:rsidP="002A7BA6">
      <w:pPr>
        <w:pStyle w:val="ListBullet"/>
      </w:pPr>
      <w:r w:rsidRPr="00CA7B01">
        <w:t>The investigator will record all relevant AE/SAE information on the AE CRFs/worksheets at each examination.</w:t>
      </w:r>
    </w:p>
    <w:p w14:paraId="154972DC" w14:textId="77777777" w:rsidR="002A7BA6" w:rsidRPr="00CA7B01" w:rsidRDefault="006B7357" w:rsidP="002A7BA6">
      <w:pPr>
        <w:pStyle w:val="ListBullet"/>
      </w:pPr>
      <w:r w:rsidRPr="00CA7B01">
        <w:t>It is not acceptable for the investigator to send photocopies of the participant’s medical records to the Sponsor in lieu of completion of the AE CRF page.</w:t>
      </w:r>
    </w:p>
    <w:p w14:paraId="3DC82AFA" w14:textId="77777777" w:rsidR="002A7BA6" w:rsidRPr="00CA7B01" w:rsidRDefault="006B7357" w:rsidP="002A7BA6">
      <w:pPr>
        <w:pStyle w:val="ListBullet"/>
      </w:pPr>
      <w:r w:rsidRPr="00CA7B01">
        <w:t>There may be instances when copies of medical records for certain cases are requested by the Sponsor. In this case, all participant identifiers, with the exception of the participant number, will be blinded on the copies of the medical records before submission to the Sponsor.</w:t>
      </w:r>
    </w:p>
    <w:p w14:paraId="4325967B" w14:textId="77777777" w:rsidR="007E2FA8" w:rsidRDefault="006B7357" w:rsidP="002A7BA6">
      <w:pPr>
        <w:pStyle w:val="ListBullet"/>
      </w:pPr>
      <w:r w:rsidRPr="00CA7B01">
        <w:t>The investigator will attempt to establish a diagnosis of the event based on signs, symptoms, and/or other clinical information. In such cases, the diagnosis (not the individual signs/symptoms) will be documented as the AE/SAE.</w:t>
      </w:r>
    </w:p>
    <w:p w14:paraId="140AC879" w14:textId="77777777" w:rsidR="002A7BA6" w:rsidRPr="00F33A2A" w:rsidRDefault="002A7BA6" w:rsidP="00F33A2A">
      <w:pPr>
        <w:pStyle w:val="ListEnd"/>
      </w:pPr>
    </w:p>
    <w:p w14:paraId="7CB990FC" w14:textId="77777777" w:rsidR="002A7BA6" w:rsidRDefault="000B1D66" w:rsidP="00724983">
      <w:pPr>
        <w:pStyle w:val="ParagraphBold"/>
        <w:keepNext/>
        <w:rPr>
          <w:bCs/>
        </w:rPr>
      </w:pPr>
      <w:r w:rsidRPr="00724983">
        <w:t>Assessment of intensity</w:t>
      </w:r>
      <w:r w:rsidRPr="00713C76">
        <w:t>/</w:t>
      </w:r>
      <w:r w:rsidRPr="00724983">
        <w:t>toxicity</w:t>
      </w:r>
    </w:p>
    <w:p w14:paraId="75FC1B3D" w14:textId="77777777" w:rsidR="002A7BA6" w:rsidRDefault="006B7357" w:rsidP="002A7BA6">
      <w:pPr>
        <w:pStyle w:val="ListBullet"/>
      </w:pPr>
      <w:r>
        <w:t>An event is defined as “serious” when it meets at least 1 of the predefined outcomes as described in the definition of an SAE, not when it is rated as severe.</w:t>
      </w:r>
    </w:p>
    <w:p w14:paraId="7F2F51EF" w14:textId="77777777" w:rsidR="008742F0" w:rsidRPr="00AC6608" w:rsidRDefault="008742F0" w:rsidP="004844C9">
      <w:pPr>
        <w:pStyle w:val="ListBullet2"/>
        <w:keepLines w:val="0"/>
        <w:spacing w:after="240"/>
        <w:ind w:left="900"/>
        <w:rPr>
          <w:del w:id="3538" w:author="Powell, Deana" w:date="2023-10-19T15:28:00Z"/>
        </w:rPr>
      </w:pPr>
      <w:del w:id="3539" w:author="Powell, Deana" w:date="2023-10-19T15:28:00Z">
        <w:r w:rsidRPr="00AC6608">
          <w:delText xml:space="preserve">The investigator will make an assessment of intensity for each AE and SAE (and other reportable safety event) according to the NCI </w:delText>
        </w:r>
        <w:r>
          <w:delText>CTCAE</w:delText>
        </w:r>
        <w:r w:rsidRPr="00AC6608">
          <w:delText>, version</w:delText>
        </w:r>
        <w:r w:rsidRPr="00895151">
          <w:delText xml:space="preserve"> </w:delText>
        </w:r>
        <w:r w:rsidR="00D1282E">
          <w:delText>5</w:delText>
        </w:r>
        <w:r w:rsidRPr="00AC6608">
          <w:delText xml:space="preserve">. Any AE that changes CTCAE grade over the course of a given episode will have each change of grade recorded on the AE </w:delText>
        </w:r>
        <w:r>
          <w:delText>CRFs</w:delText>
        </w:r>
        <w:r w:rsidRPr="00AC6608">
          <w:delText>/worksheets.</w:delText>
        </w:r>
      </w:del>
    </w:p>
    <w:p w14:paraId="556748BE" w14:textId="77777777" w:rsidR="008742F0" w:rsidRPr="00AC6608" w:rsidRDefault="008742F0" w:rsidP="004844C9">
      <w:pPr>
        <w:pStyle w:val="ListBullet2"/>
        <w:keepLines w:val="0"/>
        <w:tabs>
          <w:tab w:val="num" w:pos="900"/>
        </w:tabs>
        <w:spacing w:after="240"/>
        <w:ind w:left="900"/>
        <w:rPr>
          <w:del w:id="3540" w:author="Powell, Deana" w:date="2023-10-19T15:28:00Z"/>
        </w:rPr>
      </w:pPr>
      <w:del w:id="3541" w:author="Powell, Deana" w:date="2023-10-19T15:28:00Z">
        <w:r w:rsidRPr="00AC6608">
          <w:lastRenderedPageBreak/>
          <w:delText>Grade 1: Mild; asymptomatic or mild symptoms; clinical or diagnostic observations only; intervention not indicated</w:delText>
        </w:r>
        <w:r>
          <w:delText>.</w:delText>
        </w:r>
      </w:del>
    </w:p>
    <w:p w14:paraId="765E71DE" w14:textId="77777777" w:rsidR="008742F0" w:rsidRPr="00AC6608" w:rsidRDefault="008742F0" w:rsidP="004844C9">
      <w:pPr>
        <w:pStyle w:val="ListBullet2"/>
        <w:keepLines w:val="0"/>
        <w:tabs>
          <w:tab w:val="num" w:pos="900"/>
        </w:tabs>
        <w:spacing w:after="240"/>
        <w:ind w:left="900"/>
        <w:rPr>
          <w:del w:id="3542" w:author="Powell, Deana" w:date="2023-10-19T15:28:00Z"/>
        </w:rPr>
      </w:pPr>
      <w:del w:id="3543" w:author="Powell, Deana" w:date="2023-10-19T15:28:00Z">
        <w:r w:rsidRPr="00AC6608">
          <w:delText xml:space="preserve">Grade 2: Moderate; minimal, local or noninvasive intervention indicated; limiting age-appropriate instrumental </w:delText>
        </w:r>
        <w:r>
          <w:delText>ADL.</w:delText>
        </w:r>
      </w:del>
    </w:p>
    <w:p w14:paraId="2043517A" w14:textId="77777777" w:rsidR="008742F0" w:rsidRPr="00AC6608" w:rsidRDefault="008742F0" w:rsidP="004844C9">
      <w:pPr>
        <w:pStyle w:val="ListBullet2"/>
        <w:keepLines w:val="0"/>
        <w:tabs>
          <w:tab w:val="num" w:pos="900"/>
        </w:tabs>
        <w:spacing w:after="240"/>
        <w:ind w:left="900"/>
        <w:rPr>
          <w:del w:id="3544" w:author="Powell, Deana" w:date="2023-10-19T15:28:00Z"/>
        </w:rPr>
      </w:pPr>
      <w:del w:id="3545" w:author="Powell, Deana" w:date="2023-10-19T15:28:00Z">
        <w:r w:rsidRPr="00AC6608">
          <w:delText xml:space="preserve">Grade 3: </w:delText>
        </w:r>
        <w:r w:rsidRPr="0095225C">
          <w:delText>Severe or medically significant but not immediately life-threatening; hospitalization or prolongation o</w:delText>
        </w:r>
        <w:r>
          <w:delText>f</w:delText>
        </w:r>
        <w:r w:rsidRPr="0095225C">
          <w:delText xml:space="preserve"> hospitalization indicated; disabling; limiting self-care ADL</w:delText>
        </w:r>
        <w:r>
          <w:delText>.</w:delText>
        </w:r>
      </w:del>
    </w:p>
    <w:p w14:paraId="51998AAA" w14:textId="77777777" w:rsidR="008742F0" w:rsidRPr="00AC6608" w:rsidRDefault="008742F0" w:rsidP="004844C9">
      <w:pPr>
        <w:pStyle w:val="ListBullet2"/>
        <w:keepLines w:val="0"/>
        <w:tabs>
          <w:tab w:val="num" w:pos="900"/>
        </w:tabs>
        <w:spacing w:after="240"/>
        <w:ind w:left="900"/>
        <w:rPr>
          <w:del w:id="3546" w:author="Powell, Deana" w:date="2023-10-19T15:28:00Z"/>
        </w:rPr>
      </w:pPr>
      <w:del w:id="3547" w:author="Powell, Deana" w:date="2023-10-19T15:28:00Z">
        <w:r w:rsidRPr="00AC6608">
          <w:delText>Grade 4: Life threatening consequences; urgent intervention indicated</w:delText>
        </w:r>
        <w:r>
          <w:delText>.</w:delText>
        </w:r>
      </w:del>
    </w:p>
    <w:p w14:paraId="0A697154" w14:textId="77777777" w:rsidR="00F6188F" w:rsidRDefault="008742F0" w:rsidP="004844C9">
      <w:pPr>
        <w:pStyle w:val="ListBullet2"/>
        <w:keepLines w:val="0"/>
        <w:tabs>
          <w:tab w:val="num" w:pos="900"/>
        </w:tabs>
        <w:spacing w:after="240"/>
        <w:ind w:left="900"/>
        <w:rPr>
          <w:del w:id="3548" w:author="Powell, Deana" w:date="2023-10-19T15:28:00Z"/>
        </w:rPr>
      </w:pPr>
      <w:del w:id="3549" w:author="Powell, Deana" w:date="2023-10-19T15:28:00Z">
        <w:r w:rsidRPr="008742F0">
          <w:delText>Grade 5: Death related to AE.</w:delText>
        </w:r>
      </w:del>
    </w:p>
    <w:p w14:paraId="12E03C64" w14:textId="77777777" w:rsidR="001D447F" w:rsidRPr="001D447F" w:rsidRDefault="006B7357" w:rsidP="001D447F">
      <w:pPr>
        <w:pStyle w:val="Paragraph"/>
        <w:keepNext/>
        <w:rPr>
          <w:b/>
          <w:bCs/>
        </w:rPr>
      </w:pPr>
      <w:r w:rsidRPr="001D447F">
        <w:rPr>
          <w:b/>
          <w:bCs/>
        </w:rPr>
        <w:t>Assessment of causality</w:t>
      </w:r>
    </w:p>
    <w:p w14:paraId="291FFFFF" w14:textId="77777777" w:rsidR="008742F0" w:rsidRDefault="008742F0" w:rsidP="004844C9">
      <w:pPr>
        <w:pStyle w:val="ListBullet2"/>
        <w:keepLines w:val="0"/>
        <w:spacing w:after="240"/>
        <w:ind w:left="900"/>
        <w:rPr>
          <w:del w:id="3550" w:author="Powell, Deana" w:date="2023-10-19T15:28:00Z"/>
        </w:rPr>
      </w:pPr>
      <w:del w:id="3551" w:author="Powell, Deana" w:date="2023-10-19T15:28:00Z">
        <w:r w:rsidRPr="00D84C5D">
          <w:delText>Did the Sponsor</w:delText>
        </w:r>
        <w:r>
          <w:delText>’</w:delText>
        </w:r>
        <w:r w:rsidRPr="00D84C5D">
          <w:delText>s product cause the AE?</w:delText>
        </w:r>
      </w:del>
    </w:p>
    <w:p w14:paraId="4BACA9BC" w14:textId="77777777" w:rsidR="008742F0" w:rsidRDefault="008742F0" w:rsidP="004844C9">
      <w:pPr>
        <w:pStyle w:val="ListBullet2"/>
        <w:keepLines w:val="0"/>
        <w:spacing w:after="240"/>
        <w:ind w:left="900"/>
        <w:rPr>
          <w:del w:id="3552" w:author="Powell, Deana" w:date="2023-10-19T15:28:00Z"/>
        </w:rPr>
      </w:pPr>
      <w:del w:id="3553" w:author="Powell, Deana" w:date="2023-10-19T15:28:00Z">
        <w:r w:rsidRPr="00D84C5D">
          <w:delText xml:space="preserve">The determination of </w:delText>
        </w:r>
        <w:r>
          <w:delText>the likelihood that the Sponsor’</w:delText>
        </w:r>
        <w:r w:rsidRPr="00D84C5D">
          <w:delText>s product caused the AE will be provided by an investigator who is a qualified physician. The investigator’s signed/dated initials on the source document or worksheet that supports the causality noted on the AE form, ensures that a medically qualified assessment of causality was done. This initialed document must be retained for the required regulatory time frame. The criteria below are intended as reference guidelines to assist the investigator in assessing the likelihood of a relationship between the test product and the AE based upon the available information.</w:delText>
        </w:r>
      </w:del>
    </w:p>
    <w:p w14:paraId="39F871CE" w14:textId="77777777" w:rsidR="008742F0" w:rsidRPr="00D84C5D" w:rsidRDefault="008742F0" w:rsidP="004844C9">
      <w:pPr>
        <w:pStyle w:val="ListBullet2"/>
        <w:keepLines w:val="0"/>
        <w:spacing w:after="240"/>
        <w:ind w:left="900"/>
        <w:rPr>
          <w:del w:id="3554" w:author="Powell, Deana" w:date="2023-10-19T15:28:00Z"/>
        </w:rPr>
      </w:pPr>
      <w:del w:id="3555" w:author="Powell, Deana" w:date="2023-10-19T15:28:00Z">
        <w:r w:rsidRPr="00D84C5D">
          <w:delText>The following components are to be used to assess the relationship between the Sponsor</w:delText>
        </w:r>
        <w:r>
          <w:delText>’</w:delText>
        </w:r>
        <w:r w:rsidRPr="00D84C5D">
          <w:delText>s product and the AE; the greater the correlation with the components and their respective elements (in number and/or intensity), the more likely the Sponsor</w:delText>
        </w:r>
        <w:r>
          <w:delText>’</w:delText>
        </w:r>
        <w:r w:rsidRPr="00D84C5D">
          <w:delText>s product caused the AE:</w:delText>
        </w:r>
      </w:del>
    </w:p>
    <w:p w14:paraId="0B32C3E1" w14:textId="77777777" w:rsidR="008742F0" w:rsidRPr="00BB0DEB" w:rsidRDefault="008742F0" w:rsidP="004844C9">
      <w:pPr>
        <w:pStyle w:val="ListBullet2"/>
        <w:keepLines w:val="0"/>
        <w:spacing w:after="240"/>
        <w:ind w:left="1260"/>
        <w:rPr>
          <w:del w:id="3556" w:author="Powell, Deana" w:date="2023-10-19T15:28:00Z"/>
        </w:rPr>
      </w:pPr>
      <w:del w:id="3557" w:author="Powell, Deana" w:date="2023-10-19T15:28:00Z">
        <w:r w:rsidRPr="00B91C7D">
          <w:rPr>
            <w:b/>
          </w:rPr>
          <w:delText>Exposure:</w:delText>
        </w:r>
        <w:r w:rsidRPr="00BB0DEB">
          <w:delText xml:space="preserve"> Is there evidence that the participant was actually exposed to the Sponsor</w:delText>
        </w:r>
        <w:r>
          <w:delText>’</w:delText>
        </w:r>
        <w:r w:rsidRPr="00BB0DEB">
          <w:delText>s product such as: reliable history, acceptable compliance assessment (pill count, diary, etc.), expected pharmacologic effect, or measurement of drug/metabolite in bodily specimen?</w:delText>
        </w:r>
      </w:del>
    </w:p>
    <w:p w14:paraId="359152A0" w14:textId="77777777" w:rsidR="008742F0" w:rsidRPr="00BB0DEB" w:rsidRDefault="008742F0" w:rsidP="004844C9">
      <w:pPr>
        <w:pStyle w:val="ListBullet2"/>
        <w:keepLines w:val="0"/>
        <w:spacing w:after="240"/>
        <w:ind w:left="1260"/>
        <w:rPr>
          <w:del w:id="3558" w:author="Powell, Deana" w:date="2023-10-19T15:28:00Z"/>
        </w:rPr>
      </w:pPr>
      <w:del w:id="3559" w:author="Powell, Deana" w:date="2023-10-19T15:28:00Z">
        <w:r w:rsidRPr="00B91C7D">
          <w:rPr>
            <w:b/>
          </w:rPr>
          <w:delText>Time Course:</w:delText>
        </w:r>
        <w:r w:rsidRPr="00BB0DEB">
          <w:delText xml:space="preserve"> Did the AE follow in a reasonable temporal sequence from administration of the Sponsor</w:delText>
        </w:r>
        <w:r>
          <w:delText>’</w:delText>
        </w:r>
        <w:r w:rsidRPr="00BB0DEB">
          <w:delText>s product? Is the time of onset of the AE compatible with a drug-induced effect (applies to studies with investigational medicinal product)?</w:delText>
        </w:r>
      </w:del>
    </w:p>
    <w:p w14:paraId="231B8D55" w14:textId="77777777" w:rsidR="008742F0" w:rsidRPr="00BB0DEB" w:rsidRDefault="008742F0" w:rsidP="004844C9">
      <w:pPr>
        <w:pStyle w:val="ListBullet2"/>
        <w:keepLines w:val="0"/>
        <w:spacing w:after="240"/>
        <w:ind w:left="1260"/>
        <w:rPr>
          <w:del w:id="3560" w:author="Powell, Deana" w:date="2023-10-19T15:28:00Z"/>
        </w:rPr>
      </w:pPr>
      <w:del w:id="3561" w:author="Powell, Deana" w:date="2023-10-19T15:28:00Z">
        <w:r w:rsidRPr="00B91C7D">
          <w:rPr>
            <w:b/>
          </w:rPr>
          <w:lastRenderedPageBreak/>
          <w:delText>Likely Cause:</w:delText>
        </w:r>
        <w:r w:rsidRPr="00BB0DEB">
          <w:delText xml:space="preserve"> Is the AE not reasonably explained by another etiology such as underlying disease, other drug(s)/vaccine(s), or other host or environmental factors.</w:delText>
        </w:r>
      </w:del>
    </w:p>
    <w:p w14:paraId="7309BB1C" w14:textId="77777777" w:rsidR="008742F0" w:rsidRPr="00BB0DEB" w:rsidRDefault="008742F0" w:rsidP="004844C9">
      <w:pPr>
        <w:pStyle w:val="ListBullet2"/>
        <w:keepLines w:val="0"/>
        <w:spacing w:after="240"/>
        <w:ind w:left="1260"/>
        <w:rPr>
          <w:del w:id="3562" w:author="Powell, Deana" w:date="2023-10-19T15:28:00Z"/>
        </w:rPr>
      </w:pPr>
      <w:del w:id="3563" w:author="Powell, Deana" w:date="2023-10-19T15:28:00Z">
        <w:r w:rsidRPr="00B91C7D">
          <w:rPr>
            <w:b/>
          </w:rPr>
          <w:delText>Dechallenge:</w:delText>
        </w:r>
        <w:r w:rsidRPr="00BB0DEB">
          <w:delText xml:space="preserve"> Was the Sponsor</w:delText>
        </w:r>
        <w:r>
          <w:delText>’</w:delText>
        </w:r>
        <w:r w:rsidRPr="00BB0DEB">
          <w:delText>s product discontinued or dose/exposure/frequency reduced?</w:delText>
        </w:r>
      </w:del>
    </w:p>
    <w:p w14:paraId="575C1B14" w14:textId="77777777" w:rsidR="008742F0" w:rsidRPr="00BB0DEB" w:rsidRDefault="008742F0" w:rsidP="004844C9">
      <w:pPr>
        <w:pStyle w:val="ListBullet3"/>
        <w:keepLines w:val="0"/>
        <w:tabs>
          <w:tab w:val="left" w:pos="1620"/>
        </w:tabs>
        <w:spacing w:after="240"/>
        <w:ind w:left="1440"/>
        <w:rPr>
          <w:del w:id="3564" w:author="Powell, Deana" w:date="2023-10-19T15:28:00Z"/>
        </w:rPr>
      </w:pPr>
      <w:del w:id="3565" w:author="Powell, Deana" w:date="2023-10-19T15:28:00Z">
        <w:r w:rsidRPr="00BB0DEB">
          <w:delText>If yes, did the AE resolve or improve?</w:delText>
        </w:r>
      </w:del>
    </w:p>
    <w:p w14:paraId="0387BC7D" w14:textId="77777777" w:rsidR="008742F0" w:rsidRPr="00BB0DEB" w:rsidRDefault="008742F0" w:rsidP="004844C9">
      <w:pPr>
        <w:pStyle w:val="ListBullet3"/>
        <w:keepLines w:val="0"/>
        <w:tabs>
          <w:tab w:val="left" w:pos="1620"/>
        </w:tabs>
        <w:spacing w:after="240"/>
        <w:ind w:left="1440"/>
        <w:rPr>
          <w:del w:id="3566" w:author="Powell, Deana" w:date="2023-10-19T15:28:00Z"/>
        </w:rPr>
      </w:pPr>
      <w:del w:id="3567" w:author="Powell, Deana" w:date="2023-10-19T15:28:00Z">
        <w:r w:rsidRPr="00BB0DEB">
          <w:delText>If yes, this is a positive dechallenge.</w:delText>
        </w:r>
      </w:del>
    </w:p>
    <w:p w14:paraId="0956C24F" w14:textId="77777777" w:rsidR="008742F0" w:rsidRPr="00BB0DEB" w:rsidRDefault="008742F0" w:rsidP="004844C9">
      <w:pPr>
        <w:pStyle w:val="ListBullet3"/>
        <w:keepLines w:val="0"/>
        <w:tabs>
          <w:tab w:val="left" w:pos="1620"/>
        </w:tabs>
        <w:spacing w:after="240"/>
        <w:ind w:left="1440"/>
        <w:rPr>
          <w:del w:id="3568" w:author="Powell, Deana" w:date="2023-10-19T15:28:00Z"/>
        </w:rPr>
      </w:pPr>
      <w:del w:id="3569" w:author="Powell, Deana" w:date="2023-10-19T15:28:00Z">
        <w:r w:rsidRPr="00BB0DEB">
          <w:delText>If no, this is a negative dechallenge.</w:delText>
        </w:r>
      </w:del>
    </w:p>
    <w:p w14:paraId="6068FB55" w14:textId="77777777" w:rsidR="008742F0" w:rsidRPr="00BB0DEB" w:rsidRDefault="008742F0" w:rsidP="004844C9">
      <w:pPr>
        <w:pStyle w:val="ListBullet2"/>
        <w:keepLines w:val="0"/>
        <w:spacing w:after="240"/>
        <w:ind w:left="1260"/>
        <w:rPr>
          <w:del w:id="3570" w:author="Powell, Deana" w:date="2023-10-19T15:28:00Z"/>
        </w:rPr>
      </w:pPr>
      <w:del w:id="3571" w:author="Powell, Deana" w:date="2023-10-19T15:28:00Z">
        <w:r w:rsidRPr="00CF4797">
          <w:delText>(Note: This criterion is not applicable if: (1) the AE resulted in death or permanent disability; (2) the AE resolved/improved despite continuation of the Sponsor</w:delText>
        </w:r>
        <w:r>
          <w:delText>’</w:delText>
        </w:r>
        <w:r w:rsidRPr="00CF4797">
          <w:delText>s product; (3) the study is a single-dose drug study; or (4) Sponsor</w:delText>
        </w:r>
        <w:r>
          <w:delText>’</w:delText>
        </w:r>
        <w:r w:rsidRPr="00CF4797">
          <w:delText>s product(s) is/are only used 1 time.)</w:delText>
        </w:r>
      </w:del>
    </w:p>
    <w:p w14:paraId="3A7C3E1C" w14:textId="77777777" w:rsidR="008742F0" w:rsidRPr="00BB0DEB" w:rsidRDefault="008742F0" w:rsidP="004844C9">
      <w:pPr>
        <w:pStyle w:val="ListBullet2"/>
        <w:keepLines w:val="0"/>
        <w:spacing w:after="240"/>
        <w:ind w:left="1260"/>
        <w:rPr>
          <w:del w:id="3572" w:author="Powell, Deana" w:date="2023-10-19T15:28:00Z"/>
        </w:rPr>
      </w:pPr>
      <w:del w:id="3573" w:author="Powell, Deana" w:date="2023-10-19T15:28:00Z">
        <w:r w:rsidRPr="00B91C7D">
          <w:rPr>
            <w:b/>
          </w:rPr>
          <w:delText>Rechallenge:</w:delText>
        </w:r>
        <w:r w:rsidRPr="00BB0DEB">
          <w:delText xml:space="preserve"> Was the participant re-exposed to the Sponsor</w:delText>
        </w:r>
        <w:r>
          <w:delText>’</w:delText>
        </w:r>
        <w:r w:rsidRPr="00BB0DEB">
          <w:delText>s product in this study?</w:delText>
        </w:r>
      </w:del>
    </w:p>
    <w:p w14:paraId="4B67808D" w14:textId="77777777" w:rsidR="008742F0" w:rsidRPr="00BB0DEB" w:rsidRDefault="008742F0" w:rsidP="004844C9">
      <w:pPr>
        <w:pStyle w:val="ListBullet3"/>
        <w:keepLines w:val="0"/>
        <w:tabs>
          <w:tab w:val="left" w:pos="1620"/>
        </w:tabs>
        <w:spacing w:after="240"/>
        <w:ind w:left="1440"/>
        <w:rPr>
          <w:del w:id="3574" w:author="Powell, Deana" w:date="2023-10-19T15:28:00Z"/>
        </w:rPr>
      </w:pPr>
      <w:del w:id="3575" w:author="Powell, Deana" w:date="2023-10-19T15:28:00Z">
        <w:r w:rsidRPr="00BB0DEB">
          <w:delText>If yes, did the AE recur or worsen?</w:delText>
        </w:r>
      </w:del>
    </w:p>
    <w:p w14:paraId="5CBB8CE5" w14:textId="77777777" w:rsidR="008742F0" w:rsidRPr="00BB0DEB" w:rsidRDefault="008742F0" w:rsidP="004844C9">
      <w:pPr>
        <w:pStyle w:val="ListBullet3"/>
        <w:keepLines w:val="0"/>
        <w:tabs>
          <w:tab w:val="left" w:pos="1620"/>
        </w:tabs>
        <w:spacing w:after="240"/>
        <w:ind w:left="1440"/>
        <w:rPr>
          <w:del w:id="3576" w:author="Powell, Deana" w:date="2023-10-19T15:28:00Z"/>
        </w:rPr>
      </w:pPr>
      <w:del w:id="3577" w:author="Powell, Deana" w:date="2023-10-19T15:28:00Z">
        <w:r w:rsidRPr="00BB0DEB">
          <w:delText>If yes, this is a positive rechallenge.</w:delText>
        </w:r>
      </w:del>
    </w:p>
    <w:p w14:paraId="221907B5" w14:textId="77777777" w:rsidR="008742F0" w:rsidRPr="00B84312" w:rsidRDefault="008742F0" w:rsidP="004844C9">
      <w:pPr>
        <w:pStyle w:val="ListBullet3"/>
        <w:keepLines w:val="0"/>
        <w:tabs>
          <w:tab w:val="left" w:pos="1620"/>
        </w:tabs>
        <w:spacing w:after="240"/>
        <w:ind w:left="1440"/>
        <w:rPr>
          <w:del w:id="3578" w:author="Powell, Deana" w:date="2023-10-19T15:28:00Z"/>
        </w:rPr>
      </w:pPr>
      <w:del w:id="3579" w:author="Powell, Deana" w:date="2023-10-19T15:28:00Z">
        <w:r w:rsidRPr="00BB0DEB">
          <w:delText>If no, this is a negative rechallenge.</w:delText>
        </w:r>
      </w:del>
    </w:p>
    <w:p w14:paraId="35496E6A" w14:textId="77777777" w:rsidR="008742F0" w:rsidRDefault="008742F0" w:rsidP="004844C9">
      <w:pPr>
        <w:pStyle w:val="Paragraph"/>
        <w:ind w:left="1260"/>
        <w:rPr>
          <w:del w:id="3580" w:author="Powell, Deana" w:date="2023-10-19T15:28:00Z"/>
        </w:rPr>
      </w:pPr>
      <w:del w:id="3581" w:author="Powell, Deana" w:date="2023-10-19T15:28:00Z">
        <w:r w:rsidRPr="00EC7CDD">
          <w:delText>(Note: This criterion is not applicable if: (1) the initial AE resulted in death or permanent disability, or (2) the study is a single-d</w:delText>
        </w:r>
        <w:r>
          <w:delText>ose drug study; or (3) Sponsor’</w:delText>
        </w:r>
        <w:r w:rsidRPr="00EC7CDD">
          <w:delText>s product(s) is/are used only 1 time.)</w:delText>
        </w:r>
      </w:del>
    </w:p>
    <w:p w14:paraId="5D1DB32B" w14:textId="77777777" w:rsidR="008742F0" w:rsidRDefault="008742F0" w:rsidP="004844C9">
      <w:pPr>
        <w:pStyle w:val="Paragraph"/>
        <w:rPr>
          <w:del w:id="3582" w:author="Powell, Deana" w:date="2023-10-19T15:28:00Z"/>
        </w:rPr>
      </w:pPr>
      <w:del w:id="3583" w:author="Powell, Deana" w:date="2023-10-19T15:28:00Z">
        <w:r w:rsidRPr="00B91C7D">
          <w:delText xml:space="preserve">NOTE: IF A RECHALLENGE IS PLANNED FOR AN AE </w:delText>
        </w:r>
        <w:r>
          <w:delText xml:space="preserve">THAT </w:delText>
        </w:r>
        <w:r w:rsidRPr="00B91C7D">
          <w:delText>WAS SERIOUS AND MAY HAVE BEEN CAUSED BY THE SPONSOR</w:delText>
        </w:r>
        <w:r>
          <w:delText>’</w:delText>
        </w:r>
        <w:r w:rsidRPr="00B91C7D">
          <w:delText>S PRODUCT, OR IF RE-EXPOSURE TO THE SPONSOR</w:delText>
        </w:r>
        <w:r>
          <w:delText>’</w:delText>
        </w:r>
        <w:r w:rsidRPr="00B91C7D">
          <w:delText xml:space="preserve">S PRODUCT POSES ADDITIONAL POTENTIAL SIGNIFICANT RISK TO THE PARTICIPANT THEN THE RECHALLENGE MUST BE APPROVED IN ADVANCE BY THE SPONSOR CLINICAL DIRECTOR AS PER DOSE MODIFICATION GUIDELINES IN THE PROTOCOL, AND IF REQUIRED, THE </w:delText>
        </w:r>
        <w:r>
          <w:delText>INIRB/IEC</w:delText>
        </w:r>
        <w:r w:rsidRPr="00B91C7D">
          <w:delText>.</w:delText>
        </w:r>
      </w:del>
    </w:p>
    <w:p w14:paraId="576F7095" w14:textId="77777777" w:rsidR="008742F0" w:rsidRDefault="008742F0" w:rsidP="004844C9">
      <w:pPr>
        <w:pStyle w:val="ListBullet2"/>
        <w:keepLines w:val="0"/>
        <w:spacing w:after="240"/>
        <w:rPr>
          <w:del w:id="3584" w:author="Powell, Deana" w:date="2023-10-19T15:28:00Z"/>
        </w:rPr>
      </w:pPr>
      <w:del w:id="3585" w:author="Powell, Deana" w:date="2023-10-19T15:28:00Z">
        <w:r w:rsidRPr="00D84C5D">
          <w:rPr>
            <w:b/>
          </w:rPr>
          <w:delText>Consistency with study intervention profile:</w:delText>
        </w:r>
        <w:r w:rsidRPr="00D84C5D">
          <w:delText xml:space="preserve"> Is the clinical/pathological presentation of the AE consistent with previous knowledge regarding the Sponsor</w:delText>
        </w:r>
        <w:r>
          <w:delText>’</w:delText>
        </w:r>
        <w:r w:rsidRPr="00D84C5D">
          <w:delText>s product or drug class pharmacology or toxicology?</w:delText>
        </w:r>
      </w:del>
    </w:p>
    <w:p w14:paraId="693ED68C" w14:textId="77777777" w:rsidR="008742F0" w:rsidRDefault="008742F0" w:rsidP="004844C9">
      <w:pPr>
        <w:pStyle w:val="ListBullet2"/>
        <w:keepLines w:val="0"/>
        <w:spacing w:after="240"/>
        <w:rPr>
          <w:del w:id="3586" w:author="Powell, Deana" w:date="2023-10-19T15:28:00Z"/>
        </w:rPr>
      </w:pPr>
      <w:del w:id="3587" w:author="Powell, Deana" w:date="2023-10-19T15:28:00Z">
        <w:r w:rsidRPr="00D84C5D">
          <w:lastRenderedPageBreak/>
          <w:delText>The assessment of relationship will be reported on the case report forms/worksheets by an investigator who is a qualified physician according to his/her best clinical judgment, including consideration of the above elements.</w:delText>
        </w:r>
      </w:del>
    </w:p>
    <w:p w14:paraId="2AB9B192" w14:textId="77777777" w:rsidR="008742F0" w:rsidRPr="00BB0DEB" w:rsidRDefault="008742F0" w:rsidP="004844C9">
      <w:pPr>
        <w:pStyle w:val="ListBullet2"/>
        <w:keepLines w:val="0"/>
        <w:spacing w:after="240"/>
        <w:rPr>
          <w:del w:id="3588" w:author="Powell, Deana" w:date="2023-10-19T15:28:00Z"/>
        </w:rPr>
      </w:pPr>
      <w:del w:id="3589" w:author="Powell, Deana" w:date="2023-10-19T15:28:00Z">
        <w:r w:rsidRPr="00D84C5D">
          <w:delText>Use the following scale of criteria as guidance (not all criteria must be present to be indicative of a Sponsor</w:delText>
        </w:r>
        <w:r>
          <w:delText>’</w:delText>
        </w:r>
        <w:r w:rsidRPr="00D84C5D">
          <w:delText>s product relationship).</w:delText>
        </w:r>
      </w:del>
    </w:p>
    <w:p w14:paraId="30DDF96B" w14:textId="77777777" w:rsidR="008742F0" w:rsidRPr="00BB0DEB" w:rsidRDefault="008742F0" w:rsidP="004844C9">
      <w:pPr>
        <w:pStyle w:val="ListBullet2"/>
        <w:keepLines w:val="0"/>
        <w:spacing w:after="240"/>
        <w:ind w:left="1440"/>
        <w:rPr>
          <w:del w:id="3590" w:author="Powell, Deana" w:date="2023-10-19T15:28:00Z"/>
        </w:rPr>
      </w:pPr>
      <w:del w:id="3591" w:author="Powell, Deana" w:date="2023-10-19T15:28:00Z">
        <w:r w:rsidRPr="00BB0DEB">
          <w:delText>Yes, there is a reasonable possibility of Sponsor</w:delText>
        </w:r>
        <w:r>
          <w:delText>’</w:delText>
        </w:r>
        <w:r w:rsidRPr="00BB0DEB">
          <w:delText>s product relationship:</w:delText>
        </w:r>
      </w:del>
    </w:p>
    <w:p w14:paraId="4EB64D5F" w14:textId="77777777" w:rsidR="008742F0" w:rsidRPr="00BB0DEB" w:rsidRDefault="008742F0" w:rsidP="004844C9">
      <w:pPr>
        <w:pStyle w:val="ListBullet3"/>
        <w:keepLines w:val="0"/>
        <w:tabs>
          <w:tab w:val="left" w:pos="1620"/>
        </w:tabs>
        <w:spacing w:after="240"/>
        <w:ind w:left="1440"/>
        <w:rPr>
          <w:del w:id="3592" w:author="Powell, Deana" w:date="2023-10-19T15:28:00Z"/>
        </w:rPr>
      </w:pPr>
      <w:del w:id="3593" w:author="Powell, Deana" w:date="2023-10-19T15:28:00Z">
        <w:r w:rsidRPr="00D84C5D">
          <w:delText>There is evidence of exposure to the Sponsor</w:delText>
        </w:r>
        <w:r>
          <w:delText>’</w:delText>
        </w:r>
        <w:r w:rsidRPr="00D84C5D">
          <w:delText>s product. The temporal sequence of the AE onset relative to the administration of the Sponsor</w:delText>
        </w:r>
        <w:r>
          <w:delText>’</w:delText>
        </w:r>
        <w:r w:rsidRPr="00D84C5D">
          <w:delText>s product is reasonable. The AE is more likely explained by the Sponsor</w:delText>
        </w:r>
        <w:r>
          <w:delText>’</w:delText>
        </w:r>
        <w:r w:rsidRPr="00D84C5D">
          <w:delText>s product than by another cause.</w:delText>
        </w:r>
      </w:del>
    </w:p>
    <w:p w14:paraId="42C304A3" w14:textId="77777777" w:rsidR="008742F0" w:rsidRPr="00BB0DEB" w:rsidRDefault="008742F0" w:rsidP="004844C9">
      <w:pPr>
        <w:pStyle w:val="ListBullet2"/>
        <w:keepLines w:val="0"/>
        <w:spacing w:after="240"/>
        <w:ind w:left="1440"/>
        <w:rPr>
          <w:del w:id="3594" w:author="Powell, Deana" w:date="2023-10-19T15:28:00Z"/>
        </w:rPr>
      </w:pPr>
      <w:del w:id="3595" w:author="Powell, Deana" w:date="2023-10-19T15:28:00Z">
        <w:r w:rsidRPr="00BB0DEB">
          <w:delText>No, there is not a reasonable possibility of Sponsor's product relationship:</w:delText>
        </w:r>
      </w:del>
    </w:p>
    <w:p w14:paraId="4E95B3DC" w14:textId="77777777" w:rsidR="008742F0" w:rsidRDefault="008742F0" w:rsidP="004844C9">
      <w:pPr>
        <w:pStyle w:val="ListBullet3"/>
        <w:keepLines w:val="0"/>
        <w:tabs>
          <w:tab w:val="left" w:pos="1620"/>
        </w:tabs>
        <w:spacing w:after="240"/>
        <w:ind w:left="1440"/>
        <w:rPr>
          <w:del w:id="3596" w:author="Powell, Deana" w:date="2023-10-19T15:28:00Z"/>
        </w:rPr>
      </w:pPr>
      <w:del w:id="3597" w:author="Powell, Deana" w:date="2023-10-19T15:28:00Z">
        <w:r w:rsidRPr="00D84C5D">
          <w:delText>Participant did not receive the Sponsor</w:delText>
        </w:r>
        <w:r>
          <w:delText>’</w:delText>
        </w:r>
        <w:r w:rsidRPr="00D84C5D">
          <w:delText>s product OR temporal sequence of the AE onset relative to administration of the Sponsor</w:delText>
        </w:r>
        <w:r>
          <w:delText>’</w:delText>
        </w:r>
        <w:r w:rsidRPr="00D84C5D">
          <w:delText>s product is not reasonable OR the AE is more likely explained by another cause than the Sponsor’s product. (Also entered for a participant with overdose without an associated AE.)</w:delText>
        </w:r>
      </w:del>
    </w:p>
    <w:p w14:paraId="6021E62C" w14:textId="77777777" w:rsidR="008742F0" w:rsidRDefault="002C1E83" w:rsidP="004844C9">
      <w:pPr>
        <w:pStyle w:val="ListBullet2"/>
        <w:keepLines w:val="0"/>
        <w:spacing w:after="240"/>
        <w:rPr>
          <w:del w:id="3598" w:author="Powell, Deana" w:date="2023-10-19T15:28:00Z"/>
        </w:rPr>
      </w:pPr>
      <w:del w:id="3599" w:author="Powell, Deana" w:date="2023-10-19T15:28:00Z">
        <w:r w:rsidRPr="002C1E83">
          <w:delText>The investigator must review and provide an assessment of causality for each AE/SAE and document this in the medical notes</w:delText>
        </w:r>
        <w:r w:rsidR="008742F0" w:rsidRPr="00D84C5D">
          <w:delText>.</w:delText>
        </w:r>
      </w:del>
    </w:p>
    <w:p w14:paraId="0F880B5E" w14:textId="77777777" w:rsidR="008742F0" w:rsidRDefault="008742F0" w:rsidP="004844C9">
      <w:pPr>
        <w:pStyle w:val="ListBullet2"/>
        <w:keepLines w:val="0"/>
        <w:spacing w:after="240"/>
        <w:rPr>
          <w:del w:id="3600" w:author="Powell, Deana" w:date="2023-10-19T15:28:00Z"/>
        </w:rPr>
      </w:pPr>
      <w:del w:id="3601" w:author="Powell, Deana" w:date="2023-10-19T15:28:00Z">
        <w:r w:rsidRPr="00D84C5D">
          <w:delText>There may be situations in which an SAE has occurred and the investigator has minimal information to include in the initial report to the Sponsor. However, it is very important that the investigator always make an assessment of causality for every event before the initial transmission of the SAE data to the Sponsor.</w:delText>
        </w:r>
      </w:del>
    </w:p>
    <w:p w14:paraId="7128BF68" w14:textId="77777777" w:rsidR="008742F0" w:rsidRDefault="008742F0" w:rsidP="004844C9">
      <w:pPr>
        <w:pStyle w:val="ListBullet2"/>
        <w:keepLines w:val="0"/>
        <w:spacing w:after="240"/>
        <w:rPr>
          <w:del w:id="3602" w:author="Powell, Deana" w:date="2023-10-19T15:28:00Z"/>
        </w:rPr>
      </w:pPr>
      <w:del w:id="3603" w:author="Powell, Deana" w:date="2023-10-19T15:28:00Z">
        <w:r w:rsidRPr="00D84C5D">
          <w:delText>The investigator may change his/her opinion of causality in light of follow-up information and send an SAE follow-up report with the updated causality assessment.</w:delText>
        </w:r>
      </w:del>
    </w:p>
    <w:p w14:paraId="4343E3B4" w14:textId="77777777" w:rsidR="008742F0" w:rsidRDefault="008742F0" w:rsidP="004844C9">
      <w:pPr>
        <w:pStyle w:val="ListBullet2"/>
        <w:keepLines w:val="0"/>
        <w:spacing w:after="240"/>
        <w:rPr>
          <w:del w:id="3604" w:author="Powell, Deana" w:date="2023-10-19T15:28:00Z"/>
        </w:rPr>
      </w:pPr>
      <w:del w:id="3605" w:author="Powell, Deana" w:date="2023-10-19T15:28:00Z">
        <w:r w:rsidRPr="00D84C5D">
          <w:delText>The causality assessment is 1 of the criteria used when determining regulatory reporting requirements.</w:delText>
        </w:r>
      </w:del>
    </w:p>
    <w:p w14:paraId="1E835206" w14:textId="77777777" w:rsidR="008742F0" w:rsidRPr="009E04BF" w:rsidRDefault="008742F0" w:rsidP="004844C9">
      <w:pPr>
        <w:pStyle w:val="ListBullet2"/>
        <w:keepLines w:val="0"/>
        <w:spacing w:after="240"/>
        <w:rPr>
          <w:del w:id="3606" w:author="Powell, Deana" w:date="2023-10-19T15:28:00Z"/>
          <w:rFonts w:eastAsia="Times New Roman"/>
        </w:rPr>
      </w:pPr>
      <w:del w:id="3607" w:author="Powell, Deana" w:date="2023-10-19T15:28:00Z">
        <w:r w:rsidRPr="00D84C5D">
          <w:delText>For studies in which multiple agents are administered as part of a combination regimen, the investigator may attribute each AE causality to the combination regimen or to a single agent of the combination. In general, causality attribution should be assigned to the combination regimen (ie, to all agents in the regimen). However, causality attribution may be assigned to a single agent if in the investigator’s opinion, there is sufficient data to support full attribution of the AE to the single agent.</w:delText>
        </w:r>
      </w:del>
    </w:p>
    <w:p w14:paraId="349A87F9" w14:textId="77777777" w:rsidR="00D41309" w:rsidRPr="007706AE" w:rsidRDefault="006B7357" w:rsidP="007706AE">
      <w:pPr>
        <w:pStyle w:val="ParagraphBold"/>
        <w:keepNext/>
      </w:pPr>
      <w:r w:rsidRPr="007706AE">
        <w:lastRenderedPageBreak/>
        <w:t>Follow-up of AE and SAE</w:t>
      </w:r>
    </w:p>
    <w:p w14:paraId="275F1FB8" w14:textId="77777777" w:rsidR="000E7A55" w:rsidRPr="009E105C" w:rsidRDefault="006B7357" w:rsidP="007706AE">
      <w:pPr>
        <w:pStyle w:val="ListBullet"/>
      </w:pPr>
      <w:r w:rsidRPr="009E105C">
        <w:t>The investigator is obligated to perform or arrange for the conduct of supplemental measurements and/or evaluations as medically indicated or as requested by Sponsor to elucidate the nature and/or causality of the AE or SAE as fully as possible. This may include additional laboratory tests or investigations, histopathological examinations, or consultation with other health care professionals.</w:t>
      </w:r>
    </w:p>
    <w:p w14:paraId="07509B88" w14:textId="77777777" w:rsidR="000E7A55" w:rsidRPr="009E105C" w:rsidRDefault="006B7357" w:rsidP="007706AE">
      <w:pPr>
        <w:pStyle w:val="ListBullet"/>
      </w:pPr>
      <w:r w:rsidRPr="009E105C">
        <w:t>New or updated information will be recorded in the CRF.</w:t>
      </w:r>
    </w:p>
    <w:p w14:paraId="3A6B6109" w14:textId="77777777" w:rsidR="00FE75A9" w:rsidRDefault="006B7357" w:rsidP="007706AE">
      <w:pPr>
        <w:pStyle w:val="ListBullet"/>
      </w:pPr>
      <w:r w:rsidRPr="009E105C">
        <w:t>The investigator will submit any updated SAE data to the Sponsor within 24</w:t>
      </w:r>
      <w:r w:rsidR="00DE2580">
        <w:t> hours</w:t>
      </w:r>
      <w:r w:rsidRPr="009E105C">
        <w:t xml:space="preserve"> of receipt of the information.</w:t>
      </w:r>
    </w:p>
    <w:p w14:paraId="44766BB0" w14:textId="77777777" w:rsidR="00B443D8" w:rsidRDefault="00B443D8" w:rsidP="00B443D8">
      <w:pPr>
        <w:pStyle w:val="ListEnd"/>
      </w:pPr>
    </w:p>
    <w:p w14:paraId="0E0E1B7A" w14:textId="77777777" w:rsidR="00EE328F" w:rsidRPr="00EE328F" w:rsidRDefault="006B7357" w:rsidP="003F7192">
      <w:pPr>
        <w:pStyle w:val="Heading3"/>
      </w:pPr>
      <w:bookmarkStart w:id="3608" w:name="_Toc148621741"/>
      <w:bookmarkStart w:id="3609" w:name="_Toc107570792"/>
      <w:r w:rsidRPr="00EE328F">
        <w:t>Reporting of AEs, SAEs, and Other Reportable Safety Events to the Sponsor</w:t>
      </w:r>
      <w:bookmarkEnd w:id="3608"/>
      <w:bookmarkEnd w:id="3609"/>
    </w:p>
    <w:p w14:paraId="4E40D74F" w14:textId="77777777" w:rsidR="00F362FA" w:rsidRPr="003072D7" w:rsidRDefault="006B7357" w:rsidP="009635A3">
      <w:pPr>
        <w:pStyle w:val="ParagraphBold"/>
        <w:keepNext/>
      </w:pPr>
      <w:r w:rsidRPr="003072D7">
        <w:t>AE, SAE, and other reportable safety event reporting to Sponsor via electronic data collection tool</w:t>
      </w:r>
    </w:p>
    <w:p w14:paraId="2890D030" w14:textId="77777777" w:rsidR="00F362FA" w:rsidRPr="003072D7" w:rsidRDefault="006B7357" w:rsidP="00041D69">
      <w:pPr>
        <w:pStyle w:val="ListBullet"/>
      </w:pPr>
      <w:r w:rsidRPr="003072D7">
        <w:t>The primary mechanism for reporting to the Sponsor will be the EDC tool.</w:t>
      </w:r>
    </w:p>
    <w:p w14:paraId="568F76C9" w14:textId="77777777" w:rsidR="00F362FA" w:rsidRPr="003072D7" w:rsidRDefault="006B7357" w:rsidP="00041D69">
      <w:pPr>
        <w:pStyle w:val="ListBullet2"/>
      </w:pPr>
      <w:r w:rsidRPr="003072D7">
        <w:t>Electronic reporting procedures can be found in the EDC data entry guidelines (or equivalent).</w:t>
      </w:r>
    </w:p>
    <w:p w14:paraId="58CCE372" w14:textId="77777777" w:rsidR="00F362FA" w:rsidRPr="003072D7" w:rsidRDefault="006B7357" w:rsidP="00041D69">
      <w:pPr>
        <w:pStyle w:val="ListBullet2"/>
      </w:pPr>
      <w:r w:rsidRPr="003072D7">
        <w:t>If the electronic system is unavailable for more than 24 hours, then the site will use the paper AE Reporting form.</w:t>
      </w:r>
    </w:p>
    <w:p w14:paraId="473E71DE" w14:textId="77777777" w:rsidR="00F362FA" w:rsidRPr="003072D7" w:rsidRDefault="000B1D66" w:rsidP="00041D69">
      <w:pPr>
        <w:pStyle w:val="ListBullet2"/>
      </w:pPr>
      <w:r w:rsidRPr="003072D7">
        <w:t xml:space="preserve">Reference </w:t>
      </w:r>
      <w:r w:rsidRPr="0023558E">
        <w:t>Section</w:t>
      </w:r>
      <w:r w:rsidR="00041D69" w:rsidRPr="0023558E">
        <w:t> </w:t>
      </w:r>
      <w:r w:rsidRPr="0023558E">
        <w:t>8.4.1</w:t>
      </w:r>
      <w:r w:rsidRPr="003072D7">
        <w:t xml:space="preserve"> for reporting time requirements.</w:t>
      </w:r>
      <w:bookmarkStart w:id="3610" w:name="_Hlk8727557"/>
    </w:p>
    <w:bookmarkEnd w:id="3610"/>
    <w:p w14:paraId="41A3293D" w14:textId="77777777" w:rsidR="00F362FA" w:rsidRPr="003072D7" w:rsidRDefault="006B7357" w:rsidP="00F362FA">
      <w:pPr>
        <w:pStyle w:val="ListBullet"/>
      </w:pPr>
      <w:r w:rsidRPr="003072D7">
        <w:t>The site will enter the SAE data into the electronic system as soon as it becomes available.</w:t>
      </w:r>
    </w:p>
    <w:p w14:paraId="2B71EFF7" w14:textId="77777777" w:rsidR="00F362FA" w:rsidRPr="003072D7" w:rsidRDefault="006B7357" w:rsidP="00F362FA">
      <w:pPr>
        <w:pStyle w:val="ListBullet"/>
      </w:pPr>
      <w:r w:rsidRPr="003072D7">
        <w:t>After the study is completed at a given site, the EDC tool will be taken off-line to prevent the entry of new data or changes to existing data.</w:t>
      </w:r>
    </w:p>
    <w:p w14:paraId="4D0F924C" w14:textId="77777777" w:rsidR="00F362FA" w:rsidRPr="003072D7" w:rsidRDefault="006B7357" w:rsidP="00F362FA">
      <w:pPr>
        <w:pStyle w:val="ListBullet"/>
      </w:pPr>
      <w:r w:rsidRPr="003072D7">
        <w:t>If a site receives a report of a new SAE from a study participant or receives updated data on a previously reported SAE after the EDC tool has been taken off-line, then the site can report this information on a paper SAE form or by telephone (see next section).</w:t>
      </w:r>
    </w:p>
    <w:p w14:paraId="696C56F5" w14:textId="77777777" w:rsidR="00F362FA" w:rsidRDefault="006B7357" w:rsidP="00F362FA">
      <w:pPr>
        <w:pStyle w:val="ListBullet"/>
      </w:pPr>
      <w:r w:rsidRPr="003072D7">
        <w:t>Contacts for SAE reporting can be found in the Investigator Study File Binder (or equivalent).</w:t>
      </w:r>
    </w:p>
    <w:p w14:paraId="7C50DDAD" w14:textId="77777777" w:rsidR="00917A1C" w:rsidRPr="003072D7" w:rsidRDefault="00917A1C" w:rsidP="00917A1C">
      <w:pPr>
        <w:pStyle w:val="ListEnd"/>
      </w:pPr>
    </w:p>
    <w:p w14:paraId="45552C89" w14:textId="77777777" w:rsidR="00F362FA" w:rsidRPr="003072D7" w:rsidRDefault="006B7357" w:rsidP="00201B19">
      <w:pPr>
        <w:pStyle w:val="ParagraphBold"/>
        <w:keepNext/>
      </w:pPr>
      <w:r w:rsidRPr="003072D7">
        <w:t>SAE reporting to the Sponsor via paper CRF</w:t>
      </w:r>
    </w:p>
    <w:p w14:paraId="6F9A52D1" w14:textId="330E2A2E" w:rsidR="00F362FA" w:rsidRPr="003072D7" w:rsidRDefault="006B7357" w:rsidP="00F362FA">
      <w:pPr>
        <w:pStyle w:val="ListBullet"/>
      </w:pPr>
      <w:r w:rsidRPr="003072D7">
        <w:t xml:space="preserve">If the EDC tool is not operational, facsimile transmission or secure </w:t>
      </w:r>
      <w:del w:id="3611" w:author="Powell, Deana" w:date="2023-10-19T15:28:00Z">
        <w:r w:rsidR="00A440A6" w:rsidRPr="003B2E3B">
          <w:delText>e-mail</w:delText>
        </w:r>
      </w:del>
      <w:ins w:id="3612" w:author="Powell, Deana" w:date="2023-10-19T15:28:00Z">
        <w:r w:rsidRPr="003072D7">
          <w:t>email</w:t>
        </w:r>
      </w:ins>
      <w:r w:rsidRPr="003072D7">
        <w:t xml:space="preserve"> of the SAE paper CRF is the preferred method to transmit this information to the Sponsor.</w:t>
      </w:r>
    </w:p>
    <w:p w14:paraId="0E680DF8" w14:textId="77777777" w:rsidR="00F362FA" w:rsidRPr="003072D7" w:rsidRDefault="006B7357" w:rsidP="00F362FA">
      <w:pPr>
        <w:pStyle w:val="ListBullet"/>
      </w:pPr>
      <w:r w:rsidRPr="003072D7">
        <w:lastRenderedPageBreak/>
        <w:t>In rare circumstances and in the absence of facsimile equipment, notification by telephone is acceptable with a copy of the SAE data collection tool sent by overnight mail or courier service.</w:t>
      </w:r>
    </w:p>
    <w:p w14:paraId="48ECA841" w14:textId="77777777" w:rsidR="00F362FA" w:rsidRPr="003072D7" w:rsidRDefault="006B7357" w:rsidP="00F362FA">
      <w:pPr>
        <w:pStyle w:val="ListBullet"/>
      </w:pPr>
      <w:r w:rsidRPr="003072D7">
        <w:t>Initial notification via telephone does not replace the need for the investigator to complete and sign the SAE CRF pages within the designated reporting time frames.</w:t>
      </w:r>
    </w:p>
    <w:p w14:paraId="39FF9231" w14:textId="77777777" w:rsidR="00F362FA" w:rsidRDefault="006B7357" w:rsidP="00F362FA">
      <w:pPr>
        <w:pStyle w:val="ListBullet"/>
      </w:pPr>
      <w:r w:rsidRPr="003072D7">
        <w:t>Contacts and instructions for SAE reporting and paper reporting procedures can be found in the Investigator Study File Binder (or equivalent).</w:t>
      </w:r>
    </w:p>
    <w:p w14:paraId="1C982DB5" w14:textId="77777777" w:rsidR="00201B19" w:rsidRDefault="00201B19" w:rsidP="00201B19">
      <w:pPr>
        <w:pStyle w:val="ListEnd"/>
      </w:pPr>
    </w:p>
    <w:p w14:paraId="151E2C4F" w14:textId="16469F05" w:rsidR="00EE328F" w:rsidRPr="00EE328F" w:rsidRDefault="006B7357" w:rsidP="00377A4B">
      <w:pPr>
        <w:pStyle w:val="Heading2"/>
        <w:pageBreakBefore/>
      </w:pPr>
      <w:bookmarkStart w:id="3613" w:name="_Toc148621742"/>
      <w:bookmarkStart w:id="3614" w:name="_Toc107570793"/>
      <w:r>
        <w:lastRenderedPageBreak/>
        <w:t>Appendix </w:t>
      </w:r>
      <w:r w:rsidR="00815B7C">
        <w:rPr>
          <w:noProof/>
        </w:rPr>
        <w:t>4</w:t>
      </w:r>
      <w:r w:rsidRPr="00EE328F">
        <w:t xml:space="preserve">: </w:t>
      </w:r>
      <w:del w:id="3615" w:author="Powell, Deana" w:date="2023-10-19T15:28:00Z">
        <w:r w:rsidR="00A440A6" w:rsidRPr="00A440A6">
          <w:delText xml:space="preserve">Device </w:delText>
        </w:r>
        <w:r w:rsidR="003153BD">
          <w:delText xml:space="preserve">Events, Adverse Device Events, and </w:delText>
        </w:r>
      </w:del>
      <w:r w:rsidRPr="00EE328F">
        <w:t xml:space="preserve">Medical Device </w:t>
      </w:r>
      <w:del w:id="3616" w:author="Powell, Deana" w:date="2023-10-19T15:28:00Z">
        <w:r w:rsidR="00A440A6" w:rsidRPr="00A440A6">
          <w:delText>Incidents</w:delText>
        </w:r>
      </w:del>
      <w:ins w:id="3617" w:author="Powell, Deana" w:date="2023-10-19T15:28:00Z">
        <w:r w:rsidRPr="00EE328F">
          <w:t>and Drug</w:t>
        </w:r>
        <w:r w:rsidR="00F233CD">
          <w:t>–D</w:t>
        </w:r>
        <w:r w:rsidRPr="00EE328F">
          <w:t>evice Combination Products: Product Quality Complaints/Malfunctions</w:t>
        </w:r>
      </w:ins>
      <w:r w:rsidRPr="00EE328F">
        <w:t xml:space="preserve">: Definitions, </w:t>
      </w:r>
      <w:del w:id="3618" w:author="Powell, Deana" w:date="2023-10-19T15:28:00Z">
        <w:r w:rsidR="003153BD">
          <w:delText>Collection</w:delText>
        </w:r>
      </w:del>
      <w:ins w:id="3619" w:author="Powell, Deana" w:date="2023-10-19T15:28:00Z">
        <w:r w:rsidRPr="00EE328F">
          <w:t>Recording</w:t>
        </w:r>
      </w:ins>
      <w:r w:rsidRPr="00EE328F">
        <w:t xml:space="preserve">, and </w:t>
      </w:r>
      <w:del w:id="3620" w:author="Powell, Deana" w:date="2023-10-19T15:28:00Z">
        <w:r w:rsidR="003153BD">
          <w:delText>Documentation</w:delText>
        </w:r>
      </w:del>
      <w:bookmarkEnd w:id="3614"/>
      <w:ins w:id="3621" w:author="Powell, Deana" w:date="2023-10-19T15:28:00Z">
        <w:r w:rsidRPr="00EE328F">
          <w:t>Follow-up</w:t>
        </w:r>
      </w:ins>
      <w:bookmarkEnd w:id="3613"/>
    </w:p>
    <w:p w14:paraId="419684FA" w14:textId="77777777" w:rsidR="00455BC9" w:rsidRDefault="006B7357" w:rsidP="007C21C5">
      <w:pPr>
        <w:pStyle w:val="Paragraph"/>
      </w:pPr>
      <w:r>
        <w:t>Not applicable.</w:t>
      </w:r>
    </w:p>
    <w:p w14:paraId="0E3F80F5" w14:textId="3FF89A51" w:rsidR="00EE328F" w:rsidRPr="00EE328F" w:rsidRDefault="006B7357" w:rsidP="00C21E2F">
      <w:pPr>
        <w:pStyle w:val="Heading2"/>
        <w:pageBreakBefore/>
      </w:pPr>
      <w:bookmarkStart w:id="3622" w:name="_Toc148621743"/>
      <w:bookmarkStart w:id="3623" w:name="_Toc107570794"/>
      <w:r>
        <w:lastRenderedPageBreak/>
        <w:t>Appendix </w:t>
      </w:r>
      <w:r w:rsidR="00815B7C">
        <w:rPr>
          <w:noProof/>
        </w:rPr>
        <w:t>5</w:t>
      </w:r>
      <w:r w:rsidRPr="00EE328F">
        <w:t>: Contraceptive Guidance</w:t>
      </w:r>
      <w:bookmarkEnd w:id="3622"/>
      <w:bookmarkEnd w:id="3623"/>
    </w:p>
    <w:p w14:paraId="3542FF3C" w14:textId="77777777" w:rsidR="00EE328F" w:rsidRPr="00EE328F" w:rsidRDefault="006B7357" w:rsidP="003F7192">
      <w:pPr>
        <w:pStyle w:val="Heading3"/>
      </w:pPr>
      <w:bookmarkStart w:id="3624" w:name="_Toc148621744"/>
      <w:bookmarkStart w:id="3625" w:name="_Toc107570795"/>
      <w:r w:rsidRPr="00EE328F">
        <w:t>Definitions</w:t>
      </w:r>
      <w:bookmarkEnd w:id="3624"/>
      <w:bookmarkEnd w:id="3625"/>
    </w:p>
    <w:p w14:paraId="2E4F473A" w14:textId="77777777" w:rsidR="00194938" w:rsidRPr="0038783A" w:rsidRDefault="00194938" w:rsidP="004844C9">
      <w:pPr>
        <w:pStyle w:val="Paragraph"/>
        <w:rPr>
          <w:del w:id="3626" w:author="Powell, Deana" w:date="2023-10-19T15:28:00Z"/>
          <w:rFonts w:cs="Arial"/>
          <w:b/>
          <w:bCs/>
        </w:rPr>
      </w:pPr>
      <w:del w:id="3627" w:author="Powell, Deana" w:date="2023-10-19T15:28:00Z">
        <w:r w:rsidRPr="0038783A">
          <w:rPr>
            <w:rFonts w:cs="Arial"/>
            <w:b/>
            <w:bCs/>
          </w:rPr>
          <w:delText>Women of Childbearing Potential (WOCBP)</w:delText>
        </w:r>
      </w:del>
    </w:p>
    <w:p w14:paraId="66467E88" w14:textId="77777777" w:rsidR="003B1B38" w:rsidRDefault="006B7357" w:rsidP="003B1B38">
      <w:pPr>
        <w:pStyle w:val="Paragraph"/>
      </w:pPr>
      <w:r>
        <w:t>A woman is considered fertile following menarche and until becoming postmenopausal unless permanently sterile (see below):</w:t>
      </w:r>
    </w:p>
    <w:p w14:paraId="39710A2A" w14:textId="77777777" w:rsidR="003B1B38" w:rsidRDefault="006B7357" w:rsidP="003B1B38">
      <w:pPr>
        <w:pStyle w:val="Paragraph"/>
      </w:pPr>
      <w:bookmarkStart w:id="3628" w:name="_DV_C485"/>
      <w:r>
        <w:t>If fertility is unclear (eg, amenorrhea in adolescents or athletes) and a menstrual cycle cannot be confirmed before first dose of study intervention, additional evaluation should be considered.</w:t>
      </w:r>
      <w:bookmarkEnd w:id="3628"/>
    </w:p>
    <w:p w14:paraId="409FB02B" w14:textId="77777777" w:rsidR="003B1B38" w:rsidRDefault="006B7357" w:rsidP="003B1B38">
      <w:pPr>
        <w:pStyle w:val="Paragraph"/>
      </w:pPr>
      <w:r>
        <w:t>Women in the following categories are not considered WOCBP:</w:t>
      </w:r>
    </w:p>
    <w:p w14:paraId="49364354" w14:textId="77777777" w:rsidR="003B1B38" w:rsidRDefault="006B7357" w:rsidP="003B1B38">
      <w:pPr>
        <w:pStyle w:val="ListBullet"/>
      </w:pPr>
      <w:r>
        <w:t>Premenarchal</w:t>
      </w:r>
    </w:p>
    <w:p w14:paraId="41C1C1F6" w14:textId="77777777" w:rsidR="003B1B38" w:rsidRDefault="006B7357" w:rsidP="003B1B38">
      <w:pPr>
        <w:pStyle w:val="ListBullet"/>
      </w:pPr>
      <w:r>
        <w:t>Premenopausal female with 1 of the following:</w:t>
      </w:r>
    </w:p>
    <w:p w14:paraId="413AC90B" w14:textId="77777777" w:rsidR="003B1B38" w:rsidRDefault="006B7357" w:rsidP="003B1B38">
      <w:pPr>
        <w:pStyle w:val="ListBullet2"/>
      </w:pPr>
      <w:r>
        <w:t>Documented hysterectomy</w:t>
      </w:r>
    </w:p>
    <w:p w14:paraId="073F7A33" w14:textId="77777777" w:rsidR="003B1B38" w:rsidRDefault="006B7357" w:rsidP="003B1B38">
      <w:pPr>
        <w:pStyle w:val="ListBullet2"/>
      </w:pPr>
      <w:r>
        <w:t>Documented bilateral salpingectomy</w:t>
      </w:r>
    </w:p>
    <w:p w14:paraId="293FA9C8" w14:textId="7DA4C5ED" w:rsidR="003B1B38" w:rsidRDefault="006B7357" w:rsidP="003B1B38">
      <w:pPr>
        <w:pStyle w:val="ListBullet2"/>
      </w:pPr>
      <w:r>
        <w:t>Documented bilateral oophorectomy</w:t>
      </w:r>
    </w:p>
    <w:p w14:paraId="3549FF1F" w14:textId="77777777" w:rsidR="00A375DD" w:rsidRDefault="00A375DD" w:rsidP="00A375DD">
      <w:pPr>
        <w:pStyle w:val="ListEnd"/>
      </w:pPr>
    </w:p>
    <w:p w14:paraId="0A611A6D" w14:textId="77777777" w:rsidR="003B1B38" w:rsidRDefault="006B7357" w:rsidP="003B1B38">
      <w:pPr>
        <w:pStyle w:val="Paragraph"/>
      </w:pPr>
      <w:bookmarkStart w:id="3629" w:name="_DV_C486"/>
      <w:r>
        <w:t>For individuals with permanent infertility due to an alternate medical cause other than the above (eg, Mullerian agenesis, androgen insensitivity), investigator discretion should be applied to determining study entry.</w:t>
      </w:r>
      <w:bookmarkEnd w:id="3629"/>
    </w:p>
    <w:p w14:paraId="4A3F86FD" w14:textId="77777777" w:rsidR="003B1B38" w:rsidRDefault="006B7357" w:rsidP="003B1B38">
      <w:pPr>
        <w:pStyle w:val="Paragraph"/>
      </w:pPr>
      <w:r>
        <w:t>Note: Documentation can come from the site personnel’s review of the participant’s medical records, medical examination, or medical history interview.</w:t>
      </w:r>
    </w:p>
    <w:p w14:paraId="022A6504" w14:textId="77777777" w:rsidR="003B1B38" w:rsidRDefault="006B7357" w:rsidP="003B1B38">
      <w:pPr>
        <w:pStyle w:val="ListBullet"/>
      </w:pPr>
      <w:r>
        <w:t>Postmenopausal female</w:t>
      </w:r>
    </w:p>
    <w:p w14:paraId="2F71FA69" w14:textId="77777777" w:rsidR="003B1B38" w:rsidRDefault="006B7357" w:rsidP="003B1B38">
      <w:pPr>
        <w:pStyle w:val="ListBullet2"/>
      </w:pPr>
      <w:r>
        <w:t>A postmenopausal state is defined as no menses for 12 months without an alternative medical cause.</w:t>
      </w:r>
    </w:p>
    <w:p w14:paraId="42A04B37" w14:textId="77777777" w:rsidR="003B1B38" w:rsidRDefault="006B7357" w:rsidP="003B1B38">
      <w:pPr>
        <w:pStyle w:val="ListBullet3"/>
      </w:pPr>
      <w:r>
        <w:t>A high FSH level in the postmenopausal range may be used to confirm a postmenopausal state in women not using hormonal contraception or HRT. However, in the absence of 12 months of amenorrhea, confirmation with two FSH measurements in the postmenopausal range is required.</w:t>
      </w:r>
    </w:p>
    <w:p w14:paraId="1A7248E3" w14:textId="77777777" w:rsidR="00C17A35" w:rsidRDefault="006B7357" w:rsidP="003B1B38">
      <w:pPr>
        <w:pStyle w:val="ListBullet2"/>
      </w:pPr>
      <w:r>
        <w:t>Females on HRT and whose menopausal status is in doubt will be required to use one of the nonhormonal highly effective contraception methods if they wish to continue their HRT during the study. Otherwise, they must discontinue HRT to allow confirmation of postmenopausal status before study enrollment.</w:t>
      </w:r>
    </w:p>
    <w:p w14:paraId="2D62E004" w14:textId="6A58D875" w:rsidR="00AA0971" w:rsidRDefault="00D80FE3">
      <w:pPr>
        <w:rPr>
          <w:ins w:id="3630" w:author="Powell, Deana" w:date="2023-10-19T15:28:00Z"/>
          <w:szCs w:val="20"/>
        </w:rPr>
      </w:pPr>
      <w:bookmarkStart w:id="3631" w:name="_Toc107570796"/>
      <w:del w:id="3632" w:author="Powell, Deana" w:date="2023-10-19T15:28:00Z">
        <w:r w:rsidRPr="0038783A">
          <w:delText>Contraception</w:delText>
        </w:r>
      </w:del>
      <w:ins w:id="3633" w:author="Powell, Deana" w:date="2023-10-19T15:28:00Z">
        <w:r w:rsidR="00AA0971">
          <w:br w:type="page"/>
        </w:r>
      </w:ins>
    </w:p>
    <w:p w14:paraId="4538D218" w14:textId="77777777" w:rsidR="00EE328F" w:rsidRPr="00EE328F" w:rsidRDefault="000F6980" w:rsidP="003F7192">
      <w:pPr>
        <w:pStyle w:val="Heading3"/>
      </w:pPr>
      <w:bookmarkStart w:id="3634" w:name="_Toc148621745"/>
      <w:ins w:id="3635" w:author="Powell, Deana" w:date="2023-10-19T15:28:00Z">
        <w:r w:rsidRPr="00EE328F">
          <w:lastRenderedPageBreak/>
          <w:t>Contraceptive</w:t>
        </w:r>
      </w:ins>
      <w:r w:rsidRPr="00EE328F">
        <w:t xml:space="preserve"> Requirements</w:t>
      </w:r>
      <w:bookmarkEnd w:id="3634"/>
      <w:bookmarkEnd w:id="3631"/>
    </w:p>
    <w:p w14:paraId="2FE0B7FD" w14:textId="77777777" w:rsidR="009D0A8B" w:rsidRDefault="009D0A8B" w:rsidP="00006393">
      <w:pPr>
        <w:pStyle w:val="Paragraph"/>
        <w:keepNext/>
        <w:spacing w:before="0" w:after="0" w:line="20" w:lineRule="exact"/>
        <w:rPr>
          <w:sz w:val="2"/>
          <w:szCs w:val="2"/>
        </w:rPr>
      </w:pPr>
    </w:p>
    <w:tbl>
      <w:tblPr>
        <w:tblW w:w="8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990"/>
      </w:tblGrid>
      <w:tr w:rsidR="000121B5" w14:paraId="0B67F0D3" w14:textId="77777777" w:rsidTr="00006393">
        <w:tc>
          <w:tcPr>
            <w:tcW w:w="8990" w:type="dxa"/>
          </w:tcPr>
          <w:p w14:paraId="5AFF3382" w14:textId="77777777" w:rsidR="009D0A8B" w:rsidRPr="0052046C" w:rsidRDefault="006B7357" w:rsidP="003C6055">
            <w:pPr>
              <w:pStyle w:val="TableHeadingTextLeft10pt"/>
              <w:keepNext/>
            </w:pPr>
            <w:r w:rsidRPr="001F05CC">
              <w:t>Contraceptives allowed during the study include</w:t>
            </w:r>
            <w:r w:rsidRPr="001F05CC">
              <w:rPr>
                <w:vertAlign w:val="superscript"/>
              </w:rPr>
              <w:t>a</w:t>
            </w:r>
            <w:r w:rsidRPr="001F05CC">
              <w:t>:</w:t>
            </w:r>
          </w:p>
        </w:tc>
      </w:tr>
      <w:tr w:rsidR="000121B5" w14:paraId="4FB876EF" w14:textId="77777777" w:rsidTr="00006393">
        <w:tc>
          <w:tcPr>
            <w:tcW w:w="8990" w:type="dxa"/>
          </w:tcPr>
          <w:p w14:paraId="2D8E8607" w14:textId="77777777" w:rsidR="009D0A8B" w:rsidRPr="00106B96" w:rsidRDefault="006B7357" w:rsidP="00163D4F">
            <w:pPr>
              <w:pStyle w:val="TableCellLeft10pt"/>
              <w:rPr>
                <w:highlight w:val="lightGray"/>
              </w:rPr>
            </w:pPr>
            <w:r w:rsidRPr="00BE3E1A">
              <w:rPr>
                <w:b/>
                <w:bCs/>
              </w:rPr>
              <w:t>Highly Effective Contraceptive Methods That Have Low User Dependency</w:t>
            </w:r>
            <w:r w:rsidRPr="00106B96">
              <w:rPr>
                <w:highlight w:val="lightGray"/>
              </w:rPr>
              <w:br/>
            </w:r>
            <w:r w:rsidRPr="001F05CC">
              <w:rPr>
                <w:i/>
                <w:iCs/>
              </w:rPr>
              <w:t>Failure rate of &lt;1% per year when used consistently and correctly.</w:t>
            </w:r>
          </w:p>
        </w:tc>
      </w:tr>
      <w:tr w:rsidR="000121B5" w14:paraId="4FD495A6" w14:textId="77777777" w:rsidTr="00006393">
        <w:tc>
          <w:tcPr>
            <w:tcW w:w="8990" w:type="dxa"/>
          </w:tcPr>
          <w:p w14:paraId="72B79818" w14:textId="77777777" w:rsidR="009D0A8B" w:rsidRPr="00F66770" w:rsidRDefault="006B7357" w:rsidP="009D0A8B">
            <w:pPr>
              <w:pStyle w:val="TableListBullet10pt"/>
              <w:ind w:left="252" w:hanging="180"/>
            </w:pPr>
            <w:bookmarkStart w:id="3636" w:name="_DV_C1491"/>
            <w:bookmarkEnd w:id="3636"/>
            <w:r w:rsidRPr="001F05CC">
              <w:t>Progestogen-only subdermal contraceptive implant</w:t>
            </w:r>
            <w:r w:rsidRPr="001F05CC">
              <w:rPr>
                <w:vertAlign w:val="superscript"/>
              </w:rPr>
              <w:t>b</w:t>
            </w:r>
            <w:bookmarkStart w:id="3637" w:name="_DV_M1152"/>
            <w:bookmarkEnd w:id="3637"/>
          </w:p>
          <w:p w14:paraId="6D74DE03" w14:textId="77777777" w:rsidR="00194938" w:rsidRPr="00284C11" w:rsidRDefault="00194938" w:rsidP="004844C9">
            <w:pPr>
              <w:pStyle w:val="ListParagraph"/>
              <w:numPr>
                <w:ilvl w:val="0"/>
                <w:numId w:val="55"/>
              </w:numPr>
              <w:spacing w:before="60" w:after="60"/>
              <w:ind w:left="360" w:right="82" w:hanging="270"/>
              <w:contextualSpacing w:val="0"/>
              <w:rPr>
                <w:del w:id="3638" w:author="Powell, Deana" w:date="2023-10-19T15:28:00Z"/>
              </w:rPr>
            </w:pPr>
            <w:del w:id="3639" w:author="Powell, Deana" w:date="2023-10-19T15:28:00Z">
              <w:r w:rsidRPr="00284C11">
                <w:delText>Intrauterine hormone-releasing system (IUS)</w:delText>
              </w:r>
              <w:r w:rsidRPr="00284C11">
                <w:rPr>
                  <w:vertAlign w:val="superscript"/>
                </w:rPr>
                <w:delText>c</w:delText>
              </w:r>
            </w:del>
          </w:p>
          <w:p w14:paraId="0852D8CB" w14:textId="37760D4E" w:rsidR="009D0A8B" w:rsidRPr="00F66770" w:rsidRDefault="00194938" w:rsidP="009D0A8B">
            <w:pPr>
              <w:pStyle w:val="TableListBullet10pt"/>
              <w:ind w:left="252" w:hanging="180"/>
              <w:rPr>
                <w:ins w:id="3640" w:author="Powell, Deana" w:date="2023-10-19T15:28:00Z"/>
              </w:rPr>
            </w:pPr>
            <w:del w:id="3641" w:author="Powell, Deana" w:date="2023-10-19T15:28:00Z">
              <w:r w:rsidRPr="00284C11">
                <w:delText>Intrauterine device (</w:delText>
              </w:r>
            </w:del>
            <w:ins w:id="3642" w:author="Powell, Deana" w:date="2023-10-19T15:28:00Z">
              <w:r w:rsidR="006B7357" w:rsidRPr="001F05CC">
                <w:t>IUS</w:t>
              </w:r>
              <w:r w:rsidR="006B7357" w:rsidRPr="001F05CC">
                <w:rPr>
                  <w:vertAlign w:val="superscript"/>
                </w:rPr>
                <w:t>c</w:t>
              </w:r>
            </w:ins>
          </w:p>
          <w:p w14:paraId="6D5391D3" w14:textId="4D75BF02" w:rsidR="009D0A8B" w:rsidRPr="001F05CC" w:rsidRDefault="006B7357" w:rsidP="009D0A8B">
            <w:pPr>
              <w:pStyle w:val="TableListBullet10pt"/>
              <w:ind w:left="252" w:hanging="180"/>
            </w:pPr>
            <w:ins w:id="3643" w:author="Powell, Deana" w:date="2023-10-19T15:28:00Z">
              <w:r>
                <w:t>Non</w:t>
              </w:r>
              <w:r w:rsidRPr="001F05CC">
                <w:t xml:space="preserve">hormonal </w:t>
              </w:r>
            </w:ins>
            <w:r w:rsidRPr="001F05CC">
              <w:t>IUD</w:t>
            </w:r>
            <w:del w:id="3644" w:author="Powell, Deana" w:date="2023-10-19T15:28:00Z">
              <w:r w:rsidR="00194938" w:rsidRPr="00284C11">
                <w:delText>)</w:delText>
              </w:r>
            </w:del>
          </w:p>
          <w:p w14:paraId="3A0E40B1" w14:textId="77777777" w:rsidR="009D0A8B" w:rsidRPr="00E70B30" w:rsidRDefault="006B7357" w:rsidP="009D0A8B">
            <w:pPr>
              <w:pStyle w:val="TableListBullet10pt"/>
              <w:ind w:left="252" w:hanging="180"/>
              <w:rPr>
                <w:rFonts w:eastAsia="Times New Roman"/>
                <w:lang w:val="fr-FR"/>
              </w:rPr>
            </w:pPr>
            <w:bookmarkStart w:id="3645" w:name="_DV_LD0"/>
            <w:bookmarkStart w:id="3646" w:name="_DV_C1493"/>
            <w:bookmarkStart w:id="3647" w:name="_DV_C1495"/>
            <w:bookmarkEnd w:id="3645"/>
            <w:bookmarkEnd w:id="3646"/>
            <w:r w:rsidRPr="001F05CC">
              <w:rPr>
                <w:rFonts w:eastAsia="Times New Roman"/>
              </w:rPr>
              <w:t>Bilateral</w:t>
            </w:r>
            <w:bookmarkStart w:id="3648" w:name="_DV_M1153"/>
            <w:bookmarkEnd w:id="3647"/>
            <w:bookmarkEnd w:id="3648"/>
            <w:r w:rsidRPr="001F05CC">
              <w:rPr>
                <w:rFonts w:eastAsia="Times New Roman"/>
              </w:rPr>
              <w:t xml:space="preserve"> tubal occlusion</w:t>
            </w:r>
          </w:p>
        </w:tc>
      </w:tr>
      <w:tr w:rsidR="000121B5" w14:paraId="5E5AF472" w14:textId="77777777" w:rsidTr="00006393">
        <w:tc>
          <w:tcPr>
            <w:tcW w:w="8990" w:type="dxa"/>
          </w:tcPr>
          <w:p w14:paraId="297DE8DB" w14:textId="77777777" w:rsidR="009D0A8B" w:rsidRPr="002E153D" w:rsidRDefault="006B7357" w:rsidP="009D0A8B">
            <w:pPr>
              <w:pStyle w:val="TableListBullet10pt"/>
              <w:ind w:left="252" w:hanging="180"/>
            </w:pPr>
            <w:r w:rsidRPr="002E153D">
              <w:t>Azoospermic partner (vasectomized or secondary to medical cause)</w:t>
            </w:r>
            <w:bookmarkStart w:id="3649" w:name="_DV_M1154"/>
            <w:bookmarkEnd w:id="3649"/>
            <w:r w:rsidRPr="002E153D">
              <w:br/>
              <w:t>This is a highly effective contraception method provided that the partner is the sole male sexual partner of the WOCBP and the absence of sperm has been confirmed. If not, an additional highly effective method of contraception should be used. A spermatogenesis cycle is approximately 90 days.</w:t>
            </w:r>
            <w:r w:rsidRPr="002E153D">
              <w:br/>
            </w:r>
            <w:r w:rsidRPr="002E153D">
              <w:br/>
              <w:t>Note: Documentation of azoospermia</w:t>
            </w:r>
            <w:ins w:id="3650" w:author="Powell, Deana" w:date="2023-10-19T15:28:00Z">
              <w:r w:rsidRPr="002E153D">
                <w:t xml:space="preserve"> for a male participant</w:t>
              </w:r>
            </w:ins>
            <w:r w:rsidRPr="002E153D">
              <w:t xml:space="preserve"> can come from the site personnel’s review of the participant’s medical records, medical examination, or medical history interview.</w:t>
            </w:r>
          </w:p>
        </w:tc>
      </w:tr>
      <w:tr w:rsidR="000121B5" w14:paraId="4F5A0F6E" w14:textId="77777777" w:rsidTr="00006393">
        <w:tc>
          <w:tcPr>
            <w:tcW w:w="8990" w:type="dxa"/>
          </w:tcPr>
          <w:p w14:paraId="62609FEA" w14:textId="77777777" w:rsidR="009D0A8B" w:rsidRPr="00B16849" w:rsidRDefault="006B7357" w:rsidP="00B16849">
            <w:pPr>
              <w:pStyle w:val="TableCellLeft10pt"/>
              <w:rPr>
                <w:b/>
                <w:bCs/>
              </w:rPr>
            </w:pPr>
            <w:r w:rsidRPr="00B16849">
              <w:rPr>
                <w:b/>
                <w:bCs/>
              </w:rPr>
              <w:t>Sexual Abstinence</w:t>
            </w:r>
            <w:bookmarkStart w:id="3651" w:name="_DV_M1155"/>
            <w:bookmarkEnd w:id="3651"/>
          </w:p>
          <w:p w14:paraId="2FE3C06E" w14:textId="77777777" w:rsidR="009D0A8B" w:rsidRDefault="006B7357" w:rsidP="009D0A8B">
            <w:pPr>
              <w:pStyle w:val="TableListBullet10pt"/>
              <w:ind w:left="252" w:hanging="180"/>
            </w:pPr>
            <w:r w:rsidRPr="002E153D">
              <w:t>Sexual abstinence is considered a highly effective method only if defined as refraining from heterosexual intercourse during the entire period of risk associated with the study intervention. The reliability of sexual abstinence needs to be evaluated in relation to the duration of the study and the preferred and usual lifestyle of the participant.</w:t>
            </w:r>
            <w:bookmarkStart w:id="3652" w:name="_DV_M1157"/>
            <w:bookmarkEnd w:id="3652"/>
          </w:p>
        </w:tc>
      </w:tr>
      <w:tr w:rsidR="000121B5" w14:paraId="70A3AD4E" w14:textId="77777777" w:rsidTr="00006393">
        <w:tc>
          <w:tcPr>
            <w:tcW w:w="8990" w:type="dxa"/>
          </w:tcPr>
          <w:p w14:paraId="4D0ED623" w14:textId="392DA00B" w:rsidR="009D0A8B" w:rsidRPr="006E2C59" w:rsidRDefault="00284C11" w:rsidP="00DE48CC">
            <w:pPr>
              <w:pStyle w:val="TableFootnoteLetter9pt"/>
              <w:numPr>
                <w:ilvl w:val="0"/>
                <w:numId w:val="42"/>
              </w:numPr>
            </w:pPr>
            <w:del w:id="3653" w:author="Powell, Deana" w:date="2023-10-19T15:28:00Z">
              <w:r w:rsidRPr="004844C9">
                <w:rPr>
                  <w:sz w:val="20"/>
                  <w:szCs w:val="20"/>
                  <w:vertAlign w:val="superscript"/>
                </w:rPr>
                <w:delText>a</w:delText>
              </w:r>
              <w:r w:rsidRPr="004844C9">
                <w:rPr>
                  <w:sz w:val="20"/>
                  <w:szCs w:val="20"/>
                </w:rPr>
                <w:delText>    </w:delText>
              </w:r>
            </w:del>
            <w:r w:rsidR="006B7357" w:rsidRPr="006E2C59">
              <w:t>Contraceptive use by men or women should be consistent with local regulations regarding the use of contraceptive methods for participants of clinical studies.</w:t>
            </w:r>
          </w:p>
          <w:p w14:paraId="4D39DB20" w14:textId="137B3044" w:rsidR="009D0A8B" w:rsidRPr="00B93836" w:rsidRDefault="00284C11" w:rsidP="00DE48CC">
            <w:pPr>
              <w:pStyle w:val="TableFootnoteLetter9pt"/>
              <w:numPr>
                <w:ilvl w:val="0"/>
                <w:numId w:val="42"/>
              </w:numPr>
            </w:pPr>
            <w:del w:id="3654" w:author="Powell, Deana" w:date="2023-10-19T15:28:00Z">
              <w:r w:rsidRPr="004844C9">
                <w:rPr>
                  <w:sz w:val="20"/>
                  <w:szCs w:val="20"/>
                  <w:vertAlign w:val="superscript"/>
                </w:rPr>
                <w:delText>b</w:delText>
              </w:r>
              <w:r w:rsidRPr="004844C9">
                <w:rPr>
                  <w:sz w:val="20"/>
                  <w:szCs w:val="20"/>
                </w:rPr>
                <w:delText>    </w:delText>
              </w:r>
            </w:del>
            <w:r w:rsidR="006B7357" w:rsidRPr="006E2C59">
              <w:t xml:space="preserve">If locally required, in accordance with </w:t>
            </w:r>
            <w:del w:id="3655" w:author="Powell, Deana" w:date="2023-10-19T15:28:00Z">
              <w:r w:rsidR="00194938" w:rsidRPr="00284C11">
                <w:rPr>
                  <w:sz w:val="20"/>
                  <w:szCs w:val="20"/>
                </w:rPr>
                <w:delText>Clinical Trial Facilitation Group (</w:delText>
              </w:r>
            </w:del>
            <w:r w:rsidR="006B7357" w:rsidRPr="006E2C59">
              <w:t>CTFG</w:t>
            </w:r>
            <w:del w:id="3656" w:author="Powell, Deana" w:date="2023-10-19T15:28:00Z">
              <w:r w:rsidR="00194938" w:rsidRPr="00284C11">
                <w:rPr>
                  <w:sz w:val="20"/>
                  <w:szCs w:val="20"/>
                </w:rPr>
                <w:delText>)</w:delText>
              </w:r>
            </w:del>
            <w:r w:rsidR="006B7357" w:rsidRPr="006E2C59">
              <w:t xml:space="preserve"> guidelines, acceptable contraceptive implants are limited to those which inhibit ovulation.</w:t>
            </w:r>
          </w:p>
          <w:p w14:paraId="3F982F5F" w14:textId="77F757C6" w:rsidR="009D0A8B" w:rsidRPr="00D85CDD" w:rsidRDefault="00284C11" w:rsidP="00DE48CC">
            <w:pPr>
              <w:pStyle w:val="TableFootnoteLetter9pt"/>
              <w:numPr>
                <w:ilvl w:val="0"/>
                <w:numId w:val="42"/>
              </w:numPr>
            </w:pPr>
            <w:del w:id="3657" w:author="Powell, Deana" w:date="2023-10-19T15:28:00Z">
              <w:r w:rsidRPr="004844C9">
                <w:rPr>
                  <w:sz w:val="20"/>
                  <w:szCs w:val="20"/>
                  <w:vertAlign w:val="superscript"/>
                </w:rPr>
                <w:delText>c</w:delText>
              </w:r>
              <w:r w:rsidRPr="004844C9">
                <w:rPr>
                  <w:sz w:val="20"/>
                  <w:szCs w:val="20"/>
                </w:rPr>
                <w:delText>    </w:delText>
              </w:r>
              <w:r w:rsidRPr="00284C11">
                <w:rPr>
                  <w:sz w:val="20"/>
                  <w:szCs w:val="20"/>
                </w:rPr>
                <w:delText xml:space="preserve"> </w:delText>
              </w:r>
            </w:del>
            <w:r w:rsidR="006B7357" w:rsidRPr="00D85CDD">
              <w:t>IUS is a progestin releasing IUD.</w:t>
            </w:r>
          </w:p>
          <w:p w14:paraId="4C5E13B2" w14:textId="77777777" w:rsidR="009D0A8B" w:rsidRDefault="009D0A8B" w:rsidP="00291D1F">
            <w:pPr>
              <w:pStyle w:val="TableCellLeft10pt"/>
            </w:pPr>
          </w:p>
          <w:p w14:paraId="502678BE" w14:textId="77777777" w:rsidR="009D0A8B" w:rsidRPr="00922B12" w:rsidRDefault="006B7357" w:rsidP="00006393">
            <w:pPr>
              <w:pStyle w:val="TableCellLeft10pt"/>
            </w:pPr>
            <w:r w:rsidRPr="00922B12">
              <w:t>Note: The following are not acceptable methods of contraception:</w:t>
            </w:r>
          </w:p>
          <w:p w14:paraId="6EF2EC22" w14:textId="66EF342C" w:rsidR="009D0A8B" w:rsidRPr="00765C07" w:rsidRDefault="006B7357" w:rsidP="009D0A8B">
            <w:pPr>
              <w:pStyle w:val="TableListBullet10pt"/>
              <w:ind w:left="252" w:hanging="180"/>
            </w:pPr>
            <w:bookmarkStart w:id="3658" w:name="_DV_M1158"/>
            <w:bookmarkEnd w:id="3658"/>
            <w:r w:rsidRPr="00765C07">
              <w:t xml:space="preserve">Periodic abstinence (calendar, symptothermal, </w:t>
            </w:r>
            <w:r>
              <w:t>post</w:t>
            </w:r>
            <w:r w:rsidRPr="00765C07">
              <w:t xml:space="preserve">ovulation methods), withdrawal (coitus interruptus), spermicides only, and </w:t>
            </w:r>
            <w:del w:id="3659" w:author="Powell, Deana" w:date="2023-10-19T15:28:00Z">
              <w:r w:rsidR="00194938" w:rsidRPr="00CC378C">
                <w:delText>lactational amenorrhea method (LAM).</w:delText>
              </w:r>
            </w:del>
            <w:ins w:id="3660" w:author="Powell, Deana" w:date="2023-10-19T15:28:00Z">
              <w:r w:rsidRPr="00765C07">
                <w:t>LAM.</w:t>
              </w:r>
            </w:ins>
          </w:p>
          <w:p w14:paraId="7859CFC1" w14:textId="77777777" w:rsidR="009D0A8B" w:rsidRPr="00765C07" w:rsidRDefault="006B7357" w:rsidP="009D0A8B">
            <w:pPr>
              <w:pStyle w:val="TableListBullet10pt"/>
              <w:ind w:left="252" w:hanging="180"/>
            </w:pPr>
            <w:r w:rsidRPr="00765C07">
              <w:t>Male condom with cap, diaphragm, or sponge with spermicide.</w:t>
            </w:r>
          </w:p>
          <w:p w14:paraId="2884259C" w14:textId="77777777" w:rsidR="009D0A8B" w:rsidRDefault="006B7357" w:rsidP="009D0A8B">
            <w:pPr>
              <w:pStyle w:val="TableListBullet10pt"/>
              <w:ind w:left="252" w:hanging="180"/>
              <w:rPr>
                <w:bCs/>
                <w:szCs w:val="20"/>
              </w:rPr>
            </w:pPr>
            <w:r w:rsidRPr="00765C07">
              <w:t>Male and female condom should not be used together (due to risk of failure with friction).</w:t>
            </w:r>
          </w:p>
        </w:tc>
      </w:tr>
    </w:tbl>
    <w:p w14:paraId="523C8F28" w14:textId="77777777" w:rsidR="009D0A8B" w:rsidRDefault="009D0A8B" w:rsidP="00006393">
      <w:pPr>
        <w:pStyle w:val="Paragraph"/>
      </w:pPr>
    </w:p>
    <w:p w14:paraId="784CDB41" w14:textId="230DBDBD" w:rsidR="00EE328F" w:rsidRPr="00EE328F" w:rsidRDefault="006B7357" w:rsidP="00C21E2F">
      <w:pPr>
        <w:pStyle w:val="Heading2"/>
        <w:pageBreakBefore/>
      </w:pPr>
      <w:bookmarkStart w:id="3661" w:name="_Toc148621746"/>
      <w:bookmarkStart w:id="3662" w:name="_Toc107570797"/>
      <w:r>
        <w:lastRenderedPageBreak/>
        <w:t>Appendix </w:t>
      </w:r>
      <w:r w:rsidR="00815B7C">
        <w:rPr>
          <w:noProof/>
        </w:rPr>
        <w:t>6</w:t>
      </w:r>
      <w:r w:rsidRPr="00EE328F">
        <w:t>: Collection and Management of Specimens for Future Biomedical Research</w:t>
      </w:r>
      <w:bookmarkEnd w:id="3661"/>
      <w:bookmarkEnd w:id="3662"/>
    </w:p>
    <w:p w14:paraId="01B175E6" w14:textId="77777777" w:rsidR="004B3A56" w:rsidRDefault="006B7357" w:rsidP="00B651ED">
      <w:pPr>
        <w:pStyle w:val="Paragraph"/>
        <w:rPr>
          <w:moveFrom w:id="3663" w:author="Powell, Deana" w:date="2023-10-19T15:28:00Z"/>
        </w:rPr>
      </w:pPr>
      <w:moveFromRangeStart w:id="3664" w:author="Powell, Deana" w:date="2023-10-19T15:28:00Z" w:name="move148621717"/>
      <w:moveFrom w:id="3665" w:author="Powell, Deana" w:date="2023-10-19T15:28:00Z">
        <w:r>
          <w:t>Not applicable.</w:t>
        </w:r>
      </w:moveFrom>
    </w:p>
    <w:moveFromRangeEnd w:id="3664"/>
    <w:p w14:paraId="378431C4" w14:textId="77777777" w:rsidR="00C674E5" w:rsidRDefault="006B7357" w:rsidP="00A375DD">
      <w:pPr>
        <w:pStyle w:val="Paragraph"/>
        <w:rPr>
          <w:ins w:id="3666" w:author="Powell, Deana" w:date="2023-10-19T15:28:00Z"/>
        </w:rPr>
      </w:pPr>
      <w:ins w:id="3667" w:author="Powell, Deana" w:date="2023-10-19T15:28:00Z">
        <w:r>
          <w:t xml:space="preserve">Not applicable </w:t>
        </w:r>
      </w:ins>
    </w:p>
    <w:p w14:paraId="65760E6F" w14:textId="1822991E" w:rsidR="00EE328F" w:rsidRPr="00EE328F" w:rsidRDefault="00AC0B27" w:rsidP="00C21E2F">
      <w:pPr>
        <w:pStyle w:val="Heading2"/>
        <w:pageBreakBefore/>
      </w:pPr>
      <w:bookmarkStart w:id="3668" w:name="_Toc148621747"/>
      <w:bookmarkStart w:id="3669" w:name="_Toc107570798"/>
      <w:r>
        <w:lastRenderedPageBreak/>
        <w:t>Appendix </w:t>
      </w:r>
      <w:r w:rsidR="00815B7C">
        <w:rPr>
          <w:noProof/>
        </w:rPr>
        <w:t>7</w:t>
      </w:r>
      <w:r w:rsidRPr="00EE328F">
        <w:t>: Country-specific Requirements</w:t>
      </w:r>
      <w:bookmarkEnd w:id="3668"/>
      <w:bookmarkEnd w:id="3669"/>
    </w:p>
    <w:p w14:paraId="7D14972E" w14:textId="77777777" w:rsidR="00BE4F3D" w:rsidRPr="00207C7E" w:rsidRDefault="006B7357" w:rsidP="00DE7A89">
      <w:pPr>
        <w:pStyle w:val="Heading3"/>
        <w:rPr>
          <w:b w:val="0"/>
          <w:bCs w:val="0"/>
        </w:rPr>
      </w:pPr>
      <w:bookmarkStart w:id="3670" w:name="_Toc148621748"/>
      <w:bookmarkStart w:id="3671" w:name="_Toc107570799"/>
      <w:r w:rsidRPr="00207C7E">
        <w:t>Canada</w:t>
      </w:r>
      <w:bookmarkEnd w:id="3670"/>
      <w:bookmarkEnd w:id="3671"/>
    </w:p>
    <w:p w14:paraId="19F8BE44" w14:textId="77777777" w:rsidR="00BE4F3D" w:rsidRPr="00207C7E" w:rsidRDefault="006B7357" w:rsidP="00207C7E">
      <w:pPr>
        <w:pStyle w:val="Paragraph"/>
      </w:pPr>
      <w:r w:rsidRPr="00207C7E">
        <w:t>Please refer to the current lenvatinib product monograph for management of AEs associated with lenvatinib administration.</w:t>
      </w:r>
    </w:p>
    <w:p w14:paraId="76A80899" w14:textId="77777777" w:rsidR="00BE4F3D" w:rsidRPr="00207C7E" w:rsidRDefault="000F6980" w:rsidP="001E06A9">
      <w:pPr>
        <w:pStyle w:val="ParagraphBold"/>
      </w:pPr>
      <w:r w:rsidRPr="00207C7E">
        <w:t>Section 6.6.</w:t>
      </w:r>
      <w:r w:rsidR="0009552A">
        <w:t>2.9</w:t>
      </w:r>
      <w:r w:rsidRPr="00207C7E">
        <w:tab/>
        <w:t>Management of Gastrointestinal Perforation or Fistula Formation</w:t>
      </w:r>
    </w:p>
    <w:p w14:paraId="275EC3E1" w14:textId="77777777" w:rsidR="00BE4F3D" w:rsidRPr="00207C7E" w:rsidRDefault="006B7357" w:rsidP="00207C7E">
      <w:pPr>
        <w:pStyle w:val="Paragraph"/>
      </w:pPr>
      <w:r w:rsidRPr="00207C7E">
        <w:t>Lenvatinib should be discontinued in any participant who develops gastrointestinal perforation of any grade or ≥Grade 3 fistula.</w:t>
      </w:r>
    </w:p>
    <w:p w14:paraId="798D5099" w14:textId="77777777" w:rsidR="0009552A" w:rsidRDefault="006B7357" w:rsidP="00DE7A89">
      <w:pPr>
        <w:pStyle w:val="Heading3"/>
      </w:pPr>
      <w:bookmarkStart w:id="3672" w:name="_Toc148621749"/>
      <w:bookmarkStart w:id="3673" w:name="_Toc107570800"/>
      <w:bookmarkStart w:id="3674" w:name="_Hlk69909522"/>
      <w:r>
        <w:t>China</w:t>
      </w:r>
      <w:bookmarkEnd w:id="3672"/>
      <w:bookmarkEnd w:id="3673"/>
    </w:p>
    <w:p w14:paraId="3D59F0D2" w14:textId="77777777" w:rsidR="0009552A" w:rsidRDefault="006B7357" w:rsidP="0009552A">
      <w:pPr>
        <w:pStyle w:val="Paragraph"/>
        <w:rPr>
          <w:b/>
          <w:bCs/>
        </w:rPr>
      </w:pPr>
      <w:r>
        <w:rPr>
          <w:b/>
          <w:bCs/>
        </w:rPr>
        <w:t>Section 4.1 Overall Design</w:t>
      </w:r>
    </w:p>
    <w:p w14:paraId="3E789037" w14:textId="77777777" w:rsidR="0009552A" w:rsidRDefault="006B7357" w:rsidP="0009552A">
      <w:pPr>
        <w:pStyle w:val="Paragraph"/>
      </w:pPr>
      <w:r>
        <w:t xml:space="preserve">After enrollment of the global portion of the study is complete, the study may remain open to enrollment in China alone until the target number of participants in China has been enrolled to meet local regulatory requirements. </w:t>
      </w:r>
    </w:p>
    <w:p w14:paraId="32416559" w14:textId="77777777" w:rsidR="0009552A" w:rsidRPr="0009552A" w:rsidRDefault="006B7357" w:rsidP="0009552A">
      <w:pPr>
        <w:pStyle w:val="Paragraph"/>
        <w:rPr>
          <w:b/>
          <w:bCs/>
        </w:rPr>
      </w:pPr>
      <w:r w:rsidRPr="0009552A">
        <w:rPr>
          <w:b/>
          <w:bCs/>
        </w:rPr>
        <w:t>Section 8.8 Biomarkers</w:t>
      </w:r>
    </w:p>
    <w:p w14:paraId="11D9D93B" w14:textId="77777777" w:rsidR="0009552A" w:rsidRDefault="006B7357" w:rsidP="0009552A">
      <w:pPr>
        <w:pStyle w:val="Paragraph"/>
      </w:pPr>
      <w:r>
        <w:t>Biomarker sample collection for participants enrolled in China will be dependent on approval by the Human Genetic Resources Administration of China</w:t>
      </w:r>
    </w:p>
    <w:p w14:paraId="6D6F745D" w14:textId="77777777" w:rsidR="0009552A" w:rsidRDefault="006B7357" w:rsidP="0009552A">
      <w:pPr>
        <w:pStyle w:val="Heading3"/>
      </w:pPr>
      <w:bookmarkStart w:id="3675" w:name="_Toc148621750"/>
      <w:bookmarkStart w:id="3676" w:name="_Toc107570801"/>
      <w:r>
        <w:t>Germany</w:t>
      </w:r>
      <w:bookmarkEnd w:id="3675"/>
      <w:bookmarkEnd w:id="3676"/>
    </w:p>
    <w:p w14:paraId="67CFFC02" w14:textId="77777777" w:rsidR="0009552A" w:rsidRDefault="006B7357" w:rsidP="0009552A">
      <w:pPr>
        <w:pStyle w:val="Paragraph"/>
      </w:pPr>
      <w:r>
        <w:t>In Germany, the assessment that is in line with the standard of care is the ECHO scan. Therefore, in Germany, the participating sites will perform an ECHO scan as required per protocol. In the clinical study, the MUGA scan is not allowed in Germany as no German Federal Office for Radiation Protection BfS (Bundesamt für Strahlenschutz) approval has been obtained for this assessment.</w:t>
      </w:r>
    </w:p>
    <w:p w14:paraId="3103CC0B" w14:textId="77777777" w:rsidR="0009552A" w:rsidRDefault="006B7357" w:rsidP="0009552A">
      <w:pPr>
        <w:pStyle w:val="Heading3"/>
      </w:pPr>
      <w:bookmarkStart w:id="3677" w:name="_Toc148621751"/>
      <w:bookmarkStart w:id="3678" w:name="_Toc107570802"/>
      <w:r>
        <w:t>Japan</w:t>
      </w:r>
      <w:bookmarkEnd w:id="3677"/>
      <w:bookmarkEnd w:id="3678"/>
    </w:p>
    <w:p w14:paraId="79B78A60" w14:textId="77777777" w:rsidR="0009552A" w:rsidRPr="0009552A" w:rsidRDefault="006B7357" w:rsidP="0009552A">
      <w:pPr>
        <w:pStyle w:val="Paragraph"/>
        <w:rPr>
          <w:b/>
          <w:bCs/>
        </w:rPr>
      </w:pPr>
      <w:r w:rsidRPr="0009552A">
        <w:rPr>
          <w:b/>
          <w:bCs/>
        </w:rPr>
        <w:t>Section 6.1 Study Intervention(s) Administered</w:t>
      </w:r>
    </w:p>
    <w:p w14:paraId="1144708D" w14:textId="0D1667E4" w:rsidR="0009552A" w:rsidRDefault="00815B7C" w:rsidP="0009552A">
      <w:pPr>
        <w:pStyle w:val="Paragraph"/>
      </w:pPr>
      <w:r>
        <w:t>Table </w:t>
      </w:r>
      <w:r>
        <w:rPr>
          <w:noProof/>
        </w:rPr>
        <w:t>4</w:t>
      </w:r>
      <w:r w:rsidR="00A375DD">
        <w:t xml:space="preserve"> </w:t>
      </w:r>
      <w:r w:rsidR="006B7357">
        <w:t>– Study Interventions</w:t>
      </w:r>
    </w:p>
    <w:p w14:paraId="099E8574" w14:textId="58CC4141" w:rsidR="00AA0971" w:rsidRDefault="006B7357" w:rsidP="0009552A">
      <w:pPr>
        <w:pStyle w:val="Paragraph"/>
      </w:pPr>
      <w:r>
        <w:t>Pembrolizumab IV used in this study is categorized as “product(s) used in the clinical trial other than test product(s)” in Japan local regulation.</w:t>
      </w:r>
    </w:p>
    <w:p w14:paraId="2EF041B7" w14:textId="77777777" w:rsidR="00AA0971" w:rsidRDefault="00AA0971">
      <w:pPr>
        <w:rPr>
          <w:rFonts w:eastAsia="MS Gothic"/>
        </w:rPr>
      </w:pPr>
      <w:r>
        <w:br w:type="page"/>
      </w:r>
    </w:p>
    <w:p w14:paraId="21725768" w14:textId="77777777" w:rsidR="0009552A" w:rsidRDefault="006B7357" w:rsidP="0009552A">
      <w:pPr>
        <w:pStyle w:val="Heading3"/>
      </w:pPr>
      <w:bookmarkStart w:id="3679" w:name="_Toc148621752"/>
      <w:bookmarkStart w:id="3680" w:name="_Toc107570803"/>
      <w:r>
        <w:lastRenderedPageBreak/>
        <w:t>UK</w:t>
      </w:r>
      <w:bookmarkEnd w:id="3679"/>
      <w:bookmarkEnd w:id="3680"/>
    </w:p>
    <w:p w14:paraId="3A900753" w14:textId="77777777" w:rsidR="0009552A" w:rsidRPr="0009552A" w:rsidRDefault="006B7357" w:rsidP="0009552A">
      <w:pPr>
        <w:pStyle w:val="Paragraph"/>
        <w:rPr>
          <w:b/>
          <w:bCs/>
        </w:rPr>
      </w:pPr>
      <w:r w:rsidRPr="0009552A">
        <w:rPr>
          <w:b/>
          <w:bCs/>
        </w:rPr>
        <w:t xml:space="preserve">Section 6.5 Concomitant Therapy </w:t>
      </w:r>
    </w:p>
    <w:p w14:paraId="4275CD20" w14:textId="77777777" w:rsidR="0009552A" w:rsidRDefault="006B7357" w:rsidP="0009552A">
      <w:pPr>
        <w:pStyle w:val="Paragraph"/>
      </w:pPr>
      <w:r>
        <w:t>Listed below are specific concomitant therapies or vaccinations that are prohibited during the study (exceptions noted):</w:t>
      </w:r>
    </w:p>
    <w:p w14:paraId="3C4B1386" w14:textId="77777777" w:rsidR="0009552A" w:rsidRDefault="006B7357" w:rsidP="0009552A">
      <w:pPr>
        <w:pStyle w:val="ListBullet"/>
      </w:pPr>
      <w:r>
        <w:t>Live vaccines must not be administered for 90 days after the last dose of study intervention. Refer to Section 6.5 for information on COVID-19 vaccines.</w:t>
      </w:r>
    </w:p>
    <w:p w14:paraId="4BEDEF45" w14:textId="497C2C6A" w:rsidR="005F2F9D" w:rsidRDefault="006B7357" w:rsidP="00D13610">
      <w:pPr>
        <w:pStyle w:val="ListBullet"/>
        <w:numPr>
          <w:ilvl w:val="0"/>
          <w:numId w:val="0"/>
        </w:numPr>
        <w:ind w:left="360"/>
        <w:rPr>
          <w:szCs w:val="24"/>
        </w:rPr>
      </w:pPr>
      <w:r>
        <w:t xml:space="preserve">Note:  Any licensed COVID-19 vaccine (including for Emergency Use) in a particular country is allowed in the study as long as they are mRNA vaccines, replication-incompetent adenoviral vaccines, or inactivated vaccines. These vaccines will be treated </w:t>
      </w:r>
      <w:r w:rsidRPr="00D13610">
        <w:rPr>
          <w:szCs w:val="24"/>
        </w:rPr>
        <w:t>just as any other concomitant therapy.</w:t>
      </w:r>
    </w:p>
    <w:bookmarkEnd w:id="3674"/>
    <w:p w14:paraId="3BC0AD7C" w14:textId="77777777" w:rsidR="00A375DD" w:rsidRPr="00D13610" w:rsidRDefault="00A375DD" w:rsidP="00A375DD">
      <w:pPr>
        <w:pStyle w:val="ListEnd"/>
      </w:pPr>
    </w:p>
    <w:p w14:paraId="7AD664D5" w14:textId="552A9258" w:rsidR="0009552A" w:rsidRDefault="006B7357" w:rsidP="00A375DD">
      <w:pPr>
        <w:pStyle w:val="Heading2"/>
        <w:pageBreakBefore/>
      </w:pPr>
      <w:bookmarkStart w:id="3681" w:name="_Toc148621753"/>
      <w:bookmarkStart w:id="3682" w:name="_Toc107570804"/>
      <w:r>
        <w:lastRenderedPageBreak/>
        <w:t xml:space="preserve">Appendix </w:t>
      </w:r>
      <w:r w:rsidR="00815B7C">
        <w:rPr>
          <w:noProof/>
        </w:rPr>
        <w:t>8</w:t>
      </w:r>
      <w:r>
        <w:t>: Description of the iRECIST Process for Assessment of Disease Progression</w:t>
      </w:r>
      <w:bookmarkEnd w:id="3681"/>
      <w:bookmarkEnd w:id="3682"/>
    </w:p>
    <w:p w14:paraId="0DE73266" w14:textId="77777777" w:rsidR="0009552A" w:rsidRDefault="006B7357" w:rsidP="0009552A">
      <w:pPr>
        <w:pStyle w:val="Paragraph"/>
      </w:pPr>
      <w:r>
        <w:t>Not applicable.</w:t>
      </w:r>
    </w:p>
    <w:p w14:paraId="79851FA2" w14:textId="30E23F5D" w:rsidR="0009552A" w:rsidRDefault="006B7357" w:rsidP="00A375DD">
      <w:pPr>
        <w:pStyle w:val="Heading2"/>
        <w:pageBreakBefore/>
      </w:pPr>
      <w:bookmarkStart w:id="3683" w:name="_Toc148621754"/>
      <w:bookmarkStart w:id="3684" w:name="_Toc107570805"/>
      <w:r>
        <w:lastRenderedPageBreak/>
        <w:t xml:space="preserve">Appendix </w:t>
      </w:r>
      <w:r w:rsidR="00815B7C">
        <w:rPr>
          <w:noProof/>
        </w:rPr>
        <w:t>9</w:t>
      </w:r>
      <w:r>
        <w:t>: ECOG Performance Status</w:t>
      </w:r>
      <w:bookmarkEnd w:id="3683"/>
      <w:bookmarkEnd w:id="3684"/>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3"/>
        <w:gridCol w:w="7943"/>
      </w:tblGrid>
      <w:tr w:rsidR="000121B5" w14:paraId="2E922959" w14:textId="77777777" w:rsidTr="00CE127D">
        <w:tc>
          <w:tcPr>
            <w:tcW w:w="1043" w:type="dxa"/>
            <w:hideMark/>
          </w:tcPr>
          <w:p w14:paraId="031B8CFB" w14:textId="77777777" w:rsidR="0009552A" w:rsidRPr="00022573" w:rsidRDefault="006B7357" w:rsidP="00CE127D">
            <w:pPr>
              <w:pStyle w:val="TableLeft"/>
            </w:pPr>
            <w:r w:rsidRPr="00022573">
              <w:t>GRADE</w:t>
            </w:r>
          </w:p>
        </w:tc>
        <w:tc>
          <w:tcPr>
            <w:tcW w:w="7943" w:type="dxa"/>
            <w:hideMark/>
          </w:tcPr>
          <w:p w14:paraId="52FC27DD" w14:textId="77777777" w:rsidR="0009552A" w:rsidRPr="00022573" w:rsidRDefault="006B7357" w:rsidP="00CE127D">
            <w:pPr>
              <w:pStyle w:val="TableLeft"/>
            </w:pPr>
            <w:r w:rsidRPr="00022573">
              <w:t>ECOG PERFORMANCE STATUS</w:t>
            </w:r>
          </w:p>
        </w:tc>
      </w:tr>
      <w:tr w:rsidR="000121B5" w14:paraId="2E07E87D" w14:textId="77777777" w:rsidTr="00CE127D">
        <w:tc>
          <w:tcPr>
            <w:tcW w:w="1043" w:type="dxa"/>
            <w:hideMark/>
          </w:tcPr>
          <w:p w14:paraId="38490091" w14:textId="77777777" w:rsidR="0009552A" w:rsidRPr="00022573" w:rsidRDefault="006B7357" w:rsidP="00CE127D">
            <w:pPr>
              <w:pStyle w:val="TableCenter"/>
            </w:pPr>
            <w:r w:rsidRPr="00022573">
              <w:t>0</w:t>
            </w:r>
          </w:p>
        </w:tc>
        <w:tc>
          <w:tcPr>
            <w:tcW w:w="7943" w:type="dxa"/>
            <w:hideMark/>
          </w:tcPr>
          <w:p w14:paraId="63A78E38" w14:textId="77777777" w:rsidR="0009552A" w:rsidRPr="00022573" w:rsidRDefault="006B7357" w:rsidP="00CE127D">
            <w:pPr>
              <w:pStyle w:val="TableLeft"/>
            </w:pPr>
            <w:r w:rsidRPr="00022573">
              <w:t>Fully active, able to carry on all pre-disease performance without restriction</w:t>
            </w:r>
          </w:p>
        </w:tc>
      </w:tr>
      <w:tr w:rsidR="000121B5" w14:paraId="6E9EFF77" w14:textId="77777777" w:rsidTr="00CE127D">
        <w:tc>
          <w:tcPr>
            <w:tcW w:w="1043" w:type="dxa"/>
            <w:hideMark/>
          </w:tcPr>
          <w:p w14:paraId="006EDDB4" w14:textId="77777777" w:rsidR="0009552A" w:rsidRPr="00022573" w:rsidRDefault="006B7357" w:rsidP="00CE127D">
            <w:pPr>
              <w:pStyle w:val="TableCenter"/>
            </w:pPr>
            <w:r w:rsidRPr="00022573">
              <w:t>1</w:t>
            </w:r>
          </w:p>
        </w:tc>
        <w:tc>
          <w:tcPr>
            <w:tcW w:w="7943" w:type="dxa"/>
            <w:hideMark/>
          </w:tcPr>
          <w:p w14:paraId="383BF126" w14:textId="77777777" w:rsidR="0009552A" w:rsidRPr="00022573" w:rsidRDefault="006B7357" w:rsidP="00CE127D">
            <w:pPr>
              <w:pStyle w:val="TableLeft"/>
            </w:pPr>
            <w:r w:rsidRPr="00022573">
              <w:t>Restricted in physically strenuous activity but ambulatory and able to carry out work of a light or sedentary nature, eg, light house work, office work</w:t>
            </w:r>
          </w:p>
        </w:tc>
      </w:tr>
      <w:tr w:rsidR="000121B5" w14:paraId="6A7783D5" w14:textId="77777777" w:rsidTr="00CE127D">
        <w:tc>
          <w:tcPr>
            <w:tcW w:w="1043" w:type="dxa"/>
            <w:hideMark/>
          </w:tcPr>
          <w:p w14:paraId="64BB7A87" w14:textId="77777777" w:rsidR="0009552A" w:rsidRPr="00022573" w:rsidRDefault="006B7357" w:rsidP="00CE127D">
            <w:pPr>
              <w:pStyle w:val="TableCenter"/>
            </w:pPr>
            <w:r w:rsidRPr="00022573">
              <w:t>2</w:t>
            </w:r>
          </w:p>
        </w:tc>
        <w:tc>
          <w:tcPr>
            <w:tcW w:w="7943" w:type="dxa"/>
            <w:hideMark/>
          </w:tcPr>
          <w:p w14:paraId="07588874" w14:textId="77777777" w:rsidR="0009552A" w:rsidRPr="00022573" w:rsidRDefault="006B7357" w:rsidP="00CE127D">
            <w:pPr>
              <w:pStyle w:val="TableLeft"/>
            </w:pPr>
            <w:r w:rsidRPr="00022573">
              <w:t>Ambulatory and capable of all self-care but unable to carry out any work activities; up and about more than 50% of waking hours</w:t>
            </w:r>
          </w:p>
        </w:tc>
      </w:tr>
      <w:tr w:rsidR="000121B5" w14:paraId="479E2084" w14:textId="77777777" w:rsidTr="00CE127D">
        <w:tc>
          <w:tcPr>
            <w:tcW w:w="1043" w:type="dxa"/>
            <w:hideMark/>
          </w:tcPr>
          <w:p w14:paraId="06097D57" w14:textId="77777777" w:rsidR="0009552A" w:rsidRPr="00022573" w:rsidRDefault="006B7357" w:rsidP="00CE127D">
            <w:pPr>
              <w:pStyle w:val="TableCenter"/>
            </w:pPr>
            <w:r w:rsidRPr="00022573">
              <w:t>3</w:t>
            </w:r>
          </w:p>
        </w:tc>
        <w:tc>
          <w:tcPr>
            <w:tcW w:w="7943" w:type="dxa"/>
            <w:hideMark/>
          </w:tcPr>
          <w:p w14:paraId="351A28DB" w14:textId="77777777" w:rsidR="0009552A" w:rsidRPr="00022573" w:rsidRDefault="006B7357" w:rsidP="00CE127D">
            <w:pPr>
              <w:pStyle w:val="TableLeft"/>
            </w:pPr>
            <w:r w:rsidRPr="00022573">
              <w:t>Capable of only limited self-care; confined to bed or chair more than 50% of waking hours</w:t>
            </w:r>
          </w:p>
        </w:tc>
      </w:tr>
      <w:tr w:rsidR="000121B5" w14:paraId="3A5EF97F" w14:textId="77777777" w:rsidTr="00CE127D">
        <w:tc>
          <w:tcPr>
            <w:tcW w:w="1043" w:type="dxa"/>
            <w:hideMark/>
          </w:tcPr>
          <w:p w14:paraId="18524252" w14:textId="77777777" w:rsidR="0009552A" w:rsidRPr="00022573" w:rsidRDefault="006B7357" w:rsidP="00CE127D">
            <w:pPr>
              <w:pStyle w:val="TableCenter"/>
            </w:pPr>
            <w:r w:rsidRPr="00022573">
              <w:t>4</w:t>
            </w:r>
          </w:p>
        </w:tc>
        <w:tc>
          <w:tcPr>
            <w:tcW w:w="7943" w:type="dxa"/>
            <w:hideMark/>
          </w:tcPr>
          <w:p w14:paraId="26C6F984" w14:textId="77777777" w:rsidR="0009552A" w:rsidRPr="00022573" w:rsidRDefault="006B7357" w:rsidP="00CE127D">
            <w:pPr>
              <w:pStyle w:val="TableLeft"/>
            </w:pPr>
            <w:r w:rsidRPr="00022573">
              <w:t>Completely disabled; cannot carry on any self-care; totally confined to bed or chair</w:t>
            </w:r>
          </w:p>
        </w:tc>
      </w:tr>
      <w:tr w:rsidR="000121B5" w14:paraId="0799C649" w14:textId="77777777" w:rsidTr="00CE127D">
        <w:tc>
          <w:tcPr>
            <w:tcW w:w="1043" w:type="dxa"/>
            <w:hideMark/>
          </w:tcPr>
          <w:p w14:paraId="68964DFB" w14:textId="77777777" w:rsidR="0009552A" w:rsidRPr="00022573" w:rsidRDefault="006B7357" w:rsidP="00CE127D">
            <w:pPr>
              <w:pStyle w:val="TableCenter"/>
            </w:pPr>
            <w:r w:rsidRPr="00022573">
              <w:t>5</w:t>
            </w:r>
          </w:p>
        </w:tc>
        <w:tc>
          <w:tcPr>
            <w:tcW w:w="7943" w:type="dxa"/>
            <w:hideMark/>
          </w:tcPr>
          <w:p w14:paraId="693A9602" w14:textId="77777777" w:rsidR="0009552A" w:rsidRPr="00022573" w:rsidRDefault="006B7357" w:rsidP="00CE127D">
            <w:pPr>
              <w:pStyle w:val="TableLeft"/>
            </w:pPr>
            <w:r w:rsidRPr="00022573">
              <w:t>Dead</w:t>
            </w:r>
          </w:p>
        </w:tc>
      </w:tr>
    </w:tbl>
    <w:p w14:paraId="3158A627" w14:textId="77777777" w:rsidR="00CE127D" w:rsidRPr="00265DE7" w:rsidRDefault="006B7357" w:rsidP="00265DE7">
      <w:pPr>
        <w:pStyle w:val="Paragraph"/>
      </w:pPr>
      <w:r w:rsidRPr="00265DE7">
        <w:t>*Oken M, Creech R, Tormey D, et al. Toxicity and response criteria of the Eastern Cooperative Oncology Group. Am J Clin Oncol. 1982;5:649-655</w:t>
      </w:r>
    </w:p>
    <w:p w14:paraId="30EAF285" w14:textId="77777777" w:rsidR="00CE127D" w:rsidRPr="00265DE7" w:rsidRDefault="006B7357" w:rsidP="00265DE7">
      <w:pPr>
        <w:pStyle w:val="Paragraph"/>
      </w:pPr>
      <w:r w:rsidRPr="00265DE7">
        <w:t xml:space="preserve">http://ecog-acrin.org/resources/ecog-performance-status </w:t>
      </w:r>
    </w:p>
    <w:p w14:paraId="4066B5AD" w14:textId="620C72B7" w:rsidR="00EE328F" w:rsidRPr="00EE328F" w:rsidRDefault="00AC0B27" w:rsidP="00F233CD">
      <w:pPr>
        <w:pStyle w:val="Heading2"/>
        <w:pageBreakBefore/>
      </w:pPr>
      <w:bookmarkStart w:id="3685" w:name="_Ref100135804"/>
      <w:bookmarkStart w:id="3686" w:name="_Toc148621755"/>
      <w:bookmarkStart w:id="3687" w:name="_Toc107570806"/>
      <w:r>
        <w:lastRenderedPageBreak/>
        <w:t>Appendix </w:t>
      </w:r>
      <w:r w:rsidR="00815B7C">
        <w:rPr>
          <w:noProof/>
        </w:rPr>
        <w:t>10</w:t>
      </w:r>
      <w:bookmarkEnd w:id="3685"/>
      <w:r w:rsidRPr="00EE328F">
        <w:t>: Abbreviations</w:t>
      </w:r>
      <w:bookmarkEnd w:id="3686"/>
      <w:bookmarkEnd w:id="3687"/>
    </w:p>
    <w:p w14:paraId="3F549420" w14:textId="77777777" w:rsidR="00C674E5" w:rsidRPr="00FF17D8" w:rsidRDefault="00C674E5" w:rsidP="00497042">
      <w:pPr>
        <w:pStyle w:val="Paragraph"/>
        <w:keepNext/>
        <w:spacing w:before="0" w:after="0" w:line="20" w:lineRule="exact"/>
        <w:rPr>
          <w:sz w:val="2"/>
          <w:szCs w:val="2"/>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200"/>
      </w:tblGrid>
      <w:tr w:rsidR="000121B5" w14:paraId="566163B2" w14:textId="77777777" w:rsidTr="00CF01BF">
        <w:trPr>
          <w:tblHeader/>
        </w:trPr>
        <w:tc>
          <w:tcPr>
            <w:tcW w:w="1800" w:type="dxa"/>
            <w:noWrap/>
            <w:vAlign w:val="bottom"/>
            <w:hideMark/>
          </w:tcPr>
          <w:p w14:paraId="2AC36725" w14:textId="77777777" w:rsidR="00C674E5" w:rsidRPr="002906DB" w:rsidRDefault="006B7357" w:rsidP="00D826F9">
            <w:pPr>
              <w:pStyle w:val="TableHead"/>
              <w:jc w:val="left"/>
            </w:pPr>
            <w:r w:rsidRPr="002906DB">
              <w:t>Abbreviation</w:t>
            </w:r>
          </w:p>
        </w:tc>
        <w:tc>
          <w:tcPr>
            <w:tcW w:w="7200" w:type="dxa"/>
            <w:noWrap/>
            <w:vAlign w:val="bottom"/>
            <w:hideMark/>
          </w:tcPr>
          <w:p w14:paraId="2558AFEA" w14:textId="77777777" w:rsidR="00C674E5" w:rsidRPr="002906DB" w:rsidRDefault="006B7357" w:rsidP="006043F4">
            <w:pPr>
              <w:pStyle w:val="TableHead"/>
              <w:jc w:val="left"/>
            </w:pPr>
            <w:r w:rsidRPr="002906DB">
              <w:t>Expanded Term</w:t>
            </w:r>
          </w:p>
        </w:tc>
      </w:tr>
    </w:tbl>
    <w:tbl>
      <w:tblPr>
        <w:tblStyle w:val="TableGrid20"/>
        <w:tblW w:w="5000" w:type="pct"/>
        <w:tblLook w:val="04A0" w:firstRow="1" w:lastRow="0" w:firstColumn="1" w:lastColumn="0" w:noHBand="0" w:noVBand="1"/>
      </w:tblPr>
      <w:tblGrid>
        <w:gridCol w:w="1864"/>
        <w:gridCol w:w="7126"/>
      </w:tblGrid>
      <w:tr w:rsidR="00700773" w:rsidRPr="00EA23A2" w14:paraId="0E2FEE83" w14:textId="77777777" w:rsidTr="004844C9">
        <w:trPr>
          <w:del w:id="3688" w:author="Powell, Deana" w:date="2023-10-19T15:28:00Z"/>
        </w:trPr>
        <w:tc>
          <w:tcPr>
            <w:tcW w:w="1864" w:type="dxa"/>
            <w:noWrap/>
          </w:tcPr>
          <w:p w14:paraId="100499FA" w14:textId="77777777" w:rsidR="00700773" w:rsidRDefault="00700773" w:rsidP="00767690">
            <w:pPr>
              <w:pStyle w:val="TableText"/>
              <w:keepNext w:val="0"/>
              <w:rPr>
                <w:del w:id="3689" w:author="Powell, Deana" w:date="2023-10-19T15:28:00Z"/>
              </w:rPr>
            </w:pPr>
            <w:del w:id="3690" w:author="Powell, Deana" w:date="2023-10-19T15:28:00Z">
              <w:r>
                <w:delText>1L</w:delText>
              </w:r>
            </w:del>
          </w:p>
        </w:tc>
        <w:tc>
          <w:tcPr>
            <w:tcW w:w="7126" w:type="dxa"/>
            <w:noWrap/>
          </w:tcPr>
          <w:p w14:paraId="1B93BFC0" w14:textId="77777777" w:rsidR="00700773" w:rsidRPr="00760237" w:rsidRDefault="00700773" w:rsidP="00767690">
            <w:pPr>
              <w:pStyle w:val="TableText"/>
              <w:keepNext w:val="0"/>
              <w:rPr>
                <w:del w:id="3691" w:author="Powell, Deana" w:date="2023-10-19T15:28:00Z"/>
              </w:rPr>
            </w:pPr>
            <w:del w:id="3692" w:author="Powell, Deana" w:date="2023-10-19T15:28:00Z">
              <w:r>
                <w:delText>first-line</w:delText>
              </w:r>
            </w:del>
          </w:p>
        </w:tc>
      </w:tr>
      <w:tr w:rsidR="000D62F3" w:rsidRPr="00EA23A2" w14:paraId="61B44A35" w14:textId="77777777" w:rsidTr="004844C9">
        <w:trPr>
          <w:del w:id="3693" w:author="Powell, Deana" w:date="2023-10-19T15:28:00Z"/>
        </w:trPr>
        <w:tc>
          <w:tcPr>
            <w:tcW w:w="1864" w:type="dxa"/>
            <w:noWrap/>
          </w:tcPr>
          <w:p w14:paraId="5FDDCF2F" w14:textId="77777777" w:rsidR="000D62F3" w:rsidRDefault="000D62F3" w:rsidP="00767690">
            <w:pPr>
              <w:pStyle w:val="TableText"/>
              <w:keepNext w:val="0"/>
              <w:rPr>
                <w:del w:id="3694" w:author="Powell, Deana" w:date="2023-10-19T15:28:00Z"/>
              </w:rPr>
            </w:pPr>
            <w:del w:id="3695" w:author="Powell, Deana" w:date="2023-10-19T15:28:00Z">
              <w:r>
                <w:delText>5-FU</w:delText>
              </w:r>
            </w:del>
          </w:p>
        </w:tc>
        <w:tc>
          <w:tcPr>
            <w:tcW w:w="7126" w:type="dxa"/>
            <w:noWrap/>
          </w:tcPr>
          <w:p w14:paraId="5B6235BC" w14:textId="77777777" w:rsidR="000D62F3" w:rsidRPr="00760237" w:rsidRDefault="000D62F3" w:rsidP="00767690">
            <w:pPr>
              <w:pStyle w:val="TableText"/>
              <w:keepNext w:val="0"/>
              <w:rPr>
                <w:del w:id="3696" w:author="Powell, Deana" w:date="2023-10-19T15:28:00Z"/>
              </w:rPr>
            </w:pPr>
            <w:del w:id="3697" w:author="Powell, Deana" w:date="2023-10-19T15:28:00Z">
              <w:r>
                <w:delText>5-fluorouracil</w:delText>
              </w:r>
            </w:del>
          </w:p>
        </w:tc>
      </w:tr>
    </w:tbl>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200"/>
      </w:tblGrid>
      <w:tr w:rsidR="000121B5" w14:paraId="1737E213" w14:textId="77777777" w:rsidTr="00CF01BF">
        <w:tc>
          <w:tcPr>
            <w:tcW w:w="1800" w:type="dxa"/>
            <w:noWrap/>
          </w:tcPr>
          <w:p w14:paraId="713A8CA3"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ACCP</w:t>
            </w:r>
          </w:p>
        </w:tc>
        <w:tc>
          <w:tcPr>
            <w:tcW w:w="7200" w:type="dxa"/>
            <w:noWrap/>
          </w:tcPr>
          <w:p w14:paraId="6E323569"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American College of Chest Physicians</w:t>
            </w:r>
          </w:p>
        </w:tc>
      </w:tr>
      <w:tr w:rsidR="000121B5" w14:paraId="4252166C" w14:textId="77777777" w:rsidTr="00CF01BF">
        <w:tc>
          <w:tcPr>
            <w:tcW w:w="1800" w:type="dxa"/>
            <w:noWrap/>
          </w:tcPr>
          <w:p w14:paraId="55E8C027"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ADA</w:t>
            </w:r>
          </w:p>
        </w:tc>
        <w:tc>
          <w:tcPr>
            <w:tcW w:w="7200" w:type="dxa"/>
            <w:noWrap/>
          </w:tcPr>
          <w:p w14:paraId="5D207C6C" w14:textId="77777777" w:rsidR="00C674E5" w:rsidRPr="00A375DD" w:rsidRDefault="006B7357" w:rsidP="006043F4">
            <w:pPr>
              <w:pStyle w:val="TableLeft"/>
              <w:rPr>
                <w:rStyle w:val="SuggestedOptional"/>
                <w:rFonts w:cs="Times New Roman"/>
                <w:color w:val="auto"/>
              </w:rPr>
            </w:pPr>
            <w:bookmarkStart w:id="3698" w:name="_Hlk1999351"/>
            <w:r w:rsidRPr="00A375DD">
              <w:rPr>
                <w:rStyle w:val="SuggestedOptional"/>
                <w:rFonts w:cs="Times New Roman"/>
                <w:color w:val="auto"/>
              </w:rPr>
              <w:t>antidrug antibodies</w:t>
            </w:r>
            <w:bookmarkEnd w:id="3698"/>
          </w:p>
        </w:tc>
      </w:tr>
      <w:tr w:rsidR="000121B5" w14:paraId="4045209F" w14:textId="77777777" w:rsidTr="00CF01BF">
        <w:tc>
          <w:tcPr>
            <w:tcW w:w="1800" w:type="dxa"/>
            <w:noWrap/>
            <w:hideMark/>
          </w:tcPr>
          <w:p w14:paraId="6233093F"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ADL</w:t>
            </w:r>
          </w:p>
        </w:tc>
        <w:tc>
          <w:tcPr>
            <w:tcW w:w="7200" w:type="dxa"/>
            <w:noWrap/>
            <w:hideMark/>
          </w:tcPr>
          <w:p w14:paraId="5AF691D3"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activities of daily living</w:t>
            </w:r>
          </w:p>
        </w:tc>
      </w:tr>
      <w:tr w:rsidR="000121B5" w14:paraId="154B09E2" w14:textId="77777777" w:rsidTr="00CF01BF">
        <w:trPr>
          <w:ins w:id="3699" w:author="Powell, Deana" w:date="2023-10-19T15:28:00Z"/>
        </w:trPr>
        <w:tc>
          <w:tcPr>
            <w:tcW w:w="1800" w:type="dxa"/>
            <w:noWrap/>
          </w:tcPr>
          <w:p w14:paraId="37014CDA" w14:textId="77777777" w:rsidR="00C674E5" w:rsidRPr="00A375DD" w:rsidRDefault="006B7357" w:rsidP="006043F4">
            <w:pPr>
              <w:pStyle w:val="TableLeft"/>
              <w:rPr>
                <w:ins w:id="3700" w:author="Powell, Deana" w:date="2023-10-19T15:28:00Z"/>
                <w:rStyle w:val="SuggestedOptional"/>
                <w:rFonts w:cs="Times New Roman"/>
                <w:color w:val="auto"/>
              </w:rPr>
            </w:pPr>
            <w:ins w:id="3701" w:author="Powell, Deana" w:date="2023-10-19T15:28:00Z">
              <w:r w:rsidRPr="00A375DD">
                <w:rPr>
                  <w:rStyle w:val="SuggestedOptional"/>
                  <w:rFonts w:cs="Times New Roman"/>
                  <w:color w:val="auto"/>
                </w:rPr>
                <w:t>ADME</w:t>
              </w:r>
            </w:ins>
          </w:p>
        </w:tc>
        <w:tc>
          <w:tcPr>
            <w:tcW w:w="7200" w:type="dxa"/>
            <w:noWrap/>
          </w:tcPr>
          <w:p w14:paraId="47EE1FE9" w14:textId="77777777" w:rsidR="00C674E5" w:rsidRPr="00A375DD" w:rsidRDefault="006B7357" w:rsidP="006043F4">
            <w:pPr>
              <w:pStyle w:val="TableLeft"/>
              <w:rPr>
                <w:ins w:id="3702" w:author="Powell, Deana" w:date="2023-10-19T15:28:00Z"/>
                <w:rStyle w:val="SuggestedOptional"/>
                <w:rFonts w:cs="Times New Roman"/>
                <w:color w:val="auto"/>
              </w:rPr>
            </w:pPr>
            <w:ins w:id="3703" w:author="Powell, Deana" w:date="2023-10-19T15:28:00Z">
              <w:r w:rsidRPr="00A375DD">
                <w:rPr>
                  <w:rStyle w:val="SuggestedOptional"/>
                  <w:rFonts w:cs="Times New Roman"/>
                  <w:color w:val="auto"/>
                </w:rPr>
                <w:t>absorption, distribution, metabolism, and excretion</w:t>
              </w:r>
            </w:ins>
          </w:p>
        </w:tc>
      </w:tr>
      <w:tr w:rsidR="000121B5" w14:paraId="433B4796" w14:textId="77777777" w:rsidTr="00CF01BF">
        <w:tc>
          <w:tcPr>
            <w:tcW w:w="1800" w:type="dxa"/>
            <w:noWrap/>
            <w:hideMark/>
          </w:tcPr>
          <w:p w14:paraId="7AC6ED94"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AE</w:t>
            </w:r>
          </w:p>
        </w:tc>
        <w:tc>
          <w:tcPr>
            <w:tcW w:w="7200" w:type="dxa"/>
            <w:noWrap/>
            <w:hideMark/>
          </w:tcPr>
          <w:p w14:paraId="3C9535BC"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adverse event</w:t>
            </w:r>
          </w:p>
        </w:tc>
      </w:tr>
      <w:tr w:rsidR="000121B5" w14:paraId="4F8BD880" w14:textId="77777777" w:rsidTr="00CF01BF">
        <w:trPr>
          <w:ins w:id="3704" w:author="Powell, Deana" w:date="2023-10-19T15:28:00Z"/>
        </w:trPr>
        <w:tc>
          <w:tcPr>
            <w:tcW w:w="1800" w:type="dxa"/>
            <w:noWrap/>
          </w:tcPr>
          <w:p w14:paraId="54361A9C" w14:textId="77777777" w:rsidR="00C674E5" w:rsidRPr="00A375DD" w:rsidRDefault="006B7357" w:rsidP="006043F4">
            <w:pPr>
              <w:pStyle w:val="TableLeft"/>
              <w:rPr>
                <w:ins w:id="3705" w:author="Powell, Deana" w:date="2023-10-19T15:28:00Z"/>
                <w:rStyle w:val="SuggestedOptional"/>
                <w:rFonts w:cs="Times New Roman"/>
                <w:color w:val="auto"/>
              </w:rPr>
            </w:pPr>
            <w:ins w:id="3706" w:author="Powell, Deana" w:date="2023-10-19T15:28:00Z">
              <w:r w:rsidRPr="00A375DD">
                <w:rPr>
                  <w:rStyle w:val="SuggestedOptional"/>
                  <w:rFonts w:cs="Times New Roman"/>
                  <w:color w:val="auto"/>
                </w:rPr>
                <w:t>ALP</w:t>
              </w:r>
            </w:ins>
          </w:p>
        </w:tc>
        <w:tc>
          <w:tcPr>
            <w:tcW w:w="7200" w:type="dxa"/>
            <w:noWrap/>
          </w:tcPr>
          <w:p w14:paraId="3AA7B9B3" w14:textId="77777777" w:rsidR="00C674E5" w:rsidRPr="00A375DD" w:rsidRDefault="006B7357" w:rsidP="006043F4">
            <w:pPr>
              <w:pStyle w:val="TableLeft"/>
              <w:rPr>
                <w:ins w:id="3707" w:author="Powell, Deana" w:date="2023-10-19T15:28:00Z"/>
                <w:rStyle w:val="SuggestedOptional"/>
                <w:rFonts w:cs="Times New Roman"/>
                <w:color w:val="auto"/>
              </w:rPr>
            </w:pPr>
            <w:ins w:id="3708" w:author="Powell, Deana" w:date="2023-10-19T15:28:00Z">
              <w:r w:rsidRPr="00A375DD">
                <w:rPr>
                  <w:rStyle w:val="SuggestedOptional"/>
                  <w:rFonts w:cs="Times New Roman"/>
                  <w:color w:val="auto"/>
                </w:rPr>
                <w:t>alkaline phosphatase</w:t>
              </w:r>
            </w:ins>
          </w:p>
        </w:tc>
      </w:tr>
      <w:tr w:rsidR="000121B5" w14:paraId="2214EB98" w14:textId="77777777" w:rsidTr="00CF01BF">
        <w:tc>
          <w:tcPr>
            <w:tcW w:w="1800" w:type="dxa"/>
            <w:noWrap/>
          </w:tcPr>
          <w:p w14:paraId="42FD837C"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ALT</w:t>
            </w:r>
          </w:p>
        </w:tc>
        <w:tc>
          <w:tcPr>
            <w:tcW w:w="7200" w:type="dxa"/>
            <w:noWrap/>
          </w:tcPr>
          <w:p w14:paraId="12AA15D9" w14:textId="2601B52B"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 xml:space="preserve">alanine </w:t>
            </w:r>
            <w:del w:id="3709" w:author="Powell, Deana" w:date="2023-10-19T15:28:00Z">
              <w:r w:rsidR="0063103B">
                <w:delText>tra</w:delText>
              </w:r>
              <w:r w:rsidR="00145600">
                <w:delText>ns</w:delText>
              </w:r>
              <w:r w:rsidR="0063103B">
                <w:delText>aminase</w:delText>
              </w:r>
            </w:del>
            <w:ins w:id="3710" w:author="Powell, Deana" w:date="2023-10-19T15:28:00Z">
              <w:r w:rsidRPr="00A375DD">
                <w:rPr>
                  <w:rStyle w:val="SuggestedOptional"/>
                  <w:rFonts w:cs="Times New Roman"/>
                  <w:color w:val="auto"/>
                </w:rPr>
                <w:t>aminotransferase</w:t>
              </w:r>
            </w:ins>
          </w:p>
        </w:tc>
      </w:tr>
      <w:tr w:rsidR="000121B5" w14:paraId="3F34A39E" w14:textId="77777777" w:rsidTr="00CF01BF">
        <w:tc>
          <w:tcPr>
            <w:tcW w:w="1800" w:type="dxa"/>
            <w:noWrap/>
          </w:tcPr>
          <w:p w14:paraId="179EDDD1"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APaT</w:t>
            </w:r>
          </w:p>
        </w:tc>
        <w:tc>
          <w:tcPr>
            <w:tcW w:w="7200" w:type="dxa"/>
            <w:noWrap/>
          </w:tcPr>
          <w:p w14:paraId="44B06C39"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All-Participants-as-Treated</w:t>
            </w:r>
          </w:p>
        </w:tc>
      </w:tr>
      <w:tr w:rsidR="000121B5" w14:paraId="1A3E96A7" w14:textId="77777777" w:rsidTr="00CF01BF">
        <w:tc>
          <w:tcPr>
            <w:tcW w:w="1800" w:type="dxa"/>
            <w:noWrap/>
          </w:tcPr>
          <w:p w14:paraId="6175C73A"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AR</w:t>
            </w:r>
          </w:p>
        </w:tc>
        <w:tc>
          <w:tcPr>
            <w:tcW w:w="7200" w:type="dxa"/>
            <w:noWrap/>
          </w:tcPr>
          <w:p w14:paraId="7E68EC4F"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adverse reaction</w:t>
            </w:r>
          </w:p>
        </w:tc>
      </w:tr>
      <w:tr w:rsidR="000121B5" w14:paraId="37BDA624" w14:textId="77777777" w:rsidTr="00CF01BF">
        <w:tc>
          <w:tcPr>
            <w:tcW w:w="1800" w:type="dxa"/>
            <w:noWrap/>
          </w:tcPr>
          <w:p w14:paraId="6E263332"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ART</w:t>
            </w:r>
          </w:p>
        </w:tc>
        <w:tc>
          <w:tcPr>
            <w:tcW w:w="7200" w:type="dxa"/>
            <w:noWrap/>
          </w:tcPr>
          <w:p w14:paraId="4A86FDA6"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antiretroviral therapy</w:t>
            </w:r>
          </w:p>
        </w:tc>
      </w:tr>
    </w:tbl>
    <w:tbl>
      <w:tblPr>
        <w:tblStyle w:val="TableGrid20"/>
        <w:tblW w:w="5000" w:type="pct"/>
        <w:tblLook w:val="04A0" w:firstRow="1" w:lastRow="0" w:firstColumn="1" w:lastColumn="0" w:noHBand="0" w:noVBand="1"/>
      </w:tblPr>
      <w:tblGrid>
        <w:gridCol w:w="1864"/>
        <w:gridCol w:w="7126"/>
      </w:tblGrid>
      <w:tr w:rsidR="005A5621" w:rsidRPr="00EA23A2" w14:paraId="7EFEB131" w14:textId="77777777" w:rsidTr="004844C9">
        <w:trPr>
          <w:del w:id="3711" w:author="Powell, Deana" w:date="2023-10-19T15:28:00Z"/>
        </w:trPr>
        <w:tc>
          <w:tcPr>
            <w:tcW w:w="1864" w:type="dxa"/>
            <w:noWrap/>
          </w:tcPr>
          <w:p w14:paraId="2A900CB0" w14:textId="77777777" w:rsidR="005A5621" w:rsidRDefault="005A5621" w:rsidP="003339F8">
            <w:pPr>
              <w:pStyle w:val="TableText"/>
              <w:keepNext w:val="0"/>
              <w:rPr>
                <w:del w:id="3712" w:author="Powell, Deana" w:date="2023-10-19T15:28:00Z"/>
              </w:rPr>
            </w:pPr>
            <w:del w:id="3713" w:author="Powell, Deana" w:date="2023-10-19T15:28:00Z">
              <w:r>
                <w:delText>ASCO</w:delText>
              </w:r>
            </w:del>
          </w:p>
        </w:tc>
        <w:tc>
          <w:tcPr>
            <w:tcW w:w="7126" w:type="dxa"/>
            <w:noWrap/>
          </w:tcPr>
          <w:p w14:paraId="73437C26" w14:textId="77777777" w:rsidR="005A5621" w:rsidRDefault="005A5621" w:rsidP="003339F8">
            <w:pPr>
              <w:pStyle w:val="TableText"/>
              <w:keepNext w:val="0"/>
              <w:rPr>
                <w:del w:id="3714" w:author="Powell, Deana" w:date="2023-10-19T15:28:00Z"/>
              </w:rPr>
            </w:pPr>
            <w:del w:id="3715" w:author="Powell, Deana" w:date="2023-10-19T15:28:00Z">
              <w:r>
                <w:delText>American Society of Clinical Oncology</w:delText>
              </w:r>
            </w:del>
          </w:p>
        </w:tc>
      </w:tr>
    </w:tbl>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200"/>
      </w:tblGrid>
      <w:tr w:rsidR="000121B5" w14:paraId="4BC1DB6F" w14:textId="77777777" w:rsidTr="00CF01BF">
        <w:tc>
          <w:tcPr>
            <w:tcW w:w="1800" w:type="dxa"/>
            <w:noWrap/>
          </w:tcPr>
          <w:p w14:paraId="019B8EF2"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AST</w:t>
            </w:r>
          </w:p>
        </w:tc>
        <w:tc>
          <w:tcPr>
            <w:tcW w:w="7200" w:type="dxa"/>
            <w:noWrap/>
          </w:tcPr>
          <w:p w14:paraId="47C7818D" w14:textId="46AEABDD"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 xml:space="preserve">aspartate </w:t>
            </w:r>
            <w:del w:id="3716" w:author="Powell, Deana" w:date="2023-10-19T15:28:00Z">
              <w:r w:rsidR="003C5CDB">
                <w:delText>tra</w:delText>
              </w:r>
              <w:r w:rsidR="00145600">
                <w:delText>n</w:delText>
              </w:r>
              <w:r w:rsidR="003C5CDB">
                <w:delText>saminase</w:delText>
              </w:r>
            </w:del>
            <w:ins w:id="3717" w:author="Powell, Deana" w:date="2023-10-19T15:28:00Z">
              <w:r w:rsidRPr="00A375DD">
                <w:rPr>
                  <w:rStyle w:val="SuggestedOptional"/>
                  <w:rFonts w:cs="Times New Roman"/>
                  <w:color w:val="auto"/>
                </w:rPr>
                <w:t>aminotransferase</w:t>
              </w:r>
            </w:ins>
          </w:p>
        </w:tc>
      </w:tr>
      <w:tr w:rsidR="000121B5" w14:paraId="13725650" w14:textId="77777777" w:rsidTr="00CF01BF">
        <w:tc>
          <w:tcPr>
            <w:tcW w:w="1800" w:type="dxa"/>
            <w:noWrap/>
          </w:tcPr>
          <w:p w14:paraId="670C1520"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ATD</w:t>
            </w:r>
          </w:p>
        </w:tc>
        <w:tc>
          <w:tcPr>
            <w:tcW w:w="7200" w:type="dxa"/>
            <w:noWrap/>
          </w:tcPr>
          <w:p w14:paraId="55936ABA"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accelerated titration design</w:t>
            </w:r>
          </w:p>
        </w:tc>
      </w:tr>
      <w:tr w:rsidR="000121B5" w14:paraId="7961E571" w14:textId="77777777" w:rsidTr="00CF01BF">
        <w:tc>
          <w:tcPr>
            <w:tcW w:w="1800" w:type="dxa"/>
            <w:noWrap/>
          </w:tcPr>
          <w:p w14:paraId="2465EE64"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ATP</w:t>
            </w:r>
          </w:p>
        </w:tc>
        <w:tc>
          <w:tcPr>
            <w:tcW w:w="7200" w:type="dxa"/>
            <w:noWrap/>
          </w:tcPr>
          <w:p w14:paraId="7577360F"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adenosine triphosphate</w:t>
            </w:r>
          </w:p>
        </w:tc>
      </w:tr>
      <w:tr w:rsidR="000121B5" w14:paraId="742FE6B5" w14:textId="77777777" w:rsidTr="00CF01BF">
        <w:trPr>
          <w:ins w:id="3718" w:author="Powell, Deana" w:date="2023-10-19T15:28:00Z"/>
        </w:trPr>
        <w:tc>
          <w:tcPr>
            <w:tcW w:w="1800" w:type="dxa"/>
            <w:noWrap/>
          </w:tcPr>
          <w:p w14:paraId="3BAC13F7" w14:textId="77777777" w:rsidR="00C674E5" w:rsidRPr="00A375DD" w:rsidRDefault="006B7357" w:rsidP="006043F4">
            <w:pPr>
              <w:pStyle w:val="TableLeft"/>
              <w:rPr>
                <w:ins w:id="3719" w:author="Powell, Deana" w:date="2023-10-19T15:28:00Z"/>
                <w:rStyle w:val="SuggestedOptional"/>
                <w:rFonts w:cs="Times New Roman"/>
                <w:color w:val="auto"/>
              </w:rPr>
            </w:pPr>
            <w:ins w:id="3720" w:author="Powell, Deana" w:date="2023-10-19T15:28:00Z">
              <w:r w:rsidRPr="00A375DD">
                <w:rPr>
                  <w:rStyle w:val="SuggestedOptional"/>
                  <w:rFonts w:cs="Times New Roman"/>
                  <w:color w:val="auto"/>
                </w:rPr>
                <w:t>AUC</w:t>
              </w:r>
            </w:ins>
          </w:p>
        </w:tc>
        <w:tc>
          <w:tcPr>
            <w:tcW w:w="7200" w:type="dxa"/>
            <w:noWrap/>
          </w:tcPr>
          <w:p w14:paraId="5386C492" w14:textId="77777777" w:rsidR="00C674E5" w:rsidRPr="00A375DD" w:rsidRDefault="006B7357" w:rsidP="006043F4">
            <w:pPr>
              <w:pStyle w:val="TableLeft"/>
              <w:rPr>
                <w:ins w:id="3721" w:author="Powell, Deana" w:date="2023-10-19T15:28:00Z"/>
                <w:rStyle w:val="SuggestedOptional"/>
                <w:rFonts w:cs="Times New Roman"/>
                <w:color w:val="auto"/>
              </w:rPr>
            </w:pPr>
            <w:ins w:id="3722" w:author="Powell, Deana" w:date="2023-10-19T15:28:00Z">
              <w:r w:rsidRPr="00A375DD">
                <w:rPr>
                  <w:rStyle w:val="SuggestedOptional"/>
                  <w:rFonts w:cs="Times New Roman"/>
                  <w:color w:val="auto"/>
                </w:rPr>
                <w:t>area under the curve</w:t>
              </w:r>
            </w:ins>
          </w:p>
        </w:tc>
      </w:tr>
      <w:tr w:rsidR="000121B5" w14:paraId="15B467D7" w14:textId="77777777" w:rsidTr="00CF01BF">
        <w:tc>
          <w:tcPr>
            <w:tcW w:w="1800" w:type="dxa"/>
            <w:noWrap/>
          </w:tcPr>
          <w:p w14:paraId="6CB2AD81"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BCG</w:t>
            </w:r>
          </w:p>
        </w:tc>
        <w:tc>
          <w:tcPr>
            <w:tcW w:w="7200" w:type="dxa"/>
            <w:noWrap/>
          </w:tcPr>
          <w:p w14:paraId="1DB72287"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Bacillus Calmette–Guérin</w:t>
            </w:r>
          </w:p>
        </w:tc>
      </w:tr>
      <w:tr w:rsidR="000121B5" w14:paraId="7F9482F3" w14:textId="77777777" w:rsidTr="00CF01BF">
        <w:tc>
          <w:tcPr>
            <w:tcW w:w="1800" w:type="dxa"/>
            <w:noWrap/>
          </w:tcPr>
          <w:p w14:paraId="450071EE"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BDS</w:t>
            </w:r>
          </w:p>
        </w:tc>
        <w:tc>
          <w:tcPr>
            <w:tcW w:w="7200" w:type="dxa"/>
            <w:noWrap/>
          </w:tcPr>
          <w:p w14:paraId="3D1F9499"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blood drug screen</w:t>
            </w:r>
          </w:p>
        </w:tc>
      </w:tr>
    </w:tbl>
    <w:tbl>
      <w:tblPr>
        <w:tblStyle w:val="TableGrid20"/>
        <w:tblW w:w="5000" w:type="pct"/>
        <w:tblLook w:val="04A0" w:firstRow="1" w:lastRow="0" w:firstColumn="1" w:lastColumn="0" w:noHBand="0" w:noVBand="1"/>
      </w:tblPr>
      <w:tblGrid>
        <w:gridCol w:w="1864"/>
        <w:gridCol w:w="7126"/>
      </w:tblGrid>
      <w:tr w:rsidR="00832F09" w:rsidRPr="00EA23A2" w14:paraId="32CA05E0" w14:textId="77777777" w:rsidTr="004844C9">
        <w:trPr>
          <w:del w:id="3723" w:author="Powell, Deana" w:date="2023-10-19T15:28:00Z"/>
        </w:trPr>
        <w:tc>
          <w:tcPr>
            <w:tcW w:w="1864" w:type="dxa"/>
            <w:noWrap/>
          </w:tcPr>
          <w:p w14:paraId="36041687" w14:textId="77777777" w:rsidR="00832F09" w:rsidRPr="00EA23A2" w:rsidRDefault="00832F09" w:rsidP="003339F8">
            <w:pPr>
              <w:pStyle w:val="TableText"/>
              <w:keepNext w:val="0"/>
              <w:rPr>
                <w:del w:id="3724" w:author="Powell, Deana" w:date="2023-10-19T15:28:00Z"/>
              </w:rPr>
            </w:pPr>
            <w:bookmarkStart w:id="3725" w:name="_Hlk19792969"/>
            <w:del w:id="3726" w:author="Powell, Deana" w:date="2023-10-19T15:28:00Z">
              <w:r>
                <w:delText>β-hCG</w:delText>
              </w:r>
              <w:bookmarkEnd w:id="3725"/>
            </w:del>
          </w:p>
        </w:tc>
        <w:tc>
          <w:tcPr>
            <w:tcW w:w="7126" w:type="dxa"/>
            <w:noWrap/>
          </w:tcPr>
          <w:p w14:paraId="55E0F955" w14:textId="77777777" w:rsidR="00832F09" w:rsidRPr="00EA23A2" w:rsidRDefault="00832F09" w:rsidP="003339F8">
            <w:pPr>
              <w:pStyle w:val="TableText"/>
              <w:keepNext w:val="0"/>
              <w:rPr>
                <w:del w:id="3727" w:author="Powell, Deana" w:date="2023-10-19T15:28:00Z"/>
              </w:rPr>
            </w:pPr>
            <w:del w:id="3728" w:author="Powell, Deana" w:date="2023-10-19T15:28:00Z">
              <w:r>
                <w:delText>β-human chorionic gonadotropin</w:delText>
              </w:r>
            </w:del>
          </w:p>
        </w:tc>
      </w:tr>
    </w:tbl>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200"/>
      </w:tblGrid>
      <w:tr w:rsidR="000121B5" w14:paraId="6657CDBE" w14:textId="77777777" w:rsidTr="00CF01BF">
        <w:tc>
          <w:tcPr>
            <w:tcW w:w="1800" w:type="dxa"/>
            <w:noWrap/>
          </w:tcPr>
          <w:p w14:paraId="7F70AE84"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BICR</w:t>
            </w:r>
          </w:p>
        </w:tc>
        <w:tc>
          <w:tcPr>
            <w:tcW w:w="7200" w:type="dxa"/>
            <w:noWrap/>
          </w:tcPr>
          <w:p w14:paraId="20E4031A"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blinded independent central review</w:t>
            </w:r>
          </w:p>
        </w:tc>
      </w:tr>
      <w:tr w:rsidR="000121B5" w14:paraId="077CBBEA" w14:textId="77777777" w:rsidTr="00CF01BF">
        <w:tc>
          <w:tcPr>
            <w:tcW w:w="1800" w:type="dxa"/>
            <w:noWrap/>
          </w:tcPr>
          <w:p w14:paraId="517CCEEF" w14:textId="5C85BA81" w:rsidR="00C674E5" w:rsidRPr="00A375DD" w:rsidRDefault="002E4155" w:rsidP="006043F4">
            <w:pPr>
              <w:pStyle w:val="TableLeft"/>
              <w:rPr>
                <w:rStyle w:val="SuggestedOptional"/>
                <w:rFonts w:cs="Times New Roman"/>
                <w:color w:val="auto"/>
              </w:rPr>
            </w:pPr>
            <w:del w:id="3729" w:author="Powell, Deana" w:date="2023-10-19T15:28:00Z">
              <w:r>
                <w:delText>BID</w:delText>
              </w:r>
            </w:del>
            <w:ins w:id="3730" w:author="Powell, Deana" w:date="2023-10-19T15:28:00Z">
              <w:r w:rsidR="006B7357" w:rsidRPr="00A375DD">
                <w:rPr>
                  <w:rStyle w:val="SuggestedOptional"/>
                  <w:rFonts w:cs="Times New Roman"/>
                  <w:color w:val="auto"/>
                </w:rPr>
                <w:t>bid</w:t>
              </w:r>
            </w:ins>
          </w:p>
        </w:tc>
        <w:tc>
          <w:tcPr>
            <w:tcW w:w="7200" w:type="dxa"/>
            <w:noWrap/>
          </w:tcPr>
          <w:p w14:paraId="3C1B89A8"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twice daily</w:t>
            </w:r>
          </w:p>
        </w:tc>
      </w:tr>
      <w:tr w:rsidR="000121B5" w14:paraId="3931B3C4" w14:textId="77777777" w:rsidTr="00CF01BF">
        <w:tc>
          <w:tcPr>
            <w:tcW w:w="1800" w:type="dxa"/>
            <w:noWrap/>
          </w:tcPr>
          <w:p w14:paraId="5741B73B"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BMI</w:t>
            </w:r>
          </w:p>
        </w:tc>
        <w:tc>
          <w:tcPr>
            <w:tcW w:w="7200" w:type="dxa"/>
            <w:noWrap/>
          </w:tcPr>
          <w:p w14:paraId="0F1F2741"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body mass index</w:t>
            </w:r>
          </w:p>
        </w:tc>
      </w:tr>
    </w:tbl>
    <w:tbl>
      <w:tblPr>
        <w:tblStyle w:val="TableGrid20"/>
        <w:tblW w:w="5000" w:type="pct"/>
        <w:tblLook w:val="04A0" w:firstRow="1" w:lastRow="0" w:firstColumn="1" w:lastColumn="0" w:noHBand="0" w:noVBand="1"/>
      </w:tblPr>
      <w:tblGrid>
        <w:gridCol w:w="1864"/>
        <w:gridCol w:w="7126"/>
      </w:tblGrid>
      <w:tr w:rsidR="002E5C43" w:rsidRPr="00EA23A2" w14:paraId="5244476F" w14:textId="77777777" w:rsidTr="004844C9">
        <w:trPr>
          <w:del w:id="3731" w:author="Powell, Deana" w:date="2023-10-19T15:28:00Z"/>
        </w:trPr>
        <w:tc>
          <w:tcPr>
            <w:tcW w:w="1864" w:type="dxa"/>
            <w:noWrap/>
          </w:tcPr>
          <w:p w14:paraId="1150D888" w14:textId="77777777" w:rsidR="002E5C43" w:rsidRDefault="002E5C43" w:rsidP="003339F8">
            <w:pPr>
              <w:pStyle w:val="TableText"/>
              <w:keepNext w:val="0"/>
              <w:rPr>
                <w:del w:id="3732" w:author="Powell, Deana" w:date="2023-10-19T15:28:00Z"/>
              </w:rPr>
            </w:pPr>
            <w:del w:id="3733" w:author="Powell, Deana" w:date="2023-10-19T15:28:00Z">
              <w:r>
                <w:delText>BOR</w:delText>
              </w:r>
            </w:del>
          </w:p>
        </w:tc>
        <w:tc>
          <w:tcPr>
            <w:tcW w:w="7126" w:type="dxa"/>
            <w:noWrap/>
          </w:tcPr>
          <w:p w14:paraId="658FA1EF" w14:textId="77777777" w:rsidR="002E5C43" w:rsidRDefault="002E5C43" w:rsidP="003339F8">
            <w:pPr>
              <w:pStyle w:val="TableText"/>
              <w:keepNext w:val="0"/>
              <w:rPr>
                <w:del w:id="3734" w:author="Powell, Deana" w:date="2023-10-19T15:28:00Z"/>
              </w:rPr>
            </w:pPr>
            <w:del w:id="3735" w:author="Powell, Deana" w:date="2023-10-19T15:28:00Z">
              <w:r>
                <w:delText>best overall response</w:delText>
              </w:r>
            </w:del>
          </w:p>
        </w:tc>
      </w:tr>
    </w:tbl>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200"/>
      </w:tblGrid>
      <w:tr w:rsidR="000121B5" w14:paraId="033F4021" w14:textId="77777777" w:rsidTr="00CF01BF">
        <w:tc>
          <w:tcPr>
            <w:tcW w:w="1800" w:type="dxa"/>
            <w:noWrap/>
          </w:tcPr>
          <w:p w14:paraId="42CA4729"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BP</w:t>
            </w:r>
          </w:p>
        </w:tc>
        <w:tc>
          <w:tcPr>
            <w:tcW w:w="7200" w:type="dxa"/>
            <w:noWrap/>
          </w:tcPr>
          <w:p w14:paraId="6518CB61"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blood pressure</w:t>
            </w:r>
          </w:p>
        </w:tc>
      </w:tr>
      <w:tr w:rsidR="000121B5" w14:paraId="6A0E3E4D" w14:textId="77777777" w:rsidTr="00CF01BF">
        <w:tc>
          <w:tcPr>
            <w:tcW w:w="1800" w:type="dxa"/>
            <w:noWrap/>
            <w:hideMark/>
          </w:tcPr>
          <w:p w14:paraId="2C8BD714"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CAC</w:t>
            </w:r>
          </w:p>
        </w:tc>
        <w:tc>
          <w:tcPr>
            <w:tcW w:w="7200" w:type="dxa"/>
            <w:noWrap/>
            <w:hideMark/>
          </w:tcPr>
          <w:p w14:paraId="0BC6F0BD"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Clinical Adjudication Committee</w:t>
            </w:r>
          </w:p>
        </w:tc>
      </w:tr>
      <w:tr w:rsidR="000121B5" w14:paraId="2D16C863" w14:textId="77777777" w:rsidTr="00CF01BF">
        <w:tc>
          <w:tcPr>
            <w:tcW w:w="1800" w:type="dxa"/>
            <w:noWrap/>
          </w:tcPr>
          <w:p w14:paraId="3F79004A" w14:textId="2A5E70B4" w:rsidR="00C674E5" w:rsidRPr="00A375DD" w:rsidRDefault="005D6687" w:rsidP="006043F4">
            <w:pPr>
              <w:pStyle w:val="TableLeft"/>
              <w:rPr>
                <w:rStyle w:val="SuggestedOptional"/>
                <w:rFonts w:cs="Times New Roman"/>
                <w:color w:val="auto"/>
              </w:rPr>
            </w:pPr>
            <w:del w:id="3736" w:author="Powell, Deana" w:date="2023-10-19T15:28:00Z">
              <w:r>
                <w:delText>CBC</w:delText>
              </w:r>
            </w:del>
            <w:ins w:id="3737" w:author="Powell, Deana" w:date="2023-10-19T15:28:00Z">
              <w:r w:rsidR="006B7357" w:rsidRPr="00A375DD">
                <w:rPr>
                  <w:rStyle w:val="SuggestedOptional"/>
                  <w:rFonts w:cs="Times New Roman"/>
                  <w:color w:val="auto"/>
                </w:rPr>
                <w:t>CCU</w:t>
              </w:r>
            </w:ins>
          </w:p>
        </w:tc>
        <w:tc>
          <w:tcPr>
            <w:tcW w:w="7200" w:type="dxa"/>
            <w:noWrap/>
          </w:tcPr>
          <w:p w14:paraId="200CFB70" w14:textId="041660C4" w:rsidR="00C674E5" w:rsidRPr="00A375DD" w:rsidRDefault="005D6687" w:rsidP="006043F4">
            <w:pPr>
              <w:pStyle w:val="TableLeft"/>
              <w:rPr>
                <w:rStyle w:val="SuggestedOptional"/>
                <w:rFonts w:cs="Times New Roman"/>
                <w:color w:val="auto"/>
              </w:rPr>
            </w:pPr>
            <w:del w:id="3738" w:author="Powell, Deana" w:date="2023-10-19T15:28:00Z">
              <w:r>
                <w:delText>complete blood count</w:delText>
              </w:r>
            </w:del>
            <w:ins w:id="3739" w:author="Powell, Deana" w:date="2023-10-19T15:28:00Z">
              <w:r w:rsidR="006B7357" w:rsidRPr="00A375DD">
                <w:rPr>
                  <w:rStyle w:val="SuggestedOptional"/>
                  <w:rFonts w:cs="Times New Roman"/>
                  <w:color w:val="auto"/>
                </w:rPr>
                <w:t>Cardiac care unit</w:t>
              </w:r>
            </w:ins>
          </w:p>
        </w:tc>
      </w:tr>
    </w:tbl>
    <w:tbl>
      <w:tblPr>
        <w:tblStyle w:val="TableGrid20"/>
        <w:tblW w:w="5000" w:type="pct"/>
        <w:tblLook w:val="04A0" w:firstRow="1" w:lastRow="0" w:firstColumn="1" w:lastColumn="0" w:noHBand="0" w:noVBand="1"/>
      </w:tblPr>
      <w:tblGrid>
        <w:gridCol w:w="1864"/>
        <w:gridCol w:w="7126"/>
      </w:tblGrid>
      <w:tr w:rsidR="00700773" w:rsidRPr="00EA23A2" w14:paraId="01A4C67C" w14:textId="77777777" w:rsidTr="004844C9">
        <w:trPr>
          <w:del w:id="3740" w:author="Powell, Deana" w:date="2023-10-19T15:28:00Z"/>
        </w:trPr>
        <w:tc>
          <w:tcPr>
            <w:tcW w:w="1864" w:type="dxa"/>
            <w:noWrap/>
          </w:tcPr>
          <w:p w14:paraId="698AFB98" w14:textId="77777777" w:rsidR="00700773" w:rsidRDefault="00700773" w:rsidP="00767690">
            <w:pPr>
              <w:pStyle w:val="TableText"/>
              <w:keepNext w:val="0"/>
              <w:rPr>
                <w:del w:id="3741" w:author="Powell, Deana" w:date="2023-10-19T15:28:00Z"/>
              </w:rPr>
            </w:pPr>
            <w:del w:id="3742" w:author="Powell, Deana" w:date="2023-10-19T15:28:00Z">
              <w:r>
                <w:delText>CCRT</w:delText>
              </w:r>
            </w:del>
          </w:p>
        </w:tc>
        <w:tc>
          <w:tcPr>
            <w:tcW w:w="7126" w:type="dxa"/>
            <w:noWrap/>
          </w:tcPr>
          <w:p w14:paraId="13E2DF7F" w14:textId="77777777" w:rsidR="00700773" w:rsidRDefault="00700773" w:rsidP="00767690">
            <w:pPr>
              <w:pStyle w:val="TableText"/>
              <w:keepNext w:val="0"/>
              <w:rPr>
                <w:del w:id="3743" w:author="Powell, Deana" w:date="2023-10-19T15:28:00Z"/>
              </w:rPr>
            </w:pPr>
            <w:del w:id="3744" w:author="Powell, Deana" w:date="2023-10-19T15:28:00Z">
              <w:r>
                <w:delText>concomitant chemoradiotherapy</w:delText>
              </w:r>
            </w:del>
          </w:p>
        </w:tc>
      </w:tr>
    </w:tbl>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200"/>
      </w:tblGrid>
      <w:tr w:rsidR="000121B5" w14:paraId="7F37927F" w14:textId="77777777" w:rsidTr="00CF01BF">
        <w:tc>
          <w:tcPr>
            <w:tcW w:w="1800" w:type="dxa"/>
            <w:noWrap/>
          </w:tcPr>
          <w:p w14:paraId="5E12497E"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CD28</w:t>
            </w:r>
          </w:p>
        </w:tc>
        <w:tc>
          <w:tcPr>
            <w:tcW w:w="7200" w:type="dxa"/>
            <w:noWrap/>
          </w:tcPr>
          <w:p w14:paraId="7E9A4435"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cluster of differentiation 28</w:t>
            </w:r>
          </w:p>
        </w:tc>
      </w:tr>
      <w:tr w:rsidR="000121B5" w14:paraId="411A4F3D" w14:textId="77777777" w:rsidTr="00CF01BF">
        <w:tc>
          <w:tcPr>
            <w:tcW w:w="1800" w:type="dxa"/>
            <w:noWrap/>
          </w:tcPr>
          <w:p w14:paraId="11FC0C0C"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lastRenderedPageBreak/>
              <w:t>CD3ζ</w:t>
            </w:r>
          </w:p>
        </w:tc>
        <w:tc>
          <w:tcPr>
            <w:tcW w:w="7200" w:type="dxa"/>
            <w:noWrap/>
          </w:tcPr>
          <w:p w14:paraId="0D66F038"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CD3 zeta</w:t>
            </w:r>
          </w:p>
        </w:tc>
      </w:tr>
      <w:tr w:rsidR="000121B5" w14:paraId="7465B6C6" w14:textId="77777777" w:rsidTr="00CF01BF">
        <w:tc>
          <w:tcPr>
            <w:tcW w:w="1800" w:type="dxa"/>
            <w:noWrap/>
          </w:tcPr>
          <w:p w14:paraId="295EA829"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CF</w:t>
            </w:r>
          </w:p>
        </w:tc>
        <w:tc>
          <w:tcPr>
            <w:tcW w:w="7200" w:type="dxa"/>
            <w:noWrap/>
          </w:tcPr>
          <w:p w14:paraId="2F65EDEF"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compact flash</w:t>
            </w:r>
          </w:p>
        </w:tc>
      </w:tr>
    </w:tbl>
    <w:tbl>
      <w:tblPr>
        <w:tblStyle w:val="TableGrid20"/>
        <w:tblW w:w="5000" w:type="pct"/>
        <w:tblLook w:val="04A0" w:firstRow="1" w:lastRow="0" w:firstColumn="1" w:lastColumn="0" w:noHBand="0" w:noVBand="1"/>
      </w:tblPr>
      <w:tblGrid>
        <w:gridCol w:w="1864"/>
        <w:gridCol w:w="7126"/>
      </w:tblGrid>
      <w:tr w:rsidR="006A55D5" w:rsidRPr="00EA23A2" w14:paraId="4739ECDD" w14:textId="77777777" w:rsidTr="004844C9">
        <w:trPr>
          <w:del w:id="3745" w:author="Powell, Deana" w:date="2023-10-19T15:28:00Z"/>
        </w:trPr>
        <w:tc>
          <w:tcPr>
            <w:tcW w:w="1864" w:type="dxa"/>
            <w:noWrap/>
          </w:tcPr>
          <w:p w14:paraId="25A6BEB3" w14:textId="77777777" w:rsidR="006A55D5" w:rsidRDefault="006A55D5" w:rsidP="00767690">
            <w:pPr>
              <w:pStyle w:val="TableText"/>
              <w:keepNext w:val="0"/>
              <w:rPr>
                <w:del w:id="3746" w:author="Powell, Deana" w:date="2023-10-19T15:28:00Z"/>
              </w:rPr>
            </w:pPr>
            <w:del w:id="3747" w:author="Powell, Deana" w:date="2023-10-19T15:28:00Z">
              <w:r>
                <w:delText>CFR</w:delText>
              </w:r>
            </w:del>
          </w:p>
        </w:tc>
        <w:tc>
          <w:tcPr>
            <w:tcW w:w="7126" w:type="dxa"/>
            <w:noWrap/>
          </w:tcPr>
          <w:p w14:paraId="08EEAB9A" w14:textId="77777777" w:rsidR="006A55D5" w:rsidRDefault="006A55D5" w:rsidP="00767690">
            <w:pPr>
              <w:pStyle w:val="TableText"/>
              <w:keepNext w:val="0"/>
              <w:rPr>
                <w:del w:id="3748" w:author="Powell, Deana" w:date="2023-10-19T15:28:00Z"/>
              </w:rPr>
            </w:pPr>
            <w:del w:id="3749" w:author="Powell, Deana" w:date="2023-10-19T15:28:00Z">
              <w:r>
                <w:delText>Code of Federal Regulations</w:delText>
              </w:r>
            </w:del>
          </w:p>
        </w:tc>
      </w:tr>
    </w:tbl>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200"/>
      </w:tblGrid>
      <w:tr w:rsidR="000121B5" w14:paraId="22E4BADD" w14:textId="77777777" w:rsidTr="00CF01BF">
        <w:tc>
          <w:tcPr>
            <w:tcW w:w="1800" w:type="dxa"/>
            <w:noWrap/>
          </w:tcPr>
          <w:p w14:paraId="7D21B8AC"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CG</w:t>
            </w:r>
          </w:p>
        </w:tc>
        <w:tc>
          <w:tcPr>
            <w:tcW w:w="7200" w:type="dxa"/>
            <w:noWrap/>
          </w:tcPr>
          <w:p w14:paraId="11B68A4F"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Cockcroft-Gault</w:t>
            </w:r>
          </w:p>
        </w:tc>
      </w:tr>
      <w:tr w:rsidR="000121B5" w14:paraId="36AC2839" w14:textId="77777777" w:rsidTr="00CF01BF">
        <w:tc>
          <w:tcPr>
            <w:tcW w:w="1800" w:type="dxa"/>
            <w:noWrap/>
          </w:tcPr>
          <w:p w14:paraId="3BE172AC"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CHS</w:t>
            </w:r>
          </w:p>
        </w:tc>
        <w:tc>
          <w:tcPr>
            <w:tcW w:w="7200" w:type="dxa"/>
            <w:noWrap/>
          </w:tcPr>
          <w:p w14:paraId="52F907C6"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cough hypersensitivity syndrome</w:t>
            </w:r>
          </w:p>
        </w:tc>
      </w:tr>
      <w:tr w:rsidR="000121B5" w14:paraId="6B5086E9" w14:textId="77777777" w:rsidTr="00CF01BF">
        <w:tc>
          <w:tcPr>
            <w:tcW w:w="1800" w:type="dxa"/>
            <w:noWrap/>
          </w:tcPr>
          <w:p w14:paraId="058FDEC3"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CI</w:t>
            </w:r>
          </w:p>
        </w:tc>
        <w:tc>
          <w:tcPr>
            <w:tcW w:w="7200" w:type="dxa"/>
            <w:noWrap/>
          </w:tcPr>
          <w:p w14:paraId="7B61A053"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confidence interval</w:t>
            </w:r>
          </w:p>
        </w:tc>
      </w:tr>
      <w:tr w:rsidR="000121B5" w14:paraId="6D41F596" w14:textId="77777777" w:rsidTr="00CF01BF">
        <w:trPr>
          <w:ins w:id="3750" w:author="Powell, Deana" w:date="2023-10-19T15:28:00Z"/>
        </w:trPr>
        <w:tc>
          <w:tcPr>
            <w:tcW w:w="1800" w:type="dxa"/>
            <w:noWrap/>
          </w:tcPr>
          <w:p w14:paraId="0B54951B" w14:textId="77777777" w:rsidR="00C674E5" w:rsidRPr="00A375DD" w:rsidRDefault="006B7357" w:rsidP="006043F4">
            <w:pPr>
              <w:pStyle w:val="TableLeft"/>
              <w:rPr>
                <w:ins w:id="3751" w:author="Powell, Deana" w:date="2023-10-19T15:28:00Z"/>
                <w:rStyle w:val="SuggestedOptional"/>
                <w:rFonts w:cs="Times New Roman"/>
                <w:color w:val="auto"/>
              </w:rPr>
            </w:pPr>
            <w:ins w:id="3752" w:author="Powell, Deana" w:date="2023-10-19T15:28:00Z">
              <w:r w:rsidRPr="00A375DD">
                <w:rPr>
                  <w:rStyle w:val="SuggestedOptional"/>
                  <w:rFonts w:cs="Times New Roman"/>
                  <w:color w:val="auto"/>
                </w:rPr>
                <w:t>C</w:t>
              </w:r>
              <w:r w:rsidRPr="00A375DD">
                <w:rPr>
                  <w:rStyle w:val="SuggestedOptional"/>
                  <w:rFonts w:cs="Times New Roman"/>
                  <w:color w:val="auto"/>
                  <w:vertAlign w:val="subscript"/>
                </w:rPr>
                <w:t>max</w:t>
              </w:r>
            </w:ins>
          </w:p>
        </w:tc>
        <w:tc>
          <w:tcPr>
            <w:tcW w:w="7200" w:type="dxa"/>
            <w:noWrap/>
          </w:tcPr>
          <w:p w14:paraId="46E8D50C" w14:textId="77777777" w:rsidR="00C674E5" w:rsidRPr="00A375DD" w:rsidRDefault="006B7357" w:rsidP="006043F4">
            <w:pPr>
              <w:pStyle w:val="TableLeft"/>
              <w:rPr>
                <w:ins w:id="3753" w:author="Powell, Deana" w:date="2023-10-19T15:28:00Z"/>
                <w:rStyle w:val="SuggestedOptional"/>
                <w:rFonts w:cs="Times New Roman"/>
                <w:color w:val="auto"/>
              </w:rPr>
            </w:pPr>
            <w:ins w:id="3754" w:author="Powell, Deana" w:date="2023-10-19T15:28:00Z">
              <w:r w:rsidRPr="00A375DD">
                <w:rPr>
                  <w:rStyle w:val="SuggestedOptional"/>
                  <w:rFonts w:cs="Times New Roman"/>
                  <w:color w:val="auto"/>
                </w:rPr>
                <w:t>maximum plasma concentration</w:t>
              </w:r>
            </w:ins>
          </w:p>
        </w:tc>
      </w:tr>
      <w:tr w:rsidR="000121B5" w14:paraId="5A1577D1" w14:textId="77777777" w:rsidTr="00CF01BF">
        <w:trPr>
          <w:ins w:id="3755" w:author="Powell, Deana" w:date="2023-10-19T15:28:00Z"/>
        </w:trPr>
        <w:tc>
          <w:tcPr>
            <w:tcW w:w="1800" w:type="dxa"/>
            <w:noWrap/>
            <w:hideMark/>
          </w:tcPr>
          <w:p w14:paraId="16777F98" w14:textId="77777777" w:rsidR="00C674E5" w:rsidRPr="00A375DD" w:rsidRDefault="006B7357" w:rsidP="006043F4">
            <w:pPr>
              <w:pStyle w:val="TableLeft"/>
              <w:rPr>
                <w:ins w:id="3756" w:author="Powell, Deana" w:date="2023-10-19T15:28:00Z"/>
                <w:rStyle w:val="SuggestedOptional"/>
                <w:rFonts w:cs="Times New Roman"/>
                <w:color w:val="auto"/>
              </w:rPr>
            </w:pPr>
            <w:ins w:id="3757" w:author="Powell, Deana" w:date="2023-10-19T15:28:00Z">
              <w:r w:rsidRPr="00A375DD">
                <w:rPr>
                  <w:rStyle w:val="SuggestedOptional"/>
                  <w:rFonts w:cs="Times New Roman"/>
                  <w:color w:val="auto"/>
                </w:rPr>
                <w:t>CNS</w:t>
              </w:r>
            </w:ins>
          </w:p>
        </w:tc>
        <w:tc>
          <w:tcPr>
            <w:tcW w:w="7200" w:type="dxa"/>
            <w:noWrap/>
            <w:hideMark/>
          </w:tcPr>
          <w:p w14:paraId="0166A6B1" w14:textId="77777777" w:rsidR="00C674E5" w:rsidRPr="00A375DD" w:rsidRDefault="006B7357" w:rsidP="006043F4">
            <w:pPr>
              <w:pStyle w:val="TableLeft"/>
              <w:rPr>
                <w:ins w:id="3758" w:author="Powell, Deana" w:date="2023-10-19T15:28:00Z"/>
                <w:rStyle w:val="SuggestedOptional"/>
                <w:rFonts w:cs="Times New Roman"/>
                <w:color w:val="auto"/>
              </w:rPr>
            </w:pPr>
            <w:ins w:id="3759" w:author="Powell, Deana" w:date="2023-10-19T15:28:00Z">
              <w:r w:rsidRPr="00A375DD">
                <w:rPr>
                  <w:rStyle w:val="SuggestedOptional"/>
                  <w:rFonts w:cs="Times New Roman"/>
                  <w:color w:val="auto"/>
                </w:rPr>
                <w:t>central nervous system</w:t>
              </w:r>
            </w:ins>
          </w:p>
        </w:tc>
      </w:tr>
      <w:tr w:rsidR="000121B5" w14:paraId="6AEA6B82" w14:textId="77777777" w:rsidTr="00CF01BF">
        <w:tc>
          <w:tcPr>
            <w:tcW w:w="1800" w:type="dxa"/>
            <w:noWrap/>
          </w:tcPr>
          <w:p w14:paraId="04A26A84" w14:textId="77777777" w:rsidR="00C674E5" w:rsidRPr="00A375DD" w:rsidRDefault="006B7357" w:rsidP="006043F4">
            <w:pPr>
              <w:pStyle w:val="TableLeft"/>
              <w:rPr>
                <w:moveTo w:id="3760" w:author="Powell, Deana" w:date="2023-10-19T15:28:00Z"/>
                <w:rStyle w:val="SuggestedOptional"/>
                <w:rFonts w:cs="Times New Roman"/>
                <w:color w:val="auto"/>
              </w:rPr>
            </w:pPr>
            <w:moveToRangeStart w:id="3761" w:author="Powell, Deana" w:date="2023-10-19T15:28:00Z" w:name="move148621720"/>
            <w:moveTo w:id="3762" w:author="Powell, Deana" w:date="2023-10-19T15:28:00Z">
              <w:r w:rsidRPr="00A375DD">
                <w:rPr>
                  <w:rStyle w:val="SuggestedOptional"/>
                  <w:rFonts w:cs="Times New Roman"/>
                  <w:color w:val="auto"/>
                </w:rPr>
                <w:t>CONSORT</w:t>
              </w:r>
            </w:moveTo>
          </w:p>
        </w:tc>
        <w:tc>
          <w:tcPr>
            <w:tcW w:w="7200" w:type="dxa"/>
            <w:noWrap/>
          </w:tcPr>
          <w:p w14:paraId="65DD03DF" w14:textId="77777777" w:rsidR="00C674E5" w:rsidRPr="00A375DD" w:rsidRDefault="006B7357" w:rsidP="006043F4">
            <w:pPr>
              <w:pStyle w:val="TableLeft"/>
              <w:rPr>
                <w:moveTo w:id="3763" w:author="Powell, Deana" w:date="2023-10-19T15:28:00Z"/>
                <w:rStyle w:val="SuggestedOptional"/>
                <w:rFonts w:cs="Times New Roman"/>
                <w:color w:val="auto"/>
              </w:rPr>
            </w:pPr>
            <w:moveTo w:id="3764" w:author="Powell, Deana" w:date="2023-10-19T15:28:00Z">
              <w:r w:rsidRPr="00A375DD">
                <w:rPr>
                  <w:rStyle w:val="SuggestedOptional"/>
                  <w:rFonts w:cs="Times New Roman"/>
                  <w:color w:val="auto"/>
                </w:rPr>
                <w:t>Consolidated Standards of Reporting Trials</w:t>
              </w:r>
            </w:moveTo>
          </w:p>
        </w:tc>
      </w:tr>
      <w:moveToRangeEnd w:id="3761"/>
      <w:tr w:rsidR="000121B5" w14:paraId="2281B11C" w14:textId="77777777" w:rsidTr="00CF01BF">
        <w:trPr>
          <w:ins w:id="3765" w:author="Powell, Deana" w:date="2023-10-19T15:28:00Z"/>
        </w:trPr>
        <w:tc>
          <w:tcPr>
            <w:tcW w:w="1800" w:type="dxa"/>
            <w:noWrap/>
          </w:tcPr>
          <w:p w14:paraId="3E2B50D7" w14:textId="77777777" w:rsidR="00C674E5" w:rsidRPr="00A375DD" w:rsidRDefault="006B7357" w:rsidP="006043F4">
            <w:pPr>
              <w:pStyle w:val="TableLeft"/>
              <w:rPr>
                <w:ins w:id="3766" w:author="Powell, Deana" w:date="2023-10-19T15:28:00Z"/>
                <w:rStyle w:val="SuggestedOptional"/>
                <w:rFonts w:cs="Times New Roman"/>
                <w:color w:val="auto"/>
              </w:rPr>
            </w:pPr>
            <w:ins w:id="3767" w:author="Powell, Deana" w:date="2023-10-19T15:28:00Z">
              <w:r w:rsidRPr="00A375DD">
                <w:rPr>
                  <w:rStyle w:val="SuggestedOptional"/>
                  <w:rFonts w:cs="Times New Roman"/>
                  <w:color w:val="auto"/>
                </w:rPr>
                <w:t>COPD</w:t>
              </w:r>
            </w:ins>
          </w:p>
        </w:tc>
        <w:tc>
          <w:tcPr>
            <w:tcW w:w="7200" w:type="dxa"/>
            <w:noWrap/>
          </w:tcPr>
          <w:p w14:paraId="1EC91044" w14:textId="77777777" w:rsidR="00C674E5" w:rsidRPr="00A375DD" w:rsidRDefault="006B7357" w:rsidP="006043F4">
            <w:pPr>
              <w:pStyle w:val="TableLeft"/>
              <w:rPr>
                <w:ins w:id="3768" w:author="Powell, Deana" w:date="2023-10-19T15:28:00Z"/>
                <w:rStyle w:val="SuggestedOptional"/>
                <w:rFonts w:cs="Times New Roman"/>
                <w:color w:val="auto"/>
              </w:rPr>
            </w:pPr>
            <w:ins w:id="3769" w:author="Powell, Deana" w:date="2023-10-19T15:28:00Z">
              <w:r w:rsidRPr="00A375DD">
                <w:rPr>
                  <w:rStyle w:val="SuggestedOptional"/>
                  <w:rFonts w:cs="Times New Roman"/>
                  <w:color w:val="auto"/>
                </w:rPr>
                <w:t>Chronic Obstructive Pulmonary Disease</w:t>
              </w:r>
            </w:ins>
          </w:p>
        </w:tc>
      </w:tr>
      <w:tr w:rsidR="000121B5" w14:paraId="7A2AD82F" w14:textId="77777777" w:rsidTr="00CF01BF">
        <w:tc>
          <w:tcPr>
            <w:tcW w:w="1800" w:type="dxa"/>
            <w:noWrap/>
          </w:tcPr>
          <w:p w14:paraId="64743FAF"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CKD-EPI</w:t>
            </w:r>
          </w:p>
        </w:tc>
        <w:tc>
          <w:tcPr>
            <w:tcW w:w="7200" w:type="dxa"/>
            <w:noWrap/>
          </w:tcPr>
          <w:p w14:paraId="5ABC0579"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Chronic Kidney Disease Epidemiology Collaboration</w:t>
            </w:r>
          </w:p>
        </w:tc>
      </w:tr>
      <w:tr w:rsidR="000121B5" w14:paraId="7A7BFA25" w14:textId="77777777" w:rsidTr="00CF01BF">
        <w:tc>
          <w:tcPr>
            <w:tcW w:w="1800" w:type="dxa"/>
            <w:noWrap/>
          </w:tcPr>
          <w:p w14:paraId="58B46C1F"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CL</w:t>
            </w:r>
          </w:p>
        </w:tc>
        <w:tc>
          <w:tcPr>
            <w:tcW w:w="7200" w:type="dxa"/>
            <w:noWrap/>
          </w:tcPr>
          <w:p w14:paraId="1CA4D494"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clearance</w:t>
            </w:r>
          </w:p>
        </w:tc>
      </w:tr>
    </w:tbl>
    <w:tbl>
      <w:tblPr>
        <w:tblStyle w:val="TableGrid20"/>
        <w:tblW w:w="5000" w:type="pct"/>
        <w:tblLook w:val="04A0" w:firstRow="1" w:lastRow="0" w:firstColumn="1" w:lastColumn="0" w:noHBand="0" w:noVBand="1"/>
      </w:tblPr>
      <w:tblGrid>
        <w:gridCol w:w="1864"/>
        <w:gridCol w:w="7126"/>
      </w:tblGrid>
      <w:tr w:rsidR="006E68FA" w:rsidRPr="00EA23A2" w14:paraId="7A06FF79" w14:textId="77777777" w:rsidTr="004844C9">
        <w:trPr>
          <w:del w:id="3770" w:author="Powell, Deana" w:date="2023-10-19T15:28:00Z"/>
        </w:trPr>
        <w:tc>
          <w:tcPr>
            <w:tcW w:w="1864" w:type="dxa"/>
            <w:noWrap/>
            <w:hideMark/>
          </w:tcPr>
          <w:p w14:paraId="0A7713C2" w14:textId="77777777" w:rsidR="006E68FA" w:rsidRPr="00EA23A2" w:rsidRDefault="006E68FA" w:rsidP="002E42E4">
            <w:pPr>
              <w:pStyle w:val="TableText"/>
              <w:keepNext w:val="0"/>
              <w:rPr>
                <w:del w:id="3771" w:author="Powell, Deana" w:date="2023-10-19T15:28:00Z"/>
              </w:rPr>
            </w:pPr>
            <w:del w:id="3772" w:author="Powell, Deana" w:date="2023-10-19T15:28:00Z">
              <w:r w:rsidRPr="00EA23A2">
                <w:delText>CNS</w:delText>
              </w:r>
            </w:del>
          </w:p>
        </w:tc>
        <w:tc>
          <w:tcPr>
            <w:tcW w:w="7126" w:type="dxa"/>
            <w:noWrap/>
            <w:hideMark/>
          </w:tcPr>
          <w:p w14:paraId="153DAC48" w14:textId="77777777" w:rsidR="006E68FA" w:rsidRPr="00EA23A2" w:rsidRDefault="006E68FA" w:rsidP="002E42E4">
            <w:pPr>
              <w:pStyle w:val="TableText"/>
              <w:keepNext w:val="0"/>
              <w:rPr>
                <w:del w:id="3773" w:author="Powell, Deana" w:date="2023-10-19T15:28:00Z"/>
              </w:rPr>
            </w:pPr>
            <w:del w:id="3774" w:author="Powell, Deana" w:date="2023-10-19T15:28:00Z">
              <w:r w:rsidRPr="00EA23A2">
                <w:delText xml:space="preserve">central nervous system </w:delText>
              </w:r>
            </w:del>
          </w:p>
        </w:tc>
      </w:tr>
      <w:tr w:rsidR="006E68FA" w:rsidRPr="00EA23A2" w14:paraId="051D1BA9" w14:textId="77777777" w:rsidTr="004844C9">
        <w:trPr>
          <w:del w:id="3775" w:author="Powell, Deana" w:date="2023-10-19T15:28:00Z"/>
        </w:trPr>
        <w:tc>
          <w:tcPr>
            <w:tcW w:w="1864" w:type="dxa"/>
            <w:noWrap/>
          </w:tcPr>
          <w:p w14:paraId="7983C36F" w14:textId="77777777" w:rsidR="006E68FA" w:rsidRPr="00EA23A2" w:rsidRDefault="006E68FA" w:rsidP="002E42E4">
            <w:pPr>
              <w:pStyle w:val="TableText"/>
              <w:keepNext w:val="0"/>
              <w:rPr>
                <w:del w:id="3776" w:author="Powell, Deana" w:date="2023-10-19T15:28:00Z"/>
              </w:rPr>
            </w:pPr>
            <w:del w:id="3777" w:author="Powell, Deana" w:date="2023-10-19T15:28:00Z">
              <w:r>
                <w:delText>COPD</w:delText>
              </w:r>
            </w:del>
          </w:p>
        </w:tc>
        <w:tc>
          <w:tcPr>
            <w:tcW w:w="7126" w:type="dxa"/>
            <w:noWrap/>
          </w:tcPr>
          <w:p w14:paraId="4EED6A8A" w14:textId="77777777" w:rsidR="006E68FA" w:rsidRPr="00EA23A2" w:rsidRDefault="00127549" w:rsidP="002E42E4">
            <w:pPr>
              <w:pStyle w:val="TableText"/>
              <w:keepNext w:val="0"/>
              <w:rPr>
                <w:del w:id="3778" w:author="Powell, Deana" w:date="2023-10-19T15:28:00Z"/>
              </w:rPr>
            </w:pPr>
            <w:del w:id="3779" w:author="Powell, Deana" w:date="2023-10-19T15:28:00Z">
              <w:r>
                <w:delText>chronic obstructive pulmonary disease</w:delText>
              </w:r>
            </w:del>
          </w:p>
        </w:tc>
      </w:tr>
    </w:tbl>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200"/>
      </w:tblGrid>
      <w:tr w:rsidR="000121B5" w14:paraId="5D4E46B6" w14:textId="77777777" w:rsidTr="00CF01BF">
        <w:tc>
          <w:tcPr>
            <w:tcW w:w="1800" w:type="dxa"/>
            <w:noWrap/>
          </w:tcPr>
          <w:p w14:paraId="453FD705" w14:textId="77777777" w:rsidR="00C674E5" w:rsidRPr="00A375DD" w:rsidRDefault="006B7357" w:rsidP="006043F4">
            <w:pPr>
              <w:pStyle w:val="TableLeft"/>
              <w:rPr>
                <w:moveFrom w:id="3780" w:author="Powell, Deana" w:date="2023-10-19T15:28:00Z"/>
                <w:rStyle w:val="SuggestedOptional"/>
                <w:rFonts w:cs="Times New Roman"/>
                <w:color w:val="auto"/>
              </w:rPr>
            </w:pPr>
            <w:moveFromRangeStart w:id="3781" w:author="Powell, Deana" w:date="2023-10-19T15:28:00Z" w:name="move148621720"/>
            <w:moveFrom w:id="3782" w:author="Powell, Deana" w:date="2023-10-19T15:28:00Z">
              <w:r w:rsidRPr="00A375DD">
                <w:rPr>
                  <w:rStyle w:val="SuggestedOptional"/>
                  <w:rFonts w:cs="Times New Roman"/>
                  <w:color w:val="auto"/>
                </w:rPr>
                <w:t>CONSORT</w:t>
              </w:r>
            </w:moveFrom>
          </w:p>
        </w:tc>
        <w:tc>
          <w:tcPr>
            <w:tcW w:w="7200" w:type="dxa"/>
            <w:noWrap/>
          </w:tcPr>
          <w:p w14:paraId="3D28B255" w14:textId="77777777" w:rsidR="00C674E5" w:rsidRPr="00A375DD" w:rsidRDefault="006B7357" w:rsidP="006043F4">
            <w:pPr>
              <w:pStyle w:val="TableLeft"/>
              <w:rPr>
                <w:moveFrom w:id="3783" w:author="Powell, Deana" w:date="2023-10-19T15:28:00Z"/>
                <w:rStyle w:val="SuggestedOptional"/>
                <w:rFonts w:cs="Times New Roman"/>
                <w:color w:val="auto"/>
              </w:rPr>
            </w:pPr>
            <w:moveFrom w:id="3784" w:author="Powell, Deana" w:date="2023-10-19T15:28:00Z">
              <w:r w:rsidRPr="00A375DD">
                <w:rPr>
                  <w:rStyle w:val="SuggestedOptional"/>
                  <w:rFonts w:cs="Times New Roman"/>
                  <w:color w:val="auto"/>
                </w:rPr>
                <w:t>Consolidated Standards of Reporting Trials</w:t>
              </w:r>
            </w:moveFrom>
          </w:p>
        </w:tc>
      </w:tr>
      <w:moveFromRangeEnd w:id="3781"/>
      <w:tr w:rsidR="000121B5" w14:paraId="77F96E40" w14:textId="77777777" w:rsidTr="00CF01BF">
        <w:tc>
          <w:tcPr>
            <w:tcW w:w="1800" w:type="dxa"/>
            <w:noWrap/>
          </w:tcPr>
          <w:p w14:paraId="0138491E" w14:textId="77777777" w:rsidR="00D659BE" w:rsidRPr="00A375DD" w:rsidRDefault="006B7357" w:rsidP="006043F4">
            <w:pPr>
              <w:pStyle w:val="TableLeft"/>
              <w:rPr>
                <w:rStyle w:val="SuggestedOptional"/>
                <w:rFonts w:cs="Times New Roman"/>
                <w:color w:val="auto"/>
              </w:rPr>
            </w:pPr>
            <w:r w:rsidRPr="00A375DD">
              <w:rPr>
                <w:rStyle w:val="SuggestedOptional"/>
                <w:rFonts w:cs="Times New Roman"/>
                <w:color w:val="auto"/>
              </w:rPr>
              <w:t>CPS</w:t>
            </w:r>
          </w:p>
        </w:tc>
        <w:tc>
          <w:tcPr>
            <w:tcW w:w="7200" w:type="dxa"/>
            <w:noWrap/>
          </w:tcPr>
          <w:p w14:paraId="6759B81F" w14:textId="77777777" w:rsidR="00D659BE" w:rsidRPr="00A375DD" w:rsidRDefault="006B7357" w:rsidP="006043F4">
            <w:pPr>
              <w:pStyle w:val="TableLeft"/>
              <w:rPr>
                <w:rStyle w:val="SuggestedOptional"/>
                <w:rFonts w:cs="Times New Roman"/>
                <w:color w:val="auto"/>
              </w:rPr>
            </w:pPr>
            <w:r w:rsidRPr="00A375DD">
              <w:rPr>
                <w:rStyle w:val="SuggestedOptional"/>
                <w:rFonts w:cs="Times New Roman"/>
                <w:color w:val="auto"/>
              </w:rPr>
              <w:t>combined positive score</w:t>
            </w:r>
          </w:p>
        </w:tc>
      </w:tr>
      <w:tr w:rsidR="000121B5" w14:paraId="5FB85708" w14:textId="77777777" w:rsidTr="00CF01BF">
        <w:tc>
          <w:tcPr>
            <w:tcW w:w="1800" w:type="dxa"/>
            <w:noWrap/>
          </w:tcPr>
          <w:p w14:paraId="3707959F"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CrCl</w:t>
            </w:r>
          </w:p>
        </w:tc>
        <w:tc>
          <w:tcPr>
            <w:tcW w:w="7200" w:type="dxa"/>
            <w:noWrap/>
          </w:tcPr>
          <w:p w14:paraId="3903BEB7"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creatinine clearance</w:t>
            </w:r>
          </w:p>
        </w:tc>
      </w:tr>
      <w:tr w:rsidR="000121B5" w14:paraId="479D9632" w14:textId="77777777" w:rsidTr="00CF01BF">
        <w:tc>
          <w:tcPr>
            <w:tcW w:w="1800" w:type="dxa"/>
            <w:noWrap/>
          </w:tcPr>
          <w:p w14:paraId="3DEFC4F8"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CR</w:t>
            </w:r>
          </w:p>
        </w:tc>
        <w:tc>
          <w:tcPr>
            <w:tcW w:w="7200" w:type="dxa"/>
            <w:noWrap/>
          </w:tcPr>
          <w:p w14:paraId="3264299F"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complete response</w:t>
            </w:r>
          </w:p>
        </w:tc>
      </w:tr>
      <w:tr w:rsidR="000121B5" w14:paraId="02067258" w14:textId="77777777" w:rsidTr="00CF01BF">
        <w:tc>
          <w:tcPr>
            <w:tcW w:w="1800" w:type="dxa"/>
            <w:noWrap/>
            <w:hideMark/>
          </w:tcPr>
          <w:p w14:paraId="0397E96A"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CRF</w:t>
            </w:r>
          </w:p>
        </w:tc>
        <w:tc>
          <w:tcPr>
            <w:tcW w:w="7200" w:type="dxa"/>
            <w:noWrap/>
            <w:hideMark/>
          </w:tcPr>
          <w:p w14:paraId="75E23489"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Case Report Form</w:t>
            </w:r>
          </w:p>
        </w:tc>
      </w:tr>
    </w:tbl>
    <w:tbl>
      <w:tblPr>
        <w:tblStyle w:val="TableGrid20"/>
        <w:tblW w:w="5000" w:type="pct"/>
        <w:tblLook w:val="04A0" w:firstRow="1" w:lastRow="0" w:firstColumn="1" w:lastColumn="0" w:noHBand="0" w:noVBand="1"/>
      </w:tblPr>
      <w:tblGrid>
        <w:gridCol w:w="1864"/>
        <w:gridCol w:w="7126"/>
      </w:tblGrid>
      <w:tr w:rsidR="00127549" w:rsidRPr="00EA23A2" w14:paraId="4AC54F6A" w14:textId="77777777" w:rsidTr="004844C9">
        <w:trPr>
          <w:del w:id="3785" w:author="Powell, Deana" w:date="2023-10-19T15:28:00Z"/>
        </w:trPr>
        <w:tc>
          <w:tcPr>
            <w:tcW w:w="1864" w:type="dxa"/>
            <w:noWrap/>
          </w:tcPr>
          <w:p w14:paraId="1EFB9A2C" w14:textId="77777777" w:rsidR="00127549" w:rsidRPr="00EA23A2" w:rsidRDefault="00127549" w:rsidP="003339F8">
            <w:pPr>
              <w:pStyle w:val="TableText"/>
              <w:keepNext w:val="0"/>
              <w:rPr>
                <w:del w:id="3786" w:author="Powell, Deana" w:date="2023-10-19T15:28:00Z"/>
              </w:rPr>
            </w:pPr>
            <w:del w:id="3787" w:author="Powell, Deana" w:date="2023-10-19T15:28:00Z">
              <w:r>
                <w:delText>CRO</w:delText>
              </w:r>
            </w:del>
          </w:p>
        </w:tc>
        <w:tc>
          <w:tcPr>
            <w:tcW w:w="7126" w:type="dxa"/>
            <w:noWrap/>
          </w:tcPr>
          <w:p w14:paraId="35564C99" w14:textId="77777777" w:rsidR="00127549" w:rsidRPr="00EA23A2" w:rsidRDefault="00127549" w:rsidP="003339F8">
            <w:pPr>
              <w:pStyle w:val="TableText"/>
              <w:keepNext w:val="0"/>
              <w:rPr>
                <w:del w:id="3788" w:author="Powell, Deana" w:date="2023-10-19T15:28:00Z"/>
              </w:rPr>
            </w:pPr>
            <w:del w:id="3789" w:author="Powell, Deana" w:date="2023-10-19T15:28:00Z">
              <w:r>
                <w:delText>Contract Research Organization</w:delText>
              </w:r>
            </w:del>
          </w:p>
        </w:tc>
      </w:tr>
    </w:tbl>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200"/>
      </w:tblGrid>
      <w:tr w:rsidR="000121B5" w14:paraId="273997B4" w14:textId="77777777" w:rsidTr="00CF01BF">
        <w:tc>
          <w:tcPr>
            <w:tcW w:w="1800" w:type="dxa"/>
            <w:noWrap/>
            <w:hideMark/>
          </w:tcPr>
          <w:p w14:paraId="4C5D5623"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CRU</w:t>
            </w:r>
          </w:p>
        </w:tc>
        <w:tc>
          <w:tcPr>
            <w:tcW w:w="7200" w:type="dxa"/>
            <w:noWrap/>
            <w:hideMark/>
          </w:tcPr>
          <w:p w14:paraId="33BE5116"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clinical research unit</w:t>
            </w:r>
          </w:p>
        </w:tc>
      </w:tr>
      <w:tr w:rsidR="000121B5" w14:paraId="6CF2DEF0" w14:textId="77777777" w:rsidTr="00CF01BF">
        <w:tc>
          <w:tcPr>
            <w:tcW w:w="1800" w:type="dxa"/>
            <w:noWrap/>
          </w:tcPr>
          <w:p w14:paraId="677D9EA4"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CSD</w:t>
            </w:r>
          </w:p>
        </w:tc>
        <w:tc>
          <w:tcPr>
            <w:tcW w:w="7200" w:type="dxa"/>
            <w:noWrap/>
          </w:tcPr>
          <w:p w14:paraId="593BFA01"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Cough Severity Diary</w:t>
            </w:r>
          </w:p>
        </w:tc>
      </w:tr>
      <w:tr w:rsidR="000121B5" w14:paraId="0CAD3917" w14:textId="77777777" w:rsidTr="00CF01BF">
        <w:tc>
          <w:tcPr>
            <w:tcW w:w="1800" w:type="dxa"/>
            <w:noWrap/>
            <w:hideMark/>
          </w:tcPr>
          <w:p w14:paraId="3C5F9094"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C-SSRS</w:t>
            </w:r>
          </w:p>
        </w:tc>
        <w:tc>
          <w:tcPr>
            <w:tcW w:w="7200" w:type="dxa"/>
            <w:noWrap/>
            <w:hideMark/>
          </w:tcPr>
          <w:p w14:paraId="393A4D1E"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Columbia-Suicide Severity Rating Scale</w:t>
            </w:r>
          </w:p>
        </w:tc>
      </w:tr>
      <w:tr w:rsidR="000121B5" w14:paraId="7B1F6994" w14:textId="77777777" w:rsidTr="00CF01BF">
        <w:tc>
          <w:tcPr>
            <w:tcW w:w="1800" w:type="dxa"/>
            <w:noWrap/>
          </w:tcPr>
          <w:p w14:paraId="6C73DBE1"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CSR</w:t>
            </w:r>
          </w:p>
        </w:tc>
        <w:tc>
          <w:tcPr>
            <w:tcW w:w="7200" w:type="dxa"/>
            <w:noWrap/>
          </w:tcPr>
          <w:p w14:paraId="33C72D3E"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Clinical Study Report</w:t>
            </w:r>
          </w:p>
        </w:tc>
      </w:tr>
      <w:tr w:rsidR="000121B5" w14:paraId="20B560B4" w14:textId="77777777" w:rsidTr="00CF01BF">
        <w:tc>
          <w:tcPr>
            <w:tcW w:w="1800" w:type="dxa"/>
            <w:noWrap/>
          </w:tcPr>
          <w:p w14:paraId="7F224C98"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CT</w:t>
            </w:r>
          </w:p>
        </w:tc>
        <w:tc>
          <w:tcPr>
            <w:tcW w:w="7200" w:type="dxa"/>
            <w:noWrap/>
          </w:tcPr>
          <w:p w14:paraId="61E170E8"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computed tomography</w:t>
            </w:r>
          </w:p>
        </w:tc>
      </w:tr>
      <w:tr w:rsidR="000121B5" w14:paraId="283AAC7E" w14:textId="77777777" w:rsidTr="00CF01BF">
        <w:tc>
          <w:tcPr>
            <w:tcW w:w="1800" w:type="dxa"/>
            <w:noWrap/>
            <w:hideMark/>
          </w:tcPr>
          <w:p w14:paraId="694BACDC" w14:textId="32B0E0E9"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CTCAE</w:t>
            </w:r>
            <w:del w:id="3790" w:author="Powell, Deana" w:date="2023-10-19T15:28:00Z">
              <w:r w:rsidR="004267FF">
                <w:delText xml:space="preserve"> </w:delText>
              </w:r>
              <w:r w:rsidR="00F330A1">
                <w:delText>v</w:delText>
              </w:r>
              <w:r w:rsidR="002C70E3">
                <w:delText>5</w:delText>
              </w:r>
              <w:r w:rsidR="004267FF">
                <w:delText>.0</w:delText>
              </w:r>
            </w:del>
          </w:p>
        </w:tc>
        <w:tc>
          <w:tcPr>
            <w:tcW w:w="7200" w:type="dxa"/>
            <w:noWrap/>
            <w:hideMark/>
          </w:tcPr>
          <w:p w14:paraId="17335B1A" w14:textId="46B10D1B"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Common Terminology Criteria for Adverse Events</w:t>
            </w:r>
            <w:del w:id="3791" w:author="Powell, Deana" w:date="2023-10-19T15:28:00Z">
              <w:r w:rsidR="004267FF">
                <w:delText xml:space="preserve">, Version </w:delText>
              </w:r>
              <w:r w:rsidR="002C70E3">
                <w:delText>5</w:delText>
              </w:r>
              <w:r w:rsidR="004267FF">
                <w:delText>.0</w:delText>
              </w:r>
            </w:del>
          </w:p>
        </w:tc>
      </w:tr>
      <w:tr w:rsidR="000121B5" w14:paraId="3335FFBB" w14:textId="77777777" w:rsidTr="00CF01BF">
        <w:tc>
          <w:tcPr>
            <w:tcW w:w="1800" w:type="dxa"/>
            <w:noWrap/>
          </w:tcPr>
          <w:p w14:paraId="6DF83284" w14:textId="1150A312" w:rsidR="00C674E5" w:rsidRPr="00A375DD" w:rsidRDefault="002142E7" w:rsidP="006043F4">
            <w:pPr>
              <w:pStyle w:val="TableLeft"/>
              <w:rPr>
                <w:rStyle w:val="SuggestedOptional"/>
                <w:rFonts w:cs="Times New Roman"/>
                <w:color w:val="auto"/>
              </w:rPr>
            </w:pPr>
            <w:del w:id="3792" w:author="Powell, Deana" w:date="2023-10-19T15:28:00Z">
              <w:r>
                <w:delText>ctNA</w:delText>
              </w:r>
            </w:del>
            <w:ins w:id="3793" w:author="Powell, Deana" w:date="2023-10-19T15:28:00Z">
              <w:r w:rsidR="006B7357" w:rsidRPr="00A375DD">
                <w:rPr>
                  <w:rStyle w:val="SuggestedOptional"/>
                  <w:rFonts w:cs="Times New Roman"/>
                  <w:color w:val="auto"/>
                </w:rPr>
                <w:t>CTCAE 5.0</w:t>
              </w:r>
            </w:ins>
          </w:p>
        </w:tc>
        <w:tc>
          <w:tcPr>
            <w:tcW w:w="7200" w:type="dxa"/>
            <w:noWrap/>
          </w:tcPr>
          <w:p w14:paraId="65B6DC80" w14:textId="5D8CB058" w:rsidR="00C674E5" w:rsidRPr="00A375DD" w:rsidRDefault="006B4882" w:rsidP="006043F4">
            <w:pPr>
              <w:pStyle w:val="TableLeft"/>
              <w:rPr>
                <w:rStyle w:val="SuggestedOptional"/>
                <w:rFonts w:cs="Times New Roman"/>
                <w:color w:val="auto"/>
              </w:rPr>
            </w:pPr>
            <w:del w:id="3794" w:author="Powell, Deana" w:date="2023-10-19T15:28:00Z">
              <w:r>
                <w:delText>c</w:delText>
              </w:r>
              <w:r w:rsidR="002142E7">
                <w:delText xml:space="preserve">irculating tumor </w:delText>
              </w:r>
              <w:r>
                <w:delText>nucleic acids</w:delText>
              </w:r>
            </w:del>
            <w:ins w:id="3795" w:author="Powell, Deana" w:date="2023-10-19T15:28:00Z">
              <w:r w:rsidR="006B7357" w:rsidRPr="00A375DD">
                <w:rPr>
                  <w:rStyle w:val="SuggestedOptional"/>
                  <w:rFonts w:cs="Times New Roman"/>
                  <w:color w:val="auto"/>
                </w:rPr>
                <w:t>Common Terminology Criteria for Adverse Events, Version 5.0</w:t>
              </w:r>
            </w:ins>
          </w:p>
        </w:tc>
      </w:tr>
      <w:tr w:rsidR="000121B5" w14:paraId="6A23981E" w14:textId="77777777" w:rsidTr="00CF01BF">
        <w:tc>
          <w:tcPr>
            <w:tcW w:w="1800" w:type="dxa"/>
            <w:noWrap/>
            <w:hideMark/>
          </w:tcPr>
          <w:p w14:paraId="39A06B9F"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CTFG</w:t>
            </w:r>
          </w:p>
        </w:tc>
        <w:tc>
          <w:tcPr>
            <w:tcW w:w="7200" w:type="dxa"/>
            <w:noWrap/>
            <w:hideMark/>
          </w:tcPr>
          <w:p w14:paraId="5A4D7F90"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Clinical Trial Facilitation Group</w:t>
            </w:r>
          </w:p>
        </w:tc>
      </w:tr>
      <w:tr w:rsidR="000121B5" w14:paraId="5C23AC5E" w14:textId="77777777" w:rsidTr="00CF01BF">
        <w:tc>
          <w:tcPr>
            <w:tcW w:w="1800" w:type="dxa"/>
            <w:noWrap/>
          </w:tcPr>
          <w:p w14:paraId="728FAACF"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CTLA-4</w:t>
            </w:r>
          </w:p>
        </w:tc>
        <w:tc>
          <w:tcPr>
            <w:tcW w:w="7200" w:type="dxa"/>
            <w:noWrap/>
          </w:tcPr>
          <w:p w14:paraId="0C98C754"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cytotoxic T-lymphocyte-associated protein 4</w:t>
            </w:r>
          </w:p>
        </w:tc>
      </w:tr>
      <w:tr w:rsidR="000121B5" w14:paraId="29A153D3" w14:textId="77777777" w:rsidTr="00CF01BF">
        <w:trPr>
          <w:ins w:id="3796" w:author="Powell, Deana" w:date="2023-10-19T15:28:00Z"/>
        </w:trPr>
        <w:tc>
          <w:tcPr>
            <w:tcW w:w="1800" w:type="dxa"/>
            <w:noWrap/>
          </w:tcPr>
          <w:p w14:paraId="5F987D98" w14:textId="77777777" w:rsidR="00C674E5" w:rsidRPr="00A375DD" w:rsidRDefault="006B7357" w:rsidP="006043F4">
            <w:pPr>
              <w:pStyle w:val="TableLeft"/>
              <w:rPr>
                <w:ins w:id="3797" w:author="Powell, Deana" w:date="2023-10-19T15:28:00Z"/>
                <w:rStyle w:val="SuggestedOptional"/>
                <w:rFonts w:cs="Times New Roman"/>
                <w:color w:val="auto"/>
              </w:rPr>
            </w:pPr>
            <w:ins w:id="3798" w:author="Powell, Deana" w:date="2023-10-19T15:28:00Z">
              <w:r w:rsidRPr="00A375DD">
                <w:rPr>
                  <w:rStyle w:val="SuggestedOptional"/>
                  <w:rFonts w:cs="Times New Roman"/>
                  <w:color w:val="auto"/>
                </w:rPr>
                <w:t>CTMS</w:t>
              </w:r>
            </w:ins>
          </w:p>
        </w:tc>
        <w:tc>
          <w:tcPr>
            <w:tcW w:w="7200" w:type="dxa"/>
            <w:noWrap/>
          </w:tcPr>
          <w:p w14:paraId="78171C30" w14:textId="77777777" w:rsidR="00C674E5" w:rsidRPr="00A375DD" w:rsidRDefault="006B7357" w:rsidP="006043F4">
            <w:pPr>
              <w:pStyle w:val="TableLeft"/>
              <w:rPr>
                <w:ins w:id="3799" w:author="Powell, Deana" w:date="2023-10-19T15:28:00Z"/>
                <w:rStyle w:val="SuggestedOptional"/>
                <w:rFonts w:cs="Times New Roman"/>
                <w:color w:val="auto"/>
              </w:rPr>
            </w:pPr>
            <w:ins w:id="3800" w:author="Powell, Deana" w:date="2023-10-19T15:28:00Z">
              <w:r w:rsidRPr="00A375DD">
                <w:rPr>
                  <w:rStyle w:val="SuggestedOptional"/>
                  <w:rFonts w:cs="Times New Roman"/>
                  <w:color w:val="auto"/>
                </w:rPr>
                <w:t>Clinical Trial Management System</w:t>
              </w:r>
            </w:ins>
          </w:p>
        </w:tc>
      </w:tr>
      <w:tr w:rsidR="000121B5" w14:paraId="659B253D" w14:textId="77777777" w:rsidTr="00CF01BF">
        <w:tc>
          <w:tcPr>
            <w:tcW w:w="1800" w:type="dxa"/>
            <w:noWrap/>
          </w:tcPr>
          <w:p w14:paraId="2D199F31"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lastRenderedPageBreak/>
              <w:t>CYP</w:t>
            </w:r>
          </w:p>
        </w:tc>
        <w:tc>
          <w:tcPr>
            <w:tcW w:w="7200" w:type="dxa"/>
            <w:noWrap/>
          </w:tcPr>
          <w:p w14:paraId="4AFCF6F6"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cytochrome P450</w:t>
            </w:r>
          </w:p>
        </w:tc>
      </w:tr>
      <w:tr w:rsidR="000121B5" w14:paraId="33401907" w14:textId="77777777" w:rsidTr="00CF01BF">
        <w:tc>
          <w:tcPr>
            <w:tcW w:w="1800" w:type="dxa"/>
            <w:noWrap/>
          </w:tcPr>
          <w:p w14:paraId="0BF08841"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DAIDS</w:t>
            </w:r>
          </w:p>
        </w:tc>
        <w:tc>
          <w:tcPr>
            <w:tcW w:w="7200" w:type="dxa"/>
            <w:noWrap/>
          </w:tcPr>
          <w:p w14:paraId="25A7D917"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Division of AIDS</w:t>
            </w:r>
          </w:p>
        </w:tc>
      </w:tr>
      <w:tr w:rsidR="000121B5" w14:paraId="3D14CB7A" w14:textId="77777777" w:rsidTr="00CF01BF">
        <w:tc>
          <w:tcPr>
            <w:tcW w:w="1800" w:type="dxa"/>
            <w:noWrap/>
          </w:tcPr>
          <w:p w14:paraId="3D0CFAEF"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DDI</w:t>
            </w:r>
          </w:p>
        </w:tc>
        <w:tc>
          <w:tcPr>
            <w:tcW w:w="7200" w:type="dxa"/>
            <w:noWrap/>
          </w:tcPr>
          <w:p w14:paraId="3603710D"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drug-drug interaction</w:t>
            </w:r>
          </w:p>
        </w:tc>
      </w:tr>
      <w:tr w:rsidR="000121B5" w14:paraId="7733154A" w14:textId="77777777" w:rsidTr="00CF01BF">
        <w:tc>
          <w:tcPr>
            <w:tcW w:w="1800" w:type="dxa"/>
            <w:noWrap/>
          </w:tcPr>
          <w:p w14:paraId="61CED34C"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DILI</w:t>
            </w:r>
          </w:p>
        </w:tc>
        <w:tc>
          <w:tcPr>
            <w:tcW w:w="7200" w:type="dxa"/>
            <w:noWrap/>
          </w:tcPr>
          <w:p w14:paraId="568CEB7E"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drug-induced liver injury</w:t>
            </w:r>
          </w:p>
        </w:tc>
      </w:tr>
      <w:tr w:rsidR="000121B5" w14:paraId="78370A36" w14:textId="77777777" w:rsidTr="00CF01BF">
        <w:trPr>
          <w:ins w:id="3801" w:author="Powell, Deana" w:date="2023-10-19T15:28:00Z"/>
        </w:trPr>
        <w:tc>
          <w:tcPr>
            <w:tcW w:w="1800" w:type="dxa"/>
            <w:noWrap/>
          </w:tcPr>
          <w:p w14:paraId="7DC4B3E3" w14:textId="77777777" w:rsidR="00C674E5" w:rsidRPr="00A375DD" w:rsidRDefault="006B7357" w:rsidP="006043F4">
            <w:pPr>
              <w:pStyle w:val="TableLeft"/>
              <w:rPr>
                <w:ins w:id="3802" w:author="Powell, Deana" w:date="2023-10-19T15:28:00Z"/>
                <w:rStyle w:val="SuggestedOptional"/>
                <w:rFonts w:cs="Times New Roman"/>
                <w:color w:val="auto"/>
              </w:rPr>
            </w:pPr>
            <w:ins w:id="3803" w:author="Powell, Deana" w:date="2023-10-19T15:28:00Z">
              <w:r w:rsidRPr="00A375DD">
                <w:rPr>
                  <w:rStyle w:val="SuggestedOptional"/>
                  <w:rFonts w:cs="Times New Roman"/>
                  <w:color w:val="auto"/>
                </w:rPr>
                <w:t>DLT</w:t>
              </w:r>
            </w:ins>
          </w:p>
        </w:tc>
        <w:tc>
          <w:tcPr>
            <w:tcW w:w="7200" w:type="dxa"/>
            <w:noWrap/>
          </w:tcPr>
          <w:p w14:paraId="7E35FCFA" w14:textId="77777777" w:rsidR="00C674E5" w:rsidRPr="00A375DD" w:rsidRDefault="006B7357" w:rsidP="006043F4">
            <w:pPr>
              <w:pStyle w:val="TableLeft"/>
              <w:rPr>
                <w:ins w:id="3804" w:author="Powell, Deana" w:date="2023-10-19T15:28:00Z"/>
                <w:rStyle w:val="SuggestedOptional"/>
                <w:rFonts w:cs="Times New Roman"/>
                <w:color w:val="auto"/>
              </w:rPr>
            </w:pPr>
            <w:ins w:id="3805" w:author="Powell, Deana" w:date="2023-10-19T15:28:00Z">
              <w:r w:rsidRPr="00A375DD">
                <w:rPr>
                  <w:rStyle w:val="SuggestedOptional"/>
                  <w:rFonts w:cs="Times New Roman"/>
                  <w:color w:val="auto"/>
                </w:rPr>
                <w:t>dose-limiting toxicity</w:t>
              </w:r>
            </w:ins>
          </w:p>
        </w:tc>
      </w:tr>
      <w:tr w:rsidR="000121B5" w14:paraId="1A765806" w14:textId="77777777" w:rsidTr="00CF01BF">
        <w:tc>
          <w:tcPr>
            <w:tcW w:w="1800" w:type="dxa"/>
            <w:noWrap/>
            <w:hideMark/>
          </w:tcPr>
          <w:p w14:paraId="728FC282"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DMC</w:t>
            </w:r>
          </w:p>
        </w:tc>
        <w:tc>
          <w:tcPr>
            <w:tcW w:w="7200" w:type="dxa"/>
            <w:noWrap/>
            <w:hideMark/>
          </w:tcPr>
          <w:p w14:paraId="1025F00A"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Data Monitoring Committee</w:t>
            </w:r>
          </w:p>
        </w:tc>
      </w:tr>
      <w:tr w:rsidR="000121B5" w14:paraId="6FE0AD23" w14:textId="77777777" w:rsidTr="00CF01BF">
        <w:tc>
          <w:tcPr>
            <w:tcW w:w="1800" w:type="dxa"/>
            <w:noWrap/>
            <w:hideMark/>
          </w:tcPr>
          <w:p w14:paraId="491B8DFC"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DNA</w:t>
            </w:r>
          </w:p>
        </w:tc>
        <w:tc>
          <w:tcPr>
            <w:tcW w:w="7200" w:type="dxa"/>
            <w:noWrap/>
            <w:hideMark/>
          </w:tcPr>
          <w:p w14:paraId="4122D20A"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deoxyribonucleic acid</w:t>
            </w:r>
          </w:p>
        </w:tc>
      </w:tr>
    </w:tbl>
    <w:tbl>
      <w:tblPr>
        <w:tblStyle w:val="TableGrid20"/>
        <w:tblW w:w="5000" w:type="pct"/>
        <w:tblLook w:val="04A0" w:firstRow="1" w:lastRow="0" w:firstColumn="1" w:lastColumn="0" w:noHBand="0" w:noVBand="1"/>
      </w:tblPr>
      <w:tblGrid>
        <w:gridCol w:w="1864"/>
        <w:gridCol w:w="7126"/>
      </w:tblGrid>
      <w:tr w:rsidR="00AF1389" w:rsidRPr="00EA23A2" w14:paraId="71CC4110" w14:textId="77777777" w:rsidTr="004844C9">
        <w:trPr>
          <w:del w:id="3806" w:author="Powell, Deana" w:date="2023-10-19T15:28:00Z"/>
        </w:trPr>
        <w:tc>
          <w:tcPr>
            <w:tcW w:w="1864" w:type="dxa"/>
            <w:noWrap/>
          </w:tcPr>
          <w:p w14:paraId="795612C1" w14:textId="77777777" w:rsidR="00AF1389" w:rsidRPr="00EA23A2" w:rsidRDefault="00AF1389" w:rsidP="003339F8">
            <w:pPr>
              <w:pStyle w:val="TableText"/>
              <w:keepNext w:val="0"/>
              <w:rPr>
                <w:del w:id="3807" w:author="Powell, Deana" w:date="2023-10-19T15:28:00Z"/>
              </w:rPr>
            </w:pPr>
            <w:del w:id="3808" w:author="Powell, Deana" w:date="2023-10-19T15:28:00Z">
              <w:r>
                <w:delText>DOR</w:delText>
              </w:r>
            </w:del>
          </w:p>
        </w:tc>
        <w:tc>
          <w:tcPr>
            <w:tcW w:w="7126" w:type="dxa"/>
            <w:noWrap/>
          </w:tcPr>
          <w:p w14:paraId="761A80CD" w14:textId="77777777" w:rsidR="00AF1389" w:rsidRPr="00EA23A2" w:rsidRDefault="00AF1389" w:rsidP="003339F8">
            <w:pPr>
              <w:pStyle w:val="TableText"/>
              <w:keepNext w:val="0"/>
              <w:rPr>
                <w:del w:id="3809" w:author="Powell, Deana" w:date="2023-10-19T15:28:00Z"/>
              </w:rPr>
            </w:pPr>
            <w:del w:id="3810" w:author="Powell, Deana" w:date="2023-10-19T15:28:00Z">
              <w:r>
                <w:delText>duration of response</w:delText>
              </w:r>
            </w:del>
          </w:p>
        </w:tc>
      </w:tr>
      <w:tr w:rsidR="003C5CDB" w:rsidRPr="00EA23A2" w14:paraId="3D1ED55E" w14:textId="77777777" w:rsidTr="004844C9">
        <w:trPr>
          <w:del w:id="3811" w:author="Powell, Deana" w:date="2023-10-19T15:28:00Z"/>
        </w:trPr>
        <w:tc>
          <w:tcPr>
            <w:tcW w:w="1864" w:type="dxa"/>
            <w:noWrap/>
          </w:tcPr>
          <w:p w14:paraId="1C91710D" w14:textId="77777777" w:rsidR="003C5CDB" w:rsidRPr="00EA23A2" w:rsidRDefault="003C5CDB" w:rsidP="003339F8">
            <w:pPr>
              <w:pStyle w:val="TableText"/>
              <w:keepNext w:val="0"/>
              <w:rPr>
                <w:del w:id="3812" w:author="Powell, Deana" w:date="2023-10-19T15:28:00Z"/>
              </w:rPr>
            </w:pPr>
            <w:del w:id="3813" w:author="Powell, Deana" w:date="2023-10-19T15:28:00Z">
              <w:r>
                <w:delText>DVT</w:delText>
              </w:r>
            </w:del>
          </w:p>
        </w:tc>
        <w:tc>
          <w:tcPr>
            <w:tcW w:w="7126" w:type="dxa"/>
            <w:noWrap/>
          </w:tcPr>
          <w:p w14:paraId="12AACA48" w14:textId="77777777" w:rsidR="003C5CDB" w:rsidRPr="00EA23A2" w:rsidRDefault="003C5CDB" w:rsidP="003339F8">
            <w:pPr>
              <w:pStyle w:val="TableText"/>
              <w:keepNext w:val="0"/>
              <w:rPr>
                <w:del w:id="3814" w:author="Powell, Deana" w:date="2023-10-19T15:28:00Z"/>
              </w:rPr>
            </w:pPr>
            <w:del w:id="3815" w:author="Powell, Deana" w:date="2023-10-19T15:28:00Z">
              <w:r>
                <w:delText>deep vein thrombosis</w:delText>
              </w:r>
            </w:del>
          </w:p>
        </w:tc>
      </w:tr>
    </w:tbl>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200"/>
      </w:tblGrid>
      <w:tr w:rsidR="000121B5" w14:paraId="17793EFE" w14:textId="77777777" w:rsidTr="00CF01BF">
        <w:tc>
          <w:tcPr>
            <w:tcW w:w="1800" w:type="dxa"/>
            <w:noWrap/>
            <w:hideMark/>
          </w:tcPr>
          <w:p w14:paraId="195EF9F3"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ECG</w:t>
            </w:r>
          </w:p>
        </w:tc>
        <w:tc>
          <w:tcPr>
            <w:tcW w:w="7200" w:type="dxa"/>
            <w:noWrap/>
            <w:hideMark/>
          </w:tcPr>
          <w:p w14:paraId="6BA797D9"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electrocardiogram</w:t>
            </w:r>
          </w:p>
        </w:tc>
      </w:tr>
    </w:tbl>
    <w:tbl>
      <w:tblPr>
        <w:tblStyle w:val="TableGrid20"/>
        <w:tblW w:w="5000" w:type="pct"/>
        <w:tblLook w:val="04A0" w:firstRow="1" w:lastRow="0" w:firstColumn="1" w:lastColumn="0" w:noHBand="0" w:noVBand="1"/>
      </w:tblPr>
      <w:tblGrid>
        <w:gridCol w:w="1864"/>
        <w:gridCol w:w="7126"/>
      </w:tblGrid>
      <w:tr w:rsidR="006E68FA" w:rsidRPr="00EA23A2" w14:paraId="1CDDDF24" w14:textId="77777777" w:rsidTr="004844C9">
        <w:trPr>
          <w:del w:id="3816" w:author="Powell, Deana" w:date="2023-10-19T15:28:00Z"/>
        </w:trPr>
        <w:tc>
          <w:tcPr>
            <w:tcW w:w="1864" w:type="dxa"/>
            <w:noWrap/>
          </w:tcPr>
          <w:p w14:paraId="07266916" w14:textId="77777777" w:rsidR="006E68FA" w:rsidRPr="00EA23A2" w:rsidRDefault="006E68FA" w:rsidP="003339F8">
            <w:pPr>
              <w:pStyle w:val="TableText"/>
              <w:keepNext w:val="0"/>
              <w:rPr>
                <w:del w:id="3817" w:author="Powell, Deana" w:date="2023-10-19T15:28:00Z"/>
              </w:rPr>
            </w:pPr>
            <w:del w:id="3818" w:author="Powell, Deana" w:date="2023-10-19T15:28:00Z">
              <w:r>
                <w:delText>ECHO</w:delText>
              </w:r>
            </w:del>
          </w:p>
        </w:tc>
        <w:tc>
          <w:tcPr>
            <w:tcW w:w="7126" w:type="dxa"/>
            <w:noWrap/>
          </w:tcPr>
          <w:p w14:paraId="679A1328" w14:textId="77777777" w:rsidR="006E68FA" w:rsidRPr="00EA23A2" w:rsidRDefault="006E68FA" w:rsidP="003339F8">
            <w:pPr>
              <w:pStyle w:val="TableText"/>
              <w:keepNext w:val="0"/>
              <w:rPr>
                <w:del w:id="3819" w:author="Powell, Deana" w:date="2023-10-19T15:28:00Z"/>
              </w:rPr>
            </w:pPr>
            <w:del w:id="3820" w:author="Powell, Deana" w:date="2023-10-19T15:28:00Z">
              <w:r>
                <w:delText>echocardiogram</w:delText>
              </w:r>
            </w:del>
          </w:p>
        </w:tc>
      </w:tr>
    </w:tbl>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200"/>
      </w:tblGrid>
      <w:tr w:rsidR="000121B5" w14:paraId="6014CE23" w14:textId="77777777" w:rsidTr="00CF01BF">
        <w:tc>
          <w:tcPr>
            <w:tcW w:w="1800" w:type="dxa"/>
            <w:noWrap/>
            <w:hideMark/>
          </w:tcPr>
          <w:p w14:paraId="21726420"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ECI</w:t>
            </w:r>
          </w:p>
        </w:tc>
        <w:tc>
          <w:tcPr>
            <w:tcW w:w="7200" w:type="dxa"/>
            <w:noWrap/>
            <w:hideMark/>
          </w:tcPr>
          <w:p w14:paraId="3C77EEE6"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event of clinical interest</w:t>
            </w:r>
          </w:p>
        </w:tc>
      </w:tr>
      <w:tr w:rsidR="000121B5" w14:paraId="2F6F3AD3" w14:textId="77777777" w:rsidTr="00CF01BF">
        <w:tc>
          <w:tcPr>
            <w:tcW w:w="1800" w:type="dxa"/>
            <w:noWrap/>
          </w:tcPr>
          <w:p w14:paraId="1934F3BA" w14:textId="77777777" w:rsidR="00C674E5" w:rsidRPr="00A375DD" w:rsidRDefault="006B7357" w:rsidP="006043F4">
            <w:pPr>
              <w:pStyle w:val="TableLeft"/>
              <w:rPr>
                <w:rStyle w:val="SuggestedOptional"/>
                <w:rFonts w:cs="Times New Roman"/>
                <w:color w:val="auto"/>
                <w:highlight w:val="yellow"/>
              </w:rPr>
            </w:pPr>
            <w:r w:rsidRPr="00A375DD">
              <w:rPr>
                <w:rStyle w:val="SuggestedOptional"/>
                <w:rFonts w:cs="Times New Roman"/>
                <w:color w:val="auto"/>
              </w:rPr>
              <w:t>eCRF</w:t>
            </w:r>
          </w:p>
        </w:tc>
        <w:tc>
          <w:tcPr>
            <w:tcW w:w="7200" w:type="dxa"/>
            <w:noWrap/>
          </w:tcPr>
          <w:p w14:paraId="1F76E656" w14:textId="77777777" w:rsidR="00C674E5" w:rsidRPr="00A375DD" w:rsidRDefault="006B7357" w:rsidP="006043F4">
            <w:pPr>
              <w:pStyle w:val="TableLeft"/>
              <w:rPr>
                <w:rStyle w:val="SuggestedOptional"/>
                <w:rFonts w:cs="Times New Roman"/>
                <w:color w:val="auto"/>
                <w:highlight w:val="yellow"/>
              </w:rPr>
            </w:pPr>
            <w:r w:rsidRPr="00A375DD">
              <w:rPr>
                <w:rStyle w:val="SuggestedOptional"/>
                <w:rFonts w:cs="Times New Roman"/>
                <w:color w:val="auto"/>
              </w:rPr>
              <w:t>electronic Case Report Form</w:t>
            </w:r>
          </w:p>
        </w:tc>
      </w:tr>
      <w:tr w:rsidR="000121B5" w14:paraId="48A11F03" w14:textId="77777777" w:rsidTr="00CF01BF">
        <w:tc>
          <w:tcPr>
            <w:tcW w:w="1800" w:type="dxa"/>
            <w:noWrap/>
            <w:hideMark/>
          </w:tcPr>
          <w:p w14:paraId="5930725D"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eCTA</w:t>
            </w:r>
          </w:p>
        </w:tc>
        <w:tc>
          <w:tcPr>
            <w:tcW w:w="7200" w:type="dxa"/>
            <w:noWrap/>
            <w:hideMark/>
          </w:tcPr>
          <w:p w14:paraId="32A03F17"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exploratory Clinical Trial Application</w:t>
            </w:r>
          </w:p>
        </w:tc>
      </w:tr>
      <w:tr w:rsidR="000121B5" w14:paraId="24048BC8" w14:textId="77777777" w:rsidTr="00CF01BF">
        <w:tc>
          <w:tcPr>
            <w:tcW w:w="1800" w:type="dxa"/>
            <w:noWrap/>
          </w:tcPr>
          <w:p w14:paraId="682F7EC5"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ECOG</w:t>
            </w:r>
          </w:p>
        </w:tc>
        <w:tc>
          <w:tcPr>
            <w:tcW w:w="7200" w:type="dxa"/>
            <w:noWrap/>
          </w:tcPr>
          <w:p w14:paraId="011F2CC1"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Eastern Cooperative Oncology Group</w:t>
            </w:r>
          </w:p>
        </w:tc>
      </w:tr>
    </w:tbl>
    <w:tbl>
      <w:tblPr>
        <w:tblStyle w:val="TableGrid20"/>
        <w:tblW w:w="5000" w:type="pct"/>
        <w:tblLook w:val="04A0" w:firstRow="1" w:lastRow="0" w:firstColumn="1" w:lastColumn="0" w:noHBand="0" w:noVBand="1"/>
      </w:tblPr>
      <w:tblGrid>
        <w:gridCol w:w="1864"/>
        <w:gridCol w:w="7126"/>
      </w:tblGrid>
      <w:tr w:rsidR="00941783" w:rsidRPr="00EA23A2" w14:paraId="155C24AB" w14:textId="77777777" w:rsidTr="004844C9">
        <w:trPr>
          <w:del w:id="3821" w:author="Powell, Deana" w:date="2023-10-19T15:28:00Z"/>
        </w:trPr>
        <w:tc>
          <w:tcPr>
            <w:tcW w:w="1864" w:type="dxa"/>
            <w:noWrap/>
          </w:tcPr>
          <w:p w14:paraId="30B2C3E1" w14:textId="77777777" w:rsidR="00941783" w:rsidRPr="00EA23A2" w:rsidRDefault="00941783" w:rsidP="003339F8">
            <w:pPr>
              <w:pStyle w:val="TableText"/>
              <w:keepNext w:val="0"/>
              <w:rPr>
                <w:del w:id="3822" w:author="Powell, Deana" w:date="2023-10-19T15:28:00Z"/>
              </w:rPr>
            </w:pPr>
            <w:del w:id="3823" w:author="Powell, Deana" w:date="2023-10-19T15:28:00Z">
              <w:r>
                <w:delText>ECOG PS</w:delText>
              </w:r>
            </w:del>
          </w:p>
        </w:tc>
        <w:tc>
          <w:tcPr>
            <w:tcW w:w="7126" w:type="dxa"/>
            <w:noWrap/>
          </w:tcPr>
          <w:p w14:paraId="551157A4" w14:textId="77777777" w:rsidR="00941783" w:rsidRPr="00EA23A2" w:rsidRDefault="00941783" w:rsidP="003339F8">
            <w:pPr>
              <w:pStyle w:val="TableText"/>
              <w:keepNext w:val="0"/>
              <w:rPr>
                <w:del w:id="3824" w:author="Powell, Deana" w:date="2023-10-19T15:28:00Z"/>
              </w:rPr>
            </w:pPr>
            <w:del w:id="3825" w:author="Powell, Deana" w:date="2023-10-19T15:28:00Z">
              <w:r w:rsidRPr="00941783">
                <w:delText>Eastern Cooperative Oncology Group</w:delText>
              </w:r>
              <w:r>
                <w:delText xml:space="preserve"> performance status</w:delText>
              </w:r>
            </w:del>
          </w:p>
        </w:tc>
      </w:tr>
    </w:tbl>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200"/>
      </w:tblGrid>
      <w:tr w:rsidR="000121B5" w14:paraId="3F1A5EE1" w14:textId="77777777" w:rsidTr="00CF01BF">
        <w:tc>
          <w:tcPr>
            <w:tcW w:w="1800" w:type="dxa"/>
            <w:noWrap/>
            <w:hideMark/>
          </w:tcPr>
          <w:p w14:paraId="5D733CD1"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EDC</w:t>
            </w:r>
          </w:p>
        </w:tc>
        <w:tc>
          <w:tcPr>
            <w:tcW w:w="7200" w:type="dxa"/>
            <w:noWrap/>
            <w:hideMark/>
          </w:tcPr>
          <w:p w14:paraId="28F0F601"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electronic data collection</w:t>
            </w:r>
          </w:p>
        </w:tc>
      </w:tr>
    </w:tbl>
    <w:tbl>
      <w:tblPr>
        <w:tblStyle w:val="TableGrid20"/>
        <w:tblW w:w="5000" w:type="pct"/>
        <w:tblLook w:val="04A0" w:firstRow="1" w:lastRow="0" w:firstColumn="1" w:lastColumn="0" w:noHBand="0" w:noVBand="1"/>
      </w:tblPr>
      <w:tblGrid>
        <w:gridCol w:w="1864"/>
        <w:gridCol w:w="7126"/>
      </w:tblGrid>
      <w:tr w:rsidR="002E6312" w:rsidRPr="00EA23A2" w14:paraId="45A31877" w14:textId="77777777" w:rsidTr="004844C9">
        <w:trPr>
          <w:del w:id="3826" w:author="Powell, Deana" w:date="2023-10-19T15:28:00Z"/>
        </w:trPr>
        <w:tc>
          <w:tcPr>
            <w:tcW w:w="1864" w:type="dxa"/>
            <w:noWrap/>
          </w:tcPr>
          <w:p w14:paraId="51CF0975" w14:textId="77777777" w:rsidR="002E6312" w:rsidRDefault="002E6312" w:rsidP="003339F8">
            <w:pPr>
              <w:pStyle w:val="TableText"/>
              <w:keepNext w:val="0"/>
              <w:rPr>
                <w:del w:id="3827" w:author="Powell, Deana" w:date="2023-10-19T15:28:00Z"/>
              </w:rPr>
            </w:pPr>
            <w:del w:id="3828" w:author="Powell, Deana" w:date="2023-10-19T15:28:00Z">
              <w:r>
                <w:delText>eDMC</w:delText>
              </w:r>
            </w:del>
          </w:p>
        </w:tc>
        <w:tc>
          <w:tcPr>
            <w:tcW w:w="7126" w:type="dxa"/>
            <w:noWrap/>
          </w:tcPr>
          <w:p w14:paraId="0EAAB309" w14:textId="77777777" w:rsidR="002E6312" w:rsidRPr="0039429B" w:rsidRDefault="00774C6E" w:rsidP="003339F8">
            <w:pPr>
              <w:pStyle w:val="TableText"/>
              <w:keepNext w:val="0"/>
              <w:rPr>
                <w:del w:id="3829" w:author="Powell, Deana" w:date="2023-10-19T15:28:00Z"/>
              </w:rPr>
            </w:pPr>
            <w:del w:id="3830" w:author="Powell, Deana" w:date="2023-10-19T15:28:00Z">
              <w:r>
                <w:delText>external</w:delText>
              </w:r>
              <w:r w:rsidR="002E6312">
                <w:delText xml:space="preserve"> Data Monitoring Committee</w:delText>
              </w:r>
            </w:del>
          </w:p>
        </w:tc>
      </w:tr>
      <w:tr w:rsidR="0039429B" w:rsidRPr="00EA23A2" w14:paraId="1DDA1A48" w14:textId="77777777" w:rsidTr="004844C9">
        <w:trPr>
          <w:del w:id="3831" w:author="Powell, Deana" w:date="2023-10-19T15:28:00Z"/>
        </w:trPr>
        <w:tc>
          <w:tcPr>
            <w:tcW w:w="1864" w:type="dxa"/>
            <w:noWrap/>
          </w:tcPr>
          <w:p w14:paraId="5D0BE60F" w14:textId="77777777" w:rsidR="0039429B" w:rsidRPr="00EA23A2" w:rsidRDefault="0039429B" w:rsidP="003339F8">
            <w:pPr>
              <w:pStyle w:val="TableText"/>
              <w:keepNext w:val="0"/>
              <w:rPr>
                <w:del w:id="3832" w:author="Powell, Deana" w:date="2023-10-19T15:28:00Z"/>
              </w:rPr>
            </w:pPr>
            <w:del w:id="3833" w:author="Powell, Deana" w:date="2023-10-19T15:28:00Z">
              <w:r>
                <w:delText>EORTC</w:delText>
              </w:r>
            </w:del>
          </w:p>
        </w:tc>
        <w:tc>
          <w:tcPr>
            <w:tcW w:w="7126" w:type="dxa"/>
            <w:noWrap/>
          </w:tcPr>
          <w:p w14:paraId="2C85A365" w14:textId="77777777" w:rsidR="0039429B" w:rsidRPr="00EA23A2" w:rsidRDefault="0039429B" w:rsidP="003339F8">
            <w:pPr>
              <w:pStyle w:val="TableText"/>
              <w:keepNext w:val="0"/>
              <w:rPr>
                <w:del w:id="3834" w:author="Powell, Deana" w:date="2023-10-19T15:28:00Z"/>
              </w:rPr>
            </w:pPr>
            <w:del w:id="3835" w:author="Powell, Deana" w:date="2023-10-19T15:28:00Z">
              <w:r w:rsidRPr="0039429B">
                <w:delText>European Organization for Research and Treatment of Cancer</w:delText>
              </w:r>
            </w:del>
          </w:p>
        </w:tc>
      </w:tr>
    </w:tbl>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200"/>
      </w:tblGrid>
      <w:tr w:rsidR="000121B5" w14:paraId="5DD48497" w14:textId="77777777" w:rsidTr="00CF01BF">
        <w:tc>
          <w:tcPr>
            <w:tcW w:w="1800" w:type="dxa"/>
            <w:noWrap/>
          </w:tcPr>
          <w:p w14:paraId="71B6A165"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eGFR</w:t>
            </w:r>
          </w:p>
        </w:tc>
        <w:tc>
          <w:tcPr>
            <w:tcW w:w="7200" w:type="dxa"/>
            <w:noWrap/>
          </w:tcPr>
          <w:p w14:paraId="065AA0B9"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estimated glomerular filtration rate</w:t>
            </w:r>
          </w:p>
        </w:tc>
      </w:tr>
      <w:tr w:rsidR="000121B5" w14:paraId="7D47DD1E" w14:textId="77777777" w:rsidTr="00CF01BF">
        <w:tc>
          <w:tcPr>
            <w:tcW w:w="1800" w:type="dxa"/>
            <w:noWrap/>
          </w:tcPr>
          <w:p w14:paraId="3CEF7537"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ELISA</w:t>
            </w:r>
          </w:p>
        </w:tc>
        <w:tc>
          <w:tcPr>
            <w:tcW w:w="7200" w:type="dxa"/>
            <w:noWrap/>
          </w:tcPr>
          <w:p w14:paraId="49708916"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enzyme-linked immunosorbent assay</w:t>
            </w:r>
          </w:p>
        </w:tc>
      </w:tr>
      <w:tr w:rsidR="000121B5" w14:paraId="260FC487" w14:textId="77777777" w:rsidTr="00CF01BF">
        <w:tc>
          <w:tcPr>
            <w:tcW w:w="1800" w:type="dxa"/>
            <w:noWrap/>
            <w:hideMark/>
          </w:tcPr>
          <w:p w14:paraId="48FAB6B8"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EMA</w:t>
            </w:r>
          </w:p>
        </w:tc>
        <w:tc>
          <w:tcPr>
            <w:tcW w:w="7200" w:type="dxa"/>
            <w:noWrap/>
            <w:hideMark/>
          </w:tcPr>
          <w:p w14:paraId="55407D32"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European Medicines Agency</w:t>
            </w:r>
          </w:p>
        </w:tc>
      </w:tr>
      <w:tr w:rsidR="000121B5" w14:paraId="1E1A8227" w14:textId="77777777" w:rsidTr="00CF01BF">
        <w:tc>
          <w:tcPr>
            <w:tcW w:w="1800" w:type="dxa"/>
            <w:noWrap/>
            <w:hideMark/>
          </w:tcPr>
          <w:p w14:paraId="45F32EF5"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EOC</w:t>
            </w:r>
          </w:p>
        </w:tc>
        <w:tc>
          <w:tcPr>
            <w:tcW w:w="7200" w:type="dxa"/>
            <w:noWrap/>
            <w:hideMark/>
          </w:tcPr>
          <w:p w14:paraId="1D5D4486"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Executive Oversight Committee</w:t>
            </w:r>
          </w:p>
        </w:tc>
      </w:tr>
    </w:tbl>
    <w:tbl>
      <w:tblPr>
        <w:tblStyle w:val="TableGrid20"/>
        <w:tblW w:w="5000" w:type="pct"/>
        <w:tblLook w:val="04A0" w:firstRow="1" w:lastRow="0" w:firstColumn="1" w:lastColumn="0" w:noHBand="0" w:noVBand="1"/>
      </w:tblPr>
      <w:tblGrid>
        <w:gridCol w:w="1864"/>
        <w:gridCol w:w="7126"/>
      </w:tblGrid>
      <w:tr w:rsidR="00D74B43" w:rsidRPr="00EA23A2" w14:paraId="16666F66" w14:textId="77777777" w:rsidTr="004844C9">
        <w:trPr>
          <w:del w:id="3836" w:author="Powell, Deana" w:date="2023-10-19T15:28:00Z"/>
        </w:trPr>
        <w:tc>
          <w:tcPr>
            <w:tcW w:w="1864" w:type="dxa"/>
            <w:noWrap/>
          </w:tcPr>
          <w:p w14:paraId="79F2D339" w14:textId="77777777" w:rsidR="00D74B43" w:rsidRDefault="00D74B43" w:rsidP="003339F8">
            <w:pPr>
              <w:pStyle w:val="TableText"/>
              <w:keepNext w:val="0"/>
              <w:rPr>
                <w:del w:id="3837" w:author="Powell, Deana" w:date="2023-10-19T15:28:00Z"/>
              </w:rPr>
            </w:pPr>
            <w:del w:id="3838" w:author="Powell, Deana" w:date="2023-10-19T15:28:00Z">
              <w:r>
                <w:delText>EOT</w:delText>
              </w:r>
            </w:del>
          </w:p>
        </w:tc>
        <w:tc>
          <w:tcPr>
            <w:tcW w:w="7126" w:type="dxa"/>
            <w:noWrap/>
          </w:tcPr>
          <w:p w14:paraId="739E2E63" w14:textId="77777777" w:rsidR="00D74B43" w:rsidRPr="004267FF" w:rsidRDefault="00D74B43" w:rsidP="003339F8">
            <w:pPr>
              <w:pStyle w:val="TableText"/>
              <w:keepNext w:val="0"/>
              <w:rPr>
                <w:del w:id="3839" w:author="Powell, Deana" w:date="2023-10-19T15:28:00Z"/>
              </w:rPr>
            </w:pPr>
            <w:del w:id="3840" w:author="Powell, Deana" w:date="2023-10-19T15:28:00Z">
              <w:r>
                <w:delText>End</w:delText>
              </w:r>
              <w:r w:rsidR="00763F04">
                <w:delText>-</w:delText>
              </w:r>
              <w:r>
                <w:delText>of</w:delText>
              </w:r>
              <w:r w:rsidR="00763F04">
                <w:delText>-</w:delText>
              </w:r>
              <w:r>
                <w:delText>Treatment</w:delText>
              </w:r>
            </w:del>
          </w:p>
        </w:tc>
      </w:tr>
    </w:tbl>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200"/>
      </w:tblGrid>
      <w:tr w:rsidR="000121B5" w14:paraId="5A81F8AD" w14:textId="77777777" w:rsidTr="00CF01BF">
        <w:tc>
          <w:tcPr>
            <w:tcW w:w="1800" w:type="dxa"/>
            <w:noWrap/>
          </w:tcPr>
          <w:p w14:paraId="79FFD1DB"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ePROs</w:t>
            </w:r>
          </w:p>
        </w:tc>
        <w:tc>
          <w:tcPr>
            <w:tcW w:w="7200" w:type="dxa"/>
            <w:noWrap/>
          </w:tcPr>
          <w:p w14:paraId="6622A788"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electronic patient-reported outcomes</w:t>
            </w:r>
          </w:p>
        </w:tc>
      </w:tr>
      <w:tr w:rsidR="000121B5" w14:paraId="7BDA04B5" w14:textId="77777777" w:rsidTr="00CF01BF">
        <w:tc>
          <w:tcPr>
            <w:tcW w:w="1800" w:type="dxa"/>
            <w:noWrap/>
          </w:tcPr>
          <w:p w14:paraId="472DF0BF" w14:textId="4EA17398" w:rsidR="00C674E5" w:rsidRPr="00A375DD" w:rsidRDefault="005B0232" w:rsidP="006043F4">
            <w:pPr>
              <w:pStyle w:val="TableLeft"/>
              <w:rPr>
                <w:rStyle w:val="SuggestedOptional"/>
                <w:rFonts w:cs="Times New Roman"/>
                <w:color w:val="auto"/>
              </w:rPr>
            </w:pPr>
            <w:del w:id="3841" w:author="Powell, Deana" w:date="2023-10-19T15:28:00Z">
              <w:r>
                <w:delText>EQ-5D</w:delText>
              </w:r>
              <w:r w:rsidR="00B12ED5">
                <w:delText>-5L</w:delText>
              </w:r>
            </w:del>
            <w:ins w:id="3842" w:author="Powell, Deana" w:date="2023-10-19T15:28:00Z">
              <w:r w:rsidR="006B7357" w:rsidRPr="00A375DD">
                <w:rPr>
                  <w:rStyle w:val="SuggestedOptional"/>
                  <w:rFonts w:cs="Times New Roman"/>
                  <w:color w:val="auto"/>
                </w:rPr>
                <w:t>E-R</w:t>
              </w:r>
            </w:ins>
          </w:p>
        </w:tc>
        <w:tc>
          <w:tcPr>
            <w:tcW w:w="7200" w:type="dxa"/>
            <w:noWrap/>
          </w:tcPr>
          <w:p w14:paraId="48799871" w14:textId="22DC6A62" w:rsidR="00C674E5" w:rsidRPr="00A375DD" w:rsidRDefault="005B0232" w:rsidP="006043F4">
            <w:pPr>
              <w:pStyle w:val="TableLeft"/>
              <w:rPr>
                <w:rStyle w:val="SuggestedOptional"/>
                <w:rFonts w:cs="Times New Roman"/>
                <w:color w:val="auto"/>
              </w:rPr>
            </w:pPr>
            <w:del w:id="3843" w:author="Powell, Deana" w:date="2023-10-19T15:28:00Z">
              <w:r>
                <w:delText>EuroQoL-5D</w:delText>
              </w:r>
              <w:r w:rsidR="00B12ED5">
                <w:delText>-5L</w:delText>
              </w:r>
            </w:del>
            <w:ins w:id="3844" w:author="Powell, Deana" w:date="2023-10-19T15:28:00Z">
              <w:r w:rsidR="006B7357" w:rsidRPr="00A375DD">
                <w:rPr>
                  <w:rStyle w:val="SuggestedOptional"/>
                  <w:rFonts w:cs="Times New Roman"/>
                  <w:color w:val="auto"/>
                </w:rPr>
                <w:t>exposure response</w:t>
              </w:r>
            </w:ins>
          </w:p>
        </w:tc>
      </w:tr>
    </w:tbl>
    <w:tbl>
      <w:tblPr>
        <w:tblStyle w:val="TableGrid20"/>
        <w:tblW w:w="5000" w:type="pct"/>
        <w:tblLook w:val="04A0" w:firstRow="1" w:lastRow="0" w:firstColumn="1" w:lastColumn="0" w:noHBand="0" w:noVBand="1"/>
      </w:tblPr>
      <w:tblGrid>
        <w:gridCol w:w="1864"/>
        <w:gridCol w:w="7126"/>
      </w:tblGrid>
      <w:tr w:rsidR="002D5508" w:rsidRPr="00EA23A2" w14:paraId="1461B22F" w14:textId="77777777" w:rsidTr="004844C9">
        <w:trPr>
          <w:del w:id="3845" w:author="Powell, Deana" w:date="2023-10-19T15:28:00Z"/>
        </w:trPr>
        <w:tc>
          <w:tcPr>
            <w:tcW w:w="1864" w:type="dxa"/>
            <w:noWrap/>
          </w:tcPr>
          <w:p w14:paraId="7CE9F51C" w14:textId="77777777" w:rsidR="002D5508" w:rsidRDefault="002D5508" w:rsidP="002E42E4">
            <w:pPr>
              <w:pStyle w:val="TableText"/>
              <w:keepNext w:val="0"/>
              <w:rPr>
                <w:del w:id="3846" w:author="Powell, Deana" w:date="2023-10-19T15:28:00Z"/>
              </w:rPr>
            </w:pPr>
            <w:del w:id="3847" w:author="Powell, Deana" w:date="2023-10-19T15:28:00Z">
              <w:r>
                <w:delText>ESMO</w:delText>
              </w:r>
            </w:del>
          </w:p>
        </w:tc>
        <w:tc>
          <w:tcPr>
            <w:tcW w:w="7126" w:type="dxa"/>
            <w:noWrap/>
          </w:tcPr>
          <w:p w14:paraId="366D2643" w14:textId="77777777" w:rsidR="002D5508" w:rsidRDefault="002D5508" w:rsidP="002E42E4">
            <w:pPr>
              <w:pStyle w:val="TableText"/>
              <w:keepNext w:val="0"/>
              <w:rPr>
                <w:del w:id="3848" w:author="Powell, Deana" w:date="2023-10-19T15:28:00Z"/>
              </w:rPr>
            </w:pPr>
            <w:del w:id="3849" w:author="Powell, Deana" w:date="2023-10-19T15:28:00Z">
              <w:r w:rsidRPr="002D5508">
                <w:delText>European Society of Medical Oncology</w:delText>
              </w:r>
            </w:del>
          </w:p>
        </w:tc>
      </w:tr>
      <w:tr w:rsidR="002E6312" w:rsidRPr="00EA23A2" w14:paraId="4302C980" w14:textId="77777777" w:rsidTr="004844C9">
        <w:trPr>
          <w:del w:id="3850" w:author="Powell, Deana" w:date="2023-10-19T15:28:00Z"/>
        </w:trPr>
        <w:tc>
          <w:tcPr>
            <w:tcW w:w="1864" w:type="dxa"/>
            <w:noWrap/>
          </w:tcPr>
          <w:p w14:paraId="7953AF23" w14:textId="77777777" w:rsidR="002E6312" w:rsidRDefault="002E6312" w:rsidP="002E42E4">
            <w:pPr>
              <w:pStyle w:val="TableText"/>
              <w:keepNext w:val="0"/>
              <w:rPr>
                <w:del w:id="3851" w:author="Powell, Deana" w:date="2023-10-19T15:28:00Z"/>
              </w:rPr>
            </w:pPr>
            <w:del w:id="3852" w:author="Powell, Deana" w:date="2023-10-19T15:28:00Z">
              <w:r>
                <w:delText>FA</w:delText>
              </w:r>
            </w:del>
          </w:p>
        </w:tc>
        <w:tc>
          <w:tcPr>
            <w:tcW w:w="7126" w:type="dxa"/>
            <w:noWrap/>
          </w:tcPr>
          <w:p w14:paraId="1A72D930" w14:textId="77777777" w:rsidR="002E6312" w:rsidRPr="0018033C" w:rsidRDefault="002E6312" w:rsidP="002E42E4">
            <w:pPr>
              <w:pStyle w:val="TableText"/>
              <w:keepNext w:val="0"/>
              <w:rPr>
                <w:del w:id="3853" w:author="Powell, Deana" w:date="2023-10-19T15:28:00Z"/>
              </w:rPr>
            </w:pPr>
            <w:del w:id="3854" w:author="Powell, Deana" w:date="2023-10-19T15:28:00Z">
              <w:r>
                <w:delText>Final Analysis</w:delText>
              </w:r>
            </w:del>
          </w:p>
        </w:tc>
      </w:tr>
      <w:tr w:rsidR="002E6312" w:rsidRPr="00EA23A2" w14:paraId="6B65F409" w14:textId="77777777" w:rsidTr="004844C9">
        <w:trPr>
          <w:del w:id="3855" w:author="Powell, Deana" w:date="2023-10-19T15:28:00Z"/>
        </w:trPr>
        <w:tc>
          <w:tcPr>
            <w:tcW w:w="1864" w:type="dxa"/>
            <w:noWrap/>
          </w:tcPr>
          <w:p w14:paraId="38DA6926" w14:textId="77777777" w:rsidR="002E6312" w:rsidRDefault="002E6312" w:rsidP="002E42E4">
            <w:pPr>
              <w:pStyle w:val="TableText"/>
              <w:keepNext w:val="0"/>
              <w:rPr>
                <w:del w:id="3856" w:author="Powell, Deana" w:date="2023-10-19T15:28:00Z"/>
              </w:rPr>
            </w:pPr>
            <w:del w:id="3857" w:author="Powell, Deana" w:date="2023-10-19T15:28:00Z">
              <w:r>
                <w:delText>FAS</w:delText>
              </w:r>
            </w:del>
          </w:p>
        </w:tc>
        <w:tc>
          <w:tcPr>
            <w:tcW w:w="7126" w:type="dxa"/>
            <w:noWrap/>
          </w:tcPr>
          <w:p w14:paraId="2E00AFD3" w14:textId="77777777" w:rsidR="002E6312" w:rsidRPr="00BD56AC" w:rsidRDefault="002E6312" w:rsidP="002E42E4">
            <w:pPr>
              <w:pStyle w:val="TableText"/>
              <w:keepNext w:val="0"/>
              <w:rPr>
                <w:del w:id="3858" w:author="Powell, Deana" w:date="2023-10-19T15:28:00Z"/>
              </w:rPr>
            </w:pPr>
            <w:del w:id="3859" w:author="Powell, Deana" w:date="2023-10-19T15:28:00Z">
              <w:r w:rsidRPr="0018033C">
                <w:delText xml:space="preserve">Full </w:delText>
              </w:r>
              <w:r>
                <w:delText>Analysis Set</w:delText>
              </w:r>
            </w:del>
          </w:p>
        </w:tc>
      </w:tr>
    </w:tbl>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200"/>
      </w:tblGrid>
      <w:tr w:rsidR="000121B5" w14:paraId="26443A58" w14:textId="77777777" w:rsidTr="00CF01BF">
        <w:tc>
          <w:tcPr>
            <w:tcW w:w="1800" w:type="dxa"/>
            <w:noWrap/>
          </w:tcPr>
          <w:p w14:paraId="75F395E7"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FDA</w:t>
            </w:r>
          </w:p>
        </w:tc>
        <w:tc>
          <w:tcPr>
            <w:tcW w:w="7200" w:type="dxa"/>
            <w:noWrap/>
          </w:tcPr>
          <w:p w14:paraId="1CCAAC64"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Food and Drug Administration</w:t>
            </w:r>
          </w:p>
        </w:tc>
      </w:tr>
      <w:tr w:rsidR="000121B5" w14:paraId="1A59CDF7" w14:textId="77777777" w:rsidTr="00CF01BF">
        <w:tc>
          <w:tcPr>
            <w:tcW w:w="1800" w:type="dxa"/>
            <w:noWrap/>
            <w:hideMark/>
          </w:tcPr>
          <w:p w14:paraId="227EF66C"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FDAAA</w:t>
            </w:r>
          </w:p>
        </w:tc>
        <w:tc>
          <w:tcPr>
            <w:tcW w:w="7200" w:type="dxa"/>
            <w:noWrap/>
            <w:hideMark/>
          </w:tcPr>
          <w:p w14:paraId="7BC04667"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Food and Drug Administration Amendments Act</w:t>
            </w:r>
          </w:p>
        </w:tc>
      </w:tr>
      <w:tr w:rsidR="000121B5" w14:paraId="585F211C" w14:textId="77777777" w:rsidTr="00CF01BF">
        <w:tc>
          <w:tcPr>
            <w:tcW w:w="1800" w:type="dxa"/>
            <w:noWrap/>
          </w:tcPr>
          <w:p w14:paraId="023F299E"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FEV1</w:t>
            </w:r>
          </w:p>
        </w:tc>
        <w:tc>
          <w:tcPr>
            <w:tcW w:w="7200" w:type="dxa"/>
            <w:noWrap/>
          </w:tcPr>
          <w:p w14:paraId="4C2C3E4E"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forced expiratory volume in 1 second</w:t>
            </w:r>
          </w:p>
        </w:tc>
      </w:tr>
      <w:tr w:rsidR="000121B5" w14:paraId="6D927EBC" w14:textId="77777777" w:rsidTr="00CF01BF">
        <w:trPr>
          <w:ins w:id="3860" w:author="Powell, Deana" w:date="2023-10-19T15:28:00Z"/>
        </w:trPr>
        <w:tc>
          <w:tcPr>
            <w:tcW w:w="1800" w:type="dxa"/>
            <w:noWrap/>
          </w:tcPr>
          <w:p w14:paraId="548619CB" w14:textId="77777777" w:rsidR="00C674E5" w:rsidRPr="00A375DD" w:rsidRDefault="006B7357" w:rsidP="006043F4">
            <w:pPr>
              <w:pStyle w:val="TableLeft"/>
              <w:rPr>
                <w:ins w:id="3861" w:author="Powell, Deana" w:date="2023-10-19T15:28:00Z"/>
                <w:rStyle w:val="SuggestedOptional"/>
                <w:rFonts w:cs="Times New Roman"/>
                <w:color w:val="auto"/>
              </w:rPr>
            </w:pPr>
            <w:ins w:id="3862" w:author="Powell, Deana" w:date="2023-10-19T15:28:00Z">
              <w:r w:rsidRPr="00A375DD">
                <w:rPr>
                  <w:rStyle w:val="SuggestedOptional"/>
                  <w:rFonts w:cs="Times New Roman"/>
                  <w:color w:val="auto"/>
                </w:rPr>
                <w:t>FAS</w:t>
              </w:r>
            </w:ins>
          </w:p>
        </w:tc>
        <w:tc>
          <w:tcPr>
            <w:tcW w:w="7200" w:type="dxa"/>
            <w:noWrap/>
          </w:tcPr>
          <w:p w14:paraId="37986CCB" w14:textId="77777777" w:rsidR="00C674E5" w:rsidRPr="00A375DD" w:rsidRDefault="006B7357" w:rsidP="006043F4">
            <w:pPr>
              <w:pStyle w:val="TableLeft"/>
              <w:rPr>
                <w:ins w:id="3863" w:author="Powell, Deana" w:date="2023-10-19T15:28:00Z"/>
                <w:rStyle w:val="SuggestedOptional"/>
                <w:rFonts w:cs="Times New Roman"/>
                <w:color w:val="auto"/>
              </w:rPr>
            </w:pPr>
            <w:ins w:id="3864" w:author="Powell, Deana" w:date="2023-10-19T15:28:00Z">
              <w:r w:rsidRPr="00A375DD">
                <w:rPr>
                  <w:rStyle w:val="SuggestedOptional"/>
                  <w:rFonts w:cs="Times New Roman"/>
                  <w:color w:val="auto"/>
                </w:rPr>
                <w:t>Full Analysis Set</w:t>
              </w:r>
            </w:ins>
          </w:p>
        </w:tc>
      </w:tr>
      <w:tr w:rsidR="000121B5" w14:paraId="48950BD3" w14:textId="77777777" w:rsidTr="00CF01BF">
        <w:tc>
          <w:tcPr>
            <w:tcW w:w="1800" w:type="dxa"/>
            <w:noWrap/>
          </w:tcPr>
          <w:p w14:paraId="2814EE15"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lastRenderedPageBreak/>
              <w:t>FFPE</w:t>
            </w:r>
          </w:p>
        </w:tc>
        <w:tc>
          <w:tcPr>
            <w:tcW w:w="7200" w:type="dxa"/>
            <w:noWrap/>
          </w:tcPr>
          <w:p w14:paraId="45FE51CD"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formalin-fixed, paraffin embedded</w:t>
            </w:r>
          </w:p>
        </w:tc>
      </w:tr>
      <w:tr w:rsidR="000121B5" w14:paraId="7E450A05" w14:textId="77777777" w:rsidTr="00CF01BF">
        <w:tc>
          <w:tcPr>
            <w:tcW w:w="1800" w:type="dxa"/>
            <w:noWrap/>
          </w:tcPr>
          <w:p w14:paraId="18F37C24" w14:textId="1F8A266C" w:rsidR="00C674E5" w:rsidRPr="00A375DD" w:rsidRDefault="00666E66" w:rsidP="006043F4">
            <w:pPr>
              <w:pStyle w:val="TableLeft"/>
              <w:rPr>
                <w:rStyle w:val="SuggestedOptional"/>
                <w:rFonts w:cs="Times New Roman"/>
                <w:color w:val="auto"/>
              </w:rPr>
            </w:pPr>
            <w:del w:id="3865" w:author="Powell, Deana" w:date="2023-10-19T15:28:00Z">
              <w:r>
                <w:delText>FGFR</w:delText>
              </w:r>
            </w:del>
            <w:ins w:id="3866" w:author="Powell, Deana" w:date="2023-10-19T15:28:00Z">
              <w:r w:rsidR="006B7357" w:rsidRPr="00A375DD">
                <w:rPr>
                  <w:rStyle w:val="SuggestedOptional"/>
                  <w:rFonts w:cs="Times New Roman"/>
                  <w:color w:val="auto"/>
                </w:rPr>
                <w:t>FIH</w:t>
              </w:r>
            </w:ins>
          </w:p>
        </w:tc>
        <w:tc>
          <w:tcPr>
            <w:tcW w:w="7200" w:type="dxa"/>
            <w:noWrap/>
          </w:tcPr>
          <w:p w14:paraId="4FEE266D" w14:textId="11F0B07D" w:rsidR="00C674E5" w:rsidRPr="00A375DD" w:rsidRDefault="00666E66" w:rsidP="006043F4">
            <w:pPr>
              <w:pStyle w:val="TableLeft"/>
              <w:rPr>
                <w:rStyle w:val="SuggestedOptional"/>
                <w:rFonts w:cs="Times New Roman"/>
                <w:color w:val="auto"/>
              </w:rPr>
            </w:pPr>
            <w:del w:id="3867" w:author="Powell, Deana" w:date="2023-10-19T15:28:00Z">
              <w:r w:rsidRPr="00666E66">
                <w:delText>fibroblast growth factor receptors</w:delText>
              </w:r>
            </w:del>
            <w:ins w:id="3868" w:author="Powell, Deana" w:date="2023-10-19T15:28:00Z">
              <w:r w:rsidR="006B7357" w:rsidRPr="00A375DD">
                <w:rPr>
                  <w:rStyle w:val="SuggestedOptional"/>
                  <w:rFonts w:cs="Times New Roman"/>
                  <w:color w:val="auto"/>
                </w:rPr>
                <w:t>first in human</w:t>
              </w:r>
            </w:ins>
          </w:p>
        </w:tc>
      </w:tr>
      <w:tr w:rsidR="000121B5" w14:paraId="00F01099" w14:textId="77777777" w:rsidTr="00CF01BF">
        <w:tc>
          <w:tcPr>
            <w:tcW w:w="1800" w:type="dxa"/>
            <w:noWrap/>
            <w:hideMark/>
          </w:tcPr>
          <w:p w14:paraId="399E6DA2"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FSH</w:t>
            </w:r>
          </w:p>
        </w:tc>
        <w:tc>
          <w:tcPr>
            <w:tcW w:w="7200" w:type="dxa"/>
            <w:noWrap/>
            <w:hideMark/>
          </w:tcPr>
          <w:p w14:paraId="0DE0B799"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 xml:space="preserve">follicle-stimulating hormone </w:t>
            </w:r>
          </w:p>
        </w:tc>
      </w:tr>
      <w:tr w:rsidR="000121B5" w14:paraId="4C8A9C5F" w14:textId="77777777" w:rsidTr="00CF01BF">
        <w:tc>
          <w:tcPr>
            <w:tcW w:w="1800" w:type="dxa"/>
            <w:noWrap/>
          </w:tcPr>
          <w:p w14:paraId="14B970E9"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FVC</w:t>
            </w:r>
          </w:p>
        </w:tc>
        <w:tc>
          <w:tcPr>
            <w:tcW w:w="7200" w:type="dxa"/>
            <w:noWrap/>
          </w:tcPr>
          <w:p w14:paraId="292D5E62"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forced vital capacity</w:t>
            </w:r>
          </w:p>
        </w:tc>
      </w:tr>
      <w:tr w:rsidR="000121B5" w14:paraId="0CB6C56C" w14:textId="77777777" w:rsidTr="00CF01BF">
        <w:tc>
          <w:tcPr>
            <w:tcW w:w="1800" w:type="dxa"/>
            <w:noWrap/>
            <w:hideMark/>
          </w:tcPr>
          <w:p w14:paraId="7C9DC4A2"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GCP</w:t>
            </w:r>
          </w:p>
        </w:tc>
        <w:tc>
          <w:tcPr>
            <w:tcW w:w="7200" w:type="dxa"/>
            <w:noWrap/>
            <w:hideMark/>
          </w:tcPr>
          <w:p w14:paraId="4B8D7463"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Good Clinical Practice</w:t>
            </w:r>
          </w:p>
        </w:tc>
      </w:tr>
      <w:tr w:rsidR="000121B5" w14:paraId="2CC627B2" w14:textId="77777777" w:rsidTr="00CF01BF">
        <w:tc>
          <w:tcPr>
            <w:tcW w:w="1800" w:type="dxa"/>
            <w:noWrap/>
          </w:tcPr>
          <w:p w14:paraId="5AC07056"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G-CSF</w:t>
            </w:r>
          </w:p>
        </w:tc>
        <w:tc>
          <w:tcPr>
            <w:tcW w:w="7200" w:type="dxa"/>
            <w:noWrap/>
          </w:tcPr>
          <w:p w14:paraId="23A2849C"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Granulocyte Colony-Stimulating Factor</w:t>
            </w:r>
          </w:p>
        </w:tc>
      </w:tr>
      <w:tr w:rsidR="000121B5" w14:paraId="583AF9B5" w14:textId="77777777" w:rsidTr="00CF01BF">
        <w:tc>
          <w:tcPr>
            <w:tcW w:w="1800" w:type="dxa"/>
            <w:noWrap/>
          </w:tcPr>
          <w:p w14:paraId="48ED9508"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GERD</w:t>
            </w:r>
          </w:p>
        </w:tc>
        <w:tc>
          <w:tcPr>
            <w:tcW w:w="7200" w:type="dxa"/>
            <w:noWrap/>
          </w:tcPr>
          <w:p w14:paraId="5D7B24AD"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gastroesophageal reflux disease</w:t>
            </w:r>
          </w:p>
        </w:tc>
      </w:tr>
      <w:tr w:rsidR="000121B5" w14:paraId="5EA6B4FB" w14:textId="77777777" w:rsidTr="00CF01BF">
        <w:tc>
          <w:tcPr>
            <w:tcW w:w="1800" w:type="dxa"/>
            <w:noWrap/>
          </w:tcPr>
          <w:p w14:paraId="698A6E11"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GI</w:t>
            </w:r>
          </w:p>
        </w:tc>
        <w:tc>
          <w:tcPr>
            <w:tcW w:w="7200" w:type="dxa"/>
            <w:noWrap/>
          </w:tcPr>
          <w:p w14:paraId="7EAD6FCB"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gastrointestinal</w:t>
            </w:r>
          </w:p>
        </w:tc>
      </w:tr>
      <w:tr w:rsidR="000121B5" w14:paraId="60CCF728" w14:textId="77777777" w:rsidTr="00CF01BF">
        <w:tc>
          <w:tcPr>
            <w:tcW w:w="1800" w:type="dxa"/>
            <w:noWrap/>
          </w:tcPr>
          <w:p w14:paraId="3C79F34D"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GM-CSF</w:t>
            </w:r>
          </w:p>
        </w:tc>
        <w:tc>
          <w:tcPr>
            <w:tcW w:w="7200" w:type="dxa"/>
            <w:noWrap/>
          </w:tcPr>
          <w:p w14:paraId="2D779CF4"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Granulocyte Macrophage Colony-Stimulating Factor</w:t>
            </w:r>
          </w:p>
        </w:tc>
      </w:tr>
      <w:tr w:rsidR="000121B5" w14:paraId="5C84CF3F" w14:textId="77777777" w:rsidTr="00CF01BF">
        <w:tc>
          <w:tcPr>
            <w:tcW w:w="1800" w:type="dxa"/>
            <w:noWrap/>
          </w:tcPr>
          <w:p w14:paraId="3232B46A" w14:textId="59AF682D" w:rsidR="00C674E5" w:rsidRPr="00A375DD" w:rsidRDefault="00D1282E" w:rsidP="006043F4">
            <w:pPr>
              <w:pStyle w:val="TableLeft"/>
              <w:rPr>
                <w:rStyle w:val="SuggestedOptional"/>
                <w:rFonts w:cs="Times New Roman"/>
                <w:color w:val="auto"/>
              </w:rPr>
            </w:pPr>
            <w:del w:id="3869" w:author="Powell, Deana" w:date="2023-10-19T15:28:00Z">
              <w:r>
                <w:delText xml:space="preserve">H, </w:delText>
              </w:r>
              <w:r w:rsidR="00BD3269">
                <w:delText>H1, H2, H3</w:delText>
              </w:r>
            </w:del>
            <w:ins w:id="3870" w:author="Powell, Deana" w:date="2023-10-19T15:28:00Z">
              <w:r w:rsidR="006B7357" w:rsidRPr="00A375DD">
                <w:rPr>
                  <w:rStyle w:val="SuggestedOptional"/>
                  <w:rFonts w:cs="Times New Roman"/>
                  <w:color w:val="auto"/>
                </w:rPr>
                <w:t>HbA1c</w:t>
              </w:r>
            </w:ins>
          </w:p>
        </w:tc>
        <w:tc>
          <w:tcPr>
            <w:tcW w:w="7200" w:type="dxa"/>
            <w:noWrap/>
          </w:tcPr>
          <w:p w14:paraId="5E401C26" w14:textId="393C6C1A" w:rsidR="00C674E5" w:rsidRPr="00A375DD" w:rsidRDefault="00BD3269" w:rsidP="006043F4">
            <w:pPr>
              <w:pStyle w:val="TableLeft"/>
              <w:rPr>
                <w:rStyle w:val="SuggestedOptional"/>
                <w:rFonts w:cs="Times New Roman"/>
                <w:color w:val="auto"/>
              </w:rPr>
            </w:pPr>
            <w:del w:id="3871" w:author="Powell, Deana" w:date="2023-10-19T15:28:00Z">
              <w:r>
                <w:delText>Hypothesis (1, 2, etc)</w:delText>
              </w:r>
            </w:del>
            <w:ins w:id="3872" w:author="Powell, Deana" w:date="2023-10-19T15:28:00Z">
              <w:r w:rsidR="006B7357" w:rsidRPr="00A375DD">
                <w:rPr>
                  <w:rStyle w:val="SuggestedOptional"/>
                  <w:rFonts w:cs="Times New Roman"/>
                  <w:color w:val="auto"/>
                </w:rPr>
                <w:t>hemoglobin A1c</w:t>
              </w:r>
            </w:ins>
          </w:p>
        </w:tc>
      </w:tr>
      <w:tr w:rsidR="000121B5" w14:paraId="7C2369B1" w14:textId="77777777" w:rsidTr="00CF01BF">
        <w:trPr>
          <w:ins w:id="3873" w:author="Powell, Deana" w:date="2023-10-19T15:28:00Z"/>
        </w:trPr>
        <w:tc>
          <w:tcPr>
            <w:tcW w:w="1800" w:type="dxa"/>
            <w:noWrap/>
          </w:tcPr>
          <w:p w14:paraId="6E0F7DE0" w14:textId="77777777" w:rsidR="00C674E5" w:rsidRPr="00A375DD" w:rsidRDefault="006B7357" w:rsidP="006043F4">
            <w:pPr>
              <w:pStyle w:val="TableLeft"/>
              <w:rPr>
                <w:ins w:id="3874" w:author="Powell, Deana" w:date="2023-10-19T15:28:00Z"/>
                <w:rStyle w:val="SuggestedOptional"/>
                <w:rFonts w:cs="Times New Roman"/>
                <w:color w:val="auto"/>
              </w:rPr>
            </w:pPr>
            <w:ins w:id="3875" w:author="Powell, Deana" w:date="2023-10-19T15:28:00Z">
              <w:r w:rsidRPr="00A375DD">
                <w:rPr>
                  <w:rStyle w:val="SuggestedOptional"/>
                  <w:rFonts w:cs="Times New Roman"/>
                  <w:color w:val="auto"/>
                </w:rPr>
                <w:t>HBcAb</w:t>
              </w:r>
            </w:ins>
          </w:p>
        </w:tc>
        <w:tc>
          <w:tcPr>
            <w:tcW w:w="7200" w:type="dxa"/>
            <w:noWrap/>
          </w:tcPr>
          <w:p w14:paraId="635CD9FB" w14:textId="77777777" w:rsidR="00C674E5" w:rsidRPr="00A375DD" w:rsidRDefault="006B7357" w:rsidP="006043F4">
            <w:pPr>
              <w:pStyle w:val="TableLeft"/>
              <w:rPr>
                <w:ins w:id="3876" w:author="Powell, Deana" w:date="2023-10-19T15:28:00Z"/>
                <w:rStyle w:val="SuggestedOptional"/>
                <w:rFonts w:cs="Times New Roman"/>
                <w:color w:val="auto"/>
              </w:rPr>
            </w:pPr>
            <w:ins w:id="3877" w:author="Powell, Deana" w:date="2023-10-19T15:28:00Z">
              <w:r w:rsidRPr="00A375DD">
                <w:rPr>
                  <w:rStyle w:val="SuggestedOptional"/>
                  <w:rFonts w:cs="Times New Roman"/>
                  <w:color w:val="auto"/>
                </w:rPr>
                <w:t>hepatitis B core antibody</w:t>
              </w:r>
            </w:ins>
          </w:p>
        </w:tc>
      </w:tr>
      <w:tr w:rsidR="000121B5" w14:paraId="614637D4" w14:textId="77777777" w:rsidTr="00CF01BF">
        <w:tc>
          <w:tcPr>
            <w:tcW w:w="1800" w:type="dxa"/>
            <w:noWrap/>
          </w:tcPr>
          <w:p w14:paraId="759AA0A3"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HBsAg</w:t>
            </w:r>
          </w:p>
        </w:tc>
        <w:tc>
          <w:tcPr>
            <w:tcW w:w="7200" w:type="dxa"/>
            <w:noWrap/>
          </w:tcPr>
          <w:p w14:paraId="48117870" w14:textId="5E0BEE8C" w:rsidR="00C674E5" w:rsidRPr="00A375DD" w:rsidRDefault="004267FF" w:rsidP="006043F4">
            <w:pPr>
              <w:pStyle w:val="TableLeft"/>
              <w:rPr>
                <w:rStyle w:val="SuggestedOptional"/>
                <w:rFonts w:cs="Times New Roman"/>
                <w:color w:val="auto"/>
              </w:rPr>
            </w:pPr>
            <w:del w:id="3878" w:author="Powell, Deana" w:date="2023-10-19T15:28:00Z">
              <w:r>
                <w:delText>Hepatitis</w:delText>
              </w:r>
            </w:del>
            <w:ins w:id="3879" w:author="Powell, Deana" w:date="2023-10-19T15:28:00Z">
              <w:r w:rsidR="006B7357" w:rsidRPr="00A375DD">
                <w:rPr>
                  <w:rStyle w:val="SuggestedOptional"/>
                  <w:rFonts w:cs="Times New Roman"/>
                  <w:color w:val="auto"/>
                </w:rPr>
                <w:t>hepatitis</w:t>
              </w:r>
            </w:ins>
            <w:r w:rsidR="006B7357" w:rsidRPr="00A375DD">
              <w:rPr>
                <w:rStyle w:val="SuggestedOptional"/>
                <w:rFonts w:cs="Times New Roman"/>
                <w:color w:val="auto"/>
              </w:rPr>
              <w:t xml:space="preserve"> B surface antigen</w:t>
            </w:r>
          </w:p>
        </w:tc>
      </w:tr>
      <w:tr w:rsidR="000121B5" w14:paraId="34CF90F0" w14:textId="77777777" w:rsidTr="00CF01BF">
        <w:tc>
          <w:tcPr>
            <w:tcW w:w="1800" w:type="dxa"/>
            <w:noWrap/>
          </w:tcPr>
          <w:p w14:paraId="5DD8A35E"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HBV</w:t>
            </w:r>
          </w:p>
        </w:tc>
        <w:tc>
          <w:tcPr>
            <w:tcW w:w="7200" w:type="dxa"/>
            <w:noWrap/>
          </w:tcPr>
          <w:p w14:paraId="5B0047CE" w14:textId="0ACB472E" w:rsidR="00C674E5" w:rsidRPr="00A375DD" w:rsidRDefault="004267FF" w:rsidP="006043F4">
            <w:pPr>
              <w:pStyle w:val="TableLeft"/>
              <w:rPr>
                <w:rStyle w:val="SuggestedOptional"/>
                <w:rFonts w:cs="Times New Roman"/>
                <w:color w:val="auto"/>
              </w:rPr>
            </w:pPr>
            <w:del w:id="3880" w:author="Powell, Deana" w:date="2023-10-19T15:28:00Z">
              <w:r w:rsidRPr="004267FF">
                <w:delText>Hepatit</w:delText>
              </w:r>
              <w:r>
                <w:delText>is</w:delText>
              </w:r>
            </w:del>
            <w:ins w:id="3881" w:author="Powell, Deana" w:date="2023-10-19T15:28:00Z">
              <w:r w:rsidR="006B7357" w:rsidRPr="00A375DD">
                <w:rPr>
                  <w:rStyle w:val="SuggestedOptional"/>
                  <w:rFonts w:cs="Times New Roman"/>
                  <w:color w:val="auto"/>
                </w:rPr>
                <w:t>hepatitis</w:t>
              </w:r>
            </w:ins>
            <w:r w:rsidR="006B7357" w:rsidRPr="00A375DD">
              <w:rPr>
                <w:rStyle w:val="SuggestedOptional"/>
                <w:rFonts w:cs="Times New Roman"/>
                <w:color w:val="auto"/>
              </w:rPr>
              <w:t xml:space="preserve"> B virus</w:t>
            </w:r>
          </w:p>
        </w:tc>
      </w:tr>
      <w:tr w:rsidR="000121B5" w14:paraId="687469DE" w14:textId="77777777" w:rsidTr="00CF01BF">
        <w:tc>
          <w:tcPr>
            <w:tcW w:w="1800" w:type="dxa"/>
            <w:noWrap/>
          </w:tcPr>
          <w:p w14:paraId="19F81EA2" w14:textId="33766CC7" w:rsidR="00C674E5" w:rsidRPr="00A375DD" w:rsidRDefault="008D75F2" w:rsidP="006043F4">
            <w:pPr>
              <w:pStyle w:val="TableLeft"/>
              <w:rPr>
                <w:rStyle w:val="SuggestedOptional"/>
                <w:rFonts w:cs="Times New Roman"/>
                <w:color w:val="auto"/>
              </w:rPr>
            </w:pPr>
            <w:del w:id="3882" w:author="Powell, Deana" w:date="2023-10-19T15:28:00Z">
              <w:r>
                <w:delText>HCC</w:delText>
              </w:r>
            </w:del>
            <w:ins w:id="3883" w:author="Powell, Deana" w:date="2023-10-19T15:28:00Z">
              <w:r w:rsidR="006B7357" w:rsidRPr="00A375DD">
                <w:rPr>
                  <w:rStyle w:val="SuggestedOptional"/>
                  <w:rFonts w:cs="Times New Roman"/>
                  <w:color w:val="auto"/>
                </w:rPr>
                <w:t>hCG</w:t>
              </w:r>
            </w:ins>
          </w:p>
        </w:tc>
        <w:tc>
          <w:tcPr>
            <w:tcW w:w="7200" w:type="dxa"/>
            <w:noWrap/>
          </w:tcPr>
          <w:p w14:paraId="5EBBDF5A" w14:textId="6137E98E" w:rsidR="00C674E5" w:rsidRPr="00A375DD" w:rsidRDefault="008D75F2" w:rsidP="006043F4">
            <w:pPr>
              <w:pStyle w:val="TableLeft"/>
              <w:rPr>
                <w:rStyle w:val="SuggestedOptional"/>
                <w:rFonts w:cs="Times New Roman"/>
                <w:color w:val="auto"/>
              </w:rPr>
            </w:pPr>
            <w:del w:id="3884" w:author="Powell, Deana" w:date="2023-10-19T15:28:00Z">
              <w:r>
                <w:delText>hepatocellular carcinoma</w:delText>
              </w:r>
            </w:del>
            <w:ins w:id="3885" w:author="Powell, Deana" w:date="2023-10-19T15:28:00Z">
              <w:r w:rsidR="006B7357" w:rsidRPr="00A375DD">
                <w:rPr>
                  <w:rStyle w:val="SuggestedOptional"/>
                  <w:rFonts w:cs="Times New Roman"/>
                  <w:color w:val="auto"/>
                </w:rPr>
                <w:t>human chorionic gonadotropin</w:t>
              </w:r>
            </w:ins>
          </w:p>
        </w:tc>
      </w:tr>
      <w:tr w:rsidR="000121B5" w14:paraId="4D4D4F7A" w14:textId="77777777" w:rsidTr="00CF01BF">
        <w:tc>
          <w:tcPr>
            <w:tcW w:w="1800" w:type="dxa"/>
            <w:noWrap/>
          </w:tcPr>
          <w:p w14:paraId="550E523F"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HCV</w:t>
            </w:r>
          </w:p>
        </w:tc>
        <w:tc>
          <w:tcPr>
            <w:tcW w:w="7200" w:type="dxa"/>
            <w:noWrap/>
          </w:tcPr>
          <w:p w14:paraId="21762A9B" w14:textId="3907CF91" w:rsidR="00C674E5" w:rsidRPr="00A375DD" w:rsidRDefault="006E68FA" w:rsidP="006043F4">
            <w:pPr>
              <w:pStyle w:val="TableLeft"/>
              <w:rPr>
                <w:rStyle w:val="SuggestedOptional"/>
                <w:rFonts w:cs="Times New Roman"/>
                <w:color w:val="auto"/>
              </w:rPr>
            </w:pPr>
            <w:del w:id="3886" w:author="Powell, Deana" w:date="2023-10-19T15:28:00Z">
              <w:r>
                <w:delText>Hepatitis</w:delText>
              </w:r>
            </w:del>
            <w:ins w:id="3887" w:author="Powell, Deana" w:date="2023-10-19T15:28:00Z">
              <w:r w:rsidR="006B7357" w:rsidRPr="00A375DD">
                <w:rPr>
                  <w:rStyle w:val="SuggestedOptional"/>
                  <w:rFonts w:cs="Times New Roman"/>
                  <w:color w:val="auto"/>
                </w:rPr>
                <w:t>hepatitis</w:t>
              </w:r>
            </w:ins>
            <w:r w:rsidR="006B7357" w:rsidRPr="00A375DD">
              <w:rPr>
                <w:rStyle w:val="SuggestedOptional"/>
                <w:rFonts w:cs="Times New Roman"/>
                <w:color w:val="auto"/>
              </w:rPr>
              <w:t xml:space="preserve"> C virus</w:t>
            </w:r>
          </w:p>
        </w:tc>
      </w:tr>
      <w:tr w:rsidR="000121B5" w14:paraId="67C7B84B" w14:textId="77777777" w:rsidTr="00CF01BF">
        <w:tc>
          <w:tcPr>
            <w:tcW w:w="1800" w:type="dxa"/>
            <w:noWrap/>
          </w:tcPr>
          <w:p w14:paraId="29EEECFD"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HIV</w:t>
            </w:r>
          </w:p>
        </w:tc>
        <w:tc>
          <w:tcPr>
            <w:tcW w:w="7200" w:type="dxa"/>
            <w:noWrap/>
          </w:tcPr>
          <w:p w14:paraId="4E066E71"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human immunodeficiency virus</w:t>
            </w:r>
          </w:p>
        </w:tc>
      </w:tr>
    </w:tbl>
    <w:tbl>
      <w:tblPr>
        <w:tblStyle w:val="TableGrid20"/>
        <w:tblW w:w="5000" w:type="pct"/>
        <w:tblLook w:val="04A0" w:firstRow="1" w:lastRow="0" w:firstColumn="1" w:lastColumn="0" w:noHBand="0" w:noVBand="1"/>
      </w:tblPr>
      <w:tblGrid>
        <w:gridCol w:w="1864"/>
        <w:gridCol w:w="7126"/>
      </w:tblGrid>
      <w:tr w:rsidR="00804CA9" w:rsidRPr="00EA23A2" w14:paraId="408E7C8B" w14:textId="77777777" w:rsidTr="004844C9">
        <w:trPr>
          <w:del w:id="3888" w:author="Powell, Deana" w:date="2023-10-19T15:28:00Z"/>
        </w:trPr>
        <w:tc>
          <w:tcPr>
            <w:tcW w:w="1864" w:type="dxa"/>
            <w:noWrap/>
          </w:tcPr>
          <w:p w14:paraId="7BB2C57D" w14:textId="77777777" w:rsidR="00804CA9" w:rsidRDefault="00804CA9" w:rsidP="00767690">
            <w:pPr>
              <w:pStyle w:val="TableText"/>
              <w:keepNext w:val="0"/>
              <w:rPr>
                <w:del w:id="3889" w:author="Powell, Deana" w:date="2023-10-19T15:28:00Z"/>
              </w:rPr>
            </w:pPr>
            <w:del w:id="3890" w:author="Powell, Deana" w:date="2023-10-19T15:28:00Z">
              <w:r>
                <w:delText>HNSCC</w:delText>
              </w:r>
            </w:del>
          </w:p>
        </w:tc>
        <w:tc>
          <w:tcPr>
            <w:tcW w:w="7126" w:type="dxa"/>
            <w:noWrap/>
          </w:tcPr>
          <w:p w14:paraId="144F481F" w14:textId="77777777" w:rsidR="00804CA9" w:rsidRDefault="00804CA9" w:rsidP="00767690">
            <w:pPr>
              <w:pStyle w:val="TableText"/>
              <w:keepNext w:val="0"/>
              <w:rPr>
                <w:del w:id="3891" w:author="Powell, Deana" w:date="2023-10-19T15:28:00Z"/>
              </w:rPr>
            </w:pPr>
            <w:del w:id="3892" w:author="Powell, Deana" w:date="2023-10-19T15:28:00Z">
              <w:r>
                <w:delText>head and neck squamous cell carcinoma</w:delText>
              </w:r>
            </w:del>
          </w:p>
        </w:tc>
      </w:tr>
      <w:tr w:rsidR="00700773" w:rsidRPr="00EA23A2" w14:paraId="2C9EDBF0" w14:textId="77777777" w:rsidTr="004844C9">
        <w:trPr>
          <w:del w:id="3893" w:author="Powell, Deana" w:date="2023-10-19T15:28:00Z"/>
        </w:trPr>
        <w:tc>
          <w:tcPr>
            <w:tcW w:w="1864" w:type="dxa"/>
            <w:noWrap/>
          </w:tcPr>
          <w:p w14:paraId="354CAB93" w14:textId="77777777" w:rsidR="00700773" w:rsidRDefault="00700773" w:rsidP="00767690">
            <w:pPr>
              <w:pStyle w:val="TableText"/>
              <w:keepNext w:val="0"/>
              <w:rPr>
                <w:del w:id="3894" w:author="Powell, Deana" w:date="2023-10-19T15:28:00Z"/>
              </w:rPr>
            </w:pPr>
            <w:del w:id="3895" w:author="Powell, Deana" w:date="2023-10-19T15:28:00Z">
              <w:r>
                <w:delText>HPV</w:delText>
              </w:r>
            </w:del>
          </w:p>
        </w:tc>
        <w:tc>
          <w:tcPr>
            <w:tcW w:w="7126" w:type="dxa"/>
            <w:noWrap/>
          </w:tcPr>
          <w:p w14:paraId="595F0064" w14:textId="77777777" w:rsidR="00700773" w:rsidRDefault="00700773" w:rsidP="00767690">
            <w:pPr>
              <w:pStyle w:val="TableText"/>
              <w:keepNext w:val="0"/>
              <w:rPr>
                <w:del w:id="3896" w:author="Powell, Deana" w:date="2023-10-19T15:28:00Z"/>
              </w:rPr>
            </w:pPr>
            <w:del w:id="3897" w:author="Powell, Deana" w:date="2023-10-19T15:28:00Z">
              <w:r>
                <w:delText>Human papillomavirus</w:delText>
              </w:r>
            </w:del>
          </w:p>
        </w:tc>
      </w:tr>
    </w:tbl>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200"/>
      </w:tblGrid>
      <w:tr w:rsidR="000121B5" w14:paraId="4DE68449" w14:textId="77777777" w:rsidTr="00CF01BF">
        <w:tc>
          <w:tcPr>
            <w:tcW w:w="1800" w:type="dxa"/>
            <w:noWrap/>
          </w:tcPr>
          <w:p w14:paraId="73F60DE1"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HR</w:t>
            </w:r>
          </w:p>
        </w:tc>
        <w:tc>
          <w:tcPr>
            <w:tcW w:w="7200" w:type="dxa"/>
            <w:noWrap/>
          </w:tcPr>
          <w:p w14:paraId="417F5B83"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heart rate</w:t>
            </w:r>
          </w:p>
        </w:tc>
      </w:tr>
    </w:tbl>
    <w:tbl>
      <w:tblPr>
        <w:tblStyle w:val="TableGrid20"/>
        <w:tblW w:w="5000" w:type="pct"/>
        <w:tblLook w:val="04A0" w:firstRow="1" w:lastRow="0" w:firstColumn="1" w:lastColumn="0" w:noHBand="0" w:noVBand="1"/>
      </w:tblPr>
      <w:tblGrid>
        <w:gridCol w:w="1864"/>
        <w:gridCol w:w="7126"/>
      </w:tblGrid>
      <w:tr w:rsidR="00764F0C" w:rsidRPr="00EA23A2" w14:paraId="230E1349" w14:textId="77777777" w:rsidTr="004844C9">
        <w:trPr>
          <w:del w:id="3898" w:author="Powell, Deana" w:date="2023-10-19T15:28:00Z"/>
        </w:trPr>
        <w:tc>
          <w:tcPr>
            <w:tcW w:w="1864" w:type="dxa"/>
            <w:noWrap/>
          </w:tcPr>
          <w:p w14:paraId="5F98D44D" w14:textId="77777777" w:rsidR="00764F0C" w:rsidRDefault="00764F0C" w:rsidP="00767690">
            <w:pPr>
              <w:pStyle w:val="TableText"/>
              <w:keepNext w:val="0"/>
              <w:rPr>
                <w:del w:id="3899" w:author="Powell, Deana" w:date="2023-10-19T15:28:00Z"/>
              </w:rPr>
            </w:pPr>
            <w:del w:id="3900" w:author="Powell, Deana" w:date="2023-10-19T15:28:00Z">
              <w:r>
                <w:delText>HR</w:delText>
              </w:r>
            </w:del>
          </w:p>
        </w:tc>
        <w:tc>
          <w:tcPr>
            <w:tcW w:w="7126" w:type="dxa"/>
            <w:noWrap/>
          </w:tcPr>
          <w:p w14:paraId="051573F4" w14:textId="77777777" w:rsidR="00764F0C" w:rsidRDefault="00764F0C" w:rsidP="00767690">
            <w:pPr>
              <w:pStyle w:val="TableText"/>
              <w:keepNext w:val="0"/>
              <w:rPr>
                <w:del w:id="3901" w:author="Powell, Deana" w:date="2023-10-19T15:28:00Z"/>
              </w:rPr>
            </w:pPr>
            <w:del w:id="3902" w:author="Powell, Deana" w:date="2023-10-19T15:28:00Z">
              <w:r>
                <w:delText>hazard ratio</w:delText>
              </w:r>
            </w:del>
          </w:p>
        </w:tc>
      </w:tr>
    </w:tbl>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200"/>
      </w:tblGrid>
      <w:tr w:rsidR="000121B5" w14:paraId="2A0C2F20" w14:textId="77777777" w:rsidTr="00CF01BF">
        <w:tc>
          <w:tcPr>
            <w:tcW w:w="1800" w:type="dxa"/>
            <w:noWrap/>
          </w:tcPr>
          <w:p w14:paraId="1F6DBA3D"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HRQoL</w:t>
            </w:r>
          </w:p>
        </w:tc>
        <w:tc>
          <w:tcPr>
            <w:tcW w:w="7200" w:type="dxa"/>
            <w:noWrap/>
          </w:tcPr>
          <w:p w14:paraId="4F8E8835"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health-related quality of life</w:t>
            </w:r>
          </w:p>
        </w:tc>
      </w:tr>
      <w:tr w:rsidR="000121B5" w14:paraId="3E506053" w14:textId="77777777" w:rsidTr="00CF01BF">
        <w:tc>
          <w:tcPr>
            <w:tcW w:w="1800" w:type="dxa"/>
            <w:noWrap/>
            <w:hideMark/>
          </w:tcPr>
          <w:p w14:paraId="3078983F"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HRT</w:t>
            </w:r>
          </w:p>
        </w:tc>
        <w:tc>
          <w:tcPr>
            <w:tcW w:w="7200" w:type="dxa"/>
            <w:noWrap/>
            <w:hideMark/>
          </w:tcPr>
          <w:p w14:paraId="1D757684"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hormone replacement therapy</w:t>
            </w:r>
          </w:p>
        </w:tc>
      </w:tr>
      <w:tr w:rsidR="000121B5" w14:paraId="60B3BD67" w14:textId="77777777" w:rsidTr="00CF01BF">
        <w:tc>
          <w:tcPr>
            <w:tcW w:w="1800" w:type="dxa"/>
            <w:noWrap/>
          </w:tcPr>
          <w:p w14:paraId="2C8C16BC" w14:textId="10905A83" w:rsidR="00C674E5" w:rsidRPr="00A375DD" w:rsidRDefault="002B5061" w:rsidP="006043F4">
            <w:pPr>
              <w:pStyle w:val="TableLeft"/>
              <w:rPr>
                <w:rStyle w:val="SuggestedOptional"/>
                <w:rFonts w:cs="Times New Roman"/>
                <w:color w:val="auto"/>
              </w:rPr>
            </w:pPr>
            <w:del w:id="3903" w:author="Powell, Deana" w:date="2023-10-19T15:28:00Z">
              <w:r>
                <w:delText>HUVEC</w:delText>
              </w:r>
            </w:del>
            <w:ins w:id="3904" w:author="Powell, Deana" w:date="2023-10-19T15:28:00Z">
              <w:r w:rsidR="006B7357" w:rsidRPr="00A375DD">
                <w:rPr>
                  <w:rStyle w:val="SuggestedOptional"/>
                  <w:rFonts w:cs="Times New Roman"/>
                  <w:color w:val="auto"/>
                </w:rPr>
                <w:t>HSSB</w:t>
              </w:r>
            </w:ins>
          </w:p>
        </w:tc>
        <w:tc>
          <w:tcPr>
            <w:tcW w:w="7200" w:type="dxa"/>
            <w:noWrap/>
          </w:tcPr>
          <w:p w14:paraId="1551082F" w14:textId="0CECFB01" w:rsidR="00C674E5" w:rsidRPr="00A375DD" w:rsidRDefault="002B5061" w:rsidP="006043F4">
            <w:pPr>
              <w:pStyle w:val="TableLeft"/>
              <w:rPr>
                <w:rStyle w:val="SuggestedOptional"/>
                <w:rFonts w:cs="Times New Roman"/>
                <w:color w:val="auto"/>
              </w:rPr>
            </w:pPr>
            <w:del w:id="3905" w:author="Powell, Deana" w:date="2023-10-19T15:28:00Z">
              <w:r w:rsidRPr="002B5061">
                <w:delText>human umbilical vein endothelial cell</w:delText>
              </w:r>
            </w:del>
            <w:ins w:id="3906" w:author="Powell, Deana" w:date="2023-10-19T15:28:00Z">
              <w:r w:rsidR="006B7357" w:rsidRPr="00A375DD">
                <w:rPr>
                  <w:rStyle w:val="SuggestedOptional"/>
                  <w:rFonts w:cs="Times New Roman"/>
                  <w:color w:val="auto"/>
                </w:rPr>
                <w:t>Hepatic-specific Safety Board</w:t>
              </w:r>
            </w:ins>
          </w:p>
        </w:tc>
      </w:tr>
      <w:tr w:rsidR="000121B5" w14:paraId="63F03232" w14:textId="77777777" w:rsidTr="00CF01BF">
        <w:tc>
          <w:tcPr>
            <w:tcW w:w="1800" w:type="dxa"/>
            <w:noWrap/>
          </w:tcPr>
          <w:p w14:paraId="6A75F973" w14:textId="7A661DAA" w:rsidR="00C674E5" w:rsidRPr="00A375DD" w:rsidRDefault="002E6312" w:rsidP="006043F4">
            <w:pPr>
              <w:pStyle w:val="TableLeft"/>
              <w:rPr>
                <w:rStyle w:val="SuggestedOptional"/>
                <w:rFonts w:cs="Times New Roman"/>
                <w:color w:val="auto"/>
              </w:rPr>
            </w:pPr>
            <w:del w:id="3907" w:author="Powell, Deana" w:date="2023-10-19T15:28:00Z">
              <w:r>
                <w:delText>IA1, IA2, IA3</w:delText>
              </w:r>
            </w:del>
            <w:ins w:id="3908" w:author="Powell, Deana" w:date="2023-10-19T15:28:00Z">
              <w:r w:rsidR="006B7357" w:rsidRPr="00A375DD">
                <w:rPr>
                  <w:rStyle w:val="SuggestedOptional"/>
                  <w:rFonts w:cs="Times New Roman"/>
                  <w:color w:val="auto"/>
                </w:rPr>
                <w:t>IA(s)</w:t>
              </w:r>
            </w:ins>
          </w:p>
        </w:tc>
        <w:tc>
          <w:tcPr>
            <w:tcW w:w="7200" w:type="dxa"/>
            <w:noWrap/>
          </w:tcPr>
          <w:p w14:paraId="4AEF933C" w14:textId="3A8D0DD3" w:rsidR="00C674E5" w:rsidRPr="00A375DD" w:rsidRDefault="002E6312" w:rsidP="006043F4">
            <w:pPr>
              <w:pStyle w:val="TableLeft"/>
              <w:rPr>
                <w:rStyle w:val="SuggestedOptional"/>
                <w:rFonts w:cs="Times New Roman"/>
                <w:color w:val="auto"/>
              </w:rPr>
            </w:pPr>
            <w:del w:id="3909" w:author="Powell, Deana" w:date="2023-10-19T15:28:00Z">
              <w:r>
                <w:delText>Interim Analysis (1, 2, 3)</w:delText>
              </w:r>
            </w:del>
            <w:ins w:id="3910" w:author="Powell, Deana" w:date="2023-10-19T15:28:00Z">
              <w:r w:rsidR="006B7357" w:rsidRPr="00A375DD">
                <w:rPr>
                  <w:rStyle w:val="SuggestedOptional"/>
                  <w:rFonts w:cs="Times New Roman"/>
                  <w:color w:val="auto"/>
                </w:rPr>
                <w:t>interim analysis(ses)</w:t>
              </w:r>
            </w:ins>
          </w:p>
        </w:tc>
      </w:tr>
      <w:tr w:rsidR="000121B5" w14:paraId="1BAACB21" w14:textId="77777777" w:rsidTr="00CF01BF">
        <w:tc>
          <w:tcPr>
            <w:tcW w:w="1800" w:type="dxa"/>
            <w:noWrap/>
            <w:hideMark/>
          </w:tcPr>
          <w:p w14:paraId="10C29A5C"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IB</w:t>
            </w:r>
          </w:p>
        </w:tc>
        <w:tc>
          <w:tcPr>
            <w:tcW w:w="7200" w:type="dxa"/>
            <w:noWrap/>
            <w:hideMark/>
          </w:tcPr>
          <w:p w14:paraId="14A86802"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Investigator’s Brochure</w:t>
            </w:r>
          </w:p>
        </w:tc>
      </w:tr>
    </w:tbl>
    <w:tbl>
      <w:tblPr>
        <w:tblStyle w:val="TableGrid20"/>
        <w:tblW w:w="5000" w:type="pct"/>
        <w:tblLook w:val="04A0" w:firstRow="1" w:lastRow="0" w:firstColumn="1" w:lastColumn="0" w:noHBand="0" w:noVBand="1"/>
      </w:tblPr>
      <w:tblGrid>
        <w:gridCol w:w="1864"/>
        <w:gridCol w:w="7126"/>
      </w:tblGrid>
      <w:tr w:rsidR="008D75F2" w:rsidRPr="00EA23A2" w14:paraId="7C39E7CD" w14:textId="77777777" w:rsidTr="004844C9">
        <w:trPr>
          <w:del w:id="3911" w:author="Powell, Deana" w:date="2023-10-19T15:28:00Z"/>
        </w:trPr>
        <w:tc>
          <w:tcPr>
            <w:tcW w:w="1864" w:type="dxa"/>
            <w:noWrap/>
          </w:tcPr>
          <w:p w14:paraId="50583649" w14:textId="77777777" w:rsidR="008D75F2" w:rsidRPr="00EA23A2" w:rsidRDefault="008D75F2" w:rsidP="003339F8">
            <w:pPr>
              <w:pStyle w:val="TableText"/>
              <w:keepNext w:val="0"/>
              <w:rPr>
                <w:del w:id="3912" w:author="Powell, Deana" w:date="2023-10-19T15:28:00Z"/>
              </w:rPr>
            </w:pPr>
            <w:del w:id="3913" w:author="Powell, Deana" w:date="2023-10-19T15:28:00Z">
              <w:r>
                <w:delText>IC</w:delText>
              </w:r>
              <w:r w:rsidRPr="008D75F2">
                <w:rPr>
                  <w:vertAlign w:val="subscript"/>
                </w:rPr>
                <w:delText>50</w:delText>
              </w:r>
            </w:del>
          </w:p>
        </w:tc>
        <w:tc>
          <w:tcPr>
            <w:tcW w:w="7126" w:type="dxa"/>
            <w:noWrap/>
          </w:tcPr>
          <w:p w14:paraId="6327782B" w14:textId="77777777" w:rsidR="008D75F2" w:rsidRPr="00EA23A2" w:rsidRDefault="008D75F2" w:rsidP="003339F8">
            <w:pPr>
              <w:pStyle w:val="TableText"/>
              <w:keepNext w:val="0"/>
              <w:rPr>
                <w:del w:id="3914" w:author="Powell, Deana" w:date="2023-10-19T15:28:00Z"/>
              </w:rPr>
            </w:pPr>
            <w:del w:id="3915" w:author="Powell, Deana" w:date="2023-10-19T15:28:00Z">
              <w:r>
                <w:delText>half-maximal inhibitory concentration</w:delText>
              </w:r>
            </w:del>
          </w:p>
        </w:tc>
      </w:tr>
    </w:tbl>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200"/>
      </w:tblGrid>
      <w:tr w:rsidR="000121B5" w14:paraId="4067FC87" w14:textId="77777777" w:rsidTr="00CF01BF">
        <w:tc>
          <w:tcPr>
            <w:tcW w:w="1800" w:type="dxa"/>
            <w:noWrap/>
            <w:hideMark/>
          </w:tcPr>
          <w:p w14:paraId="023F5F86"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ICF</w:t>
            </w:r>
          </w:p>
        </w:tc>
        <w:tc>
          <w:tcPr>
            <w:tcW w:w="7200" w:type="dxa"/>
            <w:noWrap/>
            <w:hideMark/>
          </w:tcPr>
          <w:p w14:paraId="54404370"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Informed Consent Form</w:t>
            </w:r>
          </w:p>
        </w:tc>
      </w:tr>
      <w:tr w:rsidR="000121B5" w14:paraId="13C917C9" w14:textId="77777777" w:rsidTr="00CF01BF">
        <w:tc>
          <w:tcPr>
            <w:tcW w:w="1800" w:type="dxa"/>
            <w:noWrap/>
          </w:tcPr>
          <w:p w14:paraId="704F938B"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ICH</w:t>
            </w:r>
          </w:p>
        </w:tc>
        <w:tc>
          <w:tcPr>
            <w:tcW w:w="7200" w:type="dxa"/>
            <w:noWrap/>
          </w:tcPr>
          <w:p w14:paraId="37DC26CB"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International Council for Harmonisation of Technical Requirements for Pharmaceuticals for Human Use</w:t>
            </w:r>
          </w:p>
        </w:tc>
      </w:tr>
      <w:tr w:rsidR="000121B5" w14:paraId="35BB58E3" w14:textId="77777777" w:rsidTr="00CF01BF">
        <w:trPr>
          <w:ins w:id="3916" w:author="Powell, Deana" w:date="2023-10-19T15:28:00Z"/>
        </w:trPr>
        <w:tc>
          <w:tcPr>
            <w:tcW w:w="1800" w:type="dxa"/>
            <w:noWrap/>
          </w:tcPr>
          <w:p w14:paraId="24A22BEC" w14:textId="77777777" w:rsidR="00C674E5" w:rsidRPr="00A375DD" w:rsidRDefault="006B7357" w:rsidP="006043F4">
            <w:pPr>
              <w:pStyle w:val="TableLeft"/>
              <w:rPr>
                <w:ins w:id="3917" w:author="Powell, Deana" w:date="2023-10-19T15:28:00Z"/>
                <w:rStyle w:val="SuggestedOptional"/>
                <w:rFonts w:cs="Times New Roman"/>
                <w:color w:val="auto"/>
              </w:rPr>
            </w:pPr>
            <w:ins w:id="3918" w:author="Powell, Deana" w:date="2023-10-19T15:28:00Z">
              <w:r w:rsidRPr="00A375DD">
                <w:rPr>
                  <w:rStyle w:val="SuggestedOptional"/>
                  <w:rFonts w:cs="Times New Roman"/>
                  <w:color w:val="auto"/>
                </w:rPr>
                <w:lastRenderedPageBreak/>
                <w:t>ICMJE</w:t>
              </w:r>
            </w:ins>
          </w:p>
        </w:tc>
        <w:tc>
          <w:tcPr>
            <w:tcW w:w="7200" w:type="dxa"/>
            <w:noWrap/>
          </w:tcPr>
          <w:p w14:paraId="7C7BD585" w14:textId="77777777" w:rsidR="00C674E5" w:rsidRPr="00A375DD" w:rsidRDefault="006B7357" w:rsidP="006043F4">
            <w:pPr>
              <w:pStyle w:val="TableLeft"/>
              <w:rPr>
                <w:ins w:id="3919" w:author="Powell, Deana" w:date="2023-10-19T15:28:00Z"/>
                <w:rStyle w:val="SuggestedOptional"/>
                <w:rFonts w:cs="Times New Roman"/>
                <w:color w:val="auto"/>
              </w:rPr>
            </w:pPr>
            <w:ins w:id="3920" w:author="Powell, Deana" w:date="2023-10-19T15:28:00Z">
              <w:r w:rsidRPr="00A375DD">
                <w:rPr>
                  <w:rStyle w:val="SuggestedOptional"/>
                  <w:rFonts w:cs="Times New Roman"/>
                  <w:color w:val="auto"/>
                </w:rPr>
                <w:t>International Committee of Medical Journal Editors</w:t>
              </w:r>
            </w:ins>
          </w:p>
        </w:tc>
      </w:tr>
      <w:tr w:rsidR="000121B5" w14:paraId="1BD7DAB2" w14:textId="77777777" w:rsidTr="00CF01BF">
        <w:tc>
          <w:tcPr>
            <w:tcW w:w="1800" w:type="dxa"/>
            <w:noWrap/>
          </w:tcPr>
          <w:p w14:paraId="6F4DC2D2"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iCRO</w:t>
            </w:r>
          </w:p>
        </w:tc>
        <w:tc>
          <w:tcPr>
            <w:tcW w:w="7200" w:type="dxa"/>
            <w:noWrap/>
          </w:tcPr>
          <w:p w14:paraId="1537E1A3"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imaging CRO</w:t>
            </w:r>
          </w:p>
        </w:tc>
      </w:tr>
      <w:tr w:rsidR="000121B5" w14:paraId="078D4FF3" w14:textId="77777777" w:rsidTr="00CF01BF">
        <w:trPr>
          <w:ins w:id="3921" w:author="Powell, Deana" w:date="2023-10-19T15:28:00Z"/>
        </w:trPr>
        <w:tc>
          <w:tcPr>
            <w:tcW w:w="1800" w:type="dxa"/>
            <w:noWrap/>
          </w:tcPr>
          <w:p w14:paraId="42EDA625" w14:textId="77777777" w:rsidR="00C674E5" w:rsidRPr="00A375DD" w:rsidRDefault="006B7357" w:rsidP="006043F4">
            <w:pPr>
              <w:pStyle w:val="TableLeft"/>
              <w:rPr>
                <w:ins w:id="3922" w:author="Powell, Deana" w:date="2023-10-19T15:28:00Z"/>
                <w:rStyle w:val="SuggestedOptional"/>
                <w:rFonts w:cs="Times New Roman"/>
                <w:color w:val="auto"/>
              </w:rPr>
            </w:pPr>
            <w:ins w:id="3923" w:author="Powell, Deana" w:date="2023-10-19T15:28:00Z">
              <w:r w:rsidRPr="00A375DD">
                <w:rPr>
                  <w:rStyle w:val="SuggestedOptional"/>
                  <w:rFonts w:cs="Times New Roman"/>
                  <w:color w:val="auto"/>
                </w:rPr>
                <w:t>ICU</w:t>
              </w:r>
            </w:ins>
          </w:p>
        </w:tc>
        <w:tc>
          <w:tcPr>
            <w:tcW w:w="7200" w:type="dxa"/>
            <w:noWrap/>
          </w:tcPr>
          <w:p w14:paraId="320BBE39" w14:textId="77777777" w:rsidR="00C674E5" w:rsidRPr="00A375DD" w:rsidRDefault="006B7357" w:rsidP="006043F4">
            <w:pPr>
              <w:pStyle w:val="TableLeft"/>
              <w:rPr>
                <w:ins w:id="3924" w:author="Powell, Deana" w:date="2023-10-19T15:28:00Z"/>
                <w:rStyle w:val="SuggestedOptional"/>
                <w:rFonts w:cs="Times New Roman"/>
                <w:color w:val="auto"/>
              </w:rPr>
            </w:pPr>
            <w:ins w:id="3925" w:author="Powell, Deana" w:date="2023-10-19T15:28:00Z">
              <w:r w:rsidRPr="00A375DD">
                <w:rPr>
                  <w:rStyle w:val="SuggestedOptional"/>
                  <w:rFonts w:cs="Times New Roman"/>
                  <w:color w:val="auto"/>
                </w:rPr>
                <w:t>intensive care unit</w:t>
              </w:r>
            </w:ins>
          </w:p>
        </w:tc>
      </w:tr>
      <w:tr w:rsidR="000121B5" w14:paraId="45BE785A" w14:textId="77777777" w:rsidTr="00CF01BF">
        <w:tc>
          <w:tcPr>
            <w:tcW w:w="1800" w:type="dxa"/>
            <w:noWrap/>
            <w:hideMark/>
          </w:tcPr>
          <w:p w14:paraId="5340DC71"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IEC</w:t>
            </w:r>
          </w:p>
        </w:tc>
        <w:tc>
          <w:tcPr>
            <w:tcW w:w="7200" w:type="dxa"/>
            <w:noWrap/>
            <w:hideMark/>
          </w:tcPr>
          <w:p w14:paraId="7A55B99B"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Independent Ethics Committee</w:t>
            </w:r>
          </w:p>
        </w:tc>
      </w:tr>
      <w:tr w:rsidR="000121B5" w14:paraId="7A7022F9" w14:textId="77777777" w:rsidTr="00CF01BF">
        <w:tc>
          <w:tcPr>
            <w:tcW w:w="1800" w:type="dxa"/>
            <w:noWrap/>
          </w:tcPr>
          <w:p w14:paraId="371BF714"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Ig</w:t>
            </w:r>
          </w:p>
        </w:tc>
        <w:tc>
          <w:tcPr>
            <w:tcW w:w="7200" w:type="dxa"/>
            <w:noWrap/>
          </w:tcPr>
          <w:p w14:paraId="46E280B3"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immunoglobulin</w:t>
            </w:r>
          </w:p>
        </w:tc>
      </w:tr>
      <w:tr w:rsidR="000121B5" w14:paraId="0D11F0EA" w14:textId="77777777" w:rsidTr="00CF01BF">
        <w:tc>
          <w:tcPr>
            <w:tcW w:w="1800" w:type="dxa"/>
            <w:noWrap/>
          </w:tcPr>
          <w:p w14:paraId="3AFAA364"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IgG4</w:t>
            </w:r>
          </w:p>
        </w:tc>
        <w:tc>
          <w:tcPr>
            <w:tcW w:w="7200" w:type="dxa"/>
            <w:noWrap/>
          </w:tcPr>
          <w:p w14:paraId="3C5B13C3"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immunoglobulin G4</w:t>
            </w:r>
          </w:p>
        </w:tc>
      </w:tr>
      <w:tr w:rsidR="000121B5" w14:paraId="13206447" w14:textId="77777777" w:rsidTr="00CF01BF">
        <w:tc>
          <w:tcPr>
            <w:tcW w:w="1800" w:type="dxa"/>
            <w:noWrap/>
          </w:tcPr>
          <w:p w14:paraId="04540905"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IgV</w:t>
            </w:r>
          </w:p>
        </w:tc>
        <w:tc>
          <w:tcPr>
            <w:tcW w:w="7200" w:type="dxa"/>
            <w:noWrap/>
          </w:tcPr>
          <w:p w14:paraId="26EAA749"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immunoglobulin-variable</w:t>
            </w:r>
          </w:p>
        </w:tc>
      </w:tr>
      <w:tr w:rsidR="000121B5" w14:paraId="2C5BF82B" w14:textId="77777777" w:rsidTr="00CF01BF">
        <w:tc>
          <w:tcPr>
            <w:tcW w:w="1800" w:type="dxa"/>
            <w:noWrap/>
          </w:tcPr>
          <w:p w14:paraId="5CB3B994"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IHC</w:t>
            </w:r>
          </w:p>
        </w:tc>
        <w:tc>
          <w:tcPr>
            <w:tcW w:w="7200" w:type="dxa"/>
            <w:noWrap/>
          </w:tcPr>
          <w:p w14:paraId="75E34F09"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immunohistochemistry</w:t>
            </w:r>
          </w:p>
        </w:tc>
      </w:tr>
      <w:tr w:rsidR="000121B5" w14:paraId="13AA1B04" w14:textId="77777777" w:rsidTr="00CF01BF">
        <w:tc>
          <w:tcPr>
            <w:tcW w:w="1800" w:type="dxa"/>
            <w:noWrap/>
            <w:hideMark/>
          </w:tcPr>
          <w:p w14:paraId="5F4C52AD"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IND</w:t>
            </w:r>
          </w:p>
        </w:tc>
        <w:tc>
          <w:tcPr>
            <w:tcW w:w="7200" w:type="dxa"/>
            <w:noWrap/>
            <w:hideMark/>
          </w:tcPr>
          <w:p w14:paraId="0E0C9483"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Investigational New Drug</w:t>
            </w:r>
          </w:p>
        </w:tc>
      </w:tr>
    </w:tbl>
    <w:tbl>
      <w:tblPr>
        <w:tblStyle w:val="TableGrid20"/>
        <w:tblW w:w="5000" w:type="pct"/>
        <w:tblLook w:val="04A0" w:firstRow="1" w:lastRow="0" w:firstColumn="1" w:lastColumn="0" w:noHBand="0" w:noVBand="1"/>
      </w:tblPr>
      <w:tblGrid>
        <w:gridCol w:w="1864"/>
        <w:gridCol w:w="7126"/>
      </w:tblGrid>
      <w:tr w:rsidR="003C5CDB" w:rsidRPr="00EA23A2" w14:paraId="4FEB649E" w14:textId="77777777" w:rsidTr="004844C9">
        <w:trPr>
          <w:del w:id="3926" w:author="Powell, Deana" w:date="2023-10-19T15:28:00Z"/>
        </w:trPr>
        <w:tc>
          <w:tcPr>
            <w:tcW w:w="1864" w:type="dxa"/>
            <w:noWrap/>
          </w:tcPr>
          <w:p w14:paraId="131651B6" w14:textId="77777777" w:rsidR="003C5CDB" w:rsidRDefault="003C5CDB" w:rsidP="00767690">
            <w:pPr>
              <w:pStyle w:val="TableText"/>
              <w:keepNext w:val="0"/>
              <w:rPr>
                <w:del w:id="3927" w:author="Powell, Deana" w:date="2023-10-19T15:28:00Z"/>
              </w:rPr>
            </w:pPr>
            <w:del w:id="3928" w:author="Powell, Deana" w:date="2023-10-19T15:28:00Z">
              <w:r>
                <w:delText>INR</w:delText>
              </w:r>
            </w:del>
          </w:p>
        </w:tc>
        <w:tc>
          <w:tcPr>
            <w:tcW w:w="7126" w:type="dxa"/>
            <w:noWrap/>
          </w:tcPr>
          <w:p w14:paraId="5A497A73" w14:textId="77777777" w:rsidR="003C5CDB" w:rsidRDefault="003C5CDB" w:rsidP="00767690">
            <w:pPr>
              <w:pStyle w:val="TableText"/>
              <w:keepNext w:val="0"/>
              <w:rPr>
                <w:del w:id="3929" w:author="Powell, Deana" w:date="2023-10-19T15:28:00Z"/>
              </w:rPr>
            </w:pPr>
            <w:del w:id="3930" w:author="Powell, Deana" w:date="2023-10-19T15:28:00Z">
              <w:r>
                <w:delText>International Normalized Ratio</w:delText>
              </w:r>
            </w:del>
          </w:p>
        </w:tc>
      </w:tr>
    </w:tbl>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200"/>
      </w:tblGrid>
      <w:tr w:rsidR="000121B5" w14:paraId="66D82647" w14:textId="77777777" w:rsidTr="00CF01BF">
        <w:tc>
          <w:tcPr>
            <w:tcW w:w="1800" w:type="dxa"/>
            <w:noWrap/>
          </w:tcPr>
          <w:p w14:paraId="7FDB2F7B"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IO</w:t>
            </w:r>
          </w:p>
        </w:tc>
        <w:tc>
          <w:tcPr>
            <w:tcW w:w="7200" w:type="dxa"/>
            <w:noWrap/>
          </w:tcPr>
          <w:p w14:paraId="16B98962" w14:textId="2F9C7BA8" w:rsidR="00C674E5" w:rsidRPr="00A375DD" w:rsidRDefault="004267FF" w:rsidP="006043F4">
            <w:pPr>
              <w:pStyle w:val="TableLeft"/>
              <w:rPr>
                <w:rStyle w:val="SuggestedOptional"/>
                <w:rFonts w:cs="Times New Roman"/>
                <w:color w:val="auto"/>
              </w:rPr>
            </w:pPr>
            <w:del w:id="3931" w:author="Powell, Deana" w:date="2023-10-19T15:28:00Z">
              <w:r>
                <w:delText>immuno</w:delText>
              </w:r>
              <w:r w:rsidR="005A18E8">
                <w:delText>-</w:delText>
              </w:r>
            </w:del>
            <w:ins w:id="3932" w:author="Powell, Deana" w:date="2023-10-19T15:28:00Z">
              <w:r w:rsidR="006B7357" w:rsidRPr="00A375DD">
                <w:rPr>
                  <w:rStyle w:val="SuggestedOptional"/>
                  <w:rFonts w:cs="Times New Roman"/>
                  <w:color w:val="auto"/>
                </w:rPr>
                <w:t xml:space="preserve">Immune </w:t>
              </w:r>
            </w:ins>
            <w:r w:rsidR="006B7357" w:rsidRPr="00A375DD">
              <w:rPr>
                <w:rStyle w:val="SuggestedOptional"/>
                <w:rFonts w:cs="Times New Roman"/>
                <w:color w:val="auto"/>
              </w:rPr>
              <w:t>oncology</w:t>
            </w:r>
          </w:p>
        </w:tc>
      </w:tr>
      <w:tr w:rsidR="000121B5" w14:paraId="610A1F1F" w14:textId="77777777" w:rsidTr="00CF01BF">
        <w:tc>
          <w:tcPr>
            <w:tcW w:w="1800" w:type="dxa"/>
            <w:noWrap/>
          </w:tcPr>
          <w:p w14:paraId="0D415C0B" w14:textId="2140B62C" w:rsidR="00C674E5" w:rsidRPr="00A375DD" w:rsidRDefault="006B7357" w:rsidP="006043F4">
            <w:pPr>
              <w:pStyle w:val="TableLeft"/>
              <w:rPr>
                <w:rStyle w:val="SuggestedOptional"/>
                <w:rFonts w:cs="Times New Roman"/>
                <w:color w:val="auto"/>
              </w:rPr>
            </w:pPr>
            <w:ins w:id="3933" w:author="Powell, Deana" w:date="2023-10-19T15:28:00Z">
              <w:r w:rsidRPr="00A375DD">
                <w:rPr>
                  <w:rStyle w:val="SuggestedOptional"/>
                  <w:rFonts w:cs="Times New Roman"/>
                  <w:color w:val="auto"/>
                </w:rPr>
                <w:t>irAEs</w:t>
              </w:r>
            </w:ins>
            <w:del w:id="3934" w:author="Powell, Deana" w:date="2023-10-19T15:28:00Z">
              <w:r w:rsidR="004267FF">
                <w:delText>irAE</w:delText>
              </w:r>
            </w:del>
          </w:p>
        </w:tc>
        <w:tc>
          <w:tcPr>
            <w:tcW w:w="7200" w:type="dxa"/>
            <w:noWrap/>
          </w:tcPr>
          <w:p w14:paraId="1F74DB34" w14:textId="4A997D2A"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 xml:space="preserve">immune-related </w:t>
            </w:r>
            <w:del w:id="3935" w:author="Powell, Deana" w:date="2023-10-19T15:28:00Z">
              <w:r w:rsidR="004267FF">
                <w:delText>AE</w:delText>
              </w:r>
            </w:del>
            <w:ins w:id="3936" w:author="Powell, Deana" w:date="2023-10-19T15:28:00Z">
              <w:r w:rsidRPr="00A375DD">
                <w:rPr>
                  <w:rStyle w:val="SuggestedOptional"/>
                  <w:rFonts w:cs="Times New Roman"/>
                  <w:color w:val="auto"/>
                </w:rPr>
                <w:t>AEs</w:t>
              </w:r>
            </w:ins>
          </w:p>
        </w:tc>
      </w:tr>
      <w:tr w:rsidR="000121B5" w14:paraId="0FF12E7F" w14:textId="77777777" w:rsidTr="00CF01BF">
        <w:tc>
          <w:tcPr>
            <w:tcW w:w="1800" w:type="dxa"/>
            <w:noWrap/>
            <w:hideMark/>
          </w:tcPr>
          <w:p w14:paraId="5C58E22B"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IRB</w:t>
            </w:r>
          </w:p>
        </w:tc>
        <w:tc>
          <w:tcPr>
            <w:tcW w:w="7200" w:type="dxa"/>
            <w:noWrap/>
            <w:hideMark/>
          </w:tcPr>
          <w:p w14:paraId="58E979C4"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Institutional Review Board</w:t>
            </w:r>
          </w:p>
        </w:tc>
      </w:tr>
      <w:tr w:rsidR="000121B5" w14:paraId="1CB69B09" w14:textId="77777777" w:rsidTr="00CF01BF">
        <w:tc>
          <w:tcPr>
            <w:tcW w:w="1800" w:type="dxa"/>
            <w:noWrap/>
          </w:tcPr>
          <w:p w14:paraId="32916CE5"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iRECIST</w:t>
            </w:r>
          </w:p>
        </w:tc>
        <w:tc>
          <w:tcPr>
            <w:tcW w:w="7200" w:type="dxa"/>
            <w:noWrap/>
          </w:tcPr>
          <w:p w14:paraId="100B4DDC"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Response Evaluation Criteria in Solid Tumors 1.1 for immune-based therapeutics</w:t>
            </w:r>
          </w:p>
        </w:tc>
      </w:tr>
      <w:tr w:rsidR="000121B5" w14:paraId="41FCF83F" w14:textId="77777777" w:rsidTr="00CF01BF">
        <w:tc>
          <w:tcPr>
            <w:tcW w:w="1800" w:type="dxa"/>
            <w:noWrap/>
          </w:tcPr>
          <w:p w14:paraId="24665EE5"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IRT</w:t>
            </w:r>
          </w:p>
        </w:tc>
        <w:tc>
          <w:tcPr>
            <w:tcW w:w="7200" w:type="dxa"/>
            <w:noWrap/>
          </w:tcPr>
          <w:p w14:paraId="06533AA1" w14:textId="7D63A386" w:rsidR="00C674E5" w:rsidRPr="00A375DD" w:rsidRDefault="00FA722E" w:rsidP="006043F4">
            <w:pPr>
              <w:pStyle w:val="TableLeft"/>
              <w:rPr>
                <w:rStyle w:val="SuggestedOptional"/>
                <w:rFonts w:cs="Times New Roman"/>
                <w:color w:val="auto"/>
              </w:rPr>
            </w:pPr>
            <w:del w:id="3937" w:author="Powell, Deana" w:date="2023-10-19T15:28:00Z">
              <w:r>
                <w:delText>intervention randomization system</w:delText>
              </w:r>
            </w:del>
            <w:ins w:id="3938" w:author="Powell, Deana" w:date="2023-10-19T15:28:00Z">
              <w:r w:rsidR="006B7357" w:rsidRPr="00A375DD">
                <w:rPr>
                  <w:rStyle w:val="SuggestedOptional"/>
                  <w:rFonts w:cs="Times New Roman"/>
                  <w:color w:val="auto"/>
                </w:rPr>
                <w:t>interactive response technology</w:t>
              </w:r>
            </w:ins>
          </w:p>
        </w:tc>
      </w:tr>
      <w:tr w:rsidR="000121B5" w14:paraId="771822E5" w14:textId="77777777" w:rsidTr="00CF01BF">
        <w:tc>
          <w:tcPr>
            <w:tcW w:w="1800" w:type="dxa"/>
            <w:noWrap/>
          </w:tcPr>
          <w:p w14:paraId="20CC66D9"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ITP</w:t>
            </w:r>
          </w:p>
        </w:tc>
        <w:tc>
          <w:tcPr>
            <w:tcW w:w="7200" w:type="dxa"/>
            <w:noWrap/>
          </w:tcPr>
          <w:p w14:paraId="5C926421"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idiopathic thrombocytopenic purpura</w:t>
            </w:r>
          </w:p>
        </w:tc>
      </w:tr>
    </w:tbl>
    <w:tbl>
      <w:tblPr>
        <w:tblStyle w:val="TableGrid20"/>
        <w:tblW w:w="5000" w:type="pct"/>
        <w:tblLook w:val="04A0" w:firstRow="1" w:lastRow="0" w:firstColumn="1" w:lastColumn="0" w:noHBand="0" w:noVBand="1"/>
      </w:tblPr>
      <w:tblGrid>
        <w:gridCol w:w="1864"/>
        <w:gridCol w:w="7126"/>
      </w:tblGrid>
      <w:tr w:rsidR="0039429B" w:rsidRPr="00EA23A2" w14:paraId="09FF2428" w14:textId="77777777" w:rsidTr="004844C9">
        <w:trPr>
          <w:del w:id="3939" w:author="Powell, Deana" w:date="2023-10-19T15:28:00Z"/>
        </w:trPr>
        <w:tc>
          <w:tcPr>
            <w:tcW w:w="1864" w:type="dxa"/>
            <w:noWrap/>
          </w:tcPr>
          <w:p w14:paraId="728541C4" w14:textId="77777777" w:rsidR="0039429B" w:rsidRPr="00EA23A2" w:rsidRDefault="0039429B" w:rsidP="003339F8">
            <w:pPr>
              <w:pStyle w:val="TableText"/>
              <w:keepNext w:val="0"/>
              <w:rPr>
                <w:del w:id="3940" w:author="Powell, Deana" w:date="2023-10-19T15:28:00Z"/>
              </w:rPr>
            </w:pPr>
            <w:del w:id="3941" w:author="Powell, Deana" w:date="2023-10-19T15:28:00Z">
              <w:r>
                <w:delText>ITT</w:delText>
              </w:r>
            </w:del>
          </w:p>
        </w:tc>
        <w:tc>
          <w:tcPr>
            <w:tcW w:w="7126" w:type="dxa"/>
            <w:noWrap/>
          </w:tcPr>
          <w:p w14:paraId="7D38E03B" w14:textId="77777777" w:rsidR="0039429B" w:rsidRPr="00EA23A2" w:rsidRDefault="0039429B" w:rsidP="003339F8">
            <w:pPr>
              <w:pStyle w:val="TableText"/>
              <w:keepNext w:val="0"/>
              <w:rPr>
                <w:del w:id="3942" w:author="Powell, Deana" w:date="2023-10-19T15:28:00Z"/>
              </w:rPr>
            </w:pPr>
            <w:del w:id="3943" w:author="Powell, Deana" w:date="2023-10-19T15:28:00Z">
              <w:r>
                <w:delText>Intent-to-Treat</w:delText>
              </w:r>
            </w:del>
          </w:p>
        </w:tc>
      </w:tr>
    </w:tbl>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200"/>
      </w:tblGrid>
      <w:tr w:rsidR="000121B5" w14:paraId="357B3300" w14:textId="77777777" w:rsidTr="00CF01BF">
        <w:tc>
          <w:tcPr>
            <w:tcW w:w="1800" w:type="dxa"/>
            <w:noWrap/>
            <w:hideMark/>
          </w:tcPr>
          <w:p w14:paraId="73FFB462"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IUD</w:t>
            </w:r>
          </w:p>
        </w:tc>
        <w:tc>
          <w:tcPr>
            <w:tcW w:w="7200" w:type="dxa"/>
            <w:noWrap/>
            <w:hideMark/>
          </w:tcPr>
          <w:p w14:paraId="33B803EC"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intrauterine device</w:t>
            </w:r>
          </w:p>
        </w:tc>
      </w:tr>
      <w:tr w:rsidR="000121B5" w14:paraId="206E51DB" w14:textId="77777777" w:rsidTr="00CF01BF">
        <w:tc>
          <w:tcPr>
            <w:tcW w:w="1800" w:type="dxa"/>
            <w:noWrap/>
            <w:hideMark/>
          </w:tcPr>
          <w:p w14:paraId="52605EAA"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IUS</w:t>
            </w:r>
          </w:p>
        </w:tc>
        <w:tc>
          <w:tcPr>
            <w:tcW w:w="7200" w:type="dxa"/>
            <w:noWrap/>
            <w:hideMark/>
          </w:tcPr>
          <w:p w14:paraId="561C8D87"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intrauterine hormone-releasing system</w:t>
            </w:r>
          </w:p>
        </w:tc>
      </w:tr>
      <w:tr w:rsidR="000121B5" w14:paraId="1D3FEBC3" w14:textId="77777777" w:rsidTr="00CF01BF">
        <w:tc>
          <w:tcPr>
            <w:tcW w:w="1800" w:type="dxa"/>
            <w:noWrap/>
          </w:tcPr>
          <w:p w14:paraId="434701EB"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IV</w:t>
            </w:r>
          </w:p>
        </w:tc>
        <w:tc>
          <w:tcPr>
            <w:tcW w:w="7200" w:type="dxa"/>
            <w:noWrap/>
          </w:tcPr>
          <w:p w14:paraId="16217987"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intravenous</w:t>
            </w:r>
          </w:p>
        </w:tc>
      </w:tr>
      <w:tr w:rsidR="000121B5" w14:paraId="7F960B80" w14:textId="77777777" w:rsidTr="00CF01BF">
        <w:tc>
          <w:tcPr>
            <w:tcW w:w="1800" w:type="dxa"/>
            <w:noWrap/>
          </w:tcPr>
          <w:p w14:paraId="384468C3"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IVD</w:t>
            </w:r>
          </w:p>
        </w:tc>
        <w:tc>
          <w:tcPr>
            <w:tcW w:w="7200" w:type="dxa"/>
            <w:noWrap/>
          </w:tcPr>
          <w:p w14:paraId="3373E146"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in vitro diagnostic</w:t>
            </w:r>
          </w:p>
        </w:tc>
      </w:tr>
      <w:tr w:rsidR="000121B5" w14:paraId="02F2C119" w14:textId="77777777" w:rsidTr="00CF01BF">
        <w:tc>
          <w:tcPr>
            <w:tcW w:w="1800" w:type="dxa"/>
            <w:noWrap/>
          </w:tcPr>
          <w:p w14:paraId="3A441BDF"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IVRS</w:t>
            </w:r>
          </w:p>
        </w:tc>
        <w:tc>
          <w:tcPr>
            <w:tcW w:w="7200" w:type="dxa"/>
            <w:noWrap/>
          </w:tcPr>
          <w:p w14:paraId="61EE02EA"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interactive voice response system</w:t>
            </w:r>
          </w:p>
        </w:tc>
      </w:tr>
      <w:tr w:rsidR="000121B5" w14:paraId="5BF12F48" w14:textId="77777777" w:rsidTr="00CF01BF">
        <w:trPr>
          <w:ins w:id="3944" w:author="Powell, Deana" w:date="2023-10-19T15:28:00Z"/>
        </w:trPr>
        <w:tc>
          <w:tcPr>
            <w:tcW w:w="1800" w:type="dxa"/>
            <w:noWrap/>
          </w:tcPr>
          <w:p w14:paraId="35E699C0" w14:textId="77777777" w:rsidR="00C674E5" w:rsidRPr="00A375DD" w:rsidRDefault="006B7357" w:rsidP="006043F4">
            <w:pPr>
              <w:pStyle w:val="TableLeft"/>
              <w:rPr>
                <w:ins w:id="3945" w:author="Powell, Deana" w:date="2023-10-19T15:28:00Z"/>
                <w:rStyle w:val="SuggestedOptional"/>
                <w:rFonts w:cs="Times New Roman"/>
                <w:color w:val="auto"/>
              </w:rPr>
            </w:pPr>
            <w:ins w:id="3946" w:author="Powell, Deana" w:date="2023-10-19T15:28:00Z">
              <w:r w:rsidRPr="00A375DD">
                <w:rPr>
                  <w:rStyle w:val="SuggestedOptional"/>
                  <w:rFonts w:cs="Times New Roman"/>
                  <w:color w:val="auto"/>
                </w:rPr>
                <w:t>IWG</w:t>
              </w:r>
            </w:ins>
          </w:p>
        </w:tc>
        <w:tc>
          <w:tcPr>
            <w:tcW w:w="7200" w:type="dxa"/>
            <w:noWrap/>
          </w:tcPr>
          <w:p w14:paraId="6AA52108" w14:textId="77777777" w:rsidR="00C674E5" w:rsidRPr="00A375DD" w:rsidRDefault="006B7357" w:rsidP="006043F4">
            <w:pPr>
              <w:pStyle w:val="TableLeft"/>
              <w:rPr>
                <w:ins w:id="3947" w:author="Powell, Deana" w:date="2023-10-19T15:28:00Z"/>
                <w:rStyle w:val="SuggestedOptional"/>
                <w:rFonts w:cs="Times New Roman"/>
                <w:color w:val="auto"/>
              </w:rPr>
            </w:pPr>
            <w:ins w:id="3948" w:author="Powell, Deana" w:date="2023-10-19T15:28:00Z">
              <w:r w:rsidRPr="00A375DD">
                <w:rPr>
                  <w:rStyle w:val="SuggestedOptional"/>
                  <w:rFonts w:cs="Times New Roman"/>
                  <w:color w:val="auto"/>
                </w:rPr>
                <w:t>International Working Group</w:t>
              </w:r>
            </w:ins>
          </w:p>
        </w:tc>
      </w:tr>
      <w:tr w:rsidR="000121B5" w14:paraId="624599EA" w14:textId="77777777" w:rsidTr="00CF01BF">
        <w:tc>
          <w:tcPr>
            <w:tcW w:w="1800" w:type="dxa"/>
            <w:noWrap/>
          </w:tcPr>
          <w:p w14:paraId="4EAFD544"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IWRS</w:t>
            </w:r>
          </w:p>
        </w:tc>
        <w:tc>
          <w:tcPr>
            <w:tcW w:w="7200" w:type="dxa"/>
            <w:noWrap/>
          </w:tcPr>
          <w:p w14:paraId="4A957210"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integrated web response system</w:t>
            </w:r>
          </w:p>
        </w:tc>
      </w:tr>
      <w:tr w:rsidR="000121B5" w14:paraId="221F3948" w14:textId="77777777" w:rsidTr="00CF01BF">
        <w:trPr>
          <w:ins w:id="3949" w:author="Powell, Deana" w:date="2023-10-19T15:28:00Z"/>
        </w:trPr>
        <w:tc>
          <w:tcPr>
            <w:tcW w:w="1800" w:type="dxa"/>
            <w:noWrap/>
          </w:tcPr>
          <w:p w14:paraId="232E9880" w14:textId="77777777" w:rsidR="00C674E5" w:rsidRPr="00A375DD" w:rsidRDefault="006B7357" w:rsidP="006043F4">
            <w:pPr>
              <w:pStyle w:val="TableLeft"/>
              <w:rPr>
                <w:ins w:id="3950" w:author="Powell, Deana" w:date="2023-10-19T15:28:00Z"/>
                <w:rStyle w:val="SuggestedOptional"/>
                <w:rFonts w:cs="Times New Roman"/>
                <w:color w:val="auto"/>
              </w:rPr>
            </w:pPr>
            <w:ins w:id="3951" w:author="Powell, Deana" w:date="2023-10-19T15:28:00Z">
              <w:r w:rsidRPr="00A375DD">
                <w:rPr>
                  <w:rStyle w:val="SuggestedOptional"/>
                  <w:rFonts w:cs="Times New Roman"/>
                  <w:color w:val="auto"/>
                </w:rPr>
                <w:t>JRCT</w:t>
              </w:r>
            </w:ins>
          </w:p>
        </w:tc>
        <w:tc>
          <w:tcPr>
            <w:tcW w:w="7200" w:type="dxa"/>
            <w:noWrap/>
          </w:tcPr>
          <w:p w14:paraId="4D9D2EF5" w14:textId="77777777" w:rsidR="00C674E5" w:rsidRPr="00A375DD" w:rsidRDefault="006B7357" w:rsidP="006043F4">
            <w:pPr>
              <w:pStyle w:val="TableLeft"/>
              <w:rPr>
                <w:ins w:id="3952" w:author="Powell, Deana" w:date="2023-10-19T15:28:00Z"/>
                <w:rStyle w:val="SuggestedOptional"/>
                <w:rFonts w:cs="Times New Roman"/>
                <w:color w:val="auto"/>
              </w:rPr>
            </w:pPr>
            <w:ins w:id="3953" w:author="Powell, Deana" w:date="2023-10-19T15:28:00Z">
              <w:r w:rsidRPr="00A375DD">
                <w:rPr>
                  <w:rStyle w:val="SuggestedOptional"/>
                  <w:rFonts w:cs="Times New Roman"/>
                  <w:color w:val="auto"/>
                </w:rPr>
                <w:t>Japan Registry of Clinical Trials</w:t>
              </w:r>
            </w:ins>
          </w:p>
        </w:tc>
      </w:tr>
      <w:tr w:rsidR="000121B5" w14:paraId="1F35A91F" w14:textId="77777777" w:rsidTr="00CF01BF">
        <w:tc>
          <w:tcPr>
            <w:tcW w:w="1800" w:type="dxa"/>
            <w:noWrap/>
          </w:tcPr>
          <w:p w14:paraId="22E5558D"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KPS</w:t>
            </w:r>
          </w:p>
        </w:tc>
        <w:tc>
          <w:tcPr>
            <w:tcW w:w="7200" w:type="dxa"/>
            <w:noWrap/>
          </w:tcPr>
          <w:p w14:paraId="530FC642"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Karnofsky performance status</w:t>
            </w:r>
          </w:p>
        </w:tc>
      </w:tr>
      <w:tr w:rsidR="000121B5" w14:paraId="52FC9762" w14:textId="77777777" w:rsidTr="00CF01BF">
        <w:tc>
          <w:tcPr>
            <w:tcW w:w="1800" w:type="dxa"/>
            <w:noWrap/>
          </w:tcPr>
          <w:p w14:paraId="68A5C740"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LAM</w:t>
            </w:r>
          </w:p>
        </w:tc>
        <w:tc>
          <w:tcPr>
            <w:tcW w:w="7200" w:type="dxa"/>
            <w:noWrap/>
          </w:tcPr>
          <w:p w14:paraId="3AD9DCE9"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lactational amenorrhea method</w:t>
            </w:r>
          </w:p>
        </w:tc>
      </w:tr>
      <w:tr w:rsidR="000121B5" w14:paraId="54549A18" w14:textId="77777777" w:rsidTr="00CF01BF">
        <w:tc>
          <w:tcPr>
            <w:tcW w:w="1800" w:type="dxa"/>
            <w:noWrap/>
          </w:tcPr>
          <w:p w14:paraId="3F48620B"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LCQ</w:t>
            </w:r>
          </w:p>
        </w:tc>
        <w:tc>
          <w:tcPr>
            <w:tcW w:w="7200" w:type="dxa"/>
            <w:noWrap/>
          </w:tcPr>
          <w:p w14:paraId="56E618DC"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Leicester Cough Questionnaire</w:t>
            </w:r>
          </w:p>
        </w:tc>
      </w:tr>
      <w:tr w:rsidR="000121B5" w14:paraId="0629909E" w14:textId="77777777" w:rsidTr="00CF01BF">
        <w:tc>
          <w:tcPr>
            <w:tcW w:w="1800" w:type="dxa"/>
            <w:noWrap/>
          </w:tcPr>
          <w:p w14:paraId="4CA87351" w14:textId="1CDEEECC" w:rsidR="00C674E5" w:rsidRPr="00A375DD" w:rsidRDefault="006E68FA" w:rsidP="006043F4">
            <w:pPr>
              <w:pStyle w:val="TableLeft"/>
              <w:rPr>
                <w:rStyle w:val="SuggestedOptional"/>
                <w:rFonts w:cs="Times New Roman"/>
                <w:color w:val="auto"/>
              </w:rPr>
            </w:pPr>
            <w:del w:id="3954" w:author="Powell, Deana" w:date="2023-10-19T15:28:00Z">
              <w:r>
                <w:delText>LVEF</w:delText>
              </w:r>
            </w:del>
            <w:ins w:id="3955" w:author="Powell, Deana" w:date="2023-10-19T15:28:00Z">
              <w:r w:rsidR="006B7357" w:rsidRPr="00A375DD">
                <w:rPr>
                  <w:rStyle w:val="SuggestedOptional"/>
                  <w:rFonts w:cs="Times New Roman"/>
                  <w:color w:val="auto"/>
                </w:rPr>
                <w:t>LLN</w:t>
              </w:r>
            </w:ins>
          </w:p>
        </w:tc>
        <w:tc>
          <w:tcPr>
            <w:tcW w:w="7200" w:type="dxa"/>
            <w:noWrap/>
          </w:tcPr>
          <w:p w14:paraId="755CDA24" w14:textId="2F7BD13E" w:rsidR="00C674E5" w:rsidRPr="00A375DD" w:rsidRDefault="006E68FA" w:rsidP="006043F4">
            <w:pPr>
              <w:pStyle w:val="TableLeft"/>
              <w:rPr>
                <w:rStyle w:val="SuggestedOptional"/>
                <w:rFonts w:cs="Times New Roman"/>
                <w:color w:val="auto"/>
              </w:rPr>
            </w:pPr>
            <w:del w:id="3956" w:author="Powell, Deana" w:date="2023-10-19T15:28:00Z">
              <w:r>
                <w:delText>left ventricular ejection fraction</w:delText>
              </w:r>
            </w:del>
            <w:ins w:id="3957" w:author="Powell, Deana" w:date="2023-10-19T15:28:00Z">
              <w:r w:rsidR="006B7357" w:rsidRPr="00A375DD">
                <w:rPr>
                  <w:rStyle w:val="SuggestedOptional"/>
                  <w:rFonts w:cs="Times New Roman"/>
                  <w:color w:val="auto"/>
                </w:rPr>
                <w:t>lower limit of normal</w:t>
              </w:r>
            </w:ins>
          </w:p>
        </w:tc>
      </w:tr>
      <w:tr w:rsidR="000121B5" w14:paraId="3A8A61BE" w14:textId="77777777" w:rsidTr="00CF01BF">
        <w:trPr>
          <w:ins w:id="3958" w:author="Powell, Deana" w:date="2023-10-19T15:28:00Z"/>
        </w:trPr>
        <w:tc>
          <w:tcPr>
            <w:tcW w:w="1800" w:type="dxa"/>
            <w:noWrap/>
          </w:tcPr>
          <w:p w14:paraId="039DA27E" w14:textId="77777777" w:rsidR="00C674E5" w:rsidRPr="00A375DD" w:rsidRDefault="006B7357" w:rsidP="006043F4">
            <w:pPr>
              <w:pStyle w:val="TableLeft"/>
              <w:rPr>
                <w:ins w:id="3959" w:author="Powell, Deana" w:date="2023-10-19T15:28:00Z"/>
                <w:rStyle w:val="SuggestedOptional"/>
                <w:rFonts w:cs="Times New Roman"/>
                <w:color w:val="auto"/>
              </w:rPr>
            </w:pPr>
            <w:ins w:id="3960" w:author="Powell, Deana" w:date="2023-10-19T15:28:00Z">
              <w:r w:rsidRPr="00A375DD">
                <w:rPr>
                  <w:rStyle w:val="SuggestedOptional"/>
                  <w:rFonts w:cs="Times New Roman"/>
                  <w:color w:val="auto"/>
                </w:rPr>
                <w:lastRenderedPageBreak/>
                <w:t>LLOQ</w:t>
              </w:r>
            </w:ins>
          </w:p>
        </w:tc>
        <w:tc>
          <w:tcPr>
            <w:tcW w:w="7200" w:type="dxa"/>
            <w:noWrap/>
          </w:tcPr>
          <w:p w14:paraId="516F6BE0" w14:textId="77777777" w:rsidR="00C674E5" w:rsidRPr="00A375DD" w:rsidRDefault="006B7357" w:rsidP="006043F4">
            <w:pPr>
              <w:pStyle w:val="TableLeft"/>
              <w:rPr>
                <w:ins w:id="3961" w:author="Powell, Deana" w:date="2023-10-19T15:28:00Z"/>
                <w:rStyle w:val="SuggestedOptional"/>
                <w:rFonts w:cs="Times New Roman"/>
                <w:color w:val="auto"/>
              </w:rPr>
            </w:pPr>
            <w:ins w:id="3962" w:author="Powell, Deana" w:date="2023-10-19T15:28:00Z">
              <w:r w:rsidRPr="00A375DD">
                <w:rPr>
                  <w:rStyle w:val="SuggestedOptional"/>
                  <w:rFonts w:cs="Times New Roman"/>
                  <w:color w:val="auto"/>
                </w:rPr>
                <w:t>lower limit of quantitation</w:t>
              </w:r>
            </w:ins>
          </w:p>
        </w:tc>
      </w:tr>
      <w:tr w:rsidR="000121B5" w14:paraId="4FCB0658" w14:textId="77777777" w:rsidTr="00CF01BF">
        <w:tc>
          <w:tcPr>
            <w:tcW w:w="1800" w:type="dxa"/>
            <w:noWrap/>
          </w:tcPr>
          <w:p w14:paraId="69D4890B"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mAb</w:t>
            </w:r>
          </w:p>
        </w:tc>
        <w:tc>
          <w:tcPr>
            <w:tcW w:w="7200" w:type="dxa"/>
            <w:noWrap/>
          </w:tcPr>
          <w:p w14:paraId="199A4EBA"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monoclonal antibody</w:t>
            </w:r>
          </w:p>
        </w:tc>
      </w:tr>
      <w:tr w:rsidR="000121B5" w14:paraId="19A7A81E" w14:textId="77777777" w:rsidTr="00CF01BF">
        <w:tc>
          <w:tcPr>
            <w:tcW w:w="1800" w:type="dxa"/>
            <w:noWrap/>
          </w:tcPr>
          <w:p w14:paraId="3ABF3077"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MAD</w:t>
            </w:r>
          </w:p>
        </w:tc>
        <w:tc>
          <w:tcPr>
            <w:tcW w:w="7200" w:type="dxa"/>
            <w:noWrap/>
          </w:tcPr>
          <w:p w14:paraId="53B31E8B"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maximum administered dose</w:t>
            </w:r>
          </w:p>
        </w:tc>
      </w:tr>
    </w:tbl>
    <w:tbl>
      <w:tblPr>
        <w:tblStyle w:val="TableGrid20"/>
        <w:tblW w:w="5000" w:type="pct"/>
        <w:tblLook w:val="04A0" w:firstRow="1" w:lastRow="0" w:firstColumn="1" w:lastColumn="0" w:noHBand="0" w:noVBand="1"/>
      </w:tblPr>
      <w:tblGrid>
        <w:gridCol w:w="1864"/>
        <w:gridCol w:w="7126"/>
      </w:tblGrid>
      <w:tr w:rsidR="008E0C42" w:rsidRPr="00EA23A2" w14:paraId="4BEDA021" w14:textId="77777777" w:rsidTr="004844C9">
        <w:trPr>
          <w:del w:id="3963" w:author="Powell, Deana" w:date="2023-10-19T15:28:00Z"/>
        </w:trPr>
        <w:tc>
          <w:tcPr>
            <w:tcW w:w="1864" w:type="dxa"/>
            <w:noWrap/>
          </w:tcPr>
          <w:p w14:paraId="3C16F5CA" w14:textId="77777777" w:rsidR="008E0C42" w:rsidRDefault="008E0C42" w:rsidP="00767690">
            <w:pPr>
              <w:pStyle w:val="TableText"/>
              <w:keepNext w:val="0"/>
              <w:rPr>
                <w:del w:id="3964" w:author="Powell, Deana" w:date="2023-10-19T15:28:00Z"/>
              </w:rPr>
            </w:pPr>
            <w:del w:id="3965" w:author="Powell, Deana" w:date="2023-10-19T15:28:00Z">
              <w:r>
                <w:delText>MAPK</w:delText>
              </w:r>
            </w:del>
          </w:p>
        </w:tc>
        <w:tc>
          <w:tcPr>
            <w:tcW w:w="7126" w:type="dxa"/>
            <w:noWrap/>
          </w:tcPr>
          <w:p w14:paraId="57E01E0C" w14:textId="77777777" w:rsidR="008E0C42" w:rsidRDefault="008E0C42" w:rsidP="00767690">
            <w:pPr>
              <w:pStyle w:val="TableText"/>
              <w:keepNext w:val="0"/>
              <w:rPr>
                <w:del w:id="3966" w:author="Powell, Deana" w:date="2023-10-19T15:28:00Z"/>
              </w:rPr>
            </w:pPr>
            <w:del w:id="3967" w:author="Powell, Deana" w:date="2023-10-19T15:28:00Z">
              <w:r>
                <w:delText>mitogen activated protein kinase</w:delText>
              </w:r>
            </w:del>
          </w:p>
        </w:tc>
      </w:tr>
    </w:tbl>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200"/>
      </w:tblGrid>
      <w:tr w:rsidR="000121B5" w14:paraId="73EB06CF" w14:textId="77777777" w:rsidTr="00CF01BF">
        <w:tc>
          <w:tcPr>
            <w:tcW w:w="1800" w:type="dxa"/>
            <w:noWrap/>
          </w:tcPr>
          <w:p w14:paraId="4FE956C5"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MDRD</w:t>
            </w:r>
          </w:p>
        </w:tc>
        <w:tc>
          <w:tcPr>
            <w:tcW w:w="7200" w:type="dxa"/>
            <w:noWrap/>
          </w:tcPr>
          <w:p w14:paraId="45B2B588"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Modification of Diet in Renal Disease</w:t>
            </w:r>
          </w:p>
        </w:tc>
      </w:tr>
      <w:tr w:rsidR="000121B5" w14:paraId="5BCD6D4A" w14:textId="77777777" w:rsidTr="00CF01BF">
        <w:tc>
          <w:tcPr>
            <w:tcW w:w="1800" w:type="dxa"/>
            <w:noWrap/>
          </w:tcPr>
          <w:p w14:paraId="1A711C54"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MedDRA</w:t>
            </w:r>
          </w:p>
        </w:tc>
        <w:tc>
          <w:tcPr>
            <w:tcW w:w="7200" w:type="dxa"/>
            <w:noWrap/>
          </w:tcPr>
          <w:p w14:paraId="00587000"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Medical Dictionary for Regulatory Activities</w:t>
            </w:r>
          </w:p>
        </w:tc>
      </w:tr>
      <w:tr w:rsidR="000121B5" w14:paraId="7EAA6EB6" w14:textId="77777777" w:rsidTr="00CF01BF">
        <w:tc>
          <w:tcPr>
            <w:tcW w:w="1800" w:type="dxa"/>
            <w:noWrap/>
          </w:tcPr>
          <w:p w14:paraId="72E6A00D"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MRI</w:t>
            </w:r>
          </w:p>
        </w:tc>
        <w:tc>
          <w:tcPr>
            <w:tcW w:w="7200" w:type="dxa"/>
            <w:noWrap/>
          </w:tcPr>
          <w:p w14:paraId="1496F7BB"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magnetic resonance imaging</w:t>
            </w:r>
          </w:p>
        </w:tc>
      </w:tr>
      <w:tr w:rsidR="000121B5" w14:paraId="5E5C7A0E" w14:textId="77777777" w:rsidTr="00CF01BF">
        <w:tc>
          <w:tcPr>
            <w:tcW w:w="1800" w:type="dxa"/>
            <w:noWrap/>
          </w:tcPr>
          <w:p w14:paraId="6B663BA5"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mRNA</w:t>
            </w:r>
          </w:p>
        </w:tc>
        <w:tc>
          <w:tcPr>
            <w:tcW w:w="7200" w:type="dxa"/>
            <w:noWrap/>
          </w:tcPr>
          <w:p w14:paraId="4C0B08C6"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messenger RNA</w:t>
            </w:r>
          </w:p>
        </w:tc>
      </w:tr>
      <w:tr w:rsidR="000121B5" w14:paraId="35FFA9B4" w14:textId="77777777" w:rsidTr="00CF01BF">
        <w:tc>
          <w:tcPr>
            <w:tcW w:w="1800" w:type="dxa"/>
            <w:noWrap/>
          </w:tcPr>
          <w:p w14:paraId="1CC35B08"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MSI</w:t>
            </w:r>
          </w:p>
        </w:tc>
        <w:tc>
          <w:tcPr>
            <w:tcW w:w="7200" w:type="dxa"/>
            <w:noWrap/>
          </w:tcPr>
          <w:p w14:paraId="0D88039F"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microsatellite instability</w:t>
            </w:r>
          </w:p>
        </w:tc>
      </w:tr>
      <w:tr w:rsidR="000121B5" w14:paraId="58ADE9D0" w14:textId="77777777" w:rsidTr="00CF01BF">
        <w:tc>
          <w:tcPr>
            <w:tcW w:w="1800" w:type="dxa"/>
            <w:noWrap/>
            <w:hideMark/>
          </w:tcPr>
          <w:p w14:paraId="2C1E280C"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MTD</w:t>
            </w:r>
          </w:p>
        </w:tc>
        <w:tc>
          <w:tcPr>
            <w:tcW w:w="7200" w:type="dxa"/>
            <w:noWrap/>
            <w:hideMark/>
          </w:tcPr>
          <w:p w14:paraId="1BF31D0B"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maximum tolerated dose</w:t>
            </w:r>
          </w:p>
        </w:tc>
      </w:tr>
      <w:tr w:rsidR="000121B5" w14:paraId="0372E3D7" w14:textId="77777777" w:rsidTr="00CF01BF">
        <w:tc>
          <w:tcPr>
            <w:tcW w:w="1800" w:type="dxa"/>
            <w:noWrap/>
          </w:tcPr>
          <w:p w14:paraId="22EFC0F5"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mTPI</w:t>
            </w:r>
          </w:p>
        </w:tc>
        <w:tc>
          <w:tcPr>
            <w:tcW w:w="7200" w:type="dxa"/>
            <w:noWrap/>
          </w:tcPr>
          <w:p w14:paraId="62CA3C29"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modified Toxicity Probability Interval</w:t>
            </w:r>
          </w:p>
        </w:tc>
      </w:tr>
    </w:tbl>
    <w:tbl>
      <w:tblPr>
        <w:tblStyle w:val="TableGrid20"/>
        <w:tblW w:w="5000" w:type="pct"/>
        <w:tblLook w:val="04A0" w:firstRow="1" w:lastRow="0" w:firstColumn="1" w:lastColumn="0" w:noHBand="0" w:noVBand="1"/>
      </w:tblPr>
      <w:tblGrid>
        <w:gridCol w:w="1864"/>
        <w:gridCol w:w="7126"/>
      </w:tblGrid>
      <w:tr w:rsidR="006E68FA" w:rsidRPr="00EA23A2" w14:paraId="72F81906" w14:textId="77777777" w:rsidTr="004844C9">
        <w:trPr>
          <w:del w:id="3968" w:author="Powell, Deana" w:date="2023-10-19T15:28:00Z"/>
        </w:trPr>
        <w:tc>
          <w:tcPr>
            <w:tcW w:w="1864" w:type="dxa"/>
            <w:noWrap/>
          </w:tcPr>
          <w:p w14:paraId="3ACD2E49" w14:textId="77777777" w:rsidR="006E68FA" w:rsidRDefault="006E68FA" w:rsidP="003339F8">
            <w:pPr>
              <w:pStyle w:val="TableText"/>
              <w:keepNext w:val="0"/>
              <w:rPr>
                <w:del w:id="3969" w:author="Powell, Deana" w:date="2023-10-19T15:28:00Z"/>
              </w:rPr>
            </w:pPr>
            <w:del w:id="3970" w:author="Powell, Deana" w:date="2023-10-19T15:28:00Z">
              <w:r>
                <w:delText>MUGA</w:delText>
              </w:r>
            </w:del>
          </w:p>
        </w:tc>
        <w:tc>
          <w:tcPr>
            <w:tcW w:w="7126" w:type="dxa"/>
            <w:noWrap/>
          </w:tcPr>
          <w:p w14:paraId="6C75818E" w14:textId="77777777" w:rsidR="006E68FA" w:rsidRDefault="006E68FA" w:rsidP="003339F8">
            <w:pPr>
              <w:pStyle w:val="TableText"/>
              <w:keepNext w:val="0"/>
              <w:rPr>
                <w:del w:id="3971" w:author="Powell, Deana" w:date="2023-10-19T15:28:00Z"/>
              </w:rPr>
            </w:pPr>
            <w:del w:id="3972" w:author="Powell, Deana" w:date="2023-10-19T15:28:00Z">
              <w:r>
                <w:delText>multigated acquisition</w:delText>
              </w:r>
            </w:del>
          </w:p>
        </w:tc>
      </w:tr>
    </w:tbl>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200"/>
      </w:tblGrid>
      <w:tr w:rsidR="000121B5" w14:paraId="4F9F0533" w14:textId="77777777" w:rsidTr="00CF01BF">
        <w:tc>
          <w:tcPr>
            <w:tcW w:w="1800" w:type="dxa"/>
            <w:noWrap/>
          </w:tcPr>
          <w:p w14:paraId="699B54A4"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NCI</w:t>
            </w:r>
          </w:p>
        </w:tc>
        <w:tc>
          <w:tcPr>
            <w:tcW w:w="7200" w:type="dxa"/>
            <w:noWrap/>
          </w:tcPr>
          <w:p w14:paraId="070B17DC"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National Cancer Institute</w:t>
            </w:r>
          </w:p>
        </w:tc>
      </w:tr>
      <w:tr w:rsidR="000121B5" w14:paraId="7A950858" w14:textId="77777777" w:rsidTr="00CF01BF">
        <w:tc>
          <w:tcPr>
            <w:tcW w:w="1800" w:type="dxa"/>
            <w:noWrap/>
          </w:tcPr>
          <w:p w14:paraId="22974ACC"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NCS</w:t>
            </w:r>
          </w:p>
        </w:tc>
        <w:tc>
          <w:tcPr>
            <w:tcW w:w="7200" w:type="dxa"/>
            <w:noWrap/>
          </w:tcPr>
          <w:p w14:paraId="211D42B6"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not clinically significant</w:t>
            </w:r>
          </w:p>
        </w:tc>
      </w:tr>
    </w:tbl>
    <w:tbl>
      <w:tblPr>
        <w:tblStyle w:val="TableGrid20"/>
        <w:tblW w:w="5000" w:type="pct"/>
        <w:tblLook w:val="04A0" w:firstRow="1" w:lastRow="0" w:firstColumn="1" w:lastColumn="0" w:noHBand="0" w:noVBand="1"/>
      </w:tblPr>
      <w:tblGrid>
        <w:gridCol w:w="1864"/>
        <w:gridCol w:w="7126"/>
      </w:tblGrid>
      <w:tr w:rsidR="00173F8F" w:rsidRPr="00EA23A2" w14:paraId="74F9A69A" w14:textId="77777777" w:rsidTr="004844C9">
        <w:trPr>
          <w:del w:id="3973" w:author="Powell, Deana" w:date="2023-10-19T15:28:00Z"/>
        </w:trPr>
        <w:tc>
          <w:tcPr>
            <w:tcW w:w="1864" w:type="dxa"/>
            <w:noWrap/>
          </w:tcPr>
          <w:p w14:paraId="7123D0FB" w14:textId="77777777" w:rsidR="00173F8F" w:rsidRDefault="00173F8F" w:rsidP="003339F8">
            <w:pPr>
              <w:pStyle w:val="TableText"/>
              <w:keepNext w:val="0"/>
              <w:rPr>
                <w:del w:id="3974" w:author="Powell, Deana" w:date="2023-10-19T15:28:00Z"/>
              </w:rPr>
            </w:pPr>
            <w:del w:id="3975" w:author="Powell, Deana" w:date="2023-10-19T15:28:00Z">
              <w:r>
                <w:delText>NDA</w:delText>
              </w:r>
            </w:del>
          </w:p>
        </w:tc>
        <w:tc>
          <w:tcPr>
            <w:tcW w:w="7126" w:type="dxa"/>
            <w:noWrap/>
          </w:tcPr>
          <w:p w14:paraId="06152A05" w14:textId="77777777" w:rsidR="00173F8F" w:rsidRDefault="00173F8F" w:rsidP="003339F8">
            <w:pPr>
              <w:pStyle w:val="TableText"/>
              <w:keepNext w:val="0"/>
              <w:rPr>
                <w:del w:id="3976" w:author="Powell, Deana" w:date="2023-10-19T15:28:00Z"/>
              </w:rPr>
            </w:pPr>
            <w:del w:id="3977" w:author="Powell, Deana" w:date="2023-10-19T15:28:00Z">
              <w:r>
                <w:delText>New Drug Application</w:delText>
              </w:r>
            </w:del>
          </w:p>
        </w:tc>
      </w:tr>
    </w:tbl>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200"/>
      </w:tblGrid>
      <w:tr w:rsidR="000121B5" w14:paraId="1142659C" w14:textId="77777777" w:rsidTr="00CF01BF">
        <w:tc>
          <w:tcPr>
            <w:tcW w:w="1800" w:type="dxa"/>
            <w:noWrap/>
          </w:tcPr>
          <w:p w14:paraId="426E1C11"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NEAB</w:t>
            </w:r>
          </w:p>
        </w:tc>
        <w:tc>
          <w:tcPr>
            <w:tcW w:w="7200" w:type="dxa"/>
            <w:noWrap/>
          </w:tcPr>
          <w:p w14:paraId="15379B02"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noneosinophilic bronchitis</w:t>
            </w:r>
          </w:p>
        </w:tc>
      </w:tr>
      <w:tr w:rsidR="000121B5" w14:paraId="0C57143F" w14:textId="77777777" w:rsidTr="00CF01BF">
        <w:tc>
          <w:tcPr>
            <w:tcW w:w="1800" w:type="dxa"/>
            <w:noWrap/>
            <w:hideMark/>
          </w:tcPr>
          <w:p w14:paraId="3B40C8E5" w14:textId="29C8B9B4" w:rsidR="00C674E5" w:rsidRPr="00A375DD" w:rsidRDefault="000307DD" w:rsidP="006043F4">
            <w:pPr>
              <w:pStyle w:val="TableLeft"/>
              <w:rPr>
                <w:rStyle w:val="SuggestedOptional"/>
                <w:rFonts w:cs="Times New Roman"/>
                <w:color w:val="auto"/>
              </w:rPr>
            </w:pPr>
            <w:del w:id="3978" w:author="Powell, Deana" w:date="2023-10-19T15:28:00Z">
              <w:r>
                <w:delText>NG/G tube</w:delText>
              </w:r>
            </w:del>
            <w:ins w:id="3979" w:author="Powell, Deana" w:date="2023-10-19T15:28:00Z">
              <w:r w:rsidR="006B7357" w:rsidRPr="00A375DD">
                <w:rPr>
                  <w:rStyle w:val="SuggestedOptional"/>
                  <w:rFonts w:cs="Times New Roman"/>
                  <w:color w:val="auto"/>
                </w:rPr>
                <w:t>NDA</w:t>
              </w:r>
            </w:ins>
          </w:p>
        </w:tc>
        <w:tc>
          <w:tcPr>
            <w:tcW w:w="7200" w:type="dxa"/>
            <w:noWrap/>
            <w:hideMark/>
          </w:tcPr>
          <w:p w14:paraId="3F67CE03" w14:textId="1488F547" w:rsidR="00C674E5" w:rsidRPr="00A375DD" w:rsidRDefault="000307DD" w:rsidP="006043F4">
            <w:pPr>
              <w:pStyle w:val="TableLeft"/>
              <w:rPr>
                <w:rStyle w:val="SuggestedOptional"/>
                <w:rFonts w:cs="Times New Roman"/>
                <w:color w:val="auto"/>
              </w:rPr>
            </w:pPr>
            <w:del w:id="3980" w:author="Powell, Deana" w:date="2023-10-19T15:28:00Z">
              <w:r>
                <w:delText>Nasogastric/Gastric tube</w:delText>
              </w:r>
            </w:del>
            <w:ins w:id="3981" w:author="Powell, Deana" w:date="2023-10-19T15:28:00Z">
              <w:r w:rsidR="006B7357" w:rsidRPr="00A375DD">
                <w:rPr>
                  <w:rStyle w:val="SuggestedOptional"/>
                  <w:rFonts w:cs="Times New Roman"/>
                  <w:color w:val="auto"/>
                </w:rPr>
                <w:t>New Drug Application</w:t>
              </w:r>
            </w:ins>
          </w:p>
        </w:tc>
      </w:tr>
      <w:tr w:rsidR="000121B5" w14:paraId="12E77282" w14:textId="77777777" w:rsidTr="00CF01BF">
        <w:tc>
          <w:tcPr>
            <w:tcW w:w="1800" w:type="dxa"/>
            <w:noWrap/>
            <w:hideMark/>
          </w:tcPr>
          <w:p w14:paraId="03B06F7C"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NOAEL</w:t>
            </w:r>
          </w:p>
        </w:tc>
        <w:tc>
          <w:tcPr>
            <w:tcW w:w="7200" w:type="dxa"/>
            <w:noWrap/>
            <w:hideMark/>
          </w:tcPr>
          <w:p w14:paraId="22B19D2C"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no observed adverse effect level</w:t>
            </w:r>
          </w:p>
        </w:tc>
      </w:tr>
    </w:tbl>
    <w:tbl>
      <w:tblPr>
        <w:tblStyle w:val="TableGrid20"/>
        <w:tblW w:w="5000" w:type="pct"/>
        <w:tblLook w:val="04A0" w:firstRow="1" w:lastRow="0" w:firstColumn="1" w:lastColumn="0" w:noHBand="0" w:noVBand="1"/>
      </w:tblPr>
      <w:tblGrid>
        <w:gridCol w:w="1864"/>
        <w:gridCol w:w="7126"/>
      </w:tblGrid>
      <w:tr w:rsidR="00173F8F" w:rsidRPr="00EA23A2" w14:paraId="157E3975" w14:textId="77777777" w:rsidTr="004844C9">
        <w:trPr>
          <w:del w:id="3982" w:author="Powell, Deana" w:date="2023-10-19T15:28:00Z"/>
        </w:trPr>
        <w:tc>
          <w:tcPr>
            <w:tcW w:w="1864" w:type="dxa"/>
            <w:noWrap/>
          </w:tcPr>
          <w:p w14:paraId="653651D3" w14:textId="77777777" w:rsidR="00173F8F" w:rsidRDefault="00173F8F" w:rsidP="00767690">
            <w:pPr>
              <w:pStyle w:val="TableText"/>
              <w:keepNext w:val="0"/>
              <w:rPr>
                <w:del w:id="3983" w:author="Powell, Deana" w:date="2023-10-19T15:28:00Z"/>
              </w:rPr>
            </w:pPr>
            <w:del w:id="3984" w:author="Powell, Deana" w:date="2023-10-19T15:28:00Z">
              <w:r>
                <w:delText>NSAID(s)</w:delText>
              </w:r>
            </w:del>
          </w:p>
        </w:tc>
        <w:tc>
          <w:tcPr>
            <w:tcW w:w="7126" w:type="dxa"/>
            <w:noWrap/>
          </w:tcPr>
          <w:p w14:paraId="6FEDEBDC" w14:textId="77777777" w:rsidR="00173F8F" w:rsidRDefault="00173F8F" w:rsidP="00767690">
            <w:pPr>
              <w:pStyle w:val="TableText"/>
              <w:keepNext w:val="0"/>
              <w:rPr>
                <w:del w:id="3985" w:author="Powell, Deana" w:date="2023-10-19T15:28:00Z"/>
              </w:rPr>
            </w:pPr>
            <w:del w:id="3986" w:author="Powell, Deana" w:date="2023-10-19T15:28:00Z">
              <w:r>
                <w:delText>nonsteroidal anti-inflammatory drug(s)</w:delText>
              </w:r>
            </w:del>
          </w:p>
        </w:tc>
      </w:tr>
      <w:tr w:rsidR="00173F8F" w:rsidRPr="00EA23A2" w14:paraId="33F3FF6D" w14:textId="77777777" w:rsidTr="004844C9">
        <w:trPr>
          <w:del w:id="3987" w:author="Powell, Deana" w:date="2023-10-19T15:28:00Z"/>
        </w:trPr>
        <w:tc>
          <w:tcPr>
            <w:tcW w:w="1864" w:type="dxa"/>
            <w:noWrap/>
          </w:tcPr>
          <w:p w14:paraId="50021368" w14:textId="77777777" w:rsidR="00173F8F" w:rsidRDefault="00173F8F" w:rsidP="00767690">
            <w:pPr>
              <w:pStyle w:val="TableText"/>
              <w:keepNext w:val="0"/>
              <w:rPr>
                <w:del w:id="3988" w:author="Powell, Deana" w:date="2023-10-19T15:28:00Z"/>
              </w:rPr>
            </w:pPr>
            <w:del w:id="3989" w:author="Powell, Deana" w:date="2023-10-19T15:28:00Z">
              <w:r>
                <w:delText>NSCLC</w:delText>
              </w:r>
            </w:del>
          </w:p>
        </w:tc>
        <w:tc>
          <w:tcPr>
            <w:tcW w:w="7126" w:type="dxa"/>
            <w:noWrap/>
          </w:tcPr>
          <w:p w14:paraId="7AAF58F1" w14:textId="77777777" w:rsidR="00173F8F" w:rsidRPr="00F34BCA" w:rsidRDefault="009B1AC6" w:rsidP="00767690">
            <w:pPr>
              <w:pStyle w:val="TableText"/>
              <w:keepNext w:val="0"/>
              <w:rPr>
                <w:del w:id="3990" w:author="Powell, Deana" w:date="2023-10-19T15:28:00Z"/>
              </w:rPr>
            </w:pPr>
            <w:del w:id="3991" w:author="Powell, Deana" w:date="2023-10-19T15:28:00Z">
              <w:r>
                <w:delText>non</w:delText>
              </w:r>
              <w:r w:rsidR="00173F8F">
                <w:delText>small cell lung cancer</w:delText>
              </w:r>
            </w:del>
          </w:p>
        </w:tc>
      </w:tr>
      <w:tr w:rsidR="00F34BCA" w:rsidRPr="00EA23A2" w14:paraId="698AA3A0" w14:textId="77777777" w:rsidTr="004844C9">
        <w:trPr>
          <w:del w:id="3992" w:author="Powell, Deana" w:date="2023-10-19T15:28:00Z"/>
        </w:trPr>
        <w:tc>
          <w:tcPr>
            <w:tcW w:w="1864" w:type="dxa"/>
            <w:noWrap/>
          </w:tcPr>
          <w:p w14:paraId="34418D41" w14:textId="77777777" w:rsidR="00F34BCA" w:rsidRDefault="00F34BCA" w:rsidP="00767690">
            <w:pPr>
              <w:pStyle w:val="TableText"/>
              <w:keepNext w:val="0"/>
              <w:rPr>
                <w:del w:id="3993" w:author="Powell, Deana" w:date="2023-10-19T15:28:00Z"/>
              </w:rPr>
            </w:pPr>
            <w:del w:id="3994" w:author="Powell, Deana" w:date="2023-10-19T15:28:00Z">
              <w:r>
                <w:delText>NYHA</w:delText>
              </w:r>
            </w:del>
          </w:p>
        </w:tc>
        <w:tc>
          <w:tcPr>
            <w:tcW w:w="7126" w:type="dxa"/>
            <w:noWrap/>
          </w:tcPr>
          <w:p w14:paraId="51D4BE05" w14:textId="77777777" w:rsidR="00F34BCA" w:rsidRDefault="00F34BCA" w:rsidP="00767690">
            <w:pPr>
              <w:pStyle w:val="TableText"/>
              <w:keepNext w:val="0"/>
              <w:rPr>
                <w:del w:id="3995" w:author="Powell, Deana" w:date="2023-10-19T15:28:00Z"/>
              </w:rPr>
            </w:pPr>
            <w:del w:id="3996" w:author="Powell, Deana" w:date="2023-10-19T15:28:00Z">
              <w:r w:rsidRPr="00F34BCA">
                <w:delText>New York Heart Association</w:delText>
              </w:r>
            </w:del>
          </w:p>
        </w:tc>
      </w:tr>
    </w:tbl>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200"/>
      </w:tblGrid>
      <w:tr w:rsidR="000121B5" w14:paraId="3E79B337" w14:textId="77777777" w:rsidTr="00CF01BF">
        <w:tc>
          <w:tcPr>
            <w:tcW w:w="1800" w:type="dxa"/>
            <w:noWrap/>
          </w:tcPr>
          <w:p w14:paraId="5420B0AE"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OR</w:t>
            </w:r>
          </w:p>
        </w:tc>
        <w:tc>
          <w:tcPr>
            <w:tcW w:w="7200" w:type="dxa"/>
            <w:noWrap/>
          </w:tcPr>
          <w:p w14:paraId="0526D9AF"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objective response</w:t>
            </w:r>
          </w:p>
        </w:tc>
      </w:tr>
      <w:tr w:rsidR="000121B5" w14:paraId="2DD925B5" w14:textId="77777777" w:rsidTr="00CF01BF">
        <w:tc>
          <w:tcPr>
            <w:tcW w:w="1800" w:type="dxa"/>
            <w:noWrap/>
          </w:tcPr>
          <w:p w14:paraId="5DDD1800"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ORR</w:t>
            </w:r>
          </w:p>
        </w:tc>
        <w:tc>
          <w:tcPr>
            <w:tcW w:w="7200" w:type="dxa"/>
            <w:noWrap/>
          </w:tcPr>
          <w:p w14:paraId="05EE9BBC" w14:textId="77777777" w:rsidR="00C674E5" w:rsidRPr="00A375DD" w:rsidRDefault="006B7357" w:rsidP="006043F4">
            <w:pPr>
              <w:pStyle w:val="TableLeft"/>
              <w:rPr>
                <w:rStyle w:val="SuggestedOptional"/>
                <w:rFonts w:cs="Times New Roman"/>
                <w:color w:val="auto"/>
              </w:rPr>
            </w:pPr>
            <w:bookmarkStart w:id="3997" w:name="_Hlk1996763"/>
            <w:r w:rsidRPr="00A375DD">
              <w:rPr>
                <w:rStyle w:val="SuggestedOptional"/>
                <w:rFonts w:cs="Times New Roman"/>
                <w:color w:val="auto"/>
              </w:rPr>
              <w:t>objective response rate</w:t>
            </w:r>
            <w:bookmarkEnd w:id="3997"/>
          </w:p>
        </w:tc>
      </w:tr>
      <w:tr w:rsidR="000121B5" w14:paraId="2E15ECEF" w14:textId="77777777" w:rsidTr="00CF01BF">
        <w:tc>
          <w:tcPr>
            <w:tcW w:w="1800" w:type="dxa"/>
            <w:noWrap/>
          </w:tcPr>
          <w:p w14:paraId="7E88633F"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OS</w:t>
            </w:r>
          </w:p>
        </w:tc>
        <w:tc>
          <w:tcPr>
            <w:tcW w:w="7200" w:type="dxa"/>
            <w:noWrap/>
          </w:tcPr>
          <w:p w14:paraId="51546790"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overall survival</w:t>
            </w:r>
          </w:p>
        </w:tc>
      </w:tr>
      <w:tr w:rsidR="000121B5" w14:paraId="0418A6E5" w14:textId="77777777" w:rsidTr="00CF01BF">
        <w:tc>
          <w:tcPr>
            <w:tcW w:w="1800" w:type="dxa"/>
            <w:noWrap/>
          </w:tcPr>
          <w:p w14:paraId="1A2F5CB3"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OSF</w:t>
            </w:r>
          </w:p>
        </w:tc>
        <w:tc>
          <w:tcPr>
            <w:tcW w:w="7200" w:type="dxa"/>
            <w:noWrap/>
          </w:tcPr>
          <w:p w14:paraId="26040AA2"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on-site formulation</w:t>
            </w:r>
          </w:p>
        </w:tc>
      </w:tr>
      <w:tr w:rsidR="000121B5" w14:paraId="3F0E15D5" w14:textId="77777777" w:rsidTr="00CF01BF">
        <w:tc>
          <w:tcPr>
            <w:tcW w:w="1800" w:type="dxa"/>
            <w:noWrap/>
          </w:tcPr>
          <w:p w14:paraId="40C761F4"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OTC</w:t>
            </w:r>
          </w:p>
        </w:tc>
        <w:tc>
          <w:tcPr>
            <w:tcW w:w="7200" w:type="dxa"/>
            <w:noWrap/>
          </w:tcPr>
          <w:p w14:paraId="3C05A169" w14:textId="48B9E379"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 xml:space="preserve">over </w:t>
            </w:r>
            <w:del w:id="3998" w:author="Powell, Deana" w:date="2023-10-19T15:28:00Z">
              <w:r w:rsidR="004267FF">
                <w:delText>-</w:delText>
              </w:r>
            </w:del>
            <w:r w:rsidRPr="00A375DD">
              <w:rPr>
                <w:rStyle w:val="SuggestedOptional"/>
                <w:rFonts w:cs="Times New Roman"/>
                <w:color w:val="auto"/>
              </w:rPr>
              <w:t xml:space="preserve">the </w:t>
            </w:r>
            <w:del w:id="3999" w:author="Powell, Deana" w:date="2023-10-19T15:28:00Z">
              <w:r w:rsidR="004267FF">
                <w:delText>-</w:delText>
              </w:r>
            </w:del>
            <w:r w:rsidRPr="00A375DD">
              <w:rPr>
                <w:rStyle w:val="SuggestedOptional"/>
                <w:rFonts w:cs="Times New Roman"/>
                <w:color w:val="auto"/>
              </w:rPr>
              <w:t>counter</w:t>
            </w:r>
          </w:p>
        </w:tc>
      </w:tr>
      <w:tr w:rsidR="000121B5" w14:paraId="0350623B" w14:textId="77777777" w:rsidTr="00CF01BF">
        <w:tc>
          <w:tcPr>
            <w:tcW w:w="1800" w:type="dxa"/>
            <w:noWrap/>
          </w:tcPr>
          <w:p w14:paraId="1A685A4F"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PBPK</w:t>
            </w:r>
          </w:p>
        </w:tc>
        <w:tc>
          <w:tcPr>
            <w:tcW w:w="7200" w:type="dxa"/>
            <w:noWrap/>
          </w:tcPr>
          <w:p w14:paraId="305D3894" w14:textId="1E587515"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 xml:space="preserve">physiologically </w:t>
            </w:r>
            <w:del w:id="4000" w:author="Powell, Deana" w:date="2023-10-19T15:28:00Z">
              <w:r w:rsidR="004001DE">
                <w:delText>-</w:delText>
              </w:r>
            </w:del>
            <w:r w:rsidRPr="00A375DD">
              <w:rPr>
                <w:rStyle w:val="SuggestedOptional"/>
                <w:rFonts w:cs="Times New Roman"/>
                <w:color w:val="auto"/>
              </w:rPr>
              <w:t>based PK</w:t>
            </w:r>
          </w:p>
        </w:tc>
      </w:tr>
      <w:tr w:rsidR="000121B5" w14:paraId="35A03FBA" w14:textId="77777777" w:rsidTr="00CF01BF">
        <w:tc>
          <w:tcPr>
            <w:tcW w:w="1800" w:type="dxa"/>
            <w:noWrap/>
          </w:tcPr>
          <w:p w14:paraId="3DD52A74" w14:textId="429079CD" w:rsidR="00C674E5" w:rsidRPr="00A375DD" w:rsidRDefault="002453B4" w:rsidP="006043F4">
            <w:pPr>
              <w:pStyle w:val="TableLeft"/>
              <w:rPr>
                <w:rStyle w:val="SuggestedOptional"/>
                <w:rFonts w:cs="Times New Roman"/>
                <w:color w:val="auto"/>
              </w:rPr>
            </w:pPr>
            <w:del w:id="4001" w:author="Powell, Deana" w:date="2023-10-19T15:28:00Z">
              <w:r>
                <w:delText>PD</w:delText>
              </w:r>
            </w:del>
            <w:ins w:id="4002" w:author="Powell, Deana" w:date="2023-10-19T15:28:00Z">
              <w:r w:rsidR="006B7357" w:rsidRPr="00A375DD">
                <w:rPr>
                  <w:rStyle w:val="SuggestedOptional"/>
                  <w:rFonts w:cs="Times New Roman"/>
                  <w:color w:val="auto"/>
                </w:rPr>
                <w:t>PCL</w:t>
              </w:r>
            </w:ins>
          </w:p>
        </w:tc>
        <w:tc>
          <w:tcPr>
            <w:tcW w:w="7200" w:type="dxa"/>
            <w:noWrap/>
          </w:tcPr>
          <w:p w14:paraId="35CA86C0" w14:textId="3B9D78C7" w:rsidR="00C674E5" w:rsidRPr="00A375DD" w:rsidRDefault="00F71617" w:rsidP="006043F4">
            <w:pPr>
              <w:pStyle w:val="TableLeft"/>
              <w:rPr>
                <w:rStyle w:val="SuggestedOptional"/>
                <w:rFonts w:cs="Times New Roman"/>
                <w:color w:val="auto"/>
              </w:rPr>
            </w:pPr>
            <w:del w:id="4003" w:author="Powell, Deana" w:date="2023-10-19T15:28:00Z">
              <w:r>
                <w:delText xml:space="preserve">progressive </w:delText>
              </w:r>
              <w:r w:rsidR="002453B4">
                <w:delText>disease</w:delText>
              </w:r>
            </w:del>
            <w:ins w:id="4004" w:author="Powell, Deana" w:date="2023-10-19T15:28:00Z">
              <w:r w:rsidR="006B7357" w:rsidRPr="00A375DD">
                <w:rPr>
                  <w:rStyle w:val="SuggestedOptional"/>
                  <w:rFonts w:cs="Times New Roman"/>
                  <w:color w:val="auto"/>
                </w:rPr>
                <w:t>Protocol Clarification Letter</w:t>
              </w:r>
            </w:ins>
          </w:p>
        </w:tc>
      </w:tr>
      <w:tr w:rsidR="000121B5" w14:paraId="443BC20A" w14:textId="77777777" w:rsidTr="00CF01BF">
        <w:tc>
          <w:tcPr>
            <w:tcW w:w="1800" w:type="dxa"/>
            <w:noWrap/>
          </w:tcPr>
          <w:p w14:paraId="5FB9A373"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PD-1</w:t>
            </w:r>
          </w:p>
        </w:tc>
        <w:tc>
          <w:tcPr>
            <w:tcW w:w="7200" w:type="dxa"/>
            <w:noWrap/>
          </w:tcPr>
          <w:p w14:paraId="6FC06DA8" w14:textId="232F32D3"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 xml:space="preserve">programmed cell </w:t>
            </w:r>
            <w:del w:id="4005" w:author="Powell, Deana" w:date="2023-10-19T15:28:00Z">
              <w:r w:rsidR="004267FF">
                <w:delText>-</w:delText>
              </w:r>
            </w:del>
            <w:r w:rsidRPr="00A375DD">
              <w:rPr>
                <w:rStyle w:val="SuggestedOptional"/>
                <w:rFonts w:cs="Times New Roman"/>
                <w:color w:val="auto"/>
              </w:rPr>
              <w:t>death 1</w:t>
            </w:r>
            <w:ins w:id="4006" w:author="Powell, Deana" w:date="2023-10-19T15:28:00Z">
              <w:r w:rsidRPr="00A375DD">
                <w:rPr>
                  <w:rStyle w:val="SuggestedOptional"/>
                  <w:rFonts w:cs="Times New Roman"/>
                  <w:color w:val="auto"/>
                </w:rPr>
                <w:t xml:space="preserve"> protein</w:t>
              </w:r>
            </w:ins>
          </w:p>
        </w:tc>
      </w:tr>
      <w:tr w:rsidR="000121B5" w14:paraId="473FD94F" w14:textId="77777777" w:rsidTr="00CF01BF">
        <w:tc>
          <w:tcPr>
            <w:tcW w:w="1800" w:type="dxa"/>
            <w:noWrap/>
          </w:tcPr>
          <w:p w14:paraId="438FC4C9"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PD-L1</w:t>
            </w:r>
          </w:p>
        </w:tc>
        <w:tc>
          <w:tcPr>
            <w:tcW w:w="7200" w:type="dxa"/>
            <w:noWrap/>
          </w:tcPr>
          <w:p w14:paraId="7D7D33F9" w14:textId="64BD9BE5"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 xml:space="preserve">programmed cell </w:t>
            </w:r>
            <w:del w:id="4007" w:author="Powell, Deana" w:date="2023-10-19T15:28:00Z">
              <w:r w:rsidR="00A04F3E">
                <w:delText>-</w:delText>
              </w:r>
            </w:del>
            <w:r w:rsidRPr="00A375DD">
              <w:rPr>
                <w:rStyle w:val="SuggestedOptional"/>
                <w:rFonts w:cs="Times New Roman"/>
                <w:color w:val="auto"/>
              </w:rPr>
              <w:t>death ligand 1</w:t>
            </w:r>
          </w:p>
        </w:tc>
      </w:tr>
      <w:tr w:rsidR="000121B5" w14:paraId="7E08C840" w14:textId="77777777" w:rsidTr="00CF01BF">
        <w:tc>
          <w:tcPr>
            <w:tcW w:w="1800" w:type="dxa"/>
            <w:noWrap/>
          </w:tcPr>
          <w:p w14:paraId="77807D4B"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PD-L2</w:t>
            </w:r>
          </w:p>
        </w:tc>
        <w:tc>
          <w:tcPr>
            <w:tcW w:w="7200" w:type="dxa"/>
            <w:noWrap/>
          </w:tcPr>
          <w:p w14:paraId="17539F09" w14:textId="591298D3"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 xml:space="preserve">programmed cell </w:t>
            </w:r>
            <w:del w:id="4008" w:author="Powell, Deana" w:date="2023-10-19T15:28:00Z">
              <w:r w:rsidR="00A04F3E">
                <w:delText>-</w:delText>
              </w:r>
            </w:del>
            <w:r w:rsidRPr="00A375DD">
              <w:rPr>
                <w:rStyle w:val="SuggestedOptional"/>
                <w:rFonts w:cs="Times New Roman"/>
                <w:color w:val="auto"/>
              </w:rPr>
              <w:t>death ligand 2</w:t>
            </w:r>
          </w:p>
        </w:tc>
      </w:tr>
    </w:tbl>
    <w:tbl>
      <w:tblPr>
        <w:tblStyle w:val="TableGrid20"/>
        <w:tblW w:w="5000" w:type="pct"/>
        <w:tblLook w:val="04A0" w:firstRow="1" w:lastRow="0" w:firstColumn="1" w:lastColumn="0" w:noHBand="0" w:noVBand="1"/>
      </w:tblPr>
      <w:tblGrid>
        <w:gridCol w:w="1864"/>
        <w:gridCol w:w="7126"/>
      </w:tblGrid>
      <w:tr w:rsidR="00666E66" w:rsidRPr="00EA23A2" w14:paraId="42FCA118" w14:textId="77777777" w:rsidTr="004844C9">
        <w:trPr>
          <w:del w:id="4009" w:author="Powell, Deana" w:date="2023-10-19T15:28:00Z"/>
        </w:trPr>
        <w:tc>
          <w:tcPr>
            <w:tcW w:w="1864" w:type="dxa"/>
            <w:noWrap/>
          </w:tcPr>
          <w:p w14:paraId="397DC16D" w14:textId="77777777" w:rsidR="00666E66" w:rsidRPr="00EA23A2" w:rsidRDefault="00666E66" w:rsidP="003339F8">
            <w:pPr>
              <w:pStyle w:val="TableText"/>
              <w:keepNext w:val="0"/>
              <w:rPr>
                <w:del w:id="4010" w:author="Powell, Deana" w:date="2023-10-19T15:28:00Z"/>
              </w:rPr>
            </w:pPr>
            <w:del w:id="4011" w:author="Powell, Deana" w:date="2023-10-19T15:28:00Z">
              <w:r>
                <w:delText>PDGFR</w:delText>
              </w:r>
            </w:del>
          </w:p>
        </w:tc>
        <w:tc>
          <w:tcPr>
            <w:tcW w:w="7126" w:type="dxa"/>
            <w:noWrap/>
          </w:tcPr>
          <w:p w14:paraId="28724638" w14:textId="77777777" w:rsidR="00666E66" w:rsidRPr="00EA23A2" w:rsidRDefault="00666E66" w:rsidP="003339F8">
            <w:pPr>
              <w:pStyle w:val="TableText"/>
              <w:keepNext w:val="0"/>
              <w:rPr>
                <w:del w:id="4012" w:author="Powell, Deana" w:date="2023-10-19T15:28:00Z"/>
              </w:rPr>
            </w:pPr>
            <w:del w:id="4013" w:author="Powell, Deana" w:date="2023-10-19T15:28:00Z">
              <w:r w:rsidRPr="00666E66">
                <w:delText>platelet-derived growth factor receptor</w:delText>
              </w:r>
            </w:del>
          </w:p>
        </w:tc>
      </w:tr>
      <w:tr w:rsidR="00A352E0" w:rsidRPr="00EA23A2" w14:paraId="195C8C14" w14:textId="77777777" w:rsidTr="004844C9">
        <w:trPr>
          <w:del w:id="4014" w:author="Powell, Deana" w:date="2023-10-19T15:28:00Z"/>
        </w:trPr>
        <w:tc>
          <w:tcPr>
            <w:tcW w:w="1864" w:type="dxa"/>
            <w:noWrap/>
          </w:tcPr>
          <w:p w14:paraId="191BA7B4" w14:textId="77777777" w:rsidR="00A352E0" w:rsidRPr="00EA23A2" w:rsidRDefault="00A352E0" w:rsidP="003339F8">
            <w:pPr>
              <w:pStyle w:val="TableText"/>
              <w:keepNext w:val="0"/>
              <w:rPr>
                <w:del w:id="4015" w:author="Powell, Deana" w:date="2023-10-19T15:28:00Z"/>
              </w:rPr>
            </w:pPr>
            <w:del w:id="4016" w:author="Powell, Deana" w:date="2023-10-19T15:28:00Z">
              <w:r>
                <w:lastRenderedPageBreak/>
                <w:delText>PEG</w:delText>
              </w:r>
            </w:del>
          </w:p>
        </w:tc>
        <w:tc>
          <w:tcPr>
            <w:tcW w:w="7126" w:type="dxa"/>
            <w:noWrap/>
          </w:tcPr>
          <w:p w14:paraId="54FD6D72" w14:textId="77777777" w:rsidR="00A352E0" w:rsidRPr="00EA23A2" w:rsidRDefault="00A352E0" w:rsidP="003339F8">
            <w:pPr>
              <w:pStyle w:val="TableText"/>
              <w:keepNext w:val="0"/>
              <w:rPr>
                <w:del w:id="4017" w:author="Powell, Deana" w:date="2023-10-19T15:28:00Z"/>
              </w:rPr>
            </w:pPr>
            <w:del w:id="4018" w:author="Powell, Deana" w:date="2023-10-19T15:28:00Z">
              <w:r>
                <w:delText>percutaneous endoscopic gastrostomy feeding tube</w:delText>
              </w:r>
            </w:del>
          </w:p>
        </w:tc>
      </w:tr>
    </w:tbl>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200"/>
      </w:tblGrid>
      <w:tr w:rsidR="000121B5" w14:paraId="1349EDCC" w14:textId="77777777" w:rsidTr="00CF01BF">
        <w:tc>
          <w:tcPr>
            <w:tcW w:w="1800" w:type="dxa"/>
            <w:noWrap/>
            <w:hideMark/>
          </w:tcPr>
          <w:p w14:paraId="31F730FE"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PET</w:t>
            </w:r>
          </w:p>
        </w:tc>
        <w:tc>
          <w:tcPr>
            <w:tcW w:w="7200" w:type="dxa"/>
            <w:noWrap/>
            <w:hideMark/>
          </w:tcPr>
          <w:p w14:paraId="731F4FEB"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positron emission tomography</w:t>
            </w:r>
          </w:p>
        </w:tc>
      </w:tr>
      <w:tr w:rsidR="000121B5" w14:paraId="1B68F4F9" w14:textId="77777777" w:rsidTr="00CF01BF">
        <w:tc>
          <w:tcPr>
            <w:tcW w:w="1800" w:type="dxa"/>
            <w:noWrap/>
          </w:tcPr>
          <w:p w14:paraId="163475AA"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PFS</w:t>
            </w:r>
          </w:p>
        </w:tc>
        <w:tc>
          <w:tcPr>
            <w:tcW w:w="7200" w:type="dxa"/>
            <w:noWrap/>
          </w:tcPr>
          <w:p w14:paraId="7592CA54" w14:textId="04299F44"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 xml:space="preserve">progression </w:t>
            </w:r>
            <w:del w:id="4019" w:author="Powell, Deana" w:date="2023-10-19T15:28:00Z">
              <w:r w:rsidR="0050677F">
                <w:delText>-</w:delText>
              </w:r>
            </w:del>
            <w:r w:rsidRPr="00A375DD">
              <w:rPr>
                <w:rStyle w:val="SuggestedOptional"/>
                <w:rFonts w:cs="Times New Roman"/>
                <w:color w:val="auto"/>
              </w:rPr>
              <w:t>free survival</w:t>
            </w:r>
          </w:p>
        </w:tc>
      </w:tr>
      <w:tr w:rsidR="000121B5" w14:paraId="4A9096F2" w14:textId="77777777" w:rsidTr="00CF01BF">
        <w:tc>
          <w:tcPr>
            <w:tcW w:w="1800" w:type="dxa"/>
            <w:noWrap/>
          </w:tcPr>
          <w:p w14:paraId="248AC30F"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PGIC</w:t>
            </w:r>
          </w:p>
        </w:tc>
        <w:tc>
          <w:tcPr>
            <w:tcW w:w="7200" w:type="dxa"/>
            <w:noWrap/>
          </w:tcPr>
          <w:p w14:paraId="7A69DEAD"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Patient Global Impression Change</w:t>
            </w:r>
          </w:p>
        </w:tc>
      </w:tr>
      <w:tr w:rsidR="000121B5" w14:paraId="275FF74A" w14:textId="77777777" w:rsidTr="00CF01BF">
        <w:tc>
          <w:tcPr>
            <w:tcW w:w="1800" w:type="dxa"/>
            <w:noWrap/>
            <w:hideMark/>
          </w:tcPr>
          <w:p w14:paraId="27FBA4BF"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PK</w:t>
            </w:r>
          </w:p>
        </w:tc>
        <w:tc>
          <w:tcPr>
            <w:tcW w:w="7200" w:type="dxa"/>
            <w:noWrap/>
            <w:hideMark/>
          </w:tcPr>
          <w:p w14:paraId="7BEBFD43"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pharmacokinetic</w:t>
            </w:r>
          </w:p>
        </w:tc>
      </w:tr>
      <w:tr w:rsidR="000121B5" w14:paraId="6410A958" w14:textId="77777777" w:rsidTr="00CF01BF">
        <w:tc>
          <w:tcPr>
            <w:tcW w:w="1800" w:type="dxa"/>
            <w:noWrap/>
          </w:tcPr>
          <w:p w14:paraId="279EA6C7"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PKCθ</w:t>
            </w:r>
          </w:p>
        </w:tc>
        <w:tc>
          <w:tcPr>
            <w:tcW w:w="7200" w:type="dxa"/>
            <w:noWrap/>
          </w:tcPr>
          <w:p w14:paraId="0C70F26B"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protein kinase C-theta</w:t>
            </w:r>
          </w:p>
        </w:tc>
      </w:tr>
      <w:tr w:rsidR="000121B5" w14:paraId="17BD8B87" w14:textId="77777777" w:rsidTr="00CF01BF">
        <w:tc>
          <w:tcPr>
            <w:tcW w:w="1800" w:type="dxa"/>
            <w:noWrap/>
          </w:tcPr>
          <w:p w14:paraId="6E3D70D4" w14:textId="4BCFB45E" w:rsidR="00C674E5" w:rsidRPr="00A375DD" w:rsidRDefault="00871977" w:rsidP="006043F4">
            <w:pPr>
              <w:pStyle w:val="TableLeft"/>
              <w:rPr>
                <w:rStyle w:val="SuggestedOptional"/>
                <w:rFonts w:cs="Times New Roman"/>
                <w:color w:val="auto"/>
              </w:rPr>
            </w:pPr>
            <w:del w:id="4020" w:author="Powell, Deana" w:date="2023-10-19T15:28:00Z">
              <w:r>
                <w:delText>PO</w:delText>
              </w:r>
            </w:del>
            <w:ins w:id="4021" w:author="Powell, Deana" w:date="2023-10-19T15:28:00Z">
              <w:r w:rsidR="006B7357" w:rsidRPr="00A375DD">
                <w:rPr>
                  <w:rStyle w:val="SuggestedOptional"/>
                  <w:rFonts w:cs="Times New Roman"/>
                  <w:color w:val="auto"/>
                </w:rPr>
                <w:t>po</w:t>
              </w:r>
            </w:ins>
          </w:p>
        </w:tc>
        <w:tc>
          <w:tcPr>
            <w:tcW w:w="7200" w:type="dxa"/>
            <w:noWrap/>
          </w:tcPr>
          <w:p w14:paraId="461E6961"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orally</w:t>
            </w:r>
          </w:p>
        </w:tc>
      </w:tr>
      <w:tr w:rsidR="000121B5" w14:paraId="0F62ED52" w14:textId="77777777" w:rsidTr="00CF01BF">
        <w:tc>
          <w:tcPr>
            <w:tcW w:w="1800" w:type="dxa"/>
            <w:noWrap/>
          </w:tcPr>
          <w:p w14:paraId="5D9E72FD"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PP</w:t>
            </w:r>
          </w:p>
        </w:tc>
        <w:tc>
          <w:tcPr>
            <w:tcW w:w="7200" w:type="dxa"/>
            <w:noWrap/>
          </w:tcPr>
          <w:p w14:paraId="22AE2F8D"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per-protocol</w:t>
            </w:r>
          </w:p>
        </w:tc>
      </w:tr>
      <w:tr w:rsidR="000121B5" w14:paraId="3C04194E" w14:textId="77777777" w:rsidTr="00CF01BF">
        <w:trPr>
          <w:ins w:id="4022" w:author="Powell, Deana" w:date="2023-10-19T15:28:00Z"/>
        </w:trPr>
        <w:tc>
          <w:tcPr>
            <w:tcW w:w="1800" w:type="dxa"/>
            <w:noWrap/>
          </w:tcPr>
          <w:p w14:paraId="613725FF" w14:textId="77777777" w:rsidR="00C674E5" w:rsidRPr="00A375DD" w:rsidRDefault="006B7357" w:rsidP="006043F4">
            <w:pPr>
              <w:pStyle w:val="TableLeft"/>
              <w:rPr>
                <w:ins w:id="4023" w:author="Powell, Deana" w:date="2023-10-19T15:28:00Z"/>
                <w:rStyle w:val="SuggestedOptional"/>
                <w:rFonts w:cs="Times New Roman"/>
                <w:color w:val="auto"/>
              </w:rPr>
            </w:pPr>
            <w:ins w:id="4024" w:author="Powell, Deana" w:date="2023-10-19T15:28:00Z">
              <w:r w:rsidRPr="00A375DD">
                <w:rPr>
                  <w:rStyle w:val="SuggestedOptional"/>
                  <w:rFonts w:cs="Times New Roman"/>
                  <w:color w:val="auto"/>
                </w:rPr>
                <w:t>PQC</w:t>
              </w:r>
            </w:ins>
          </w:p>
        </w:tc>
        <w:tc>
          <w:tcPr>
            <w:tcW w:w="7200" w:type="dxa"/>
            <w:noWrap/>
          </w:tcPr>
          <w:p w14:paraId="1BB9A538" w14:textId="77777777" w:rsidR="00C674E5" w:rsidRPr="00A375DD" w:rsidRDefault="006B7357" w:rsidP="006043F4">
            <w:pPr>
              <w:pStyle w:val="TableLeft"/>
              <w:rPr>
                <w:ins w:id="4025" w:author="Powell, Deana" w:date="2023-10-19T15:28:00Z"/>
                <w:rStyle w:val="SuggestedOptional"/>
                <w:rFonts w:cs="Times New Roman"/>
                <w:color w:val="auto"/>
              </w:rPr>
            </w:pPr>
            <w:ins w:id="4026" w:author="Powell, Deana" w:date="2023-10-19T15:28:00Z">
              <w:r w:rsidRPr="00A375DD">
                <w:rPr>
                  <w:rStyle w:val="SuggestedOptional"/>
                  <w:rFonts w:cs="Times New Roman"/>
                  <w:color w:val="auto"/>
                </w:rPr>
                <w:t>product quality complaint</w:t>
              </w:r>
            </w:ins>
          </w:p>
        </w:tc>
      </w:tr>
      <w:tr w:rsidR="000121B5" w14:paraId="1BD06450" w14:textId="77777777" w:rsidTr="00CF01BF">
        <w:tc>
          <w:tcPr>
            <w:tcW w:w="1800" w:type="dxa"/>
            <w:noWrap/>
          </w:tcPr>
          <w:p w14:paraId="044B9583"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PR</w:t>
            </w:r>
          </w:p>
        </w:tc>
        <w:tc>
          <w:tcPr>
            <w:tcW w:w="7200" w:type="dxa"/>
            <w:noWrap/>
          </w:tcPr>
          <w:p w14:paraId="62B383B3"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partial response</w:t>
            </w:r>
          </w:p>
        </w:tc>
      </w:tr>
    </w:tbl>
    <w:tbl>
      <w:tblPr>
        <w:tblStyle w:val="TableGrid20"/>
        <w:tblW w:w="5000" w:type="pct"/>
        <w:tblLook w:val="04A0" w:firstRow="1" w:lastRow="0" w:firstColumn="1" w:lastColumn="0" w:noHBand="0" w:noVBand="1"/>
      </w:tblPr>
      <w:tblGrid>
        <w:gridCol w:w="1864"/>
        <w:gridCol w:w="7126"/>
      </w:tblGrid>
      <w:tr w:rsidR="0063103B" w:rsidRPr="00EA23A2" w14:paraId="43389343" w14:textId="77777777" w:rsidTr="004844C9">
        <w:trPr>
          <w:del w:id="4027" w:author="Powell, Deana" w:date="2023-10-19T15:28:00Z"/>
        </w:trPr>
        <w:tc>
          <w:tcPr>
            <w:tcW w:w="1864" w:type="dxa"/>
            <w:noWrap/>
          </w:tcPr>
          <w:p w14:paraId="7A474A9E" w14:textId="77777777" w:rsidR="0063103B" w:rsidRDefault="0063103B" w:rsidP="003339F8">
            <w:pPr>
              <w:pStyle w:val="TableText"/>
              <w:keepNext w:val="0"/>
              <w:rPr>
                <w:del w:id="4028" w:author="Powell, Deana" w:date="2023-10-19T15:28:00Z"/>
              </w:rPr>
            </w:pPr>
            <w:del w:id="4029" w:author="Powell, Deana" w:date="2023-10-19T15:28:00Z">
              <w:r>
                <w:delText>PRES/RPLS</w:delText>
              </w:r>
            </w:del>
          </w:p>
        </w:tc>
        <w:tc>
          <w:tcPr>
            <w:tcW w:w="7126" w:type="dxa"/>
            <w:noWrap/>
          </w:tcPr>
          <w:p w14:paraId="1C0692C0" w14:textId="77777777" w:rsidR="0063103B" w:rsidRDefault="0063103B" w:rsidP="003339F8">
            <w:pPr>
              <w:pStyle w:val="TableText"/>
              <w:keepNext w:val="0"/>
              <w:rPr>
                <w:del w:id="4030" w:author="Powell, Deana" w:date="2023-10-19T15:28:00Z"/>
              </w:rPr>
            </w:pPr>
            <w:del w:id="4031" w:author="Powell, Deana" w:date="2023-10-19T15:28:00Z">
              <w:r w:rsidRPr="002520EC">
                <w:rPr>
                  <w:rFonts w:eastAsia="Calibri"/>
                </w:rPr>
                <w:delText>posterior reversible encephalopathy syndrome/ reversible posterior leukoencephalopathy syndrome</w:delText>
              </w:r>
            </w:del>
          </w:p>
        </w:tc>
      </w:tr>
    </w:tbl>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200"/>
      </w:tblGrid>
      <w:tr w:rsidR="000121B5" w14:paraId="0251A6BD" w14:textId="77777777" w:rsidTr="00CF01BF">
        <w:tc>
          <w:tcPr>
            <w:tcW w:w="1800" w:type="dxa"/>
            <w:noWrap/>
          </w:tcPr>
          <w:p w14:paraId="24A51553"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PRO</w:t>
            </w:r>
          </w:p>
        </w:tc>
        <w:tc>
          <w:tcPr>
            <w:tcW w:w="7200" w:type="dxa"/>
            <w:noWrap/>
          </w:tcPr>
          <w:p w14:paraId="6C2FD6D5"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patient-reported outcome</w:t>
            </w:r>
          </w:p>
        </w:tc>
      </w:tr>
      <w:tr w:rsidR="000121B5" w14:paraId="61038CB2" w14:textId="77777777" w:rsidTr="00CF01BF">
        <w:tc>
          <w:tcPr>
            <w:tcW w:w="1800" w:type="dxa"/>
            <w:noWrap/>
          </w:tcPr>
          <w:p w14:paraId="11764FCB"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Q2W</w:t>
            </w:r>
          </w:p>
        </w:tc>
        <w:tc>
          <w:tcPr>
            <w:tcW w:w="7200" w:type="dxa"/>
            <w:noWrap/>
          </w:tcPr>
          <w:p w14:paraId="02DFDBE5"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every 2 weeks</w:t>
            </w:r>
          </w:p>
        </w:tc>
      </w:tr>
      <w:tr w:rsidR="000121B5" w14:paraId="11470B62" w14:textId="77777777" w:rsidTr="00CF01BF">
        <w:tc>
          <w:tcPr>
            <w:tcW w:w="1800" w:type="dxa"/>
            <w:noWrap/>
          </w:tcPr>
          <w:p w14:paraId="603984D2"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Q3W</w:t>
            </w:r>
          </w:p>
        </w:tc>
        <w:tc>
          <w:tcPr>
            <w:tcW w:w="7200" w:type="dxa"/>
            <w:noWrap/>
          </w:tcPr>
          <w:p w14:paraId="19A95C4F"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every 3 weeks</w:t>
            </w:r>
          </w:p>
        </w:tc>
      </w:tr>
    </w:tbl>
    <w:tbl>
      <w:tblPr>
        <w:tblStyle w:val="TableGrid20"/>
        <w:tblW w:w="5000" w:type="pct"/>
        <w:tblLook w:val="04A0" w:firstRow="1" w:lastRow="0" w:firstColumn="1" w:lastColumn="0" w:noHBand="0" w:noVBand="1"/>
      </w:tblPr>
      <w:tblGrid>
        <w:gridCol w:w="1864"/>
        <w:gridCol w:w="7126"/>
      </w:tblGrid>
      <w:tr w:rsidR="00804CA9" w:rsidRPr="00EA23A2" w14:paraId="56CAC9E2" w14:textId="77777777" w:rsidTr="004844C9">
        <w:trPr>
          <w:del w:id="4032" w:author="Powell, Deana" w:date="2023-10-19T15:28:00Z"/>
        </w:trPr>
        <w:tc>
          <w:tcPr>
            <w:tcW w:w="1864" w:type="dxa"/>
            <w:noWrap/>
          </w:tcPr>
          <w:p w14:paraId="0289546E" w14:textId="77777777" w:rsidR="00804CA9" w:rsidRDefault="00804CA9" w:rsidP="003339F8">
            <w:pPr>
              <w:pStyle w:val="TableText"/>
              <w:keepNext w:val="0"/>
              <w:rPr>
                <w:del w:id="4033" w:author="Powell, Deana" w:date="2023-10-19T15:28:00Z"/>
              </w:rPr>
            </w:pPr>
            <w:del w:id="4034" w:author="Powell, Deana" w:date="2023-10-19T15:28:00Z">
              <w:r>
                <w:delText>QD</w:delText>
              </w:r>
            </w:del>
          </w:p>
        </w:tc>
        <w:tc>
          <w:tcPr>
            <w:tcW w:w="7126" w:type="dxa"/>
            <w:noWrap/>
          </w:tcPr>
          <w:p w14:paraId="6978B529" w14:textId="77777777" w:rsidR="00804CA9" w:rsidRDefault="00804CA9" w:rsidP="003339F8">
            <w:pPr>
              <w:pStyle w:val="TableText"/>
              <w:keepNext w:val="0"/>
              <w:rPr>
                <w:del w:id="4035" w:author="Powell, Deana" w:date="2023-10-19T15:28:00Z"/>
              </w:rPr>
            </w:pPr>
            <w:del w:id="4036" w:author="Powell, Deana" w:date="2023-10-19T15:28:00Z">
              <w:r>
                <w:delText>once daily</w:delText>
              </w:r>
            </w:del>
          </w:p>
        </w:tc>
      </w:tr>
      <w:tr w:rsidR="00582EC0" w:rsidRPr="00EA23A2" w14:paraId="3D788642" w14:textId="77777777" w:rsidTr="004844C9">
        <w:trPr>
          <w:del w:id="4037" w:author="Powell, Deana" w:date="2023-10-19T15:28:00Z"/>
        </w:trPr>
        <w:tc>
          <w:tcPr>
            <w:tcW w:w="1864" w:type="dxa"/>
            <w:noWrap/>
          </w:tcPr>
          <w:p w14:paraId="3CAFC87B" w14:textId="77777777" w:rsidR="00582EC0" w:rsidRDefault="00582EC0" w:rsidP="003339F8">
            <w:pPr>
              <w:pStyle w:val="TableText"/>
              <w:keepNext w:val="0"/>
              <w:rPr>
                <w:del w:id="4038" w:author="Powell, Deana" w:date="2023-10-19T15:28:00Z"/>
              </w:rPr>
            </w:pPr>
            <w:del w:id="4039" w:author="Powell, Deana" w:date="2023-10-19T15:28:00Z">
              <w:r w:rsidRPr="0071200F">
                <w:delText>QLQ-C30</w:delText>
              </w:r>
            </w:del>
          </w:p>
        </w:tc>
        <w:tc>
          <w:tcPr>
            <w:tcW w:w="7126" w:type="dxa"/>
            <w:noWrap/>
          </w:tcPr>
          <w:p w14:paraId="3EAAE74F" w14:textId="77777777" w:rsidR="00582EC0" w:rsidRPr="00582EC0" w:rsidRDefault="00582EC0" w:rsidP="003339F8">
            <w:pPr>
              <w:pStyle w:val="TableText"/>
              <w:keepNext w:val="0"/>
              <w:rPr>
                <w:del w:id="4040" w:author="Powell, Deana" w:date="2023-10-19T15:28:00Z"/>
              </w:rPr>
            </w:pPr>
            <w:del w:id="4041" w:author="Powell, Deana" w:date="2023-10-19T15:28:00Z">
              <w:r w:rsidRPr="00582EC0">
                <w:delText>Quality of Life Questionnaire</w:delText>
              </w:r>
            </w:del>
          </w:p>
        </w:tc>
      </w:tr>
      <w:tr w:rsidR="00582EC0" w:rsidRPr="00EA23A2" w14:paraId="45211BB6" w14:textId="77777777" w:rsidTr="004844C9">
        <w:trPr>
          <w:del w:id="4042" w:author="Powell, Deana" w:date="2023-10-19T15:28:00Z"/>
        </w:trPr>
        <w:tc>
          <w:tcPr>
            <w:tcW w:w="1864" w:type="dxa"/>
            <w:noWrap/>
          </w:tcPr>
          <w:p w14:paraId="53C37388" w14:textId="77777777" w:rsidR="00582EC0" w:rsidRDefault="00582EC0" w:rsidP="003339F8">
            <w:pPr>
              <w:pStyle w:val="TableText"/>
              <w:keepNext w:val="0"/>
              <w:rPr>
                <w:del w:id="4043" w:author="Powell, Deana" w:date="2023-10-19T15:28:00Z"/>
              </w:rPr>
            </w:pPr>
            <w:del w:id="4044" w:author="Powell, Deana" w:date="2023-10-19T15:28:00Z">
              <w:r>
                <w:delText>QLQ-H&amp;N</w:delText>
              </w:r>
            </w:del>
          </w:p>
        </w:tc>
        <w:tc>
          <w:tcPr>
            <w:tcW w:w="7126" w:type="dxa"/>
            <w:noWrap/>
          </w:tcPr>
          <w:p w14:paraId="0C341548" w14:textId="77777777" w:rsidR="00582EC0" w:rsidRDefault="00582EC0" w:rsidP="003339F8">
            <w:pPr>
              <w:pStyle w:val="TableText"/>
              <w:keepNext w:val="0"/>
              <w:rPr>
                <w:del w:id="4045" w:author="Powell, Deana" w:date="2023-10-19T15:28:00Z"/>
              </w:rPr>
            </w:pPr>
            <w:del w:id="4046" w:author="Powell, Deana" w:date="2023-10-19T15:28:00Z">
              <w:r w:rsidRPr="00582EC0">
                <w:delText>Quality of Life Questionnaire Head and Neck Module</w:delText>
              </w:r>
            </w:del>
          </w:p>
        </w:tc>
      </w:tr>
    </w:tbl>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200"/>
      </w:tblGrid>
      <w:tr w:rsidR="000121B5" w14:paraId="4556DBDD" w14:textId="77777777" w:rsidTr="00CF01BF">
        <w:tc>
          <w:tcPr>
            <w:tcW w:w="1800" w:type="dxa"/>
            <w:noWrap/>
          </w:tcPr>
          <w:p w14:paraId="6D8C696B"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QoL</w:t>
            </w:r>
          </w:p>
        </w:tc>
        <w:tc>
          <w:tcPr>
            <w:tcW w:w="7200" w:type="dxa"/>
            <w:noWrap/>
          </w:tcPr>
          <w:p w14:paraId="3EB51E44"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quality of life</w:t>
            </w:r>
          </w:p>
        </w:tc>
      </w:tr>
      <w:tr w:rsidR="000121B5" w14:paraId="55170E5A" w14:textId="77777777" w:rsidTr="00CF01BF">
        <w:tc>
          <w:tcPr>
            <w:tcW w:w="1800" w:type="dxa"/>
            <w:noWrap/>
            <w:hideMark/>
          </w:tcPr>
          <w:p w14:paraId="303D79DD"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QP2</w:t>
            </w:r>
          </w:p>
        </w:tc>
        <w:tc>
          <w:tcPr>
            <w:tcW w:w="7200" w:type="dxa"/>
            <w:noWrap/>
            <w:hideMark/>
          </w:tcPr>
          <w:p w14:paraId="4178DF30"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Department of Quantitative Pharmacology and Pharmacometrics</w:t>
            </w:r>
          </w:p>
        </w:tc>
      </w:tr>
      <w:tr w:rsidR="000121B5" w14:paraId="1E994B58" w14:textId="77777777" w:rsidTr="00CF01BF">
        <w:tc>
          <w:tcPr>
            <w:tcW w:w="1800" w:type="dxa"/>
            <w:noWrap/>
          </w:tcPr>
          <w:p w14:paraId="708E6B55"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RCC</w:t>
            </w:r>
          </w:p>
        </w:tc>
        <w:tc>
          <w:tcPr>
            <w:tcW w:w="7200" w:type="dxa"/>
            <w:noWrap/>
          </w:tcPr>
          <w:p w14:paraId="22B89783" w14:textId="53371EF6" w:rsidR="00C674E5" w:rsidRPr="00A375DD" w:rsidRDefault="0071512A" w:rsidP="006043F4">
            <w:pPr>
              <w:pStyle w:val="TableLeft"/>
              <w:rPr>
                <w:rStyle w:val="SuggestedOptional"/>
                <w:rFonts w:cs="Times New Roman"/>
                <w:color w:val="auto"/>
              </w:rPr>
            </w:pPr>
            <w:del w:id="4047" w:author="Powell, Deana" w:date="2023-10-19T15:28:00Z">
              <w:r>
                <w:delText>r</w:delText>
              </w:r>
              <w:r w:rsidR="002E4155" w:rsidRPr="00760237">
                <w:delText>e</w:delText>
              </w:r>
              <w:r>
                <w:delText>nal cell carcinoma</w:delText>
              </w:r>
            </w:del>
            <w:ins w:id="4048" w:author="Powell, Deana" w:date="2023-10-19T15:28:00Z">
              <w:r w:rsidR="006B7357" w:rsidRPr="00A375DD">
                <w:rPr>
                  <w:rStyle w:val="SuggestedOptional"/>
                  <w:rFonts w:cs="Times New Roman"/>
                  <w:color w:val="auto"/>
                </w:rPr>
                <w:t>refractory chronic cough</w:t>
              </w:r>
            </w:ins>
          </w:p>
        </w:tc>
      </w:tr>
      <w:tr w:rsidR="000121B5" w14:paraId="373D7DD1" w14:textId="77777777" w:rsidTr="00CF01BF">
        <w:tc>
          <w:tcPr>
            <w:tcW w:w="1800" w:type="dxa"/>
            <w:noWrap/>
          </w:tcPr>
          <w:p w14:paraId="79EC1EC5" w14:textId="04ABB3EA"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RECIST</w:t>
            </w:r>
            <w:del w:id="4049" w:author="Powell, Deana" w:date="2023-10-19T15:28:00Z">
              <w:r w:rsidR="00804CA9">
                <w:delText xml:space="preserve"> 1.1</w:delText>
              </w:r>
            </w:del>
          </w:p>
        </w:tc>
        <w:tc>
          <w:tcPr>
            <w:tcW w:w="7200" w:type="dxa"/>
            <w:noWrap/>
          </w:tcPr>
          <w:p w14:paraId="7265676C" w14:textId="0C85715D"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 xml:space="preserve">Response Evaluation Criteria </w:t>
            </w:r>
            <w:del w:id="4050" w:author="Powell, Deana" w:date="2023-10-19T15:28:00Z">
              <w:r w:rsidR="00804CA9" w:rsidRPr="00E86C1A">
                <w:delText>in</w:delText>
              </w:r>
            </w:del>
            <w:ins w:id="4051" w:author="Powell, Deana" w:date="2023-10-19T15:28:00Z">
              <w:r w:rsidRPr="00A375DD">
                <w:rPr>
                  <w:rStyle w:val="SuggestedOptional"/>
                  <w:rFonts w:cs="Times New Roman"/>
                  <w:color w:val="auto"/>
                </w:rPr>
                <w:t>In</w:t>
              </w:r>
            </w:ins>
            <w:r w:rsidRPr="00A375DD">
              <w:rPr>
                <w:rStyle w:val="SuggestedOptional"/>
                <w:rFonts w:cs="Times New Roman"/>
                <w:color w:val="auto"/>
              </w:rPr>
              <w:t xml:space="preserve"> Solid Tumors</w:t>
            </w:r>
            <w:del w:id="4052" w:author="Powell, Deana" w:date="2023-10-19T15:28:00Z">
              <w:r w:rsidR="00804CA9" w:rsidRPr="00E86C1A">
                <w:delText xml:space="preserve"> </w:delText>
              </w:r>
              <w:r w:rsidR="00804CA9">
                <w:delText xml:space="preserve">version </w:delText>
              </w:r>
              <w:r w:rsidR="00804CA9" w:rsidRPr="00E86C1A">
                <w:delText>1.1</w:delText>
              </w:r>
            </w:del>
          </w:p>
        </w:tc>
      </w:tr>
    </w:tbl>
    <w:tbl>
      <w:tblPr>
        <w:tblStyle w:val="TableGrid20"/>
        <w:tblW w:w="5000" w:type="pct"/>
        <w:tblLook w:val="04A0" w:firstRow="1" w:lastRow="0" w:firstColumn="1" w:lastColumn="0" w:noHBand="0" w:noVBand="1"/>
      </w:tblPr>
      <w:tblGrid>
        <w:gridCol w:w="1864"/>
        <w:gridCol w:w="7126"/>
      </w:tblGrid>
      <w:tr w:rsidR="00804CA9" w:rsidRPr="00EA23A2" w14:paraId="37BE9BE0" w14:textId="77777777" w:rsidTr="004844C9">
        <w:trPr>
          <w:del w:id="4053" w:author="Powell, Deana" w:date="2023-10-19T15:28:00Z"/>
        </w:trPr>
        <w:tc>
          <w:tcPr>
            <w:tcW w:w="1864" w:type="dxa"/>
            <w:noWrap/>
          </w:tcPr>
          <w:p w14:paraId="765AA312" w14:textId="77777777" w:rsidR="00804CA9" w:rsidRDefault="00804CA9" w:rsidP="003339F8">
            <w:pPr>
              <w:pStyle w:val="TableText"/>
              <w:keepNext w:val="0"/>
              <w:rPr>
                <w:del w:id="4054" w:author="Powell, Deana" w:date="2023-10-19T15:28:00Z"/>
              </w:rPr>
            </w:pPr>
            <w:del w:id="4055" w:author="Powell, Deana" w:date="2023-10-19T15:28:00Z">
              <w:r>
                <w:delText>R/M</w:delText>
              </w:r>
            </w:del>
          </w:p>
        </w:tc>
        <w:tc>
          <w:tcPr>
            <w:tcW w:w="7126" w:type="dxa"/>
            <w:noWrap/>
          </w:tcPr>
          <w:p w14:paraId="0E2EE2C7" w14:textId="77777777" w:rsidR="00804CA9" w:rsidRPr="00760237" w:rsidRDefault="00804CA9" w:rsidP="003339F8">
            <w:pPr>
              <w:pStyle w:val="TableText"/>
              <w:keepNext w:val="0"/>
              <w:rPr>
                <w:del w:id="4056" w:author="Powell, Deana" w:date="2023-10-19T15:28:00Z"/>
              </w:rPr>
            </w:pPr>
            <w:del w:id="4057" w:author="Powell, Deana" w:date="2023-10-19T15:28:00Z">
              <w:r>
                <w:delText>recurrent/metastatic</w:delText>
              </w:r>
            </w:del>
          </w:p>
        </w:tc>
      </w:tr>
    </w:tbl>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200"/>
      </w:tblGrid>
      <w:tr w:rsidR="000121B5" w14:paraId="17BF7C39" w14:textId="77777777" w:rsidTr="00CF01BF">
        <w:tc>
          <w:tcPr>
            <w:tcW w:w="1800" w:type="dxa"/>
            <w:noWrap/>
            <w:hideMark/>
          </w:tcPr>
          <w:p w14:paraId="4D107DD6"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RNA</w:t>
            </w:r>
          </w:p>
        </w:tc>
        <w:tc>
          <w:tcPr>
            <w:tcW w:w="7200" w:type="dxa"/>
            <w:noWrap/>
            <w:hideMark/>
          </w:tcPr>
          <w:p w14:paraId="0CB85C74"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ribonucleic acid</w:t>
            </w:r>
          </w:p>
        </w:tc>
      </w:tr>
      <w:tr w:rsidR="000121B5" w14:paraId="39F1A516" w14:textId="77777777" w:rsidTr="00CF01BF">
        <w:tc>
          <w:tcPr>
            <w:tcW w:w="1800" w:type="dxa"/>
            <w:noWrap/>
          </w:tcPr>
          <w:p w14:paraId="280D6562" w14:textId="42925ACF" w:rsidR="00C674E5" w:rsidRPr="00A375DD" w:rsidRDefault="009D39CA" w:rsidP="006043F4">
            <w:pPr>
              <w:pStyle w:val="TableLeft"/>
              <w:rPr>
                <w:rStyle w:val="SuggestedOptional"/>
                <w:rFonts w:cs="Times New Roman"/>
                <w:color w:val="auto"/>
              </w:rPr>
            </w:pPr>
            <w:del w:id="4058" w:author="Powell, Deana" w:date="2023-10-19T15:28:00Z">
              <w:r>
                <w:delText>R</w:delText>
              </w:r>
              <w:r w:rsidR="00871977">
                <w:delText>P2D</w:delText>
              </w:r>
            </w:del>
            <w:ins w:id="4059" w:author="Powell, Deana" w:date="2023-10-19T15:28:00Z">
              <w:r w:rsidR="006B7357" w:rsidRPr="00A375DD">
                <w:rPr>
                  <w:rStyle w:val="SuggestedOptional"/>
                  <w:rFonts w:cs="Times New Roman"/>
                  <w:color w:val="auto"/>
                </w:rPr>
                <w:t>rP2D</w:t>
              </w:r>
            </w:ins>
          </w:p>
        </w:tc>
        <w:tc>
          <w:tcPr>
            <w:tcW w:w="7200" w:type="dxa"/>
            <w:noWrap/>
          </w:tcPr>
          <w:p w14:paraId="24F72FCE"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recommended Phase 2 dose</w:t>
            </w:r>
          </w:p>
        </w:tc>
      </w:tr>
      <w:tr w:rsidR="000121B5" w14:paraId="3817058E" w14:textId="77777777" w:rsidTr="00CF01BF">
        <w:tc>
          <w:tcPr>
            <w:tcW w:w="1800" w:type="dxa"/>
            <w:noWrap/>
          </w:tcPr>
          <w:p w14:paraId="06572020" w14:textId="03B2A25A" w:rsidR="00C674E5" w:rsidRPr="00A375DD" w:rsidRDefault="00E92D8B" w:rsidP="006043F4">
            <w:pPr>
              <w:pStyle w:val="TableLeft"/>
              <w:rPr>
                <w:rStyle w:val="SuggestedOptional"/>
                <w:rFonts w:cs="Times New Roman"/>
                <w:color w:val="auto"/>
              </w:rPr>
            </w:pPr>
            <w:del w:id="4060" w:author="Powell, Deana" w:date="2023-10-19T15:28:00Z">
              <w:r>
                <w:delText>RTKi</w:delText>
              </w:r>
            </w:del>
            <w:ins w:id="4061" w:author="Powell, Deana" w:date="2023-10-19T15:28:00Z">
              <w:r w:rsidR="006B7357" w:rsidRPr="00A375DD">
                <w:rPr>
                  <w:rStyle w:val="SuggestedOptional"/>
                  <w:rFonts w:cs="Times New Roman"/>
                  <w:color w:val="auto"/>
                </w:rPr>
                <w:t>RR</w:t>
              </w:r>
            </w:ins>
          </w:p>
        </w:tc>
        <w:tc>
          <w:tcPr>
            <w:tcW w:w="7200" w:type="dxa"/>
            <w:noWrap/>
          </w:tcPr>
          <w:p w14:paraId="57782B03" w14:textId="770B006D" w:rsidR="00C674E5" w:rsidRPr="00A375DD" w:rsidRDefault="00E92D8B" w:rsidP="006043F4">
            <w:pPr>
              <w:pStyle w:val="TableLeft"/>
              <w:rPr>
                <w:rStyle w:val="SuggestedOptional"/>
                <w:rFonts w:cs="Times New Roman"/>
                <w:color w:val="auto"/>
              </w:rPr>
            </w:pPr>
            <w:del w:id="4062" w:author="Powell, Deana" w:date="2023-10-19T15:28:00Z">
              <w:r w:rsidRPr="00E92D8B">
                <w:delText>multiple receptor tyrosine kinase inhibitor</w:delText>
              </w:r>
            </w:del>
            <w:ins w:id="4063" w:author="Powell, Deana" w:date="2023-10-19T15:28:00Z">
              <w:r w:rsidR="006B7357" w:rsidRPr="00A375DD">
                <w:rPr>
                  <w:rStyle w:val="SuggestedOptional"/>
                  <w:rFonts w:cs="Times New Roman"/>
                  <w:color w:val="auto"/>
                </w:rPr>
                <w:t>respiratory rate</w:t>
              </w:r>
            </w:ins>
          </w:p>
        </w:tc>
      </w:tr>
      <w:tr w:rsidR="000121B5" w14:paraId="5C0EEC98" w14:textId="77777777" w:rsidTr="00CF01BF">
        <w:tc>
          <w:tcPr>
            <w:tcW w:w="1800" w:type="dxa"/>
            <w:noWrap/>
            <w:hideMark/>
          </w:tcPr>
          <w:p w14:paraId="663CEEE7"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SAC</w:t>
            </w:r>
          </w:p>
        </w:tc>
        <w:tc>
          <w:tcPr>
            <w:tcW w:w="7200" w:type="dxa"/>
            <w:noWrap/>
            <w:hideMark/>
          </w:tcPr>
          <w:p w14:paraId="4AA5F759"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Scientific Advisory Committee</w:t>
            </w:r>
          </w:p>
        </w:tc>
      </w:tr>
      <w:tr w:rsidR="000121B5" w14:paraId="6E20274F" w14:textId="77777777" w:rsidTr="00CF01BF">
        <w:tc>
          <w:tcPr>
            <w:tcW w:w="1800" w:type="dxa"/>
            <w:noWrap/>
            <w:hideMark/>
          </w:tcPr>
          <w:p w14:paraId="43976633"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SAE</w:t>
            </w:r>
          </w:p>
        </w:tc>
        <w:tc>
          <w:tcPr>
            <w:tcW w:w="7200" w:type="dxa"/>
            <w:noWrap/>
            <w:hideMark/>
          </w:tcPr>
          <w:p w14:paraId="22388A58"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serious adverse event</w:t>
            </w:r>
          </w:p>
        </w:tc>
      </w:tr>
      <w:tr w:rsidR="000121B5" w14:paraId="28C7C238" w14:textId="77777777" w:rsidTr="00CF01BF">
        <w:tc>
          <w:tcPr>
            <w:tcW w:w="1800" w:type="dxa"/>
            <w:noWrap/>
          </w:tcPr>
          <w:p w14:paraId="6290FDA1"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SAP</w:t>
            </w:r>
          </w:p>
        </w:tc>
        <w:tc>
          <w:tcPr>
            <w:tcW w:w="7200" w:type="dxa"/>
            <w:noWrap/>
          </w:tcPr>
          <w:p w14:paraId="6F5EF41C"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Statistical Analysis Plan</w:t>
            </w:r>
          </w:p>
        </w:tc>
      </w:tr>
      <w:tr w:rsidR="000121B5" w14:paraId="580BF8B6" w14:textId="77777777" w:rsidTr="00CF01BF">
        <w:tc>
          <w:tcPr>
            <w:tcW w:w="1800" w:type="dxa"/>
            <w:noWrap/>
          </w:tcPr>
          <w:p w14:paraId="1272B57D"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SD</w:t>
            </w:r>
          </w:p>
        </w:tc>
        <w:tc>
          <w:tcPr>
            <w:tcW w:w="7200" w:type="dxa"/>
            <w:noWrap/>
          </w:tcPr>
          <w:p w14:paraId="55A93967" w14:textId="7C1C5C77" w:rsidR="00C674E5" w:rsidRPr="00A375DD" w:rsidRDefault="003C5CDB" w:rsidP="006043F4">
            <w:pPr>
              <w:pStyle w:val="TableLeft"/>
              <w:rPr>
                <w:rStyle w:val="SuggestedOptional"/>
                <w:rFonts w:cs="Times New Roman"/>
                <w:color w:val="auto"/>
              </w:rPr>
            </w:pPr>
            <w:del w:id="4064" w:author="Powell, Deana" w:date="2023-10-19T15:28:00Z">
              <w:r>
                <w:delText>stable disease</w:delText>
              </w:r>
            </w:del>
            <w:ins w:id="4065" w:author="Powell, Deana" w:date="2023-10-19T15:28:00Z">
              <w:r w:rsidR="006B7357" w:rsidRPr="00A375DD">
                <w:rPr>
                  <w:rStyle w:val="SuggestedOptional"/>
                  <w:rFonts w:cs="Times New Roman"/>
                  <w:color w:val="auto"/>
                </w:rPr>
                <w:t>standard deviation</w:t>
              </w:r>
            </w:ins>
          </w:p>
        </w:tc>
      </w:tr>
      <w:tr w:rsidR="000121B5" w14:paraId="216393E3" w14:textId="77777777" w:rsidTr="00CF01BF">
        <w:tc>
          <w:tcPr>
            <w:tcW w:w="1800" w:type="dxa"/>
            <w:noWrap/>
          </w:tcPr>
          <w:p w14:paraId="5E514538" w14:textId="67143FA2" w:rsidR="00C674E5" w:rsidRPr="00A375DD" w:rsidRDefault="006304D9" w:rsidP="006043F4">
            <w:pPr>
              <w:pStyle w:val="TableLeft"/>
              <w:rPr>
                <w:rStyle w:val="SuggestedOptional"/>
                <w:rFonts w:cs="Times New Roman"/>
                <w:color w:val="auto"/>
              </w:rPr>
            </w:pPr>
            <w:del w:id="4066" w:author="Powell, Deana" w:date="2023-10-19T15:28:00Z">
              <w:r w:rsidRPr="00EA23A2">
                <w:delText>siDMC</w:delText>
              </w:r>
            </w:del>
            <w:ins w:id="4067" w:author="Powell, Deana" w:date="2023-10-19T15:28:00Z">
              <w:r w:rsidR="006B7357" w:rsidRPr="00A375DD">
                <w:rPr>
                  <w:rStyle w:val="SuggestedOptional"/>
                  <w:rFonts w:cs="Times New Roman"/>
                  <w:color w:val="auto"/>
                </w:rPr>
                <w:t>SGOT</w:t>
              </w:r>
            </w:ins>
          </w:p>
        </w:tc>
        <w:tc>
          <w:tcPr>
            <w:tcW w:w="7200" w:type="dxa"/>
            <w:noWrap/>
          </w:tcPr>
          <w:p w14:paraId="6ED94CC8" w14:textId="0EDA142E" w:rsidR="00C674E5" w:rsidRPr="00A375DD" w:rsidRDefault="006304D9" w:rsidP="006043F4">
            <w:pPr>
              <w:pStyle w:val="TableLeft"/>
              <w:rPr>
                <w:rStyle w:val="SuggestedOptional"/>
                <w:rFonts w:cs="Times New Roman"/>
                <w:color w:val="auto"/>
              </w:rPr>
            </w:pPr>
            <w:del w:id="4068" w:author="Powell, Deana" w:date="2023-10-19T15:28:00Z">
              <w:r w:rsidRPr="00EA23A2">
                <w:delText>Standing Internal Data Monitoring Committee</w:delText>
              </w:r>
            </w:del>
            <w:ins w:id="4069" w:author="Powell, Deana" w:date="2023-10-19T15:28:00Z">
              <w:r w:rsidR="006B7357" w:rsidRPr="00A375DD">
                <w:rPr>
                  <w:rStyle w:val="SuggestedOptional"/>
                  <w:rFonts w:cs="Times New Roman"/>
                  <w:color w:val="auto"/>
                </w:rPr>
                <w:t>serum glutamic oxaloacetic transaminase</w:t>
              </w:r>
            </w:ins>
          </w:p>
        </w:tc>
      </w:tr>
      <w:tr w:rsidR="000121B5" w14:paraId="7C6BC50A" w14:textId="77777777" w:rsidTr="00CF01BF">
        <w:trPr>
          <w:ins w:id="4070" w:author="Powell, Deana" w:date="2023-10-19T15:28:00Z"/>
        </w:trPr>
        <w:tc>
          <w:tcPr>
            <w:tcW w:w="1800" w:type="dxa"/>
            <w:noWrap/>
          </w:tcPr>
          <w:p w14:paraId="042D2F6E" w14:textId="77777777" w:rsidR="00C674E5" w:rsidRPr="00A375DD" w:rsidRDefault="006B7357" w:rsidP="006043F4">
            <w:pPr>
              <w:pStyle w:val="TableLeft"/>
              <w:rPr>
                <w:ins w:id="4071" w:author="Powell, Deana" w:date="2023-10-19T15:28:00Z"/>
                <w:rStyle w:val="SuggestedOptional"/>
                <w:rFonts w:cs="Times New Roman"/>
                <w:color w:val="auto"/>
              </w:rPr>
            </w:pPr>
            <w:ins w:id="4072" w:author="Powell, Deana" w:date="2023-10-19T15:28:00Z">
              <w:r w:rsidRPr="00A375DD">
                <w:rPr>
                  <w:rStyle w:val="SuggestedOptional"/>
                  <w:rFonts w:cs="Times New Roman"/>
                  <w:color w:val="auto"/>
                </w:rPr>
                <w:lastRenderedPageBreak/>
                <w:t>SGPT</w:t>
              </w:r>
            </w:ins>
          </w:p>
        </w:tc>
        <w:tc>
          <w:tcPr>
            <w:tcW w:w="7200" w:type="dxa"/>
            <w:noWrap/>
          </w:tcPr>
          <w:p w14:paraId="548138C5" w14:textId="77777777" w:rsidR="00C674E5" w:rsidRPr="00A375DD" w:rsidRDefault="006B7357" w:rsidP="006043F4">
            <w:pPr>
              <w:pStyle w:val="TableLeft"/>
              <w:rPr>
                <w:ins w:id="4073" w:author="Powell, Deana" w:date="2023-10-19T15:28:00Z"/>
                <w:rStyle w:val="SuggestedOptional"/>
                <w:rFonts w:cs="Times New Roman"/>
                <w:color w:val="auto"/>
              </w:rPr>
            </w:pPr>
            <w:ins w:id="4074" w:author="Powell, Deana" w:date="2023-10-19T15:28:00Z">
              <w:r w:rsidRPr="00A375DD">
                <w:rPr>
                  <w:rStyle w:val="SuggestedOptional"/>
                  <w:rFonts w:cs="Times New Roman"/>
                  <w:color w:val="auto"/>
                </w:rPr>
                <w:t>Serum glutamic pyruvic transminase</w:t>
              </w:r>
            </w:ins>
          </w:p>
        </w:tc>
      </w:tr>
      <w:tr w:rsidR="000121B5" w14:paraId="4E8A1589" w14:textId="77777777" w:rsidTr="00CF01BF">
        <w:tc>
          <w:tcPr>
            <w:tcW w:w="1800" w:type="dxa"/>
            <w:noWrap/>
          </w:tcPr>
          <w:p w14:paraId="4D730AEA"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SIM</w:t>
            </w:r>
          </w:p>
        </w:tc>
        <w:tc>
          <w:tcPr>
            <w:tcW w:w="7200" w:type="dxa"/>
            <w:noWrap/>
          </w:tcPr>
          <w:p w14:paraId="51769DA1"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Site Imaging Manual</w:t>
            </w:r>
          </w:p>
        </w:tc>
      </w:tr>
      <w:tr w:rsidR="000121B5" w14:paraId="01250D84" w14:textId="77777777" w:rsidTr="00CF01BF">
        <w:trPr>
          <w:ins w:id="4075" w:author="Powell, Deana" w:date="2023-10-19T15:28:00Z"/>
        </w:trPr>
        <w:tc>
          <w:tcPr>
            <w:tcW w:w="1800" w:type="dxa"/>
            <w:noWrap/>
          </w:tcPr>
          <w:p w14:paraId="2268FFC3" w14:textId="77777777" w:rsidR="00C674E5" w:rsidRPr="00A375DD" w:rsidRDefault="006B7357" w:rsidP="006043F4">
            <w:pPr>
              <w:pStyle w:val="TableLeft"/>
              <w:rPr>
                <w:ins w:id="4076" w:author="Powell, Deana" w:date="2023-10-19T15:28:00Z"/>
                <w:rStyle w:val="SuggestedOptional"/>
                <w:rFonts w:cs="Times New Roman"/>
                <w:color w:val="auto"/>
              </w:rPr>
            </w:pPr>
            <w:ins w:id="4077" w:author="Powell, Deana" w:date="2023-10-19T15:28:00Z">
              <w:r w:rsidRPr="00A375DD">
                <w:rPr>
                  <w:rStyle w:val="SuggestedOptional"/>
                  <w:rFonts w:cs="Times New Roman"/>
                  <w:color w:val="auto"/>
                </w:rPr>
                <w:t>SLAB</w:t>
              </w:r>
            </w:ins>
          </w:p>
        </w:tc>
        <w:tc>
          <w:tcPr>
            <w:tcW w:w="7200" w:type="dxa"/>
            <w:noWrap/>
          </w:tcPr>
          <w:p w14:paraId="3128B142" w14:textId="77777777" w:rsidR="00C674E5" w:rsidRPr="00A375DD" w:rsidRDefault="006B7357" w:rsidP="006043F4">
            <w:pPr>
              <w:pStyle w:val="TableLeft"/>
              <w:rPr>
                <w:ins w:id="4078" w:author="Powell, Deana" w:date="2023-10-19T15:28:00Z"/>
                <w:rStyle w:val="SuggestedOptional"/>
                <w:rFonts w:cs="Times New Roman"/>
                <w:color w:val="auto"/>
              </w:rPr>
            </w:pPr>
            <w:ins w:id="4079" w:author="Powell, Deana" w:date="2023-10-19T15:28:00Z">
              <w:r w:rsidRPr="00A375DD">
                <w:rPr>
                  <w:rStyle w:val="SuggestedOptional"/>
                  <w:rFonts w:cs="Times New Roman"/>
                  <w:color w:val="auto"/>
                </w:rPr>
                <w:t>Supplemental laboratory test(s)</w:t>
              </w:r>
            </w:ins>
          </w:p>
        </w:tc>
      </w:tr>
      <w:tr w:rsidR="000121B5" w14:paraId="79580C7A" w14:textId="77777777" w:rsidTr="00CF01BF">
        <w:tc>
          <w:tcPr>
            <w:tcW w:w="1800" w:type="dxa"/>
            <w:noWrap/>
            <w:hideMark/>
          </w:tcPr>
          <w:p w14:paraId="058440F2" w14:textId="5F44D285"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SoA</w:t>
            </w:r>
            <w:del w:id="4080" w:author="Powell, Deana" w:date="2023-10-19T15:28:00Z">
              <w:r w:rsidR="00227E03">
                <w:delText>(s)</w:delText>
              </w:r>
            </w:del>
          </w:p>
        </w:tc>
        <w:tc>
          <w:tcPr>
            <w:tcW w:w="7200" w:type="dxa"/>
            <w:noWrap/>
            <w:hideMark/>
          </w:tcPr>
          <w:p w14:paraId="3DBC3C09" w14:textId="6E4D1FCA" w:rsidR="00C674E5" w:rsidRPr="00A375DD" w:rsidRDefault="0071512A" w:rsidP="006043F4">
            <w:pPr>
              <w:pStyle w:val="TableLeft"/>
              <w:rPr>
                <w:rStyle w:val="SuggestedOptional"/>
                <w:rFonts w:cs="Times New Roman"/>
                <w:color w:val="auto"/>
              </w:rPr>
            </w:pPr>
            <w:del w:id="4081" w:author="Powell, Deana" w:date="2023-10-19T15:28:00Z">
              <w:r w:rsidRPr="00EA23A2">
                <w:delText>S</w:delText>
              </w:r>
              <w:r w:rsidR="006304D9" w:rsidRPr="00EA23A2">
                <w:delText>chedule</w:delText>
              </w:r>
              <w:r>
                <w:delText>(s)</w:delText>
              </w:r>
            </w:del>
            <w:ins w:id="4082" w:author="Powell, Deana" w:date="2023-10-19T15:28:00Z">
              <w:r w:rsidR="006B7357" w:rsidRPr="00A375DD">
                <w:rPr>
                  <w:rStyle w:val="SuggestedOptional"/>
                  <w:rFonts w:cs="Times New Roman"/>
                  <w:color w:val="auto"/>
                </w:rPr>
                <w:t>schedule</w:t>
              </w:r>
            </w:ins>
            <w:r w:rsidR="006B7357" w:rsidRPr="00A375DD">
              <w:rPr>
                <w:rStyle w:val="SuggestedOptional"/>
                <w:rFonts w:cs="Times New Roman"/>
                <w:color w:val="auto"/>
              </w:rPr>
              <w:t xml:space="preserve"> of activities</w:t>
            </w:r>
          </w:p>
        </w:tc>
      </w:tr>
      <w:tr w:rsidR="000121B5" w14:paraId="4F411F4A" w14:textId="77777777" w:rsidTr="00CF01BF">
        <w:tc>
          <w:tcPr>
            <w:tcW w:w="1800" w:type="dxa"/>
            <w:noWrap/>
          </w:tcPr>
          <w:p w14:paraId="41E391CA"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SOC</w:t>
            </w:r>
          </w:p>
        </w:tc>
        <w:tc>
          <w:tcPr>
            <w:tcW w:w="7200" w:type="dxa"/>
            <w:noWrap/>
          </w:tcPr>
          <w:p w14:paraId="525CDAC2" w14:textId="10A69E62"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 xml:space="preserve">standard </w:t>
            </w:r>
            <w:del w:id="4083" w:author="Powell, Deana" w:date="2023-10-19T15:28:00Z">
              <w:r w:rsidR="00DF43CF">
                <w:delText>-</w:delText>
              </w:r>
            </w:del>
            <w:r w:rsidRPr="00A375DD">
              <w:rPr>
                <w:rStyle w:val="SuggestedOptional"/>
                <w:rFonts w:cs="Times New Roman"/>
                <w:color w:val="auto"/>
              </w:rPr>
              <w:t xml:space="preserve">of </w:t>
            </w:r>
            <w:del w:id="4084" w:author="Powell, Deana" w:date="2023-10-19T15:28:00Z">
              <w:r w:rsidR="00DF43CF">
                <w:delText>-</w:delText>
              </w:r>
            </w:del>
            <w:r w:rsidRPr="00A375DD">
              <w:rPr>
                <w:rStyle w:val="SuggestedOptional"/>
                <w:rFonts w:cs="Times New Roman"/>
                <w:color w:val="auto"/>
              </w:rPr>
              <w:t>care</w:t>
            </w:r>
          </w:p>
        </w:tc>
      </w:tr>
      <w:tr w:rsidR="000121B5" w14:paraId="35C52DD2" w14:textId="77777777" w:rsidTr="00CF01BF">
        <w:trPr>
          <w:ins w:id="4085" w:author="Powell, Deana" w:date="2023-10-19T15:28:00Z"/>
        </w:trPr>
        <w:tc>
          <w:tcPr>
            <w:tcW w:w="1800" w:type="dxa"/>
            <w:noWrap/>
          </w:tcPr>
          <w:p w14:paraId="105A396B" w14:textId="77777777" w:rsidR="00C674E5" w:rsidRPr="00A375DD" w:rsidRDefault="006B7357" w:rsidP="006043F4">
            <w:pPr>
              <w:pStyle w:val="TableLeft"/>
              <w:rPr>
                <w:ins w:id="4086" w:author="Powell, Deana" w:date="2023-10-19T15:28:00Z"/>
                <w:rStyle w:val="SuggestedOptional"/>
                <w:rFonts w:cs="Times New Roman"/>
                <w:color w:val="auto"/>
              </w:rPr>
            </w:pPr>
            <w:ins w:id="4087" w:author="Powell, Deana" w:date="2023-10-19T15:28:00Z">
              <w:r w:rsidRPr="00A375DD">
                <w:rPr>
                  <w:rStyle w:val="SuggestedOptional"/>
                  <w:rFonts w:cs="Times New Roman"/>
                  <w:color w:val="auto"/>
                </w:rPr>
                <w:t>SOP</w:t>
              </w:r>
            </w:ins>
          </w:p>
        </w:tc>
        <w:tc>
          <w:tcPr>
            <w:tcW w:w="7200" w:type="dxa"/>
            <w:noWrap/>
          </w:tcPr>
          <w:p w14:paraId="7059880C" w14:textId="77777777" w:rsidR="00C674E5" w:rsidRPr="00A375DD" w:rsidRDefault="006B7357" w:rsidP="006043F4">
            <w:pPr>
              <w:pStyle w:val="TableLeft"/>
              <w:rPr>
                <w:ins w:id="4088" w:author="Powell, Deana" w:date="2023-10-19T15:28:00Z"/>
                <w:rStyle w:val="SuggestedOptional"/>
                <w:rFonts w:cs="Times New Roman"/>
                <w:color w:val="auto"/>
              </w:rPr>
            </w:pPr>
            <w:ins w:id="4089" w:author="Powell, Deana" w:date="2023-10-19T15:28:00Z">
              <w:r w:rsidRPr="00A375DD">
                <w:rPr>
                  <w:rStyle w:val="SuggestedOptional"/>
                  <w:rFonts w:cs="Times New Roman"/>
                  <w:color w:val="auto"/>
                </w:rPr>
                <w:t>Standard Operating Procedures</w:t>
              </w:r>
            </w:ins>
          </w:p>
        </w:tc>
      </w:tr>
      <w:tr w:rsidR="000121B5" w14:paraId="4C39FA0E" w14:textId="77777777" w:rsidTr="00CF01BF">
        <w:tc>
          <w:tcPr>
            <w:tcW w:w="1800" w:type="dxa"/>
            <w:noWrap/>
          </w:tcPr>
          <w:p w14:paraId="687B95B2"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sSAP</w:t>
            </w:r>
          </w:p>
        </w:tc>
        <w:tc>
          <w:tcPr>
            <w:tcW w:w="7200" w:type="dxa"/>
            <w:noWrap/>
          </w:tcPr>
          <w:p w14:paraId="682AC7A5"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supplemental Statistical Analysis Plan</w:t>
            </w:r>
          </w:p>
        </w:tc>
      </w:tr>
      <w:tr w:rsidR="000121B5" w14:paraId="38B4DF50" w14:textId="77777777" w:rsidTr="00CF01BF">
        <w:trPr>
          <w:ins w:id="4090" w:author="Powell, Deana" w:date="2023-10-19T15:28:00Z"/>
        </w:trPr>
        <w:tc>
          <w:tcPr>
            <w:tcW w:w="1800" w:type="dxa"/>
            <w:noWrap/>
          </w:tcPr>
          <w:p w14:paraId="673AC140" w14:textId="77777777" w:rsidR="00C674E5" w:rsidRPr="00A375DD" w:rsidRDefault="006B7357" w:rsidP="006043F4">
            <w:pPr>
              <w:pStyle w:val="TableLeft"/>
              <w:rPr>
                <w:ins w:id="4091" w:author="Powell, Deana" w:date="2023-10-19T15:28:00Z"/>
                <w:rStyle w:val="SuggestedOptional"/>
                <w:rFonts w:cs="Times New Roman"/>
                <w:color w:val="auto"/>
              </w:rPr>
            </w:pPr>
            <w:ins w:id="4092" w:author="Powell, Deana" w:date="2023-10-19T15:28:00Z">
              <w:r w:rsidRPr="00A375DD">
                <w:rPr>
                  <w:rStyle w:val="SuggestedOptional"/>
                  <w:rFonts w:cs="Times New Roman"/>
                  <w:color w:val="auto"/>
                </w:rPr>
                <w:t>STING</w:t>
              </w:r>
            </w:ins>
          </w:p>
        </w:tc>
        <w:tc>
          <w:tcPr>
            <w:tcW w:w="7200" w:type="dxa"/>
            <w:noWrap/>
          </w:tcPr>
          <w:p w14:paraId="5414B01B" w14:textId="77777777" w:rsidR="00C674E5" w:rsidRPr="00A375DD" w:rsidRDefault="006B7357" w:rsidP="006043F4">
            <w:pPr>
              <w:pStyle w:val="TableLeft"/>
              <w:rPr>
                <w:ins w:id="4093" w:author="Powell, Deana" w:date="2023-10-19T15:28:00Z"/>
                <w:rStyle w:val="SuggestedOptional"/>
                <w:rFonts w:cs="Times New Roman"/>
                <w:color w:val="auto"/>
              </w:rPr>
            </w:pPr>
            <w:ins w:id="4094" w:author="Powell, Deana" w:date="2023-10-19T15:28:00Z">
              <w:r w:rsidRPr="00A375DD">
                <w:rPr>
                  <w:rStyle w:val="SuggestedOptional"/>
                  <w:rFonts w:cs="Times New Roman"/>
                  <w:color w:val="auto"/>
                </w:rPr>
                <w:t>stimulator of interferon genes</w:t>
              </w:r>
            </w:ins>
          </w:p>
        </w:tc>
      </w:tr>
      <w:tr w:rsidR="000121B5" w14:paraId="41E58200" w14:textId="77777777" w:rsidTr="00CF01BF">
        <w:tc>
          <w:tcPr>
            <w:tcW w:w="1800" w:type="dxa"/>
            <w:noWrap/>
            <w:hideMark/>
          </w:tcPr>
          <w:p w14:paraId="0DE7E24C"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SUSAR</w:t>
            </w:r>
          </w:p>
        </w:tc>
        <w:tc>
          <w:tcPr>
            <w:tcW w:w="7200" w:type="dxa"/>
            <w:noWrap/>
            <w:hideMark/>
          </w:tcPr>
          <w:p w14:paraId="13E1361C"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suspected unexpected serious adverse reaction</w:t>
            </w:r>
          </w:p>
        </w:tc>
      </w:tr>
      <w:tr w:rsidR="000121B5" w14:paraId="6FC59961" w14:textId="77777777" w:rsidTr="00CF01BF">
        <w:tc>
          <w:tcPr>
            <w:tcW w:w="1800" w:type="dxa"/>
            <w:noWrap/>
          </w:tcPr>
          <w:p w14:paraId="1CB90BD3" w14:textId="6316DB48" w:rsidR="00C674E5" w:rsidRPr="00A375DD" w:rsidRDefault="0063103B" w:rsidP="006043F4">
            <w:pPr>
              <w:pStyle w:val="TableLeft"/>
              <w:rPr>
                <w:rStyle w:val="SuggestedOptional"/>
                <w:rFonts w:cs="Times New Roman"/>
                <w:color w:val="auto"/>
              </w:rPr>
            </w:pPr>
            <w:del w:id="4095" w:author="Powell, Deana" w:date="2023-10-19T15:28:00Z">
              <w:r>
                <w:delText>T1DM</w:delText>
              </w:r>
            </w:del>
            <w:ins w:id="4096" w:author="Powell, Deana" w:date="2023-10-19T15:28:00Z">
              <w:r w:rsidR="006B7357" w:rsidRPr="00A375DD">
                <w:rPr>
                  <w:rStyle w:val="SuggestedOptional"/>
                  <w:rFonts w:cs="Times New Roman"/>
                  <w:color w:val="auto"/>
                </w:rPr>
                <w:t>SVR12</w:t>
              </w:r>
            </w:ins>
          </w:p>
        </w:tc>
        <w:tc>
          <w:tcPr>
            <w:tcW w:w="7200" w:type="dxa"/>
            <w:noWrap/>
          </w:tcPr>
          <w:p w14:paraId="02075E9F" w14:textId="7EE75682" w:rsidR="00C674E5" w:rsidRPr="00A375DD" w:rsidRDefault="0063103B" w:rsidP="006043F4">
            <w:pPr>
              <w:pStyle w:val="TableLeft"/>
              <w:rPr>
                <w:rStyle w:val="SuggestedOptional"/>
                <w:rFonts w:cs="Times New Roman"/>
                <w:color w:val="auto"/>
              </w:rPr>
            </w:pPr>
            <w:del w:id="4097" w:author="Powell, Deana" w:date="2023-10-19T15:28:00Z">
              <w:r>
                <w:delText>type 1 diabetes mellitus</w:delText>
              </w:r>
            </w:del>
            <w:ins w:id="4098" w:author="Powell, Deana" w:date="2023-10-19T15:28:00Z">
              <w:r w:rsidR="006B7357" w:rsidRPr="00A375DD">
                <w:rPr>
                  <w:rStyle w:val="SuggestedOptional"/>
                  <w:rFonts w:cs="Times New Roman"/>
                  <w:color w:val="auto"/>
                </w:rPr>
                <w:t>sustained viral response</w:t>
              </w:r>
            </w:ins>
          </w:p>
        </w:tc>
      </w:tr>
      <w:tr w:rsidR="000121B5" w14:paraId="331BB85B" w14:textId="77777777" w:rsidTr="00CF01BF">
        <w:tc>
          <w:tcPr>
            <w:tcW w:w="1800" w:type="dxa"/>
            <w:noWrap/>
          </w:tcPr>
          <w:p w14:paraId="0A9A111C" w14:textId="0BEEB503" w:rsidR="00C674E5" w:rsidRPr="00A375DD" w:rsidRDefault="000D62F3" w:rsidP="006043F4">
            <w:pPr>
              <w:pStyle w:val="TableLeft"/>
              <w:rPr>
                <w:rStyle w:val="SuggestedOptional"/>
                <w:rFonts w:cs="Times New Roman"/>
                <w:color w:val="auto"/>
              </w:rPr>
            </w:pPr>
            <w:del w:id="4099" w:author="Powell, Deana" w:date="2023-10-19T15:28:00Z">
              <w:r>
                <w:delText>TAM</w:delText>
              </w:r>
            </w:del>
            <w:ins w:id="4100" w:author="Powell, Deana" w:date="2023-10-19T15:28:00Z">
              <w:r w:rsidR="006B7357" w:rsidRPr="00A375DD">
                <w:rPr>
                  <w:rStyle w:val="SuggestedOptional"/>
                  <w:rFonts w:cs="Times New Roman"/>
                  <w:color w:val="auto"/>
                </w:rPr>
                <w:t>TEA</w:t>
              </w:r>
            </w:ins>
          </w:p>
        </w:tc>
        <w:tc>
          <w:tcPr>
            <w:tcW w:w="7200" w:type="dxa"/>
            <w:noWrap/>
          </w:tcPr>
          <w:p w14:paraId="538F14BF" w14:textId="5FA2EA43" w:rsidR="00C674E5" w:rsidRPr="00A375DD" w:rsidRDefault="000D62F3" w:rsidP="006043F4">
            <w:pPr>
              <w:pStyle w:val="TableLeft"/>
              <w:rPr>
                <w:rStyle w:val="SuggestedOptional"/>
                <w:rFonts w:cs="Times New Roman"/>
                <w:color w:val="auto"/>
              </w:rPr>
            </w:pPr>
            <w:del w:id="4101" w:author="Powell, Deana" w:date="2023-10-19T15:28:00Z">
              <w:r>
                <w:delText>tumor-associated macrophage</w:delText>
              </w:r>
            </w:del>
            <w:ins w:id="4102" w:author="Powell, Deana" w:date="2023-10-19T15:28:00Z">
              <w:r w:rsidR="006B7357" w:rsidRPr="00A375DD">
                <w:rPr>
                  <w:rStyle w:val="SuggestedOptional"/>
                  <w:rFonts w:cs="Times New Roman"/>
                  <w:color w:val="auto"/>
                </w:rPr>
                <w:t>Treatment Eligibility Assessment (form)</w:t>
              </w:r>
            </w:ins>
          </w:p>
        </w:tc>
      </w:tr>
      <w:tr w:rsidR="000121B5" w14:paraId="59FAE08D" w14:textId="77777777" w:rsidTr="00CF01BF">
        <w:tc>
          <w:tcPr>
            <w:tcW w:w="1800" w:type="dxa"/>
            <w:noWrap/>
          </w:tcPr>
          <w:p w14:paraId="497C5426" w14:textId="0801F2B2" w:rsidR="00C674E5" w:rsidRPr="00A375DD" w:rsidRDefault="006E68FA" w:rsidP="006043F4">
            <w:pPr>
              <w:pStyle w:val="TableLeft"/>
              <w:rPr>
                <w:rStyle w:val="SuggestedOptional"/>
                <w:rFonts w:cs="Times New Roman"/>
                <w:color w:val="auto"/>
              </w:rPr>
            </w:pPr>
            <w:del w:id="4103" w:author="Powell, Deana" w:date="2023-10-19T15:28:00Z">
              <w:r>
                <w:delText>TB</w:delText>
              </w:r>
            </w:del>
            <w:ins w:id="4104" w:author="Powell, Deana" w:date="2023-10-19T15:28:00Z">
              <w:r w:rsidR="006B7357" w:rsidRPr="00A375DD">
                <w:rPr>
                  <w:rStyle w:val="SuggestedOptional"/>
                  <w:rFonts w:cs="Times New Roman"/>
                  <w:color w:val="auto"/>
                </w:rPr>
                <w:t>T</w:t>
              </w:r>
              <w:r w:rsidR="006B7357" w:rsidRPr="00A375DD">
                <w:rPr>
                  <w:rStyle w:val="SuggestedOptional"/>
                  <w:rFonts w:cs="Times New Roman"/>
                  <w:color w:val="auto"/>
                  <w:vertAlign w:val="subscript"/>
                </w:rPr>
                <w:t>max</w:t>
              </w:r>
            </w:ins>
          </w:p>
        </w:tc>
        <w:tc>
          <w:tcPr>
            <w:tcW w:w="7200" w:type="dxa"/>
            <w:noWrap/>
          </w:tcPr>
          <w:p w14:paraId="41B50E85" w14:textId="4DC84EC9" w:rsidR="00C674E5" w:rsidRPr="00A375DD" w:rsidRDefault="006E68FA" w:rsidP="006043F4">
            <w:pPr>
              <w:pStyle w:val="TableLeft"/>
              <w:rPr>
                <w:rStyle w:val="SuggestedOptional"/>
                <w:rFonts w:cs="Times New Roman"/>
                <w:color w:val="auto"/>
              </w:rPr>
            </w:pPr>
            <w:del w:id="4105" w:author="Powell, Deana" w:date="2023-10-19T15:28:00Z">
              <w:r w:rsidRPr="006E5E52">
                <w:rPr>
                  <w:i/>
                </w:rPr>
                <w:delText>Bacillus</w:delText>
              </w:r>
              <w:r>
                <w:delText xml:space="preserve"> tuberculosis</w:delText>
              </w:r>
            </w:del>
            <w:ins w:id="4106" w:author="Powell, Deana" w:date="2023-10-19T15:28:00Z">
              <w:r w:rsidR="006B7357" w:rsidRPr="00A375DD">
                <w:rPr>
                  <w:rStyle w:val="SuggestedOptional"/>
                  <w:rFonts w:cs="Times New Roman"/>
                  <w:color w:val="auto"/>
                </w:rPr>
                <w:t>time to maximum plasma concentration</w:t>
              </w:r>
            </w:ins>
          </w:p>
        </w:tc>
      </w:tr>
    </w:tbl>
    <w:tbl>
      <w:tblPr>
        <w:tblStyle w:val="TableGrid20"/>
        <w:tblW w:w="5000" w:type="pct"/>
        <w:tblLook w:val="04A0" w:firstRow="1" w:lastRow="0" w:firstColumn="1" w:lastColumn="0" w:noHBand="0" w:noVBand="1"/>
      </w:tblPr>
      <w:tblGrid>
        <w:gridCol w:w="1864"/>
        <w:gridCol w:w="7126"/>
      </w:tblGrid>
      <w:tr w:rsidR="003C5CDB" w:rsidRPr="00EA23A2" w14:paraId="6D2A3ADF" w14:textId="77777777" w:rsidTr="004844C9">
        <w:trPr>
          <w:del w:id="4107" w:author="Powell, Deana" w:date="2023-10-19T15:28:00Z"/>
        </w:trPr>
        <w:tc>
          <w:tcPr>
            <w:tcW w:w="1864" w:type="dxa"/>
            <w:noWrap/>
          </w:tcPr>
          <w:p w14:paraId="188350BC" w14:textId="77777777" w:rsidR="003C5CDB" w:rsidRDefault="003C5CDB" w:rsidP="003339F8">
            <w:pPr>
              <w:pStyle w:val="TableText"/>
              <w:keepNext w:val="0"/>
              <w:rPr>
                <w:del w:id="4108" w:author="Powell, Deana" w:date="2023-10-19T15:28:00Z"/>
              </w:rPr>
            </w:pPr>
            <w:del w:id="4109" w:author="Powell, Deana" w:date="2023-10-19T15:28:00Z">
              <w:r>
                <w:delText>TBL</w:delText>
              </w:r>
            </w:del>
          </w:p>
        </w:tc>
        <w:tc>
          <w:tcPr>
            <w:tcW w:w="7126" w:type="dxa"/>
            <w:noWrap/>
          </w:tcPr>
          <w:p w14:paraId="00BCFC5D" w14:textId="77777777" w:rsidR="003C5CDB" w:rsidRPr="004001DE" w:rsidRDefault="0071512A" w:rsidP="003339F8">
            <w:pPr>
              <w:pStyle w:val="TableText"/>
              <w:keepNext w:val="0"/>
              <w:rPr>
                <w:del w:id="4110" w:author="Powell, Deana" w:date="2023-10-19T15:28:00Z"/>
              </w:rPr>
            </w:pPr>
            <w:del w:id="4111" w:author="Powell, Deana" w:date="2023-10-19T15:28:00Z">
              <w:r>
                <w:delText>Total bilirubin level</w:delText>
              </w:r>
            </w:del>
          </w:p>
        </w:tc>
      </w:tr>
      <w:tr w:rsidR="00F34BCA" w:rsidRPr="00EA23A2" w14:paraId="1C94372D" w14:textId="77777777" w:rsidTr="004844C9">
        <w:trPr>
          <w:del w:id="4112" w:author="Powell, Deana" w:date="2023-10-19T15:28:00Z"/>
        </w:trPr>
        <w:tc>
          <w:tcPr>
            <w:tcW w:w="1864" w:type="dxa"/>
            <w:noWrap/>
          </w:tcPr>
          <w:p w14:paraId="1CAFFBF8" w14:textId="77777777" w:rsidR="00F34BCA" w:rsidRDefault="00F34BCA" w:rsidP="003339F8">
            <w:pPr>
              <w:pStyle w:val="TableText"/>
              <w:keepNext w:val="0"/>
              <w:rPr>
                <w:del w:id="4113" w:author="Powell, Deana" w:date="2023-10-19T15:28:00Z"/>
              </w:rPr>
            </w:pPr>
            <w:del w:id="4114" w:author="Powell, Deana" w:date="2023-10-19T15:28:00Z">
              <w:r>
                <w:delText>TIA</w:delText>
              </w:r>
            </w:del>
          </w:p>
        </w:tc>
        <w:tc>
          <w:tcPr>
            <w:tcW w:w="7126" w:type="dxa"/>
            <w:noWrap/>
          </w:tcPr>
          <w:p w14:paraId="26621A35" w14:textId="77777777" w:rsidR="00F34BCA" w:rsidRPr="004001DE" w:rsidRDefault="00F34BCA" w:rsidP="003339F8">
            <w:pPr>
              <w:pStyle w:val="TableText"/>
              <w:keepNext w:val="0"/>
              <w:rPr>
                <w:del w:id="4115" w:author="Powell, Deana" w:date="2023-10-19T15:28:00Z"/>
              </w:rPr>
            </w:pPr>
            <w:del w:id="4116" w:author="Powell, Deana" w:date="2023-10-19T15:28:00Z">
              <w:r w:rsidRPr="00F34BCA">
                <w:delText>transient ischemic attack</w:delText>
              </w:r>
            </w:del>
          </w:p>
        </w:tc>
      </w:tr>
    </w:tbl>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200"/>
      </w:tblGrid>
      <w:tr w:rsidR="000121B5" w14:paraId="7A24D8DE" w14:textId="77777777" w:rsidTr="00CF01BF">
        <w:tc>
          <w:tcPr>
            <w:tcW w:w="1800" w:type="dxa"/>
            <w:noWrap/>
          </w:tcPr>
          <w:p w14:paraId="08857212"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TMDD</w:t>
            </w:r>
          </w:p>
        </w:tc>
        <w:tc>
          <w:tcPr>
            <w:tcW w:w="7200" w:type="dxa"/>
            <w:noWrap/>
          </w:tcPr>
          <w:p w14:paraId="0275BEC9"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target-mediated drug disposition</w:t>
            </w:r>
          </w:p>
        </w:tc>
      </w:tr>
      <w:tr w:rsidR="000121B5" w14:paraId="7AA5B777" w14:textId="77777777" w:rsidTr="00CF01BF">
        <w:tc>
          <w:tcPr>
            <w:tcW w:w="1800" w:type="dxa"/>
            <w:noWrap/>
          </w:tcPr>
          <w:p w14:paraId="72A0B129" w14:textId="4934D481" w:rsidR="00C674E5" w:rsidRPr="00A375DD" w:rsidRDefault="00D74B43" w:rsidP="006043F4">
            <w:pPr>
              <w:pStyle w:val="TableLeft"/>
              <w:rPr>
                <w:rStyle w:val="SuggestedOptional"/>
                <w:rFonts w:cs="Times New Roman"/>
                <w:color w:val="auto"/>
              </w:rPr>
            </w:pPr>
            <w:del w:id="4117" w:author="Powell, Deana" w:date="2023-10-19T15:28:00Z">
              <w:r>
                <w:delText>TPS</w:delText>
              </w:r>
            </w:del>
            <w:ins w:id="4118" w:author="Powell, Deana" w:date="2023-10-19T15:28:00Z">
              <w:r w:rsidR="006B7357" w:rsidRPr="00A375DD">
                <w:rPr>
                  <w:rStyle w:val="SuggestedOptional"/>
                  <w:rFonts w:cs="Times New Roman"/>
                  <w:color w:val="auto"/>
                </w:rPr>
                <w:t>t</w:t>
              </w:r>
              <w:r w:rsidR="006B7357" w:rsidRPr="00A375DD">
                <w:rPr>
                  <w:rStyle w:val="SuggestedOptional"/>
                  <w:rFonts w:cs="Times New Roman"/>
                  <w:color w:val="auto"/>
                  <w:vertAlign w:val="subscript"/>
                </w:rPr>
                <w:t>½</w:t>
              </w:r>
            </w:ins>
          </w:p>
        </w:tc>
        <w:tc>
          <w:tcPr>
            <w:tcW w:w="7200" w:type="dxa"/>
            <w:noWrap/>
          </w:tcPr>
          <w:p w14:paraId="19B9740C" w14:textId="0AC931BB" w:rsidR="00C674E5" w:rsidRPr="00A375DD" w:rsidRDefault="00D74B43" w:rsidP="006043F4">
            <w:pPr>
              <w:pStyle w:val="TableLeft"/>
              <w:rPr>
                <w:rStyle w:val="SuggestedOptional"/>
                <w:rFonts w:cs="Times New Roman"/>
                <w:color w:val="auto"/>
              </w:rPr>
            </w:pPr>
            <w:del w:id="4119" w:author="Powell, Deana" w:date="2023-10-19T15:28:00Z">
              <w:r>
                <w:delText>tumor proportion scoring</w:delText>
              </w:r>
            </w:del>
            <w:ins w:id="4120" w:author="Powell, Deana" w:date="2023-10-19T15:28:00Z">
              <w:r w:rsidR="006B7357" w:rsidRPr="00A375DD">
                <w:rPr>
                  <w:rStyle w:val="SuggestedOptional"/>
                  <w:rFonts w:cs="Times New Roman"/>
                  <w:color w:val="auto"/>
                </w:rPr>
                <w:t>half life</w:t>
              </w:r>
            </w:ins>
          </w:p>
        </w:tc>
      </w:tr>
    </w:tbl>
    <w:tbl>
      <w:tblPr>
        <w:tblStyle w:val="TableGrid20"/>
        <w:tblW w:w="5000" w:type="pct"/>
        <w:tblLook w:val="04A0" w:firstRow="1" w:lastRow="0" w:firstColumn="1" w:lastColumn="0" w:noHBand="0" w:noVBand="1"/>
      </w:tblPr>
      <w:tblGrid>
        <w:gridCol w:w="1864"/>
        <w:gridCol w:w="7126"/>
      </w:tblGrid>
      <w:tr w:rsidR="0039429B" w:rsidRPr="00EA23A2" w14:paraId="4B33C67B" w14:textId="77777777" w:rsidTr="004844C9">
        <w:trPr>
          <w:del w:id="4121" w:author="Powell, Deana" w:date="2023-10-19T15:28:00Z"/>
        </w:trPr>
        <w:tc>
          <w:tcPr>
            <w:tcW w:w="1864" w:type="dxa"/>
            <w:noWrap/>
          </w:tcPr>
          <w:p w14:paraId="638596BE" w14:textId="77777777" w:rsidR="0039429B" w:rsidRDefault="0039429B" w:rsidP="003339F8">
            <w:pPr>
              <w:pStyle w:val="TableText"/>
              <w:keepNext w:val="0"/>
              <w:rPr>
                <w:del w:id="4122" w:author="Powell, Deana" w:date="2023-10-19T15:28:00Z"/>
              </w:rPr>
            </w:pPr>
            <w:del w:id="4123" w:author="Powell, Deana" w:date="2023-10-19T15:28:00Z">
              <w:r>
                <w:delText>TTD</w:delText>
              </w:r>
            </w:del>
          </w:p>
        </w:tc>
        <w:tc>
          <w:tcPr>
            <w:tcW w:w="7126" w:type="dxa"/>
            <w:noWrap/>
          </w:tcPr>
          <w:p w14:paraId="16F4DFA0" w14:textId="77777777" w:rsidR="0039429B" w:rsidRDefault="0039429B" w:rsidP="003339F8">
            <w:pPr>
              <w:pStyle w:val="TableText"/>
              <w:keepNext w:val="0"/>
              <w:rPr>
                <w:del w:id="4124" w:author="Powell, Deana" w:date="2023-10-19T15:28:00Z"/>
              </w:rPr>
            </w:pPr>
            <w:del w:id="4125" w:author="Powell, Deana" w:date="2023-10-19T15:28:00Z">
              <w:r>
                <w:delText>time to deterioration</w:delText>
              </w:r>
            </w:del>
          </w:p>
        </w:tc>
      </w:tr>
    </w:tbl>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200"/>
      </w:tblGrid>
      <w:tr w:rsidR="000121B5" w14:paraId="14E4B3E8" w14:textId="77777777" w:rsidTr="00CF01BF">
        <w:tc>
          <w:tcPr>
            <w:tcW w:w="1800" w:type="dxa"/>
            <w:noWrap/>
          </w:tcPr>
          <w:p w14:paraId="427C3888"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UACS</w:t>
            </w:r>
          </w:p>
        </w:tc>
        <w:tc>
          <w:tcPr>
            <w:tcW w:w="7200" w:type="dxa"/>
            <w:noWrap/>
          </w:tcPr>
          <w:p w14:paraId="32918D41"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upper airway cough syndrome</w:t>
            </w:r>
          </w:p>
        </w:tc>
      </w:tr>
      <w:tr w:rsidR="000121B5" w14:paraId="5888909C" w14:textId="77777777" w:rsidTr="00CF01BF">
        <w:tc>
          <w:tcPr>
            <w:tcW w:w="1800" w:type="dxa"/>
            <w:noWrap/>
          </w:tcPr>
          <w:p w14:paraId="24D69516"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UCC</w:t>
            </w:r>
          </w:p>
        </w:tc>
        <w:tc>
          <w:tcPr>
            <w:tcW w:w="7200" w:type="dxa"/>
            <w:noWrap/>
          </w:tcPr>
          <w:p w14:paraId="5722439C"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unexplained chronic cough</w:t>
            </w:r>
          </w:p>
        </w:tc>
      </w:tr>
      <w:tr w:rsidR="000121B5" w14:paraId="2DEBA8BA" w14:textId="77777777" w:rsidTr="00CF01BF">
        <w:tc>
          <w:tcPr>
            <w:tcW w:w="1800" w:type="dxa"/>
            <w:noWrap/>
          </w:tcPr>
          <w:p w14:paraId="0A20A1D1"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UDS</w:t>
            </w:r>
          </w:p>
        </w:tc>
        <w:tc>
          <w:tcPr>
            <w:tcW w:w="7200" w:type="dxa"/>
            <w:noWrap/>
          </w:tcPr>
          <w:p w14:paraId="20EC8D0B"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urine drug screen</w:t>
            </w:r>
          </w:p>
        </w:tc>
      </w:tr>
      <w:tr w:rsidR="000121B5" w14:paraId="7F79AC2E" w14:textId="77777777" w:rsidTr="00CF01BF">
        <w:tc>
          <w:tcPr>
            <w:tcW w:w="1800" w:type="dxa"/>
            <w:noWrap/>
          </w:tcPr>
          <w:p w14:paraId="44B4B738"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ULN</w:t>
            </w:r>
          </w:p>
        </w:tc>
        <w:tc>
          <w:tcPr>
            <w:tcW w:w="7200" w:type="dxa"/>
            <w:noWrap/>
          </w:tcPr>
          <w:p w14:paraId="63E5BC67"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upper limit of normal</w:t>
            </w:r>
          </w:p>
        </w:tc>
      </w:tr>
    </w:tbl>
    <w:tbl>
      <w:tblPr>
        <w:tblStyle w:val="TableGrid20"/>
        <w:tblW w:w="5000" w:type="pct"/>
        <w:tblLook w:val="04A0" w:firstRow="1" w:lastRow="0" w:firstColumn="1" w:lastColumn="0" w:noHBand="0" w:noVBand="1"/>
      </w:tblPr>
      <w:tblGrid>
        <w:gridCol w:w="1864"/>
        <w:gridCol w:w="7126"/>
      </w:tblGrid>
      <w:tr w:rsidR="0063103B" w:rsidRPr="00EA23A2" w14:paraId="4277BBC8" w14:textId="77777777" w:rsidTr="004844C9">
        <w:trPr>
          <w:del w:id="4126" w:author="Powell, Deana" w:date="2023-10-19T15:28:00Z"/>
        </w:trPr>
        <w:tc>
          <w:tcPr>
            <w:tcW w:w="1864" w:type="dxa"/>
            <w:noWrap/>
          </w:tcPr>
          <w:p w14:paraId="7A6EB838" w14:textId="77777777" w:rsidR="0063103B" w:rsidRDefault="0063103B" w:rsidP="003339F8">
            <w:pPr>
              <w:pStyle w:val="TableText"/>
              <w:keepNext w:val="0"/>
              <w:rPr>
                <w:del w:id="4127" w:author="Powell, Deana" w:date="2023-10-19T15:28:00Z"/>
              </w:rPr>
            </w:pPr>
            <w:del w:id="4128" w:author="Powell, Deana" w:date="2023-10-19T15:28:00Z">
              <w:r>
                <w:delText>UPCR</w:delText>
              </w:r>
            </w:del>
          </w:p>
        </w:tc>
        <w:tc>
          <w:tcPr>
            <w:tcW w:w="7126" w:type="dxa"/>
            <w:noWrap/>
          </w:tcPr>
          <w:p w14:paraId="049E282B" w14:textId="77777777" w:rsidR="0063103B" w:rsidRPr="00760237" w:rsidRDefault="0063103B" w:rsidP="003339F8">
            <w:pPr>
              <w:pStyle w:val="TableText"/>
              <w:keepNext w:val="0"/>
              <w:rPr>
                <w:del w:id="4129" w:author="Powell, Deana" w:date="2023-10-19T15:28:00Z"/>
              </w:rPr>
            </w:pPr>
            <w:del w:id="4130" w:author="Powell, Deana" w:date="2023-10-19T15:28:00Z">
              <w:r>
                <w:delText>urine protein-to-creatinine ratio</w:delText>
              </w:r>
            </w:del>
          </w:p>
        </w:tc>
      </w:tr>
    </w:tbl>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200"/>
      </w:tblGrid>
      <w:tr w:rsidR="000121B5" w14:paraId="5EC69402" w14:textId="77777777" w:rsidTr="00CF01BF">
        <w:tc>
          <w:tcPr>
            <w:tcW w:w="1800" w:type="dxa"/>
            <w:noWrap/>
          </w:tcPr>
          <w:p w14:paraId="79CF6F12"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URTI</w:t>
            </w:r>
          </w:p>
        </w:tc>
        <w:tc>
          <w:tcPr>
            <w:tcW w:w="7200" w:type="dxa"/>
            <w:noWrap/>
          </w:tcPr>
          <w:p w14:paraId="25E50A3D" w14:textId="77777777" w:rsidR="00C674E5" w:rsidRPr="00A375DD" w:rsidRDefault="006B7357" w:rsidP="006043F4">
            <w:pPr>
              <w:pStyle w:val="TableLeft"/>
              <w:rPr>
                <w:rStyle w:val="SuggestedOptional"/>
                <w:rFonts w:cs="Times New Roman"/>
                <w:color w:val="auto"/>
              </w:rPr>
            </w:pPr>
            <w:bookmarkStart w:id="4131" w:name="_Hlk2000275"/>
            <w:r w:rsidRPr="00A375DD">
              <w:rPr>
                <w:rStyle w:val="SuggestedOptional"/>
                <w:rFonts w:cs="Times New Roman"/>
                <w:color w:val="auto"/>
              </w:rPr>
              <w:t>upper respiratory tract infection</w:t>
            </w:r>
            <w:bookmarkEnd w:id="4131"/>
          </w:p>
        </w:tc>
      </w:tr>
      <w:tr w:rsidR="000121B5" w14:paraId="2D5C3B29" w14:textId="77777777" w:rsidTr="00CF01BF">
        <w:trPr>
          <w:ins w:id="4132" w:author="Powell, Deana" w:date="2023-10-19T15:28:00Z"/>
        </w:trPr>
        <w:tc>
          <w:tcPr>
            <w:tcW w:w="1800" w:type="dxa"/>
            <w:noWrap/>
          </w:tcPr>
          <w:p w14:paraId="0329065E" w14:textId="77777777" w:rsidR="00C674E5" w:rsidRPr="00A375DD" w:rsidRDefault="006B7357" w:rsidP="006043F4">
            <w:pPr>
              <w:pStyle w:val="TableLeft"/>
              <w:rPr>
                <w:ins w:id="4133" w:author="Powell, Deana" w:date="2023-10-19T15:28:00Z"/>
                <w:rStyle w:val="SuggestedOptional"/>
                <w:rFonts w:cs="Times New Roman"/>
                <w:color w:val="auto"/>
              </w:rPr>
            </w:pPr>
            <w:ins w:id="4134" w:author="Powell, Deana" w:date="2023-10-19T15:28:00Z">
              <w:r w:rsidRPr="00A375DD">
                <w:rPr>
                  <w:rStyle w:val="SuggestedOptional"/>
                  <w:rFonts w:cs="Times New Roman"/>
                  <w:color w:val="auto"/>
                </w:rPr>
                <w:t>UTN</w:t>
              </w:r>
            </w:ins>
          </w:p>
        </w:tc>
        <w:tc>
          <w:tcPr>
            <w:tcW w:w="7200" w:type="dxa"/>
            <w:noWrap/>
          </w:tcPr>
          <w:p w14:paraId="57E5FE5E" w14:textId="77777777" w:rsidR="00C674E5" w:rsidRPr="00A375DD" w:rsidRDefault="006B7357" w:rsidP="006043F4">
            <w:pPr>
              <w:pStyle w:val="TableLeft"/>
              <w:rPr>
                <w:ins w:id="4135" w:author="Powell, Deana" w:date="2023-10-19T15:28:00Z"/>
                <w:rStyle w:val="SuggestedOptional"/>
                <w:rFonts w:cs="Times New Roman"/>
                <w:color w:val="auto"/>
              </w:rPr>
            </w:pPr>
            <w:ins w:id="4136" w:author="Powell, Deana" w:date="2023-10-19T15:28:00Z">
              <w:r w:rsidRPr="00A375DD">
                <w:rPr>
                  <w:rStyle w:val="SuggestedOptional"/>
                  <w:rFonts w:cs="Times New Roman"/>
                  <w:color w:val="auto"/>
                </w:rPr>
                <w:t>Universal Trial Number</w:t>
              </w:r>
            </w:ins>
          </w:p>
        </w:tc>
      </w:tr>
      <w:tr w:rsidR="000121B5" w14:paraId="40B18BF7" w14:textId="77777777" w:rsidTr="00CF01BF">
        <w:tc>
          <w:tcPr>
            <w:tcW w:w="1800" w:type="dxa"/>
            <w:noWrap/>
          </w:tcPr>
          <w:p w14:paraId="46566AA9" w14:textId="0D04084A" w:rsidR="00C674E5" w:rsidRPr="00A375DD" w:rsidRDefault="0099134D" w:rsidP="006043F4">
            <w:pPr>
              <w:pStyle w:val="TableLeft"/>
              <w:rPr>
                <w:rStyle w:val="SuggestedOptional"/>
                <w:rFonts w:cs="Times New Roman"/>
                <w:color w:val="auto"/>
              </w:rPr>
            </w:pPr>
            <w:del w:id="4137" w:author="Powell, Deana" w:date="2023-10-19T15:28:00Z">
              <w:r>
                <w:delText xml:space="preserve">V </w:delText>
              </w:r>
            </w:del>
            <w:ins w:id="4138" w:author="Powell, Deana" w:date="2023-10-19T15:28:00Z">
              <w:r w:rsidR="006B7357" w:rsidRPr="00A375DD">
                <w:rPr>
                  <w:rStyle w:val="SuggestedOptional"/>
                  <w:rFonts w:cs="Times New Roman"/>
                  <w:color w:val="auto"/>
                </w:rPr>
                <w:t>Vd</w:t>
              </w:r>
            </w:ins>
          </w:p>
        </w:tc>
        <w:tc>
          <w:tcPr>
            <w:tcW w:w="7200" w:type="dxa"/>
            <w:noWrap/>
          </w:tcPr>
          <w:p w14:paraId="7C46BC45"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volume of distribution</w:t>
            </w:r>
          </w:p>
        </w:tc>
      </w:tr>
      <w:tr w:rsidR="000121B5" w14:paraId="2D5CE50A" w14:textId="77777777" w:rsidTr="00CF01BF">
        <w:tc>
          <w:tcPr>
            <w:tcW w:w="1800" w:type="dxa"/>
            <w:noWrap/>
          </w:tcPr>
          <w:p w14:paraId="765367F5"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VAS</w:t>
            </w:r>
          </w:p>
        </w:tc>
        <w:tc>
          <w:tcPr>
            <w:tcW w:w="7200" w:type="dxa"/>
            <w:noWrap/>
          </w:tcPr>
          <w:p w14:paraId="78C80B0D"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Visual Analog Scale</w:t>
            </w:r>
          </w:p>
        </w:tc>
      </w:tr>
    </w:tbl>
    <w:tbl>
      <w:tblPr>
        <w:tblStyle w:val="TableGrid20"/>
        <w:tblW w:w="5000" w:type="pct"/>
        <w:tblLook w:val="04A0" w:firstRow="1" w:lastRow="0" w:firstColumn="1" w:lastColumn="0" w:noHBand="0" w:noVBand="1"/>
      </w:tblPr>
      <w:tblGrid>
        <w:gridCol w:w="1864"/>
        <w:gridCol w:w="7126"/>
      </w:tblGrid>
      <w:tr w:rsidR="00E92D8B" w:rsidRPr="00EA23A2" w14:paraId="2C649A75" w14:textId="77777777" w:rsidTr="004844C9">
        <w:trPr>
          <w:del w:id="4139" w:author="Powell, Deana" w:date="2023-10-19T15:28:00Z"/>
        </w:trPr>
        <w:tc>
          <w:tcPr>
            <w:tcW w:w="1864" w:type="dxa"/>
            <w:noWrap/>
          </w:tcPr>
          <w:p w14:paraId="6EBEC8D6" w14:textId="77777777" w:rsidR="00E92D8B" w:rsidRPr="002F1F6A" w:rsidRDefault="00666E66" w:rsidP="00E92D8B">
            <w:pPr>
              <w:pStyle w:val="TableText"/>
              <w:keepNext w:val="0"/>
              <w:rPr>
                <w:del w:id="4140" w:author="Powell, Deana" w:date="2023-10-19T15:28:00Z"/>
              </w:rPr>
            </w:pPr>
            <w:del w:id="4141" w:author="Powell, Deana" w:date="2023-10-19T15:28:00Z">
              <w:r w:rsidRPr="002F1F6A">
                <w:delText>VEGF</w:delText>
              </w:r>
            </w:del>
          </w:p>
        </w:tc>
        <w:tc>
          <w:tcPr>
            <w:tcW w:w="7126" w:type="dxa"/>
            <w:noWrap/>
          </w:tcPr>
          <w:p w14:paraId="282B9E4C" w14:textId="77777777" w:rsidR="00E92D8B" w:rsidRDefault="00E92D8B" w:rsidP="00E92D8B">
            <w:pPr>
              <w:pStyle w:val="TableText"/>
              <w:keepNext w:val="0"/>
              <w:rPr>
                <w:del w:id="4142" w:author="Powell, Deana" w:date="2023-10-19T15:28:00Z"/>
              </w:rPr>
            </w:pPr>
            <w:del w:id="4143" w:author="Powell, Deana" w:date="2023-10-19T15:28:00Z">
              <w:r w:rsidRPr="00D55E8F">
                <w:delText xml:space="preserve">vascular endothelial growth factor </w:delText>
              </w:r>
            </w:del>
          </w:p>
        </w:tc>
      </w:tr>
      <w:tr w:rsidR="00666E66" w:rsidRPr="00EA23A2" w14:paraId="45ACD1F5" w14:textId="77777777" w:rsidTr="004844C9">
        <w:trPr>
          <w:del w:id="4144" w:author="Powell, Deana" w:date="2023-10-19T15:28:00Z"/>
        </w:trPr>
        <w:tc>
          <w:tcPr>
            <w:tcW w:w="1864" w:type="dxa"/>
            <w:noWrap/>
          </w:tcPr>
          <w:p w14:paraId="29339995" w14:textId="77777777" w:rsidR="00666E66" w:rsidRPr="002F1F6A" w:rsidRDefault="00666E66" w:rsidP="003339F8">
            <w:pPr>
              <w:pStyle w:val="TableText"/>
              <w:keepNext w:val="0"/>
              <w:rPr>
                <w:del w:id="4145" w:author="Powell, Deana" w:date="2023-10-19T15:28:00Z"/>
              </w:rPr>
            </w:pPr>
            <w:del w:id="4146" w:author="Powell, Deana" w:date="2023-10-19T15:28:00Z">
              <w:r w:rsidRPr="002F1F6A">
                <w:delText>VEGFR</w:delText>
              </w:r>
            </w:del>
          </w:p>
        </w:tc>
        <w:tc>
          <w:tcPr>
            <w:tcW w:w="7126" w:type="dxa"/>
            <w:noWrap/>
          </w:tcPr>
          <w:p w14:paraId="3B97B2A2" w14:textId="77777777" w:rsidR="00666E66" w:rsidRDefault="00666E66" w:rsidP="003339F8">
            <w:pPr>
              <w:pStyle w:val="TableText"/>
              <w:keepNext w:val="0"/>
              <w:rPr>
                <w:del w:id="4147" w:author="Powell, Deana" w:date="2023-10-19T15:28:00Z"/>
              </w:rPr>
            </w:pPr>
            <w:del w:id="4148" w:author="Powell, Deana" w:date="2023-10-19T15:28:00Z">
              <w:r w:rsidRPr="00666E66">
                <w:delText>vascular endothelial growth factor</w:delText>
              </w:r>
              <w:r>
                <w:delText xml:space="preserve"> receptor</w:delText>
              </w:r>
            </w:del>
          </w:p>
        </w:tc>
      </w:tr>
      <w:tr w:rsidR="004778C3" w:rsidRPr="00EA23A2" w14:paraId="0DEECAC2" w14:textId="77777777" w:rsidTr="004844C9">
        <w:trPr>
          <w:del w:id="4149" w:author="Powell, Deana" w:date="2023-10-19T15:28:00Z"/>
        </w:trPr>
        <w:tc>
          <w:tcPr>
            <w:tcW w:w="1864" w:type="dxa"/>
            <w:noWrap/>
          </w:tcPr>
          <w:p w14:paraId="3CBDA834" w14:textId="77777777" w:rsidR="004778C3" w:rsidRDefault="004778C3" w:rsidP="003339F8">
            <w:pPr>
              <w:pStyle w:val="TableText"/>
              <w:keepNext w:val="0"/>
              <w:rPr>
                <w:del w:id="4150" w:author="Powell, Deana" w:date="2023-10-19T15:28:00Z"/>
              </w:rPr>
            </w:pPr>
            <w:del w:id="4151" w:author="Powell, Deana" w:date="2023-10-19T15:28:00Z">
              <w:r>
                <w:delText>vs.</w:delText>
              </w:r>
            </w:del>
          </w:p>
        </w:tc>
        <w:tc>
          <w:tcPr>
            <w:tcW w:w="7126" w:type="dxa"/>
            <w:noWrap/>
          </w:tcPr>
          <w:p w14:paraId="52EA9F51" w14:textId="77777777" w:rsidR="004778C3" w:rsidRPr="00666E66" w:rsidRDefault="004778C3" w:rsidP="003339F8">
            <w:pPr>
              <w:pStyle w:val="TableText"/>
              <w:keepNext w:val="0"/>
              <w:rPr>
                <w:del w:id="4152" w:author="Powell, Deana" w:date="2023-10-19T15:28:00Z"/>
              </w:rPr>
            </w:pPr>
            <w:del w:id="4153" w:author="Powell, Deana" w:date="2023-10-19T15:28:00Z">
              <w:r>
                <w:delText>versus</w:delText>
              </w:r>
            </w:del>
          </w:p>
        </w:tc>
      </w:tr>
    </w:tbl>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200"/>
      </w:tblGrid>
      <w:tr w:rsidR="000121B5" w14:paraId="0F56A43F" w14:textId="77777777" w:rsidTr="00CF01BF">
        <w:tc>
          <w:tcPr>
            <w:tcW w:w="1800" w:type="dxa"/>
            <w:noWrap/>
          </w:tcPr>
          <w:p w14:paraId="5FCB7916"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VS</w:t>
            </w:r>
          </w:p>
        </w:tc>
        <w:tc>
          <w:tcPr>
            <w:tcW w:w="7200" w:type="dxa"/>
            <w:noWrap/>
          </w:tcPr>
          <w:p w14:paraId="1BF133A3" w14:textId="2C009845"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 xml:space="preserve">vital </w:t>
            </w:r>
            <w:del w:id="4154" w:author="Powell, Deana" w:date="2023-10-19T15:28:00Z">
              <w:r w:rsidR="00832F09">
                <w:delText>sign</w:delText>
              </w:r>
            </w:del>
            <w:ins w:id="4155" w:author="Powell, Deana" w:date="2023-10-19T15:28:00Z">
              <w:r w:rsidRPr="00A375DD">
                <w:rPr>
                  <w:rStyle w:val="SuggestedOptional"/>
                  <w:rFonts w:cs="Times New Roman"/>
                  <w:color w:val="auto"/>
                </w:rPr>
                <w:t>signs</w:t>
              </w:r>
            </w:ins>
          </w:p>
        </w:tc>
      </w:tr>
      <w:tr w:rsidR="000121B5" w14:paraId="410D60BB" w14:textId="77777777" w:rsidTr="00CF01BF">
        <w:tc>
          <w:tcPr>
            <w:tcW w:w="1800" w:type="dxa"/>
            <w:noWrap/>
          </w:tcPr>
          <w:p w14:paraId="09E7C8ED"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WBC</w:t>
            </w:r>
          </w:p>
        </w:tc>
        <w:tc>
          <w:tcPr>
            <w:tcW w:w="7200" w:type="dxa"/>
            <w:noWrap/>
          </w:tcPr>
          <w:p w14:paraId="1C13DCE1"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white blood cell</w:t>
            </w:r>
          </w:p>
        </w:tc>
      </w:tr>
      <w:tr w:rsidR="000121B5" w14:paraId="20C3B16E" w14:textId="77777777" w:rsidTr="00CF01BF">
        <w:tc>
          <w:tcPr>
            <w:tcW w:w="1800" w:type="dxa"/>
            <w:noWrap/>
          </w:tcPr>
          <w:p w14:paraId="3944BA3B"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WPAI</w:t>
            </w:r>
          </w:p>
        </w:tc>
        <w:tc>
          <w:tcPr>
            <w:tcW w:w="7200" w:type="dxa"/>
            <w:noWrap/>
          </w:tcPr>
          <w:p w14:paraId="1CA92A2D"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Work Productivity and Activity Impairment</w:t>
            </w:r>
          </w:p>
        </w:tc>
      </w:tr>
    </w:tbl>
    <w:tbl>
      <w:tblPr>
        <w:tblStyle w:val="TableGrid20"/>
        <w:tblW w:w="5000" w:type="pct"/>
        <w:tblLook w:val="04A0" w:firstRow="1" w:lastRow="0" w:firstColumn="1" w:lastColumn="0" w:noHBand="0" w:noVBand="1"/>
      </w:tblPr>
      <w:tblGrid>
        <w:gridCol w:w="1864"/>
        <w:gridCol w:w="7126"/>
      </w:tblGrid>
      <w:tr w:rsidR="006304D9" w:rsidRPr="00EA23A2" w14:paraId="20E68B78" w14:textId="77777777" w:rsidTr="004844C9">
        <w:trPr>
          <w:del w:id="4156" w:author="Powell, Deana" w:date="2023-10-19T15:28:00Z"/>
        </w:trPr>
        <w:tc>
          <w:tcPr>
            <w:tcW w:w="1864" w:type="dxa"/>
            <w:noWrap/>
            <w:hideMark/>
          </w:tcPr>
          <w:p w14:paraId="2DDE689B" w14:textId="77777777" w:rsidR="006304D9" w:rsidRPr="00EA23A2" w:rsidRDefault="006304D9" w:rsidP="003339F8">
            <w:pPr>
              <w:pStyle w:val="TableText"/>
              <w:keepNext w:val="0"/>
              <w:rPr>
                <w:del w:id="4157" w:author="Powell, Deana" w:date="2023-10-19T15:28:00Z"/>
              </w:rPr>
            </w:pPr>
            <w:del w:id="4158" w:author="Powell, Deana" w:date="2023-10-19T15:28:00Z">
              <w:r w:rsidRPr="00EA23A2">
                <w:lastRenderedPageBreak/>
                <w:delText>WOCBP</w:delText>
              </w:r>
            </w:del>
          </w:p>
        </w:tc>
        <w:tc>
          <w:tcPr>
            <w:tcW w:w="7126" w:type="dxa"/>
            <w:noWrap/>
            <w:hideMark/>
          </w:tcPr>
          <w:p w14:paraId="485FDE78" w14:textId="77777777" w:rsidR="006304D9" w:rsidRPr="00EA23A2" w:rsidRDefault="006304D9" w:rsidP="003339F8">
            <w:pPr>
              <w:pStyle w:val="TableText"/>
              <w:keepNext w:val="0"/>
              <w:rPr>
                <w:del w:id="4159" w:author="Powell, Deana" w:date="2023-10-19T15:28:00Z"/>
              </w:rPr>
            </w:pPr>
            <w:del w:id="4160" w:author="Powell, Deana" w:date="2023-10-19T15:28:00Z">
              <w:r w:rsidRPr="00EA23A2">
                <w:delText xml:space="preserve">woman/women of childbearing potential </w:delText>
              </w:r>
            </w:del>
          </w:p>
        </w:tc>
      </w:tr>
    </w:tbl>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200"/>
      </w:tblGrid>
      <w:tr w:rsidR="000121B5" w14:paraId="0FDB903C" w14:textId="77777777" w:rsidTr="00CF01BF">
        <w:tc>
          <w:tcPr>
            <w:tcW w:w="1800" w:type="dxa"/>
            <w:noWrap/>
          </w:tcPr>
          <w:p w14:paraId="0E7A7B77"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ZAP70</w:t>
            </w:r>
          </w:p>
        </w:tc>
        <w:tc>
          <w:tcPr>
            <w:tcW w:w="7200" w:type="dxa"/>
            <w:noWrap/>
          </w:tcPr>
          <w:p w14:paraId="0BDF480B"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zeta-chain-associated protein kinase</w:t>
            </w:r>
          </w:p>
        </w:tc>
      </w:tr>
    </w:tbl>
    <w:p w14:paraId="51B7E3EC" w14:textId="77777777" w:rsidR="00C674E5" w:rsidRPr="00DD51F4" w:rsidRDefault="00C674E5" w:rsidP="00DD51F4">
      <w:pPr>
        <w:pStyle w:val="Paragraph"/>
        <w:rPr>
          <w:vanish/>
        </w:rPr>
      </w:pPr>
    </w:p>
    <w:p w14:paraId="16AFA596" w14:textId="1434DE72" w:rsidR="00EE328F" w:rsidRDefault="006B7357" w:rsidP="00F233CD">
      <w:pPr>
        <w:pStyle w:val="Heading1"/>
        <w:pageBreakBefore/>
      </w:pPr>
      <w:bookmarkStart w:id="4161" w:name="_Toc148621756"/>
      <w:bookmarkStart w:id="4162" w:name="_Toc107570807"/>
      <w:r w:rsidRPr="00EE328F">
        <w:lastRenderedPageBreak/>
        <w:t>References</w:t>
      </w:r>
      <w:bookmarkEnd w:id="4161"/>
      <w:bookmarkEnd w:id="4162"/>
    </w:p>
    <w:tbl>
      <w:tblPr>
        <w:tblW w:w="9060" w:type="dxa"/>
        <w:tblLayout w:type="fixed"/>
        <w:tblLook w:val="0000" w:firstRow="0" w:lastRow="0" w:firstColumn="0" w:lastColumn="0" w:noHBand="0" w:noVBand="0"/>
      </w:tblPr>
      <w:tblGrid>
        <w:gridCol w:w="3120"/>
        <w:gridCol w:w="4530"/>
        <w:gridCol w:w="1410"/>
      </w:tblGrid>
      <w:tr w:rsidR="00D823CC" w:rsidRPr="00D063A1" w14:paraId="69A66006" w14:textId="77777777" w:rsidTr="00AA0971">
        <w:tc>
          <w:tcPr>
            <w:tcW w:w="3120" w:type="dxa"/>
          </w:tcPr>
          <w:p w14:paraId="6BB3A8FC" w14:textId="77777777" w:rsidR="00D823CC" w:rsidRPr="00D063A1" w:rsidRDefault="00D823CC" w:rsidP="00660C5D">
            <w:pPr>
              <w:spacing w:before="120" w:after="120"/>
            </w:pPr>
            <w:r w:rsidRPr="00D063A1">
              <w:t>[Aaronson, N. K., et al 1993]</w:t>
            </w:r>
          </w:p>
        </w:tc>
        <w:tc>
          <w:tcPr>
            <w:tcW w:w="4530" w:type="dxa"/>
          </w:tcPr>
          <w:p w14:paraId="6666B8CA" w14:textId="77777777" w:rsidR="00D823CC" w:rsidRPr="00D063A1" w:rsidRDefault="00D823CC" w:rsidP="00660C5D">
            <w:pPr>
              <w:spacing w:before="120" w:after="120"/>
            </w:pPr>
            <w:r w:rsidRPr="00D063A1">
              <w:t>Aaronson NK, Ahmedzai S, Bergman B, Bullinger M, Cull A, Duez NJ, et al. The European Organization for Research and Treatment of Cancer QLQ-C30: a quality-of-life instrument for use in international clinical trials in oncology. J Natl Cancer Inst 1993;85(5):365-76.</w:t>
            </w:r>
          </w:p>
        </w:tc>
        <w:tc>
          <w:tcPr>
            <w:tcW w:w="1410" w:type="dxa"/>
          </w:tcPr>
          <w:p w14:paraId="0DCC174B" w14:textId="77777777" w:rsidR="00D823CC" w:rsidRPr="00D063A1" w:rsidRDefault="00D823CC" w:rsidP="00660C5D">
            <w:pPr>
              <w:spacing w:before="120" w:after="120"/>
            </w:pPr>
            <w:r w:rsidRPr="00D063A1">
              <w:t>[03Q3QL]</w:t>
            </w:r>
          </w:p>
        </w:tc>
      </w:tr>
      <w:tr w:rsidR="00D823CC" w:rsidRPr="00D063A1" w14:paraId="79738CBA" w14:textId="77777777" w:rsidTr="00AA0971">
        <w:tc>
          <w:tcPr>
            <w:tcW w:w="3120" w:type="dxa"/>
          </w:tcPr>
          <w:p w14:paraId="2EBEC6D5" w14:textId="77777777" w:rsidR="00D823CC" w:rsidRPr="00D063A1" w:rsidRDefault="00D823CC" w:rsidP="00660C5D">
            <w:pPr>
              <w:spacing w:before="120" w:after="120"/>
            </w:pPr>
            <w:r w:rsidRPr="00D063A1">
              <w:t>[Argiris, A., et al 2017]</w:t>
            </w:r>
          </w:p>
        </w:tc>
        <w:tc>
          <w:tcPr>
            <w:tcW w:w="4530" w:type="dxa"/>
          </w:tcPr>
          <w:p w14:paraId="67DEAE7F" w14:textId="77777777" w:rsidR="00D823CC" w:rsidRPr="00D063A1" w:rsidRDefault="00D823CC" w:rsidP="00660C5D">
            <w:pPr>
              <w:spacing w:before="120" w:after="120"/>
            </w:pPr>
            <w:r w:rsidRPr="00D063A1">
              <w:t>Argiris A, Harrington KJ, Tahara M, Schulten J, Chomette P, Ferreira Castro A, et al. Evidence-based treatment options in recurrent and/or metastatic squamous cell carcinoma of the head and neck. Front Oncol. 2017 May 9;7:72.</w:t>
            </w:r>
          </w:p>
        </w:tc>
        <w:tc>
          <w:tcPr>
            <w:tcW w:w="1410" w:type="dxa"/>
          </w:tcPr>
          <w:p w14:paraId="64D92529" w14:textId="77777777" w:rsidR="00D823CC" w:rsidRPr="00D063A1" w:rsidRDefault="00D823CC" w:rsidP="00660C5D">
            <w:pPr>
              <w:spacing w:before="120" w:after="120"/>
            </w:pPr>
            <w:r w:rsidRPr="00D063A1">
              <w:t>[054MKN]</w:t>
            </w:r>
          </w:p>
        </w:tc>
      </w:tr>
      <w:tr w:rsidR="00D823CC" w:rsidRPr="00D063A1" w14:paraId="227328E0" w14:textId="77777777" w:rsidTr="00AA0971">
        <w:tc>
          <w:tcPr>
            <w:tcW w:w="3120" w:type="dxa"/>
          </w:tcPr>
          <w:p w14:paraId="60EABEEB" w14:textId="77777777" w:rsidR="00D823CC" w:rsidRPr="00D063A1" w:rsidRDefault="00D823CC" w:rsidP="00660C5D">
            <w:pPr>
              <w:spacing w:before="120" w:after="120"/>
            </w:pPr>
            <w:r w:rsidRPr="00D063A1">
              <w:t>[Bauml, J., et al 2017]</w:t>
            </w:r>
          </w:p>
        </w:tc>
        <w:tc>
          <w:tcPr>
            <w:tcW w:w="4530" w:type="dxa"/>
          </w:tcPr>
          <w:p w14:paraId="28AB273F" w14:textId="77777777" w:rsidR="00D823CC" w:rsidRPr="00D063A1" w:rsidRDefault="00D823CC" w:rsidP="00660C5D">
            <w:pPr>
              <w:spacing w:before="120" w:after="120"/>
            </w:pPr>
            <w:r w:rsidRPr="00D063A1">
              <w:t>Bauml J, Seiwert TY, Pfister DG, Worden F, Liu SV, Gilbert J, et al. Pembrolizumab for Platinum- and Cetuximab-Refractory Head and Neck Cancer: Results From a Single-Arm, Phase II Study. J Clin Oncol. 2017 May 10;35(14):1542-1549.</w:t>
            </w:r>
          </w:p>
        </w:tc>
        <w:tc>
          <w:tcPr>
            <w:tcW w:w="1410" w:type="dxa"/>
          </w:tcPr>
          <w:p w14:paraId="490D689D" w14:textId="77777777" w:rsidR="00D823CC" w:rsidRPr="00D063A1" w:rsidRDefault="00D823CC" w:rsidP="00660C5D">
            <w:pPr>
              <w:spacing w:before="120" w:after="120"/>
            </w:pPr>
            <w:r w:rsidRPr="00D063A1">
              <w:t>[04QTG6]</w:t>
            </w:r>
          </w:p>
        </w:tc>
      </w:tr>
      <w:tr w:rsidR="00D823CC" w:rsidRPr="00D063A1" w14:paraId="21CACD93" w14:textId="77777777" w:rsidTr="00AA0971">
        <w:tc>
          <w:tcPr>
            <w:tcW w:w="3120" w:type="dxa"/>
          </w:tcPr>
          <w:p w14:paraId="36F3EB0C" w14:textId="77777777" w:rsidR="00D823CC" w:rsidRPr="00D063A1" w:rsidRDefault="00D823CC" w:rsidP="00660C5D">
            <w:pPr>
              <w:spacing w:before="120" w:after="120"/>
            </w:pPr>
            <w:r w:rsidRPr="00D063A1">
              <w:t>[Bjordal, K., et al 1994]</w:t>
            </w:r>
          </w:p>
        </w:tc>
        <w:tc>
          <w:tcPr>
            <w:tcW w:w="4530" w:type="dxa"/>
          </w:tcPr>
          <w:p w14:paraId="468D04C0" w14:textId="77777777" w:rsidR="00D823CC" w:rsidRPr="00D063A1" w:rsidRDefault="00D823CC" w:rsidP="00660C5D">
            <w:pPr>
              <w:spacing w:before="120" w:after="120"/>
            </w:pPr>
            <w:r w:rsidRPr="00D063A1">
              <w:t>Bjordal K, Ahlner-Elmqvist M, Tollesson E, Jensen AB, Razavi D, Maher EJ, et al. Development of a European Organization for Research and Treatment of Cancer (EORTC) questionnaire module to be used in quality of life assessments in  head and neck cancer patients. Acta Oncol 1994;33(8):879-85.</w:t>
            </w:r>
          </w:p>
        </w:tc>
        <w:tc>
          <w:tcPr>
            <w:tcW w:w="1410" w:type="dxa"/>
          </w:tcPr>
          <w:p w14:paraId="2AFC07FA" w14:textId="77777777" w:rsidR="00D823CC" w:rsidRPr="00D063A1" w:rsidRDefault="00D823CC" w:rsidP="00660C5D">
            <w:pPr>
              <w:spacing w:before="120" w:after="120"/>
            </w:pPr>
            <w:r w:rsidRPr="00D063A1">
              <w:t>[03WNBB]</w:t>
            </w:r>
          </w:p>
        </w:tc>
      </w:tr>
      <w:tr w:rsidR="00D823CC" w:rsidRPr="00D063A1" w14:paraId="18D7592C" w14:textId="77777777" w:rsidTr="00AA0971">
        <w:tc>
          <w:tcPr>
            <w:tcW w:w="3120" w:type="dxa"/>
          </w:tcPr>
          <w:p w14:paraId="7C3D4C60" w14:textId="77777777" w:rsidR="00D823CC" w:rsidRPr="00D063A1" w:rsidRDefault="00D823CC" w:rsidP="00660C5D">
            <w:pPr>
              <w:spacing w:before="120" w:after="120"/>
            </w:pPr>
            <w:r w:rsidRPr="00D063A1">
              <w:t>[Bjordal, K., et al 2000]</w:t>
            </w:r>
          </w:p>
        </w:tc>
        <w:tc>
          <w:tcPr>
            <w:tcW w:w="4530" w:type="dxa"/>
          </w:tcPr>
          <w:p w14:paraId="56A8061F" w14:textId="77777777" w:rsidR="00D823CC" w:rsidRPr="00D063A1" w:rsidRDefault="00D823CC" w:rsidP="00660C5D">
            <w:pPr>
              <w:spacing w:before="120" w:after="120"/>
            </w:pPr>
            <w:r w:rsidRPr="00D063A1">
              <w:t>Bjordal K, de Graeff A, Fayers PM, Hammerlid E, van Pottelsberghe C, Curran D, et al. A 12 country field study of the EORTC QLQ-C30 (version 3.0) and the head and neck cancer specific module (EORTC QLQ-H&amp;N35) in head and neck patients. EORTC Quality of Life Group. Eur J Cancer. 2000 Sep;36(14):1796-807.</w:t>
            </w:r>
          </w:p>
        </w:tc>
        <w:tc>
          <w:tcPr>
            <w:tcW w:w="1410" w:type="dxa"/>
          </w:tcPr>
          <w:p w14:paraId="06FFA7DC" w14:textId="77777777" w:rsidR="00D823CC" w:rsidRPr="00D063A1" w:rsidRDefault="00D823CC" w:rsidP="00660C5D">
            <w:pPr>
              <w:spacing w:before="120" w:after="120"/>
            </w:pPr>
            <w:r w:rsidRPr="00D063A1">
              <w:t>[040VGM]</w:t>
            </w:r>
          </w:p>
        </w:tc>
      </w:tr>
      <w:tr w:rsidR="00D823CC" w:rsidRPr="00D063A1" w14:paraId="10E402A1" w14:textId="77777777" w:rsidTr="00AA0971">
        <w:tc>
          <w:tcPr>
            <w:tcW w:w="3120" w:type="dxa"/>
          </w:tcPr>
          <w:p w14:paraId="1884B3F2" w14:textId="77777777" w:rsidR="00D823CC" w:rsidRPr="00D063A1" w:rsidRDefault="00D823CC" w:rsidP="00AA0971">
            <w:pPr>
              <w:keepNext/>
              <w:spacing w:before="120" w:after="120"/>
            </w:pPr>
            <w:r w:rsidRPr="00D063A1">
              <w:lastRenderedPageBreak/>
              <w:t>[Brose, M., et al 2018]</w:t>
            </w:r>
          </w:p>
        </w:tc>
        <w:tc>
          <w:tcPr>
            <w:tcW w:w="4530" w:type="dxa"/>
          </w:tcPr>
          <w:p w14:paraId="35F7FEEA" w14:textId="77777777" w:rsidR="00D823CC" w:rsidRPr="00D063A1" w:rsidRDefault="00D823CC" w:rsidP="00660C5D">
            <w:pPr>
              <w:spacing w:before="120" w:after="120"/>
            </w:pPr>
            <w:r w:rsidRPr="00D063A1">
              <w:t>Brose M, Vogelzang N, Simone CD, Jain S, Richards D, Encarnacion CA, et al. A phase 1b/2 trial of lenvatinib in combination with pembrolizumab in patients with non-small cell lung cancer [abstract]. Presented at: 33rd Annual Meeting &amp; Pre-Conference Programs, Society for Immunotherapy of Cancer (SITC); 2018 Nov 7-11; Washington, DC. Abstract no. P392.</w:t>
            </w:r>
          </w:p>
        </w:tc>
        <w:tc>
          <w:tcPr>
            <w:tcW w:w="1410" w:type="dxa"/>
          </w:tcPr>
          <w:p w14:paraId="05FB3319" w14:textId="77777777" w:rsidR="00D823CC" w:rsidRPr="00D063A1" w:rsidRDefault="00D823CC" w:rsidP="00660C5D">
            <w:pPr>
              <w:spacing w:before="120" w:after="120"/>
            </w:pPr>
            <w:r w:rsidRPr="00D063A1">
              <w:t>[053BPT]</w:t>
            </w:r>
          </w:p>
        </w:tc>
      </w:tr>
      <w:tr w:rsidR="00D823CC" w:rsidRPr="00D063A1" w14:paraId="27416118" w14:textId="77777777" w:rsidTr="00AA0971">
        <w:tc>
          <w:tcPr>
            <w:tcW w:w="3120" w:type="dxa"/>
          </w:tcPr>
          <w:p w14:paraId="164584FA" w14:textId="77777777" w:rsidR="00D823CC" w:rsidRPr="00D063A1" w:rsidRDefault="00D823CC" w:rsidP="00660C5D">
            <w:pPr>
              <w:spacing w:before="120" w:after="120"/>
            </w:pPr>
            <w:r w:rsidRPr="00D063A1">
              <w:t>[Burtness, B., et al 2018]</w:t>
            </w:r>
          </w:p>
        </w:tc>
        <w:tc>
          <w:tcPr>
            <w:tcW w:w="4530" w:type="dxa"/>
          </w:tcPr>
          <w:p w14:paraId="040B1DED" w14:textId="77777777" w:rsidR="00D823CC" w:rsidRPr="00D063A1" w:rsidRDefault="00D823CC" w:rsidP="00660C5D">
            <w:pPr>
              <w:spacing w:before="120" w:after="120"/>
            </w:pPr>
            <w:r w:rsidRPr="00D063A1">
              <w:t>Burtness B, Harrington KJ, Greil R, Soulieres D, Tahara M, De Castro G Jr, et al. KEYNOTE-048: phase III study of first-line pembrolizumab (P) for recurrent/metastatic head and neck squamous cell carcinoma (R/MHNSCC) [abstract]. Presented at: European Society for Medical Oncology (ESMO) 2018 Congress; 2018 Oct 19-23; Munich (Germany). Ann Oncol. 2018 Oct;29(suppl 8):viii729. Abstract no. LBA8_PR.</w:t>
            </w:r>
          </w:p>
        </w:tc>
        <w:tc>
          <w:tcPr>
            <w:tcW w:w="1410" w:type="dxa"/>
          </w:tcPr>
          <w:p w14:paraId="3987BBEE" w14:textId="77777777" w:rsidR="00D823CC" w:rsidRPr="00D063A1" w:rsidRDefault="00D823CC" w:rsidP="00660C5D">
            <w:pPr>
              <w:spacing w:before="120" w:after="120"/>
            </w:pPr>
            <w:r w:rsidRPr="00D063A1">
              <w:t>[053ZSC]</w:t>
            </w:r>
          </w:p>
        </w:tc>
      </w:tr>
      <w:tr w:rsidR="00D823CC" w:rsidRPr="00D063A1" w14:paraId="7F9AFCE4" w14:textId="77777777" w:rsidTr="00AA0971">
        <w:tc>
          <w:tcPr>
            <w:tcW w:w="3120" w:type="dxa"/>
          </w:tcPr>
          <w:p w14:paraId="1236A213" w14:textId="77777777" w:rsidR="00D823CC" w:rsidRPr="00D063A1" w:rsidRDefault="00D823CC" w:rsidP="00660C5D">
            <w:pPr>
              <w:spacing w:before="120" w:after="120"/>
            </w:pPr>
            <w:r w:rsidRPr="00D063A1">
              <w:t>[Chemnitz, J. M., et al 2004]</w:t>
            </w:r>
          </w:p>
        </w:tc>
        <w:tc>
          <w:tcPr>
            <w:tcW w:w="4530" w:type="dxa"/>
          </w:tcPr>
          <w:p w14:paraId="54F469E6" w14:textId="77777777" w:rsidR="00D823CC" w:rsidRPr="00D063A1" w:rsidRDefault="00D823CC" w:rsidP="00660C5D">
            <w:pPr>
              <w:spacing w:before="120" w:after="120"/>
            </w:pPr>
            <w:r w:rsidRPr="00D063A1">
              <w:t>Chemnitz JM, Parry RV, Nichols KE, June CH, Riley JL. SHP-1 and SHP-2 associate with immunoreceptor tyrosine-based switch motif of programmed death 1 upon primary human T cell stimulation, but only receptor ligation prevents T cell activation. J Immunol 2004;173:945-54.</w:t>
            </w:r>
          </w:p>
        </w:tc>
        <w:tc>
          <w:tcPr>
            <w:tcW w:w="1410" w:type="dxa"/>
          </w:tcPr>
          <w:p w14:paraId="3F8F82D5" w14:textId="77777777" w:rsidR="00D823CC" w:rsidRPr="00D063A1" w:rsidRDefault="00D823CC" w:rsidP="00660C5D">
            <w:pPr>
              <w:spacing w:before="120" w:after="120"/>
            </w:pPr>
            <w:r w:rsidRPr="00D063A1">
              <w:t>[00VMPN]</w:t>
            </w:r>
          </w:p>
        </w:tc>
      </w:tr>
      <w:tr w:rsidR="00D823CC" w:rsidRPr="00D063A1" w14:paraId="0E5D68BE" w14:textId="77777777" w:rsidTr="00AA0971">
        <w:tc>
          <w:tcPr>
            <w:tcW w:w="3120" w:type="dxa"/>
          </w:tcPr>
          <w:p w14:paraId="77E4BD06" w14:textId="77777777" w:rsidR="00D823CC" w:rsidRPr="00D063A1" w:rsidRDefault="00D823CC" w:rsidP="00660C5D">
            <w:pPr>
              <w:spacing w:before="120" w:after="120"/>
            </w:pPr>
            <w:r w:rsidRPr="00D063A1">
              <w:t>[Chow, L. Q., et al 2016]</w:t>
            </w:r>
          </w:p>
        </w:tc>
        <w:tc>
          <w:tcPr>
            <w:tcW w:w="4530" w:type="dxa"/>
          </w:tcPr>
          <w:p w14:paraId="1D34754F" w14:textId="77777777" w:rsidR="00D823CC" w:rsidRPr="00D063A1" w:rsidRDefault="00D823CC" w:rsidP="00660C5D">
            <w:pPr>
              <w:spacing w:before="120" w:after="120"/>
            </w:pPr>
            <w:r w:rsidRPr="00D063A1">
              <w:t>Chow LQ, Haddad R, Gupta S, Mahipal A, Mehra R, Tahara M, et al. Antitumor Activity of Pembrolizumab in Biomarker-Unselected Patients With Recurrent and/or Metastatic Head and Neck Squamous Cell Carcinoma: Results From the Phase Ib KEYNOTE-012 Expansion Cohort. J Clin Oncol. 2016 Nov 10;34(32):3838-45.</w:t>
            </w:r>
          </w:p>
        </w:tc>
        <w:tc>
          <w:tcPr>
            <w:tcW w:w="1410" w:type="dxa"/>
          </w:tcPr>
          <w:p w14:paraId="0085215C" w14:textId="77777777" w:rsidR="00D823CC" w:rsidRPr="00D063A1" w:rsidRDefault="00D823CC" w:rsidP="00660C5D">
            <w:pPr>
              <w:spacing w:before="120" w:after="120"/>
            </w:pPr>
            <w:r w:rsidRPr="00D063A1">
              <w:t>[04M4TX]</w:t>
            </w:r>
          </w:p>
        </w:tc>
      </w:tr>
      <w:tr w:rsidR="00D823CC" w:rsidRPr="00D063A1" w14:paraId="67C8344C" w14:textId="77777777" w:rsidTr="00AA0971">
        <w:tc>
          <w:tcPr>
            <w:tcW w:w="3120" w:type="dxa"/>
          </w:tcPr>
          <w:p w14:paraId="3087FBD8" w14:textId="77777777" w:rsidR="00D823CC" w:rsidRPr="00D063A1" w:rsidRDefault="00D823CC" w:rsidP="00660C5D">
            <w:pPr>
              <w:spacing w:before="120" w:after="120"/>
            </w:pPr>
            <w:r w:rsidRPr="00D063A1">
              <w:t>[Clopper, C. J. and Pearson, E. S. 1934]</w:t>
            </w:r>
          </w:p>
        </w:tc>
        <w:tc>
          <w:tcPr>
            <w:tcW w:w="4530" w:type="dxa"/>
          </w:tcPr>
          <w:p w14:paraId="6BD562FF" w14:textId="3D2DCE9C" w:rsidR="00D823CC" w:rsidRPr="00D063A1" w:rsidRDefault="00D823CC" w:rsidP="00660C5D">
            <w:pPr>
              <w:spacing w:before="120" w:after="120"/>
            </w:pPr>
            <w:r w:rsidRPr="00D063A1">
              <w:t>Clopper CJ</w:t>
            </w:r>
            <w:del w:id="4163" w:author="Powell, Deana" w:date="2023-10-19T15:28:00Z">
              <w:r w:rsidR="005B70C9">
                <w:delText>,</w:delText>
              </w:r>
            </w:del>
            <w:ins w:id="4164" w:author="Powell, Deana" w:date="2023-10-19T15:28:00Z">
              <w:r w:rsidRPr="00D063A1">
                <w:t xml:space="preserve"> and</w:t>
              </w:r>
            </w:ins>
            <w:r w:rsidRPr="00D063A1">
              <w:t xml:space="preserve"> Pearson ES. The use of confidence or fiducial limits illustrated in the case of the binomial. Biometrika 1934;26(4):404-13.</w:t>
            </w:r>
          </w:p>
        </w:tc>
        <w:tc>
          <w:tcPr>
            <w:tcW w:w="1410" w:type="dxa"/>
          </w:tcPr>
          <w:p w14:paraId="7443CACE" w14:textId="77777777" w:rsidR="00D823CC" w:rsidRPr="00D063A1" w:rsidRDefault="00D823CC" w:rsidP="00660C5D">
            <w:pPr>
              <w:spacing w:before="120" w:after="120"/>
            </w:pPr>
            <w:r w:rsidRPr="00D063A1">
              <w:t>[03Y75Y]</w:t>
            </w:r>
          </w:p>
        </w:tc>
      </w:tr>
      <w:tr w:rsidR="00D823CC" w:rsidRPr="00D063A1" w14:paraId="1FB9B956" w14:textId="77777777" w:rsidTr="00AA0971">
        <w:tc>
          <w:tcPr>
            <w:tcW w:w="3120" w:type="dxa"/>
          </w:tcPr>
          <w:p w14:paraId="068B445E" w14:textId="77777777" w:rsidR="00D823CC" w:rsidRPr="00D063A1" w:rsidRDefault="00D823CC" w:rsidP="00AA0971">
            <w:pPr>
              <w:keepNext/>
              <w:spacing w:before="120" w:after="120"/>
            </w:pPr>
            <w:r w:rsidRPr="00D063A1">
              <w:lastRenderedPageBreak/>
              <w:t>[Cohen, E. E. W., et al 2018]</w:t>
            </w:r>
          </w:p>
        </w:tc>
        <w:tc>
          <w:tcPr>
            <w:tcW w:w="4530" w:type="dxa"/>
          </w:tcPr>
          <w:p w14:paraId="27CA8E2F" w14:textId="77777777" w:rsidR="00D823CC" w:rsidRPr="00D063A1" w:rsidRDefault="00D823CC" w:rsidP="00660C5D">
            <w:pPr>
              <w:spacing w:before="120" w:after="120"/>
            </w:pPr>
            <w:r w:rsidRPr="00D063A1">
              <w:t>Cohen EEW, Soulieres D, Le Tourneau C, Dinis J, Licitra LF, Ahn MJ, et al. Health-related quality of life (HRQoL) of pembrolizumab (pembro) vs standard of care (SOC) for recurrent/metastatic head and neck squamous cell carcinoma (R/M HNSCC) in KEYNOTE-040 [abstract]. Presented at: 2018 American Society of Clinical Oncology (ASCO) Annual Meeting; 2018 Jun 1-5; Chicago, IL. J Clin Oncol. 2018;36(15 suppl). Abstract no. 6013.</w:t>
            </w:r>
          </w:p>
        </w:tc>
        <w:tc>
          <w:tcPr>
            <w:tcW w:w="1410" w:type="dxa"/>
          </w:tcPr>
          <w:p w14:paraId="20BD7838" w14:textId="77777777" w:rsidR="00D823CC" w:rsidRPr="00D063A1" w:rsidRDefault="00D823CC" w:rsidP="00660C5D">
            <w:pPr>
              <w:spacing w:before="120" w:after="120"/>
            </w:pPr>
            <w:r w:rsidRPr="00D063A1">
              <w:t>[052NW6]</w:t>
            </w:r>
          </w:p>
        </w:tc>
      </w:tr>
      <w:tr w:rsidR="00D823CC" w:rsidRPr="00D063A1" w14:paraId="19B52F02" w14:textId="77777777" w:rsidTr="00AA0971">
        <w:tc>
          <w:tcPr>
            <w:tcW w:w="3120" w:type="dxa"/>
          </w:tcPr>
          <w:p w14:paraId="3307EC8A" w14:textId="77777777" w:rsidR="00D823CC" w:rsidRPr="00D063A1" w:rsidRDefault="00D823CC" w:rsidP="00660C5D">
            <w:pPr>
              <w:spacing w:before="120" w:after="120"/>
            </w:pPr>
            <w:r w:rsidRPr="00D063A1">
              <w:t>[Cohen, E. E. W., et al 2019]</w:t>
            </w:r>
          </w:p>
        </w:tc>
        <w:tc>
          <w:tcPr>
            <w:tcW w:w="4530" w:type="dxa"/>
          </w:tcPr>
          <w:p w14:paraId="520A2ADF" w14:textId="77777777" w:rsidR="00D823CC" w:rsidRPr="00D063A1" w:rsidRDefault="00D823CC" w:rsidP="00660C5D">
            <w:pPr>
              <w:spacing w:before="120" w:after="120"/>
            </w:pPr>
            <w:r w:rsidRPr="00D063A1">
              <w:t>Cohen EEW, Soulieres D, Le Tourneau C, Dinis J, Licitra L, Ahn MJ, et al. Pembrolizumab versus methotrexate, docetaxel, or cetuximab for recurrent or metastatic head-and-neck squamous cell carcinoma (KEYNOTE-040): a randomised, open-label, phase 3 study. Lancet. 2019 Jan 12;393:156-67.</w:t>
            </w:r>
          </w:p>
        </w:tc>
        <w:tc>
          <w:tcPr>
            <w:tcW w:w="1410" w:type="dxa"/>
          </w:tcPr>
          <w:p w14:paraId="6B1B8473" w14:textId="77777777" w:rsidR="00D823CC" w:rsidRPr="00D063A1" w:rsidRDefault="00D823CC" w:rsidP="00660C5D">
            <w:pPr>
              <w:spacing w:before="120" w:after="120"/>
            </w:pPr>
            <w:r w:rsidRPr="00D063A1">
              <w:t>[056TMW]</w:t>
            </w:r>
          </w:p>
        </w:tc>
      </w:tr>
      <w:tr w:rsidR="00D823CC" w:rsidRPr="00D063A1" w14:paraId="38DC283A" w14:textId="77777777" w:rsidTr="00AA0971">
        <w:tc>
          <w:tcPr>
            <w:tcW w:w="3120" w:type="dxa"/>
          </w:tcPr>
          <w:p w14:paraId="56D923AF" w14:textId="77777777" w:rsidR="00D823CC" w:rsidRPr="00D063A1" w:rsidRDefault="00D823CC" w:rsidP="00660C5D">
            <w:pPr>
              <w:spacing w:before="120" w:after="120"/>
            </w:pPr>
            <w:r w:rsidRPr="00D063A1">
              <w:t xml:space="preserve">[Cross, M. J. </w:t>
            </w:r>
            <w:ins w:id="4165" w:author="Powell, Deana" w:date="2023-10-19T15:28:00Z">
              <w:r w:rsidRPr="00D063A1">
                <w:t xml:space="preserve">and Claesson-Welsh L. </w:t>
              </w:r>
            </w:ins>
            <w:r w:rsidRPr="00D063A1">
              <w:t>2001]</w:t>
            </w:r>
          </w:p>
        </w:tc>
        <w:tc>
          <w:tcPr>
            <w:tcW w:w="4530" w:type="dxa"/>
          </w:tcPr>
          <w:p w14:paraId="633AE71C" w14:textId="77777777" w:rsidR="00D823CC" w:rsidRPr="00D063A1" w:rsidRDefault="00D823CC" w:rsidP="00660C5D">
            <w:pPr>
              <w:spacing w:before="120" w:after="120"/>
            </w:pPr>
            <w:r w:rsidRPr="00D063A1">
              <w:t>Cross MJ, Claesson-Welsh L. FGF and VEGF function in angiogenesis: signalling pathways, biological responses and therapeutic inhibition. Trends Pharmacol Sci. 2001 Apr;22(4):201-7.</w:t>
            </w:r>
          </w:p>
        </w:tc>
        <w:tc>
          <w:tcPr>
            <w:tcW w:w="1410" w:type="dxa"/>
          </w:tcPr>
          <w:p w14:paraId="65C104A5" w14:textId="77777777" w:rsidR="00D823CC" w:rsidRPr="00D063A1" w:rsidRDefault="00D823CC" w:rsidP="00660C5D">
            <w:pPr>
              <w:spacing w:before="120" w:after="120"/>
            </w:pPr>
            <w:r w:rsidRPr="00D063A1">
              <w:t>[04XKP6]</w:t>
            </w:r>
          </w:p>
        </w:tc>
      </w:tr>
      <w:tr w:rsidR="00D823CC" w:rsidRPr="00D063A1" w14:paraId="662A277E" w14:textId="77777777" w:rsidTr="00AA0971">
        <w:tc>
          <w:tcPr>
            <w:tcW w:w="3120" w:type="dxa"/>
          </w:tcPr>
          <w:p w14:paraId="70FFFD54" w14:textId="77777777" w:rsidR="00D823CC" w:rsidRPr="00D063A1" w:rsidRDefault="00D823CC" w:rsidP="00660C5D">
            <w:pPr>
              <w:spacing w:before="120" w:after="120"/>
            </w:pPr>
            <w:r w:rsidRPr="00D063A1">
              <w:t>[CSR P048 2020]</w:t>
            </w:r>
          </w:p>
        </w:tc>
        <w:tc>
          <w:tcPr>
            <w:tcW w:w="4530" w:type="dxa"/>
          </w:tcPr>
          <w:p w14:paraId="27A66B90" w14:textId="77777777" w:rsidR="00D823CC" w:rsidRPr="00D063A1" w:rsidRDefault="00D823CC" w:rsidP="00660C5D">
            <w:pPr>
              <w:spacing w:before="120" w:after="120"/>
            </w:pPr>
            <w:r w:rsidRPr="00D063A1">
              <w:t>Clinical Study Report: A Phase 3 Clinical Trial of Pembrolizumab (MK-3475) in First Line Treatment of Recurrent/Metastatic Head and Neck Squamous Cell Carcinoma (Protocol P048)</w:t>
            </w:r>
          </w:p>
        </w:tc>
        <w:tc>
          <w:tcPr>
            <w:tcW w:w="1410" w:type="dxa"/>
          </w:tcPr>
          <w:p w14:paraId="36794A74" w14:textId="77777777" w:rsidR="00D823CC" w:rsidRPr="00D063A1" w:rsidRDefault="00D823CC" w:rsidP="00660C5D">
            <w:pPr>
              <w:spacing w:before="120" w:after="120"/>
            </w:pPr>
            <w:r w:rsidRPr="00D063A1">
              <w:t>[05GNX9]</w:t>
            </w:r>
          </w:p>
        </w:tc>
      </w:tr>
      <w:tr w:rsidR="00D823CC" w:rsidRPr="00D063A1" w14:paraId="09719D7B" w14:textId="77777777" w:rsidTr="00AA0971">
        <w:tc>
          <w:tcPr>
            <w:tcW w:w="3120" w:type="dxa"/>
          </w:tcPr>
          <w:p w14:paraId="7A3A076E" w14:textId="77777777" w:rsidR="00D823CC" w:rsidRPr="00D063A1" w:rsidRDefault="00D823CC" w:rsidP="00660C5D">
            <w:pPr>
              <w:spacing w:before="120" w:after="120"/>
            </w:pPr>
            <w:r w:rsidRPr="00D063A1">
              <w:t>[CSR P048V01MK3475 2018]</w:t>
            </w:r>
          </w:p>
        </w:tc>
        <w:tc>
          <w:tcPr>
            <w:tcW w:w="4530" w:type="dxa"/>
          </w:tcPr>
          <w:p w14:paraId="1F3BEE11" w14:textId="77777777" w:rsidR="00D823CC" w:rsidRPr="00D063A1" w:rsidRDefault="00D823CC" w:rsidP="00660C5D">
            <w:pPr>
              <w:spacing w:before="120" w:after="120"/>
            </w:pPr>
            <w:r w:rsidRPr="00D063A1">
              <w:t>Clinical Study Report, Multicenter Study: P048V01MK3475 A Phase 3 Clinical Trial of Pembrolizumab (MK-3475) in First Line Treatment of Recurrent/Metastatic Head and Neck Squamous Cell Carcinoma (Protocol 048).</w:t>
            </w:r>
          </w:p>
        </w:tc>
        <w:tc>
          <w:tcPr>
            <w:tcW w:w="1410" w:type="dxa"/>
          </w:tcPr>
          <w:p w14:paraId="5928B341" w14:textId="77777777" w:rsidR="00D823CC" w:rsidRPr="00D063A1" w:rsidRDefault="00D823CC" w:rsidP="00660C5D">
            <w:pPr>
              <w:spacing w:before="120" w:after="120"/>
            </w:pPr>
            <w:r w:rsidRPr="00D063A1">
              <w:t>[053RJH]</w:t>
            </w:r>
          </w:p>
        </w:tc>
      </w:tr>
      <w:tr w:rsidR="00D823CC" w:rsidRPr="00D063A1" w14:paraId="1F2C679B" w14:textId="77777777" w:rsidTr="00AA0971">
        <w:tc>
          <w:tcPr>
            <w:tcW w:w="3120" w:type="dxa"/>
          </w:tcPr>
          <w:p w14:paraId="66B33B7E" w14:textId="77777777" w:rsidR="00D823CC" w:rsidRPr="00D063A1" w:rsidRDefault="00D823CC" w:rsidP="00660C5D">
            <w:pPr>
              <w:spacing w:before="120" w:after="120"/>
            </w:pPr>
            <w:r w:rsidRPr="00D063A1">
              <w:t>[Disis, M. L. 2010]</w:t>
            </w:r>
          </w:p>
        </w:tc>
        <w:tc>
          <w:tcPr>
            <w:tcW w:w="4530" w:type="dxa"/>
          </w:tcPr>
          <w:p w14:paraId="04FE3961" w14:textId="77777777" w:rsidR="00D823CC" w:rsidRPr="00D063A1" w:rsidRDefault="00D823CC" w:rsidP="00660C5D">
            <w:pPr>
              <w:spacing w:before="120" w:after="120"/>
            </w:pPr>
            <w:r w:rsidRPr="00D063A1">
              <w:t>Disis ML. Immune regulation of cancer. J Clin Oncol 2010;28(29):4531-8.</w:t>
            </w:r>
          </w:p>
        </w:tc>
        <w:tc>
          <w:tcPr>
            <w:tcW w:w="1410" w:type="dxa"/>
          </w:tcPr>
          <w:p w14:paraId="27EBE13B" w14:textId="77777777" w:rsidR="00D823CC" w:rsidRPr="00D063A1" w:rsidRDefault="00D823CC" w:rsidP="00660C5D">
            <w:pPr>
              <w:spacing w:before="120" w:after="120"/>
            </w:pPr>
            <w:r w:rsidRPr="00D063A1">
              <w:t>[058SQL]</w:t>
            </w:r>
          </w:p>
        </w:tc>
      </w:tr>
      <w:tr w:rsidR="00D823CC" w:rsidRPr="00D063A1" w14:paraId="21CDA015" w14:textId="77777777" w:rsidTr="00AA0971">
        <w:tc>
          <w:tcPr>
            <w:tcW w:w="3120" w:type="dxa"/>
          </w:tcPr>
          <w:p w14:paraId="058F709E" w14:textId="77777777" w:rsidR="00D823CC" w:rsidRPr="00D063A1" w:rsidRDefault="00D823CC" w:rsidP="00660C5D">
            <w:pPr>
              <w:spacing w:before="120" w:after="120"/>
            </w:pPr>
            <w:r w:rsidRPr="00D063A1">
              <w:lastRenderedPageBreak/>
              <w:t>[Dorsey, K. 2013]</w:t>
            </w:r>
          </w:p>
        </w:tc>
        <w:tc>
          <w:tcPr>
            <w:tcW w:w="4530" w:type="dxa"/>
          </w:tcPr>
          <w:p w14:paraId="6ADFFF90" w14:textId="77777777" w:rsidR="00D823CC" w:rsidRPr="00D063A1" w:rsidRDefault="00D823CC" w:rsidP="00660C5D">
            <w:pPr>
              <w:spacing w:before="120" w:after="120"/>
            </w:pPr>
            <w:r w:rsidRPr="00D063A1">
              <w:t>Dorsey K, Agulnik M. Promising new molecular targeted therapies in head and neck cancer. Drugs. 2013 Mar;73(4):315-25.</w:t>
            </w:r>
          </w:p>
        </w:tc>
        <w:tc>
          <w:tcPr>
            <w:tcW w:w="1410" w:type="dxa"/>
          </w:tcPr>
          <w:p w14:paraId="2E5C30EC" w14:textId="77777777" w:rsidR="00D823CC" w:rsidRPr="00D063A1" w:rsidRDefault="00D823CC" w:rsidP="00660C5D">
            <w:pPr>
              <w:spacing w:before="120" w:after="120"/>
            </w:pPr>
            <w:r w:rsidRPr="00D063A1">
              <w:t>[03YXPC]</w:t>
            </w:r>
          </w:p>
        </w:tc>
      </w:tr>
      <w:tr w:rsidR="00D823CC" w:rsidRPr="00D063A1" w14:paraId="64B221CF" w14:textId="77777777" w:rsidTr="00AA0971">
        <w:trPr>
          <w:ins w:id="4166" w:author="Powell, Deana" w:date="2023-10-19T15:28:00Z"/>
        </w:trPr>
        <w:tc>
          <w:tcPr>
            <w:tcW w:w="3120" w:type="dxa"/>
          </w:tcPr>
          <w:p w14:paraId="68831101" w14:textId="77777777" w:rsidR="00D823CC" w:rsidRPr="00D063A1" w:rsidRDefault="00D823CC" w:rsidP="00660C5D">
            <w:pPr>
              <w:spacing w:before="120" w:after="120"/>
              <w:rPr>
                <w:ins w:id="4167" w:author="Powell, Deana" w:date="2023-10-19T15:28:00Z"/>
              </w:rPr>
            </w:pPr>
            <w:ins w:id="4168" w:author="Powell, Deana" w:date="2023-10-19T15:28:00Z">
              <w:r w:rsidRPr="00D063A1">
                <w:t>[Dudley, M. E., et al 2005]</w:t>
              </w:r>
            </w:ins>
          </w:p>
        </w:tc>
        <w:tc>
          <w:tcPr>
            <w:tcW w:w="4530" w:type="dxa"/>
          </w:tcPr>
          <w:p w14:paraId="0730493B" w14:textId="77777777" w:rsidR="00D823CC" w:rsidRPr="00D063A1" w:rsidRDefault="00D823CC" w:rsidP="00660C5D">
            <w:pPr>
              <w:spacing w:before="120" w:after="120"/>
              <w:rPr>
                <w:ins w:id="4169" w:author="Powell, Deana" w:date="2023-10-19T15:28:00Z"/>
              </w:rPr>
            </w:pPr>
            <w:ins w:id="4170" w:author="Powell, Deana" w:date="2023-10-19T15:28:00Z">
              <w:r w:rsidRPr="00D063A1">
                <w:t>Dudley ME, Wunderlich JR, Yang JC, Sherry RM, Topalian SL, Restifo NP, et al. Adoptive cell transfer therapy following non-myeloablative but lymphodepleting chemotherapy for the treatment of patients with refractory metastatic melanoma. J Clin Oncol 2005;23(10):2346-57.</w:t>
              </w:r>
            </w:ins>
          </w:p>
        </w:tc>
        <w:tc>
          <w:tcPr>
            <w:tcW w:w="1410" w:type="dxa"/>
          </w:tcPr>
          <w:p w14:paraId="62760531" w14:textId="77777777" w:rsidR="00D823CC" w:rsidRPr="00D063A1" w:rsidRDefault="00D823CC" w:rsidP="00660C5D">
            <w:pPr>
              <w:spacing w:before="120" w:after="120"/>
              <w:rPr>
                <w:ins w:id="4171" w:author="Powell, Deana" w:date="2023-10-19T15:28:00Z"/>
              </w:rPr>
            </w:pPr>
            <w:ins w:id="4172" w:author="Powell, Deana" w:date="2023-10-19T15:28:00Z">
              <w:r w:rsidRPr="00D063A1">
                <w:t>[00VMPR]</w:t>
              </w:r>
            </w:ins>
          </w:p>
        </w:tc>
      </w:tr>
      <w:tr w:rsidR="00D823CC" w:rsidRPr="00D063A1" w14:paraId="40966C17" w14:textId="77777777" w:rsidTr="00AA0971">
        <w:tc>
          <w:tcPr>
            <w:tcW w:w="3120" w:type="dxa"/>
          </w:tcPr>
          <w:p w14:paraId="20C7E974" w14:textId="77777777" w:rsidR="00D823CC" w:rsidRPr="00D063A1" w:rsidRDefault="00D823CC" w:rsidP="00660C5D">
            <w:pPr>
              <w:spacing w:before="120" w:after="120"/>
            </w:pPr>
            <w:r w:rsidRPr="00D063A1">
              <w:t xml:space="preserve">[Ellis, L. M. </w:t>
            </w:r>
            <w:ins w:id="4173" w:author="Powell, Deana" w:date="2023-10-19T15:28:00Z">
              <w:r w:rsidRPr="00D063A1">
                <w:t xml:space="preserve">and Hicklin, D. J. </w:t>
              </w:r>
            </w:ins>
            <w:r w:rsidRPr="00D063A1">
              <w:t>2008]</w:t>
            </w:r>
          </w:p>
        </w:tc>
        <w:tc>
          <w:tcPr>
            <w:tcW w:w="4530" w:type="dxa"/>
          </w:tcPr>
          <w:p w14:paraId="3053C628" w14:textId="77777777" w:rsidR="00D823CC" w:rsidRPr="00D063A1" w:rsidRDefault="00D823CC" w:rsidP="00660C5D">
            <w:pPr>
              <w:spacing w:before="120" w:after="120"/>
            </w:pPr>
            <w:r w:rsidRPr="00D063A1">
              <w:t>Ellis LM, Hicklin DJ. VEGF-targeted therapy: mechanisms of anti-tumour activity. Nat Rev Cancer. 2008 Aug;8:579-91.</w:t>
            </w:r>
          </w:p>
        </w:tc>
        <w:tc>
          <w:tcPr>
            <w:tcW w:w="1410" w:type="dxa"/>
          </w:tcPr>
          <w:p w14:paraId="18E5BD28" w14:textId="77777777" w:rsidR="00D823CC" w:rsidRPr="00D063A1" w:rsidRDefault="00D823CC" w:rsidP="00660C5D">
            <w:pPr>
              <w:spacing w:before="120" w:after="120"/>
            </w:pPr>
            <w:r w:rsidRPr="00D063A1">
              <w:t>[04XKPD]</w:t>
            </w:r>
          </w:p>
        </w:tc>
      </w:tr>
      <w:tr w:rsidR="00D823CC" w:rsidRPr="00D063A1" w14:paraId="52323976" w14:textId="77777777" w:rsidTr="00AA0971">
        <w:tc>
          <w:tcPr>
            <w:tcW w:w="3120" w:type="dxa"/>
          </w:tcPr>
          <w:p w14:paraId="65BD8FE9" w14:textId="77777777" w:rsidR="00D823CC" w:rsidRPr="00D063A1" w:rsidRDefault="00D823CC" w:rsidP="00660C5D">
            <w:pPr>
              <w:spacing w:before="120" w:after="120"/>
            </w:pPr>
            <w:r w:rsidRPr="00D063A1">
              <w:t>[Ferrara, N., et al 2003]</w:t>
            </w:r>
          </w:p>
        </w:tc>
        <w:tc>
          <w:tcPr>
            <w:tcW w:w="4530" w:type="dxa"/>
          </w:tcPr>
          <w:p w14:paraId="3446CA84" w14:textId="77777777" w:rsidR="00D823CC" w:rsidRPr="00D063A1" w:rsidRDefault="00D823CC" w:rsidP="00660C5D">
            <w:pPr>
              <w:spacing w:before="120" w:after="120"/>
            </w:pPr>
            <w:r w:rsidRPr="00D063A1">
              <w:t>Ferrara N, Gerber HP, LeCouter J. The biology of VEGF and its receptors. Nat Med. 2003 Jun;9(6):669-76.</w:t>
            </w:r>
          </w:p>
        </w:tc>
        <w:tc>
          <w:tcPr>
            <w:tcW w:w="1410" w:type="dxa"/>
          </w:tcPr>
          <w:p w14:paraId="1AD400DF" w14:textId="77777777" w:rsidR="00D823CC" w:rsidRPr="00D063A1" w:rsidRDefault="00D823CC" w:rsidP="00660C5D">
            <w:pPr>
              <w:spacing w:before="120" w:after="120"/>
            </w:pPr>
            <w:r w:rsidRPr="00D063A1">
              <w:t>[04XKQ2]</w:t>
            </w:r>
          </w:p>
        </w:tc>
      </w:tr>
      <w:tr w:rsidR="00D823CC" w:rsidRPr="00D063A1" w14:paraId="7DD53A74" w14:textId="77777777" w:rsidTr="00AA0971">
        <w:tc>
          <w:tcPr>
            <w:tcW w:w="3120" w:type="dxa"/>
          </w:tcPr>
          <w:p w14:paraId="6BD34486" w14:textId="77777777" w:rsidR="00D823CC" w:rsidRPr="00D063A1" w:rsidRDefault="00D823CC" w:rsidP="00660C5D">
            <w:pPr>
              <w:spacing w:before="120" w:after="120"/>
            </w:pPr>
            <w:r w:rsidRPr="00D063A1">
              <w:t>[Francisco, L. M., et al 2010]</w:t>
            </w:r>
          </w:p>
        </w:tc>
        <w:tc>
          <w:tcPr>
            <w:tcW w:w="4530" w:type="dxa"/>
          </w:tcPr>
          <w:p w14:paraId="22F8AEA9" w14:textId="77777777" w:rsidR="00D823CC" w:rsidRPr="00D063A1" w:rsidRDefault="00D823CC" w:rsidP="00660C5D">
            <w:pPr>
              <w:spacing w:before="120" w:after="120"/>
            </w:pPr>
            <w:r w:rsidRPr="00D063A1">
              <w:t>Francisco LM, Sage PT, Sharpe AH. The PD-1 pathway in tolerance and autoimmunity. Immunol Rev 2010;236:219-42.</w:t>
            </w:r>
          </w:p>
        </w:tc>
        <w:tc>
          <w:tcPr>
            <w:tcW w:w="1410" w:type="dxa"/>
          </w:tcPr>
          <w:p w14:paraId="3951451D" w14:textId="77777777" w:rsidR="00D823CC" w:rsidRPr="00D063A1" w:rsidRDefault="00D823CC" w:rsidP="00660C5D">
            <w:pPr>
              <w:spacing w:before="120" w:after="120"/>
            </w:pPr>
            <w:r w:rsidRPr="00D063A1">
              <w:t>[058SQP]</w:t>
            </w:r>
          </w:p>
        </w:tc>
      </w:tr>
      <w:tr w:rsidR="00D823CC" w:rsidRPr="00D063A1" w14:paraId="1F111D00" w14:textId="77777777" w:rsidTr="00AA0971">
        <w:tc>
          <w:tcPr>
            <w:tcW w:w="3120" w:type="dxa"/>
          </w:tcPr>
          <w:p w14:paraId="78307AEF" w14:textId="77777777" w:rsidR="00D823CC" w:rsidRPr="00D063A1" w:rsidRDefault="00D823CC" w:rsidP="00660C5D">
            <w:pPr>
              <w:spacing w:before="120" w:after="120"/>
            </w:pPr>
            <w:r w:rsidRPr="00D063A1">
              <w:t>[Greenwald, R. J., et al 2005]</w:t>
            </w:r>
          </w:p>
        </w:tc>
        <w:tc>
          <w:tcPr>
            <w:tcW w:w="4530" w:type="dxa"/>
          </w:tcPr>
          <w:p w14:paraId="76E91A55" w14:textId="77777777" w:rsidR="00D823CC" w:rsidRPr="00D063A1" w:rsidRDefault="00D823CC" w:rsidP="00660C5D">
            <w:pPr>
              <w:spacing w:before="120" w:after="120"/>
            </w:pPr>
            <w:r w:rsidRPr="00D063A1">
              <w:t>Greenwald RJ, Freeman GJ, Sharpe AH. The B7 family revisited. Annu Rev Immunol 2005;23:515-48.</w:t>
            </w:r>
          </w:p>
        </w:tc>
        <w:tc>
          <w:tcPr>
            <w:tcW w:w="1410" w:type="dxa"/>
          </w:tcPr>
          <w:p w14:paraId="67A4244A" w14:textId="77777777" w:rsidR="00D823CC" w:rsidRPr="00D063A1" w:rsidRDefault="00D823CC" w:rsidP="00660C5D">
            <w:pPr>
              <w:spacing w:before="120" w:after="120"/>
            </w:pPr>
            <w:r w:rsidRPr="00D063A1">
              <w:t>[00VMQL]</w:t>
            </w:r>
          </w:p>
        </w:tc>
      </w:tr>
      <w:tr w:rsidR="00D823CC" w:rsidRPr="00D063A1" w14:paraId="05530C3D" w14:textId="77777777" w:rsidTr="00AA0971">
        <w:tc>
          <w:tcPr>
            <w:tcW w:w="3120" w:type="dxa"/>
          </w:tcPr>
          <w:p w14:paraId="6E9254FA" w14:textId="77777777" w:rsidR="00D823CC" w:rsidRPr="00D063A1" w:rsidRDefault="00D823CC" w:rsidP="00660C5D">
            <w:pPr>
              <w:spacing w:before="120" w:after="120"/>
            </w:pPr>
            <w:r w:rsidRPr="00D063A1">
              <w:t>[Gupta, B., et al 2016]</w:t>
            </w:r>
          </w:p>
        </w:tc>
        <w:tc>
          <w:tcPr>
            <w:tcW w:w="4530" w:type="dxa"/>
          </w:tcPr>
          <w:p w14:paraId="7ED2DBB3" w14:textId="77777777" w:rsidR="00D823CC" w:rsidRPr="00D063A1" w:rsidRDefault="00D823CC" w:rsidP="00660C5D">
            <w:pPr>
              <w:spacing w:before="120" w:after="120"/>
            </w:pPr>
            <w:r w:rsidRPr="00D063A1">
              <w:t>Gupta B, Johnson NW, Kumar N. Global Epidemiology of Head and Neck Cancers: A Continuing Challenge. Oncology. 2016;91(1):13-23.</w:t>
            </w:r>
          </w:p>
        </w:tc>
        <w:tc>
          <w:tcPr>
            <w:tcW w:w="1410" w:type="dxa"/>
          </w:tcPr>
          <w:p w14:paraId="7A435CFB" w14:textId="77777777" w:rsidR="00D823CC" w:rsidRPr="00D063A1" w:rsidRDefault="00D823CC" w:rsidP="00660C5D">
            <w:pPr>
              <w:spacing w:before="120" w:after="120"/>
            </w:pPr>
            <w:r w:rsidRPr="00D063A1">
              <w:t>[04P7DZ]</w:t>
            </w:r>
          </w:p>
        </w:tc>
      </w:tr>
      <w:tr w:rsidR="00D823CC" w:rsidRPr="00D063A1" w14:paraId="06F215C0" w14:textId="77777777" w:rsidTr="00AA0971">
        <w:tc>
          <w:tcPr>
            <w:tcW w:w="3120" w:type="dxa"/>
          </w:tcPr>
          <w:p w14:paraId="5E0927CC" w14:textId="77777777" w:rsidR="00D823CC" w:rsidRPr="00D063A1" w:rsidRDefault="00D823CC" w:rsidP="00660C5D">
            <w:pPr>
              <w:spacing w:before="120" w:after="120"/>
            </w:pPr>
            <w:r w:rsidRPr="00D063A1">
              <w:t>[Harrington, K. J., et al 2017]</w:t>
            </w:r>
          </w:p>
        </w:tc>
        <w:tc>
          <w:tcPr>
            <w:tcW w:w="4530" w:type="dxa"/>
          </w:tcPr>
          <w:p w14:paraId="20489A53" w14:textId="77777777" w:rsidR="00D823CC" w:rsidRPr="00D063A1" w:rsidRDefault="00D823CC" w:rsidP="00660C5D">
            <w:pPr>
              <w:spacing w:before="120" w:after="120"/>
            </w:pPr>
            <w:r w:rsidRPr="00D063A1">
              <w:t xml:space="preserve">Harrington KJ, Ferris RL, Blumenschein G Jr, Colevas AD, Fayette J, Licitra L, et al. Nivolumab versus standard, single-agent therapy of investigator's choice in recurrent or metastatic squamous cell carcinoma of the head and neck (CheckMate 141): health-related quality-of-life results from a </w:t>
            </w:r>
            <w:r w:rsidRPr="00D063A1">
              <w:lastRenderedPageBreak/>
              <w:t>randomised, phase 3 trial. Lancet Oncol. 2017 Aug;18:1104-15.</w:t>
            </w:r>
          </w:p>
        </w:tc>
        <w:tc>
          <w:tcPr>
            <w:tcW w:w="1410" w:type="dxa"/>
          </w:tcPr>
          <w:p w14:paraId="1C551422" w14:textId="77777777" w:rsidR="00D823CC" w:rsidRPr="00D063A1" w:rsidRDefault="00D823CC" w:rsidP="00660C5D">
            <w:pPr>
              <w:spacing w:before="120" w:after="120"/>
            </w:pPr>
            <w:r w:rsidRPr="00D063A1">
              <w:lastRenderedPageBreak/>
              <w:t>[052NW7]</w:t>
            </w:r>
          </w:p>
        </w:tc>
      </w:tr>
      <w:tr w:rsidR="00D823CC" w:rsidRPr="00D063A1" w14:paraId="0073FD01" w14:textId="77777777" w:rsidTr="00AA0971">
        <w:trPr>
          <w:ins w:id="4174" w:author="Powell, Deana" w:date="2023-10-19T15:28:00Z"/>
        </w:trPr>
        <w:tc>
          <w:tcPr>
            <w:tcW w:w="3120" w:type="dxa"/>
          </w:tcPr>
          <w:p w14:paraId="10391F79" w14:textId="77777777" w:rsidR="00D823CC" w:rsidRPr="00D063A1" w:rsidRDefault="00D823CC" w:rsidP="00AA0971">
            <w:pPr>
              <w:keepNext/>
              <w:spacing w:before="120" w:after="120"/>
              <w:rPr>
                <w:ins w:id="4175" w:author="Powell, Deana" w:date="2023-10-19T15:28:00Z"/>
              </w:rPr>
            </w:pPr>
            <w:ins w:id="4176" w:author="Powell, Deana" w:date="2023-10-19T15:28:00Z">
              <w:r w:rsidRPr="00D063A1">
                <w:t>[Hunder, N. N., et al 2008]</w:t>
              </w:r>
            </w:ins>
          </w:p>
        </w:tc>
        <w:tc>
          <w:tcPr>
            <w:tcW w:w="4530" w:type="dxa"/>
          </w:tcPr>
          <w:p w14:paraId="7A792BB0" w14:textId="77777777" w:rsidR="00D823CC" w:rsidRPr="00D063A1" w:rsidRDefault="00D823CC" w:rsidP="00660C5D">
            <w:pPr>
              <w:spacing w:before="120" w:after="120"/>
              <w:rPr>
                <w:ins w:id="4177" w:author="Powell, Deana" w:date="2023-10-19T15:28:00Z"/>
              </w:rPr>
            </w:pPr>
            <w:ins w:id="4178" w:author="Powell, Deana" w:date="2023-10-19T15:28:00Z">
              <w:r w:rsidRPr="00D063A1">
                <w:t>Hunder NN, Wallen H, Cao J, Hendricks DW, Reilly JZ, Rodmyre R, et al. Treatment of metastatic melanoma with autologous CD4+ T cells against NY-ESO-1. N Engl J Med 2008;358(25):2698-703.</w:t>
              </w:r>
            </w:ins>
          </w:p>
        </w:tc>
        <w:tc>
          <w:tcPr>
            <w:tcW w:w="1410" w:type="dxa"/>
          </w:tcPr>
          <w:p w14:paraId="158DEAC3" w14:textId="77777777" w:rsidR="00D823CC" w:rsidRPr="00D063A1" w:rsidRDefault="00D823CC" w:rsidP="00660C5D">
            <w:pPr>
              <w:spacing w:before="120" w:after="120"/>
              <w:rPr>
                <w:ins w:id="4179" w:author="Powell, Deana" w:date="2023-10-19T15:28:00Z"/>
              </w:rPr>
            </w:pPr>
            <w:ins w:id="4180" w:author="Powell, Deana" w:date="2023-10-19T15:28:00Z">
              <w:r w:rsidRPr="00D063A1">
                <w:t>[00VMPX]</w:t>
              </w:r>
            </w:ins>
          </w:p>
        </w:tc>
      </w:tr>
      <w:tr w:rsidR="00D823CC" w:rsidRPr="00D063A1" w14:paraId="435EE61B" w14:textId="77777777" w:rsidTr="00AA0971">
        <w:tc>
          <w:tcPr>
            <w:tcW w:w="3120" w:type="dxa"/>
          </w:tcPr>
          <w:p w14:paraId="7CBDD1BF" w14:textId="77777777" w:rsidR="00D823CC" w:rsidRPr="00D063A1" w:rsidRDefault="00D823CC" w:rsidP="00660C5D">
            <w:pPr>
              <w:spacing w:before="120" w:after="120"/>
            </w:pPr>
            <w:r w:rsidRPr="00D063A1">
              <w:t>[IB Edition 16 2019]</w:t>
            </w:r>
          </w:p>
        </w:tc>
        <w:tc>
          <w:tcPr>
            <w:tcW w:w="4530" w:type="dxa"/>
          </w:tcPr>
          <w:p w14:paraId="19248A0C" w14:textId="77777777" w:rsidR="00D823CC" w:rsidRPr="00D063A1" w:rsidRDefault="00D823CC" w:rsidP="00660C5D">
            <w:pPr>
              <w:spacing w:before="120" w:after="120"/>
            </w:pPr>
            <w:r w:rsidRPr="00D063A1">
              <w:t>Lenvatinib (LENVIMA®, KISPLYX®) Investigator’s Brochure, Edition Number 16, 14-May-2019.</w:t>
            </w:r>
          </w:p>
        </w:tc>
        <w:tc>
          <w:tcPr>
            <w:tcW w:w="1410" w:type="dxa"/>
          </w:tcPr>
          <w:p w14:paraId="29D09E8A" w14:textId="77777777" w:rsidR="00D823CC" w:rsidRPr="00D063A1" w:rsidRDefault="00D823CC" w:rsidP="00660C5D">
            <w:pPr>
              <w:spacing w:before="120" w:after="120"/>
            </w:pPr>
            <w:r w:rsidRPr="00D063A1">
              <w:t>[057WXK]</w:t>
            </w:r>
          </w:p>
        </w:tc>
      </w:tr>
      <w:tr w:rsidR="00D823CC" w:rsidRPr="00D063A1" w14:paraId="2E3B7051" w14:textId="77777777" w:rsidTr="00AA0971">
        <w:tc>
          <w:tcPr>
            <w:tcW w:w="3120" w:type="dxa"/>
          </w:tcPr>
          <w:p w14:paraId="2AAE68B6" w14:textId="77777777" w:rsidR="00D823CC" w:rsidRPr="00D063A1" w:rsidRDefault="00D823CC" w:rsidP="00660C5D">
            <w:pPr>
              <w:spacing w:before="120" w:after="120"/>
            </w:pPr>
            <w:r w:rsidRPr="00D063A1">
              <w:t>[IB Edition 17 2019]</w:t>
            </w:r>
          </w:p>
        </w:tc>
        <w:tc>
          <w:tcPr>
            <w:tcW w:w="4530" w:type="dxa"/>
          </w:tcPr>
          <w:p w14:paraId="7FF3CBDB" w14:textId="77777777" w:rsidR="00D823CC" w:rsidRPr="00D063A1" w:rsidRDefault="00D823CC" w:rsidP="00660C5D">
            <w:pPr>
              <w:spacing w:before="120" w:after="120"/>
            </w:pPr>
            <w:r w:rsidRPr="00D063A1">
              <w:t>KEYTRUDA (pembrolizumab) Investigator's Brochure, Edition Number 17, 26-JUL-2019.</w:t>
            </w:r>
          </w:p>
        </w:tc>
        <w:tc>
          <w:tcPr>
            <w:tcW w:w="1410" w:type="dxa"/>
          </w:tcPr>
          <w:p w14:paraId="46E0842C" w14:textId="77777777" w:rsidR="00D823CC" w:rsidRPr="00D063A1" w:rsidRDefault="00D823CC" w:rsidP="00660C5D">
            <w:pPr>
              <w:spacing w:before="120" w:after="120"/>
            </w:pPr>
            <w:r w:rsidRPr="00D063A1">
              <w:t>[056BT0]</w:t>
            </w:r>
          </w:p>
        </w:tc>
      </w:tr>
      <w:tr w:rsidR="00D823CC" w:rsidRPr="00D063A1" w14:paraId="50A01C9E" w14:textId="77777777" w:rsidTr="00AA0971">
        <w:tc>
          <w:tcPr>
            <w:tcW w:w="3120" w:type="dxa"/>
          </w:tcPr>
          <w:p w14:paraId="39508F38" w14:textId="77777777" w:rsidR="00D823CC" w:rsidRPr="00D063A1" w:rsidRDefault="00D823CC" w:rsidP="00660C5D">
            <w:pPr>
              <w:spacing w:before="120" w:after="120"/>
            </w:pPr>
            <w:r w:rsidRPr="00D063A1">
              <w:t>[Kato, Y., et al 2015]</w:t>
            </w:r>
          </w:p>
        </w:tc>
        <w:tc>
          <w:tcPr>
            <w:tcW w:w="4530" w:type="dxa"/>
          </w:tcPr>
          <w:p w14:paraId="62932F3C" w14:textId="77777777" w:rsidR="00D823CC" w:rsidRPr="00D063A1" w:rsidRDefault="00D823CC" w:rsidP="00660C5D">
            <w:pPr>
              <w:spacing w:before="120" w:after="120"/>
            </w:pPr>
            <w:r w:rsidRPr="00D063A1">
              <w:t>Kato Y, Tabata K, Hori Y, Tachino S, Okamoto K, Matsui J, et al. Effects of lenvatinib on tumor-associated macrophages enhance antitumor activity of PD-1 signal inhibitors [abstract A92]. Poster session presented at: AACR-NCI-EORTC International Conference: Molecular Targets and Cancer Therapeutics; 2015 Nov 5-6; Boston, MA.</w:t>
            </w:r>
          </w:p>
        </w:tc>
        <w:tc>
          <w:tcPr>
            <w:tcW w:w="1410" w:type="dxa"/>
          </w:tcPr>
          <w:p w14:paraId="4387ED1C" w14:textId="77777777" w:rsidR="00D823CC" w:rsidRPr="00D063A1" w:rsidRDefault="00D823CC" w:rsidP="00660C5D">
            <w:pPr>
              <w:spacing w:before="120" w:after="120"/>
            </w:pPr>
            <w:r w:rsidRPr="00D063A1">
              <w:t>[04T3PH]</w:t>
            </w:r>
          </w:p>
        </w:tc>
      </w:tr>
      <w:tr w:rsidR="00D823CC" w:rsidRPr="00D063A1" w14:paraId="657881D1" w14:textId="77777777" w:rsidTr="00AA0971">
        <w:tc>
          <w:tcPr>
            <w:tcW w:w="3120" w:type="dxa"/>
          </w:tcPr>
          <w:p w14:paraId="2976C43F" w14:textId="77777777" w:rsidR="00D823CC" w:rsidRPr="00D063A1" w:rsidRDefault="00D823CC" w:rsidP="00660C5D">
            <w:pPr>
              <w:spacing w:before="120" w:after="120"/>
            </w:pPr>
            <w:r w:rsidRPr="00D063A1">
              <w:t>[Kato, Y., et al 2019]</w:t>
            </w:r>
          </w:p>
        </w:tc>
        <w:tc>
          <w:tcPr>
            <w:tcW w:w="4530" w:type="dxa"/>
          </w:tcPr>
          <w:p w14:paraId="4C537F79" w14:textId="77777777" w:rsidR="00D823CC" w:rsidRPr="00D063A1" w:rsidRDefault="00D823CC" w:rsidP="00660C5D">
            <w:pPr>
              <w:spacing w:before="120" w:after="120"/>
            </w:pPr>
            <w:r w:rsidRPr="00D063A1">
              <w:t>Kato Y, Tabata K, Kimura T, Yachie-Kinoshita A, Ozawa Y, Yamada K, et al. Lenvatinib plus anti-PD-1 antibody combination treatment activates CD8(+) T cells through reduction of tumor-associated macrophage and activation of the interferon pathway. PLoS One. 2019 Feb 27;14(2):e0212513.</w:t>
            </w:r>
          </w:p>
        </w:tc>
        <w:tc>
          <w:tcPr>
            <w:tcW w:w="1410" w:type="dxa"/>
          </w:tcPr>
          <w:p w14:paraId="3A4E35F3" w14:textId="77777777" w:rsidR="00D823CC" w:rsidRPr="00D063A1" w:rsidRDefault="00D823CC" w:rsidP="00660C5D">
            <w:pPr>
              <w:spacing w:before="120" w:after="120"/>
            </w:pPr>
            <w:r w:rsidRPr="00D063A1">
              <w:t>[057JXY]</w:t>
            </w:r>
          </w:p>
        </w:tc>
      </w:tr>
      <w:tr w:rsidR="00D823CC" w:rsidRPr="00D063A1" w14:paraId="546309F4" w14:textId="77777777" w:rsidTr="00AA0971">
        <w:tc>
          <w:tcPr>
            <w:tcW w:w="3120" w:type="dxa"/>
          </w:tcPr>
          <w:p w14:paraId="5B192742" w14:textId="77777777" w:rsidR="00D823CC" w:rsidRPr="00D063A1" w:rsidRDefault="00D823CC" w:rsidP="00660C5D">
            <w:pPr>
              <w:spacing w:before="120" w:after="120"/>
            </w:pPr>
            <w:r w:rsidRPr="00D063A1">
              <w:t>[Kimura, T., et al 2018]</w:t>
            </w:r>
          </w:p>
        </w:tc>
        <w:tc>
          <w:tcPr>
            <w:tcW w:w="4530" w:type="dxa"/>
          </w:tcPr>
          <w:p w14:paraId="6F04043D" w14:textId="77777777" w:rsidR="00D823CC" w:rsidRPr="00D063A1" w:rsidRDefault="00D823CC" w:rsidP="00660C5D">
            <w:pPr>
              <w:spacing w:before="120" w:after="120"/>
            </w:pPr>
            <w:r w:rsidRPr="00D063A1">
              <w:t>Kimura T, Kato Y, Ozawa Y, Kodama K, Ito J, Ichikawa K, et al. Immunomodulatory activity of lenvatinib contributes to antitumor activity in the Hepa1-6 hepatocellular carcinoma model. Cancer Sci. 2018;109:3993-4002.</w:t>
            </w:r>
          </w:p>
        </w:tc>
        <w:tc>
          <w:tcPr>
            <w:tcW w:w="1410" w:type="dxa"/>
          </w:tcPr>
          <w:p w14:paraId="08237C45" w14:textId="77777777" w:rsidR="00D823CC" w:rsidRPr="00D063A1" w:rsidRDefault="00D823CC" w:rsidP="00660C5D">
            <w:pPr>
              <w:spacing w:before="120" w:after="120"/>
            </w:pPr>
            <w:r w:rsidRPr="00D063A1">
              <w:t>[057LPH]</w:t>
            </w:r>
          </w:p>
        </w:tc>
      </w:tr>
      <w:tr w:rsidR="00D823CC" w:rsidRPr="00D063A1" w14:paraId="28A12D0F" w14:textId="77777777" w:rsidTr="00AA0971">
        <w:tc>
          <w:tcPr>
            <w:tcW w:w="3120" w:type="dxa"/>
          </w:tcPr>
          <w:p w14:paraId="7681B9E4" w14:textId="77777777" w:rsidR="00D823CC" w:rsidRPr="00D063A1" w:rsidRDefault="00D823CC" w:rsidP="00AA0971">
            <w:pPr>
              <w:keepNext/>
              <w:spacing w:before="120" w:after="120"/>
            </w:pPr>
            <w:r w:rsidRPr="00D063A1">
              <w:lastRenderedPageBreak/>
              <w:t>[Lee, C. H., et al 2018]</w:t>
            </w:r>
          </w:p>
        </w:tc>
        <w:tc>
          <w:tcPr>
            <w:tcW w:w="4530" w:type="dxa"/>
          </w:tcPr>
          <w:p w14:paraId="69C56160" w14:textId="77777777" w:rsidR="00D823CC" w:rsidRPr="00D063A1" w:rsidRDefault="00D823CC" w:rsidP="00660C5D">
            <w:pPr>
              <w:spacing w:before="120" w:after="120"/>
            </w:pPr>
            <w:r w:rsidRPr="00D063A1">
              <w:t>Lee CH, Makker V, Rasco D, Taylor M, Stepan DE, Shumaker R, et al. Lenvatinib + pembrolizumab in patients with renal cell carcinoma: updated results. Poster session presented at: 2018 American Society of Clinical Oncology (ASCO) Annual Meeting; 2018 Jun 1-5; Chicago, IL. Abstract no. 4560.</w:t>
            </w:r>
          </w:p>
        </w:tc>
        <w:tc>
          <w:tcPr>
            <w:tcW w:w="1410" w:type="dxa"/>
          </w:tcPr>
          <w:p w14:paraId="5435A253" w14:textId="77777777" w:rsidR="00D823CC" w:rsidRPr="00D063A1" w:rsidRDefault="00D823CC" w:rsidP="00660C5D">
            <w:pPr>
              <w:spacing w:before="120" w:after="120"/>
            </w:pPr>
            <w:r w:rsidRPr="00D063A1">
              <w:t>[04ZWKG]</w:t>
            </w:r>
          </w:p>
        </w:tc>
      </w:tr>
      <w:tr w:rsidR="00D823CC" w:rsidRPr="00D063A1" w14:paraId="1223AEB7" w14:textId="77777777" w:rsidTr="00AA0971">
        <w:tc>
          <w:tcPr>
            <w:tcW w:w="3120" w:type="dxa"/>
          </w:tcPr>
          <w:p w14:paraId="4A4A694C" w14:textId="77777777" w:rsidR="00D823CC" w:rsidRPr="00D063A1" w:rsidRDefault="00D823CC" w:rsidP="00660C5D">
            <w:pPr>
              <w:spacing w:before="120" w:after="120"/>
            </w:pPr>
            <w:r w:rsidRPr="00D063A1">
              <w:t>[Lieu, C., et al 2011]</w:t>
            </w:r>
          </w:p>
        </w:tc>
        <w:tc>
          <w:tcPr>
            <w:tcW w:w="4530" w:type="dxa"/>
          </w:tcPr>
          <w:p w14:paraId="23B66213" w14:textId="77777777" w:rsidR="00D823CC" w:rsidRPr="00D063A1" w:rsidRDefault="00D823CC" w:rsidP="00660C5D">
            <w:pPr>
              <w:spacing w:before="120" w:after="120"/>
            </w:pPr>
            <w:r w:rsidRPr="00D063A1">
              <w:t>Lieu C, Heymach J, Overman M, Tran H, Kopetz S. Beyond VEGF: inhibition of the fibroblast growth factor pathway and antiangiogenesis. Clin Cancer Res. 2011 Oct 1;17(19):6130-9.</w:t>
            </w:r>
          </w:p>
        </w:tc>
        <w:tc>
          <w:tcPr>
            <w:tcW w:w="1410" w:type="dxa"/>
          </w:tcPr>
          <w:p w14:paraId="26DD4819" w14:textId="77777777" w:rsidR="00D823CC" w:rsidRPr="00D063A1" w:rsidRDefault="00D823CC" w:rsidP="00660C5D">
            <w:pPr>
              <w:spacing w:before="120" w:after="120"/>
            </w:pPr>
            <w:r w:rsidRPr="00D063A1">
              <w:t>[04XKQM]</w:t>
            </w:r>
          </w:p>
        </w:tc>
      </w:tr>
      <w:tr w:rsidR="00D823CC" w:rsidRPr="00D063A1" w14:paraId="3AFD1472" w14:textId="77777777" w:rsidTr="00AA0971">
        <w:tc>
          <w:tcPr>
            <w:tcW w:w="3120" w:type="dxa"/>
          </w:tcPr>
          <w:p w14:paraId="7DF26ED4" w14:textId="77777777" w:rsidR="00D823CC" w:rsidRPr="00D063A1" w:rsidRDefault="00D823CC" w:rsidP="00660C5D">
            <w:pPr>
              <w:spacing w:before="120" w:after="120"/>
            </w:pPr>
            <w:r w:rsidRPr="00D063A1">
              <w:t>[Limaverde-Sousa, G., et al 2014]</w:t>
            </w:r>
          </w:p>
        </w:tc>
        <w:tc>
          <w:tcPr>
            <w:tcW w:w="4530" w:type="dxa"/>
          </w:tcPr>
          <w:p w14:paraId="5892BEBD" w14:textId="77777777" w:rsidR="00D823CC" w:rsidRPr="00D063A1" w:rsidRDefault="00D823CC" w:rsidP="00660C5D">
            <w:pPr>
              <w:spacing w:before="120" w:after="120"/>
            </w:pPr>
            <w:r w:rsidRPr="00D063A1">
              <w:t>Limaverde-Sousa G, Sternberg C, Ferreira CG. Antiangiogenesis beyond VEGF inhibition: a journey from antiangiogenic single-target to broad-spectrum agents. Cancer Treat Rev. 2014;40:548-57.</w:t>
            </w:r>
          </w:p>
        </w:tc>
        <w:tc>
          <w:tcPr>
            <w:tcW w:w="1410" w:type="dxa"/>
          </w:tcPr>
          <w:p w14:paraId="10AC3F17" w14:textId="77777777" w:rsidR="00D823CC" w:rsidRPr="00D063A1" w:rsidRDefault="00D823CC" w:rsidP="00660C5D">
            <w:pPr>
              <w:spacing w:before="120" w:after="120"/>
            </w:pPr>
            <w:r w:rsidRPr="00D063A1">
              <w:t>[04XKQW]</w:t>
            </w:r>
          </w:p>
        </w:tc>
      </w:tr>
      <w:tr w:rsidR="00D823CC" w:rsidRPr="00D063A1" w14:paraId="17F89DDD" w14:textId="77777777" w:rsidTr="00AA0971">
        <w:tc>
          <w:tcPr>
            <w:tcW w:w="3120" w:type="dxa"/>
          </w:tcPr>
          <w:p w14:paraId="1A063102" w14:textId="77777777" w:rsidR="00D823CC" w:rsidRPr="00D063A1" w:rsidRDefault="00D823CC" w:rsidP="00660C5D">
            <w:pPr>
              <w:spacing w:before="120" w:after="120"/>
            </w:pPr>
            <w:r w:rsidRPr="00D063A1">
              <w:t>[Lynch, S. V. 2016]</w:t>
            </w:r>
          </w:p>
        </w:tc>
        <w:tc>
          <w:tcPr>
            <w:tcW w:w="4530" w:type="dxa"/>
          </w:tcPr>
          <w:p w14:paraId="7A92DA29" w14:textId="77777777" w:rsidR="00D823CC" w:rsidRPr="00D063A1" w:rsidRDefault="00D823CC" w:rsidP="00660C5D">
            <w:pPr>
              <w:spacing w:before="120" w:after="120"/>
            </w:pPr>
            <w:r w:rsidRPr="00D063A1">
              <w:t>Lynch SV, Pedersen O. The Human Intestinal Microbiome in Health and Disease. N Engl J Med. 2016 Dec 15;375(24):2369-2379.</w:t>
            </w:r>
          </w:p>
        </w:tc>
        <w:tc>
          <w:tcPr>
            <w:tcW w:w="1410" w:type="dxa"/>
          </w:tcPr>
          <w:p w14:paraId="6EC85F30" w14:textId="77777777" w:rsidR="00D823CC" w:rsidRPr="00D063A1" w:rsidRDefault="00D823CC" w:rsidP="00660C5D">
            <w:pPr>
              <w:spacing w:before="120" w:after="120"/>
            </w:pPr>
            <w:r w:rsidRPr="00D063A1">
              <w:t>[04PZSF]</w:t>
            </w:r>
          </w:p>
        </w:tc>
      </w:tr>
      <w:tr w:rsidR="00D823CC" w:rsidRPr="00D063A1" w14:paraId="2DDA549E" w14:textId="77777777" w:rsidTr="00AA0971">
        <w:tc>
          <w:tcPr>
            <w:tcW w:w="3120" w:type="dxa"/>
          </w:tcPr>
          <w:p w14:paraId="37CCF0A4" w14:textId="77777777" w:rsidR="00D823CC" w:rsidRPr="00D063A1" w:rsidRDefault="00D823CC" w:rsidP="00660C5D">
            <w:pPr>
              <w:spacing w:before="120" w:after="120"/>
            </w:pPr>
            <w:r w:rsidRPr="00D063A1">
              <w:t>[Machiels, J. P. 2011]</w:t>
            </w:r>
          </w:p>
        </w:tc>
        <w:tc>
          <w:tcPr>
            <w:tcW w:w="4530" w:type="dxa"/>
          </w:tcPr>
          <w:p w14:paraId="4C3896C0" w14:textId="77777777" w:rsidR="00D823CC" w:rsidRPr="00D063A1" w:rsidRDefault="00D823CC" w:rsidP="00660C5D">
            <w:pPr>
              <w:spacing w:before="120" w:after="120"/>
            </w:pPr>
            <w:r w:rsidRPr="00D063A1">
              <w:t>Machiels JP, Schmitz S. Management and palliative chemotherapy for metastatic or recurrent squamous cell carcinoma of the head and neck. Expert Rev Anticancer Ther. 2011;11(3):359-71.</w:t>
            </w:r>
          </w:p>
        </w:tc>
        <w:tc>
          <w:tcPr>
            <w:tcW w:w="1410" w:type="dxa"/>
          </w:tcPr>
          <w:p w14:paraId="31FC0F0E" w14:textId="77777777" w:rsidR="00D823CC" w:rsidRPr="00D063A1" w:rsidRDefault="00D823CC" w:rsidP="00660C5D">
            <w:pPr>
              <w:spacing w:before="120" w:after="120"/>
            </w:pPr>
            <w:r w:rsidRPr="00D063A1">
              <w:t>[054PG7]</w:t>
            </w:r>
          </w:p>
        </w:tc>
      </w:tr>
      <w:tr w:rsidR="00D823CC" w:rsidRPr="00D063A1" w14:paraId="5FA189F2" w14:textId="77777777" w:rsidTr="00AA0971">
        <w:tc>
          <w:tcPr>
            <w:tcW w:w="3120" w:type="dxa"/>
          </w:tcPr>
          <w:p w14:paraId="2BED04A5" w14:textId="77777777" w:rsidR="00D823CC" w:rsidRPr="00D063A1" w:rsidRDefault="00D823CC" w:rsidP="00660C5D">
            <w:pPr>
              <w:spacing w:before="120" w:after="120"/>
            </w:pPr>
            <w:r w:rsidRPr="00D063A1">
              <w:t>[Machiels, J. P., et al 2015]</w:t>
            </w:r>
          </w:p>
        </w:tc>
        <w:tc>
          <w:tcPr>
            <w:tcW w:w="4530" w:type="dxa"/>
          </w:tcPr>
          <w:p w14:paraId="3ED80037" w14:textId="77777777" w:rsidR="00D823CC" w:rsidRPr="00D063A1" w:rsidRDefault="00D823CC" w:rsidP="00660C5D">
            <w:pPr>
              <w:spacing w:before="120" w:after="120"/>
            </w:pPr>
            <w:r w:rsidRPr="00D063A1">
              <w:t>Machiels JP, Haddad RI, Fayette J, Licitra LF, Tahara M, Vermorken JB, et al. Afatinib versus methotrexate as second-line treatment in patients with recurrent or metastatic squamous-cell carcinoma of the head and neck progressing on or after platinum-based therapy (LUX-Head &amp; Neck 1): an open-label, randomised phase 3 trial. Lancet Oncol. 2015 May;16(5):583-94.</w:t>
            </w:r>
          </w:p>
        </w:tc>
        <w:tc>
          <w:tcPr>
            <w:tcW w:w="1410" w:type="dxa"/>
          </w:tcPr>
          <w:p w14:paraId="7F8D0263" w14:textId="77777777" w:rsidR="00D823CC" w:rsidRPr="00D063A1" w:rsidRDefault="00D823CC" w:rsidP="00660C5D">
            <w:pPr>
              <w:spacing w:before="120" w:after="120"/>
            </w:pPr>
            <w:r w:rsidRPr="00D063A1">
              <w:t>[0488YQ]</w:t>
            </w:r>
          </w:p>
        </w:tc>
      </w:tr>
      <w:tr w:rsidR="00D823CC" w:rsidRPr="00D063A1" w14:paraId="30F67B2E" w14:textId="77777777" w:rsidTr="00AA0971">
        <w:tc>
          <w:tcPr>
            <w:tcW w:w="3120" w:type="dxa"/>
          </w:tcPr>
          <w:p w14:paraId="5335FE07" w14:textId="77777777" w:rsidR="00D823CC" w:rsidRPr="00D063A1" w:rsidRDefault="00D823CC" w:rsidP="00AA0971">
            <w:pPr>
              <w:keepNext/>
              <w:spacing w:before="120" w:after="120"/>
            </w:pPr>
            <w:r w:rsidRPr="00D063A1">
              <w:lastRenderedPageBreak/>
              <w:t>[Makker, V., et al 2018]</w:t>
            </w:r>
          </w:p>
        </w:tc>
        <w:tc>
          <w:tcPr>
            <w:tcW w:w="4530" w:type="dxa"/>
          </w:tcPr>
          <w:p w14:paraId="595F28B6" w14:textId="77777777" w:rsidR="00D823CC" w:rsidRPr="00D063A1" w:rsidRDefault="00D823CC" w:rsidP="00660C5D">
            <w:pPr>
              <w:spacing w:before="120" w:after="120"/>
            </w:pPr>
            <w:r w:rsidRPr="00D063A1">
              <w:t>Makker V, Rasco D, Vogelzang NJ, Messing M, Brose MS, Cohn AL, et al. Lenvatinib + Pembrolizumab in patients with advanced endometrial cancer: updated results. Poster session presented at: 2018 American Society of Clinical Oncology (ASCO) Annual Meeting; 2018 Jun 1-5; Chicago, IL. Poster no. 5596.</w:t>
            </w:r>
          </w:p>
        </w:tc>
        <w:tc>
          <w:tcPr>
            <w:tcW w:w="1410" w:type="dxa"/>
          </w:tcPr>
          <w:p w14:paraId="32A9A39D" w14:textId="77777777" w:rsidR="00D823CC" w:rsidRPr="00D063A1" w:rsidRDefault="00D823CC" w:rsidP="00660C5D">
            <w:pPr>
              <w:spacing w:before="120" w:after="120"/>
            </w:pPr>
            <w:r w:rsidRPr="00D063A1">
              <w:t>[04YJ9J]</w:t>
            </w:r>
          </w:p>
        </w:tc>
      </w:tr>
      <w:tr w:rsidR="00D823CC" w:rsidRPr="00D063A1" w14:paraId="5224F5FD" w14:textId="77777777" w:rsidTr="00AA0971">
        <w:tc>
          <w:tcPr>
            <w:tcW w:w="3120" w:type="dxa"/>
          </w:tcPr>
          <w:p w14:paraId="7AE04F93" w14:textId="77777777" w:rsidR="00D823CC" w:rsidRPr="00D063A1" w:rsidRDefault="00D823CC" w:rsidP="00660C5D">
            <w:pPr>
              <w:spacing w:before="120" w:after="120"/>
            </w:pPr>
            <w:r w:rsidRPr="00D063A1">
              <w:t>[Maurer, W. and Bretz, F. 2013]</w:t>
            </w:r>
          </w:p>
        </w:tc>
        <w:tc>
          <w:tcPr>
            <w:tcW w:w="4530" w:type="dxa"/>
          </w:tcPr>
          <w:p w14:paraId="0A59BFA1" w14:textId="77777777" w:rsidR="00D823CC" w:rsidRPr="00D063A1" w:rsidRDefault="00D823CC" w:rsidP="00660C5D">
            <w:pPr>
              <w:spacing w:before="120" w:after="120"/>
            </w:pPr>
            <w:r w:rsidRPr="00D063A1">
              <w:t>Maurer W and Bretz F. Multiple testing in group sequential trials using graphical approaches. Stat Biopharm Res 2013;5(4):311-20.</w:t>
            </w:r>
          </w:p>
        </w:tc>
        <w:tc>
          <w:tcPr>
            <w:tcW w:w="1410" w:type="dxa"/>
          </w:tcPr>
          <w:p w14:paraId="30193577" w14:textId="77777777" w:rsidR="00D823CC" w:rsidRPr="00D063A1" w:rsidRDefault="00D823CC" w:rsidP="00660C5D">
            <w:pPr>
              <w:spacing w:before="120" w:after="120"/>
            </w:pPr>
            <w:r w:rsidRPr="00D063A1">
              <w:t>[03XQVB]</w:t>
            </w:r>
          </w:p>
        </w:tc>
      </w:tr>
      <w:tr w:rsidR="00D823CC" w:rsidRPr="00D063A1" w14:paraId="53F6018B" w14:textId="77777777" w:rsidTr="00AA0971">
        <w:tc>
          <w:tcPr>
            <w:tcW w:w="3120" w:type="dxa"/>
          </w:tcPr>
          <w:p w14:paraId="6EFDC9FE" w14:textId="77777777" w:rsidR="00D823CC" w:rsidRPr="00D063A1" w:rsidRDefault="00D823CC" w:rsidP="00660C5D">
            <w:pPr>
              <w:spacing w:before="120" w:after="120"/>
            </w:pPr>
            <w:r w:rsidRPr="00D063A1">
              <w:t>[Mehra, R., et al 2016]</w:t>
            </w:r>
          </w:p>
        </w:tc>
        <w:tc>
          <w:tcPr>
            <w:tcW w:w="4530" w:type="dxa"/>
          </w:tcPr>
          <w:p w14:paraId="193B025F" w14:textId="77777777" w:rsidR="00D823CC" w:rsidRPr="00D063A1" w:rsidRDefault="00D823CC" w:rsidP="00660C5D">
            <w:pPr>
              <w:spacing w:before="120" w:after="120"/>
            </w:pPr>
            <w:r w:rsidRPr="00D063A1">
              <w:t>Mehra R, Seiwert TY, Mahipal A, Weiss J, Berger R, Paul Eder J et al. Efficacy and safety of pembrolizumab in recurrent/metastatic head and neck squamous cell carcinoma (R/M HNSCC): Pooled analyses after longterm followup in KEYNOTE012 [abstract]. J Clin Oncol. 2016;34(suppl). Abstract no. 6012.</w:t>
            </w:r>
          </w:p>
        </w:tc>
        <w:tc>
          <w:tcPr>
            <w:tcW w:w="1410" w:type="dxa"/>
          </w:tcPr>
          <w:p w14:paraId="07D6BBF9" w14:textId="77777777" w:rsidR="00D823CC" w:rsidRPr="00D063A1" w:rsidRDefault="00D823CC" w:rsidP="00660C5D">
            <w:pPr>
              <w:spacing w:before="120" w:after="120"/>
            </w:pPr>
            <w:r w:rsidRPr="00D063A1">
              <w:t>[04GZ3C]</w:t>
            </w:r>
          </w:p>
        </w:tc>
      </w:tr>
      <w:tr w:rsidR="00D823CC" w:rsidRPr="00D063A1" w14:paraId="6AC1D9C5" w14:textId="77777777" w:rsidTr="00AA0971">
        <w:tc>
          <w:tcPr>
            <w:tcW w:w="3120" w:type="dxa"/>
          </w:tcPr>
          <w:p w14:paraId="1FA61348" w14:textId="77777777" w:rsidR="00D823CC" w:rsidRPr="00D063A1" w:rsidRDefault="00D823CC" w:rsidP="00660C5D">
            <w:pPr>
              <w:spacing w:before="120" w:after="120"/>
            </w:pPr>
            <w:r w:rsidRPr="00D063A1">
              <w:t>[Mesia, R., et al 2010]</w:t>
            </w:r>
          </w:p>
        </w:tc>
        <w:tc>
          <w:tcPr>
            <w:tcW w:w="4530" w:type="dxa"/>
          </w:tcPr>
          <w:p w14:paraId="413E6635" w14:textId="77777777" w:rsidR="00D823CC" w:rsidRPr="00D063A1" w:rsidRDefault="00D823CC" w:rsidP="00660C5D">
            <w:pPr>
              <w:spacing w:before="120" w:after="120"/>
            </w:pPr>
            <w:r w:rsidRPr="00D063A1">
              <w:t>Mesia R, Rivera F, Kawecki A, Rottey S, Hitt R, Kienzer H, et al. Quality of life of patients receiving platinum-based chemotherapy plus cetuximab first line for recurrent and/or metastatic squamous cell carcinoma of the head and neck. Ann Oncol. 2010 Oct;21(10):1967-73.</w:t>
            </w:r>
          </w:p>
        </w:tc>
        <w:tc>
          <w:tcPr>
            <w:tcW w:w="1410" w:type="dxa"/>
          </w:tcPr>
          <w:p w14:paraId="11E3C9D0" w14:textId="77777777" w:rsidR="00D823CC" w:rsidRPr="00D063A1" w:rsidRDefault="00D823CC" w:rsidP="00660C5D">
            <w:pPr>
              <w:spacing w:before="120" w:after="120"/>
            </w:pPr>
            <w:r w:rsidRPr="00D063A1">
              <w:t>[040WNJ]</w:t>
            </w:r>
          </w:p>
        </w:tc>
      </w:tr>
      <w:tr w:rsidR="00D823CC" w:rsidRPr="00D063A1" w14:paraId="358C3F4F" w14:textId="77777777" w:rsidTr="00AA0971">
        <w:tc>
          <w:tcPr>
            <w:tcW w:w="3120" w:type="dxa"/>
          </w:tcPr>
          <w:p w14:paraId="29CC5706" w14:textId="77777777" w:rsidR="00D823CC" w:rsidRPr="00D063A1" w:rsidRDefault="00D823CC" w:rsidP="00660C5D">
            <w:pPr>
              <w:spacing w:before="120" w:after="120"/>
            </w:pPr>
            <w:r w:rsidRPr="00D063A1">
              <w:t>[Miettinen, O. and Nurminen, M. 1985]</w:t>
            </w:r>
          </w:p>
        </w:tc>
        <w:tc>
          <w:tcPr>
            <w:tcW w:w="4530" w:type="dxa"/>
          </w:tcPr>
          <w:p w14:paraId="1F334FB5" w14:textId="215BFF34" w:rsidR="00D823CC" w:rsidRPr="00D063A1" w:rsidRDefault="00D823CC" w:rsidP="00660C5D">
            <w:pPr>
              <w:spacing w:before="120" w:after="120"/>
            </w:pPr>
            <w:r w:rsidRPr="00D063A1">
              <w:t>Miettinen O</w:t>
            </w:r>
            <w:del w:id="4181" w:author="Powell, Deana" w:date="2023-10-19T15:28:00Z">
              <w:r w:rsidR="005B70C9">
                <w:delText>,</w:delText>
              </w:r>
            </w:del>
            <w:ins w:id="4182" w:author="Powell, Deana" w:date="2023-10-19T15:28:00Z">
              <w:r w:rsidRPr="00D063A1">
                <w:t xml:space="preserve"> and</w:t>
              </w:r>
            </w:ins>
            <w:r w:rsidRPr="00D063A1">
              <w:t xml:space="preserve"> Nurminen M. Comparative analysis of two rates. Stat Med 1985;4:213-26.</w:t>
            </w:r>
          </w:p>
        </w:tc>
        <w:tc>
          <w:tcPr>
            <w:tcW w:w="1410" w:type="dxa"/>
          </w:tcPr>
          <w:p w14:paraId="0E859405" w14:textId="77777777" w:rsidR="00D823CC" w:rsidRPr="00D063A1" w:rsidRDefault="00D823CC" w:rsidP="00660C5D">
            <w:pPr>
              <w:spacing w:before="120" w:after="120"/>
            </w:pPr>
            <w:r w:rsidRPr="00D063A1">
              <w:t>[00VMQY]</w:t>
            </w:r>
          </w:p>
        </w:tc>
      </w:tr>
      <w:tr w:rsidR="00D823CC" w:rsidRPr="00D063A1" w14:paraId="1E26A46A" w14:textId="77777777" w:rsidTr="00AA0971">
        <w:tc>
          <w:tcPr>
            <w:tcW w:w="3120" w:type="dxa"/>
          </w:tcPr>
          <w:p w14:paraId="60659C14" w14:textId="77777777" w:rsidR="00D823CC" w:rsidRPr="00D063A1" w:rsidRDefault="00D823CC" w:rsidP="00660C5D">
            <w:pPr>
              <w:spacing w:before="120" w:after="120"/>
            </w:pPr>
            <w:r w:rsidRPr="00D063A1">
              <w:t>[National Comprehensive Cancer Network 2018]</w:t>
            </w:r>
          </w:p>
        </w:tc>
        <w:tc>
          <w:tcPr>
            <w:tcW w:w="4530" w:type="dxa"/>
          </w:tcPr>
          <w:p w14:paraId="35219810" w14:textId="77777777" w:rsidR="00D823CC" w:rsidRPr="00D063A1" w:rsidRDefault="00D823CC" w:rsidP="00660C5D">
            <w:pPr>
              <w:spacing w:before="120" w:after="120"/>
            </w:pPr>
            <w:r w:rsidRPr="00D063A1">
              <w:t>National Comprehensive Cancer Network. NCCN clinical practice guidelines in oncology: head and neck cancers; version 1.2018. Fort Washington (PA): National Comprehensive Cancer Network (NCCN); 2018. 218 p.</w:t>
            </w:r>
          </w:p>
        </w:tc>
        <w:tc>
          <w:tcPr>
            <w:tcW w:w="1410" w:type="dxa"/>
          </w:tcPr>
          <w:p w14:paraId="64D36DC2" w14:textId="77777777" w:rsidR="00D823CC" w:rsidRPr="00D063A1" w:rsidRDefault="00D823CC" w:rsidP="00660C5D">
            <w:pPr>
              <w:spacing w:before="120" w:after="120"/>
            </w:pPr>
            <w:r w:rsidRPr="00D063A1">
              <w:t>[04YNJY]</w:t>
            </w:r>
          </w:p>
        </w:tc>
      </w:tr>
      <w:tr w:rsidR="00D823CC" w:rsidRPr="00D063A1" w14:paraId="66C7DEF5" w14:textId="77777777" w:rsidTr="00AA0971">
        <w:tc>
          <w:tcPr>
            <w:tcW w:w="3120" w:type="dxa"/>
          </w:tcPr>
          <w:p w14:paraId="4B7E306D" w14:textId="77777777" w:rsidR="00D823CC" w:rsidRPr="00D063A1" w:rsidRDefault="00D823CC" w:rsidP="00AA0971">
            <w:pPr>
              <w:keepNext/>
              <w:spacing w:before="120" w:after="120"/>
            </w:pPr>
            <w:r w:rsidRPr="00D063A1">
              <w:lastRenderedPageBreak/>
              <w:t>[Okazaki, T., et al 2001]</w:t>
            </w:r>
          </w:p>
        </w:tc>
        <w:tc>
          <w:tcPr>
            <w:tcW w:w="4530" w:type="dxa"/>
          </w:tcPr>
          <w:p w14:paraId="4314AF19" w14:textId="77777777" w:rsidR="00D823CC" w:rsidRPr="00D063A1" w:rsidRDefault="00D823CC" w:rsidP="00660C5D">
            <w:pPr>
              <w:spacing w:before="120" w:after="120"/>
            </w:pPr>
            <w:r w:rsidRPr="00D063A1">
              <w:t>Okazaki T, Maeda A, Nishimura H, Kurosaki T, Honjo T. PD-1 immunoreceptor inhibits B cell receptor-mediated signaling by recruiting src homology 2-domain-containing tyrosine phosphatase 2 to phosphotyrosine. Proc Natl Acad Sci U S A 2001;98(24):13866-71.</w:t>
            </w:r>
          </w:p>
        </w:tc>
        <w:tc>
          <w:tcPr>
            <w:tcW w:w="1410" w:type="dxa"/>
          </w:tcPr>
          <w:p w14:paraId="0B8E2255" w14:textId="77777777" w:rsidR="00D823CC" w:rsidRPr="00D063A1" w:rsidRDefault="00D823CC" w:rsidP="00660C5D">
            <w:pPr>
              <w:spacing w:before="120" w:after="120"/>
            </w:pPr>
            <w:r w:rsidRPr="00D063A1">
              <w:t>[00VMQ6]</w:t>
            </w:r>
          </w:p>
        </w:tc>
      </w:tr>
      <w:tr w:rsidR="00D823CC" w:rsidRPr="00D063A1" w14:paraId="0B827A78" w14:textId="77777777" w:rsidTr="00AA0971">
        <w:tc>
          <w:tcPr>
            <w:tcW w:w="3120" w:type="dxa"/>
          </w:tcPr>
          <w:p w14:paraId="1CC1532B" w14:textId="77777777" w:rsidR="00D823CC" w:rsidRPr="00D063A1" w:rsidRDefault="00D823CC" w:rsidP="00660C5D">
            <w:pPr>
              <w:spacing w:before="120" w:after="120"/>
            </w:pPr>
            <w:r w:rsidRPr="00D063A1">
              <w:t>[Parry, R. V., et al 2005]</w:t>
            </w:r>
          </w:p>
        </w:tc>
        <w:tc>
          <w:tcPr>
            <w:tcW w:w="4530" w:type="dxa"/>
          </w:tcPr>
          <w:p w14:paraId="3FA05D41" w14:textId="77777777" w:rsidR="00D823CC" w:rsidRPr="00D063A1" w:rsidRDefault="00D823CC" w:rsidP="00660C5D">
            <w:pPr>
              <w:spacing w:before="120" w:after="120"/>
            </w:pPr>
            <w:r w:rsidRPr="00D063A1">
              <w:t>Parry RV, Chemnitz JM, Frauwirth KA, Lanfranco AR, Braunstein I, Kobayashi SV, et al. CTLA-4 and PD-1 receptors inhibit T-cell activation by distinct mechanisms. Mol Cell Biol 2005;25(21):9543-53.</w:t>
            </w:r>
          </w:p>
        </w:tc>
        <w:tc>
          <w:tcPr>
            <w:tcW w:w="1410" w:type="dxa"/>
          </w:tcPr>
          <w:p w14:paraId="06266F24" w14:textId="77777777" w:rsidR="00D823CC" w:rsidRPr="00D063A1" w:rsidRDefault="00D823CC" w:rsidP="00660C5D">
            <w:pPr>
              <w:spacing w:before="120" w:after="120"/>
            </w:pPr>
            <w:r w:rsidRPr="00D063A1">
              <w:t>[00VMQ7]</w:t>
            </w:r>
          </w:p>
        </w:tc>
      </w:tr>
      <w:tr w:rsidR="00D823CC" w:rsidRPr="00D063A1" w14:paraId="2EDBAA0F" w14:textId="77777777" w:rsidTr="00AA0971">
        <w:tc>
          <w:tcPr>
            <w:tcW w:w="3120" w:type="dxa"/>
          </w:tcPr>
          <w:p w14:paraId="27A0FE86" w14:textId="77777777" w:rsidR="00D823CC" w:rsidRPr="00D063A1" w:rsidRDefault="00D823CC" w:rsidP="00660C5D">
            <w:pPr>
              <w:spacing w:before="120" w:after="120"/>
            </w:pPr>
            <w:r w:rsidRPr="00D063A1">
              <w:t>[Pickard, A. S., et al 2007]</w:t>
            </w:r>
          </w:p>
        </w:tc>
        <w:tc>
          <w:tcPr>
            <w:tcW w:w="4530" w:type="dxa"/>
          </w:tcPr>
          <w:p w14:paraId="6651259B" w14:textId="77777777" w:rsidR="00D823CC" w:rsidRPr="00D063A1" w:rsidRDefault="00D823CC" w:rsidP="00660C5D">
            <w:pPr>
              <w:spacing w:before="120" w:after="120"/>
            </w:pPr>
            <w:r w:rsidRPr="00D063A1">
              <w:t>Pickard AS, Neary MP, Cella D. Estimation of minimally important differences in EQ-5D utility and VAS scores in cancer. Health Qual Life Outcomes 2007;5:1-8.</w:t>
            </w:r>
          </w:p>
        </w:tc>
        <w:tc>
          <w:tcPr>
            <w:tcW w:w="1410" w:type="dxa"/>
          </w:tcPr>
          <w:p w14:paraId="521C9DB9" w14:textId="77777777" w:rsidR="00D823CC" w:rsidRPr="00D063A1" w:rsidRDefault="00D823CC" w:rsidP="00660C5D">
            <w:pPr>
              <w:spacing w:before="120" w:after="120"/>
            </w:pPr>
            <w:r w:rsidRPr="00D063A1">
              <w:t>[00W0FM]</w:t>
            </w:r>
          </w:p>
        </w:tc>
      </w:tr>
      <w:tr w:rsidR="00D823CC" w:rsidRPr="00D063A1" w14:paraId="3C64DA93" w14:textId="77777777" w:rsidTr="00AA0971">
        <w:tc>
          <w:tcPr>
            <w:tcW w:w="3120" w:type="dxa"/>
          </w:tcPr>
          <w:p w14:paraId="3C17D1D9" w14:textId="615A4122" w:rsidR="00D823CC" w:rsidRPr="00D063A1" w:rsidRDefault="00D823CC" w:rsidP="00660C5D">
            <w:pPr>
              <w:spacing w:before="120" w:after="120"/>
            </w:pPr>
            <w:r w:rsidRPr="00D063A1">
              <w:t xml:space="preserve">[Pickard, A. S., et al </w:t>
            </w:r>
            <w:del w:id="4183" w:author="Powell, Deana" w:date="2023-10-19T15:28:00Z">
              <w:r w:rsidR="005B70C9">
                <w:delText>2007</w:delText>
              </w:r>
            </w:del>
            <w:ins w:id="4184" w:author="Powell, Deana" w:date="2023-10-19T15:28:00Z">
              <w:r w:rsidRPr="00D063A1">
                <w:t>2007a</w:t>
              </w:r>
            </w:ins>
            <w:r w:rsidRPr="00D063A1">
              <w:t>]</w:t>
            </w:r>
          </w:p>
        </w:tc>
        <w:tc>
          <w:tcPr>
            <w:tcW w:w="4530" w:type="dxa"/>
          </w:tcPr>
          <w:p w14:paraId="78DA47D9" w14:textId="77777777" w:rsidR="00D823CC" w:rsidRPr="00D063A1" w:rsidRDefault="00D823CC" w:rsidP="00660C5D">
            <w:pPr>
              <w:spacing w:before="120" w:after="120"/>
            </w:pPr>
            <w:r w:rsidRPr="00D063A1">
              <w:t>Pickard AS, Wilke CT, Lin H-W, Lloyd A. Health utilities using the EQ-5D in studies of cancer. Pharmacoeconomics 2007;25(5):365-84.</w:t>
            </w:r>
          </w:p>
        </w:tc>
        <w:tc>
          <w:tcPr>
            <w:tcW w:w="1410" w:type="dxa"/>
          </w:tcPr>
          <w:p w14:paraId="69033DC0" w14:textId="77777777" w:rsidR="00D823CC" w:rsidRPr="00D063A1" w:rsidRDefault="00D823CC" w:rsidP="00660C5D">
            <w:pPr>
              <w:spacing w:before="120" w:after="120"/>
            </w:pPr>
            <w:r w:rsidRPr="00D063A1">
              <w:t>[03RLHG]</w:t>
            </w:r>
          </w:p>
        </w:tc>
      </w:tr>
      <w:tr w:rsidR="00D823CC" w:rsidRPr="00D063A1" w14:paraId="387ABB89" w14:textId="77777777" w:rsidTr="00AA0971">
        <w:tc>
          <w:tcPr>
            <w:tcW w:w="3120" w:type="dxa"/>
          </w:tcPr>
          <w:p w14:paraId="0421FB7E" w14:textId="77777777" w:rsidR="00D823CC" w:rsidRPr="00D063A1" w:rsidRDefault="00D823CC" w:rsidP="00660C5D">
            <w:pPr>
              <w:spacing w:before="120" w:after="120"/>
            </w:pPr>
            <w:r w:rsidRPr="00D063A1">
              <w:t>[Rabin, R. and de Charro, F. 2001]</w:t>
            </w:r>
          </w:p>
        </w:tc>
        <w:tc>
          <w:tcPr>
            <w:tcW w:w="4530" w:type="dxa"/>
          </w:tcPr>
          <w:p w14:paraId="26B9CC32" w14:textId="5E81ADFC" w:rsidR="00D823CC" w:rsidRPr="00D063A1" w:rsidRDefault="00D823CC" w:rsidP="00660C5D">
            <w:pPr>
              <w:spacing w:before="120" w:after="120"/>
            </w:pPr>
            <w:r w:rsidRPr="00D063A1">
              <w:t>Rabin R</w:t>
            </w:r>
            <w:del w:id="4185" w:author="Powell, Deana" w:date="2023-10-19T15:28:00Z">
              <w:r w:rsidR="005B70C9">
                <w:delText>,</w:delText>
              </w:r>
            </w:del>
            <w:ins w:id="4186" w:author="Powell, Deana" w:date="2023-10-19T15:28:00Z">
              <w:r w:rsidRPr="00D063A1">
                <w:t xml:space="preserve"> and</w:t>
              </w:r>
            </w:ins>
            <w:r w:rsidRPr="00D063A1">
              <w:t xml:space="preserve"> de Charro F. EQ-5D: a measure of health status from the EuroQol group. Ann Med 2001;33:337-43.</w:t>
            </w:r>
          </w:p>
        </w:tc>
        <w:tc>
          <w:tcPr>
            <w:tcW w:w="1410" w:type="dxa"/>
          </w:tcPr>
          <w:p w14:paraId="40DB4F37" w14:textId="77777777" w:rsidR="00D823CC" w:rsidRPr="00D063A1" w:rsidRDefault="00D823CC" w:rsidP="00660C5D">
            <w:pPr>
              <w:spacing w:before="120" w:after="120"/>
            </w:pPr>
            <w:r w:rsidRPr="00D063A1">
              <w:t>[03QM46]</w:t>
            </w:r>
          </w:p>
        </w:tc>
      </w:tr>
      <w:tr w:rsidR="00D823CC" w:rsidRPr="00D063A1" w14:paraId="4F42C2DE" w14:textId="77777777" w:rsidTr="00AA0971">
        <w:tc>
          <w:tcPr>
            <w:tcW w:w="3120" w:type="dxa"/>
          </w:tcPr>
          <w:p w14:paraId="57794658" w14:textId="77777777" w:rsidR="00D823CC" w:rsidRPr="00D063A1" w:rsidRDefault="00D823CC" w:rsidP="00660C5D">
            <w:pPr>
              <w:spacing w:before="120" w:after="120"/>
            </w:pPr>
            <w:r w:rsidRPr="00D063A1">
              <w:t>[Riley, J. L. 2009]</w:t>
            </w:r>
          </w:p>
        </w:tc>
        <w:tc>
          <w:tcPr>
            <w:tcW w:w="4530" w:type="dxa"/>
          </w:tcPr>
          <w:p w14:paraId="628C740F" w14:textId="77777777" w:rsidR="00D823CC" w:rsidRPr="00D063A1" w:rsidRDefault="00D823CC" w:rsidP="00660C5D">
            <w:pPr>
              <w:spacing w:before="120" w:after="120"/>
            </w:pPr>
            <w:r w:rsidRPr="00D063A1">
              <w:t>Riley JL. PD-1 signaling in primary T cells. Immunol Rev 2009;229:114-25.</w:t>
            </w:r>
          </w:p>
        </w:tc>
        <w:tc>
          <w:tcPr>
            <w:tcW w:w="1410" w:type="dxa"/>
          </w:tcPr>
          <w:p w14:paraId="414D5856" w14:textId="77777777" w:rsidR="00D823CC" w:rsidRPr="00D063A1" w:rsidRDefault="00D823CC" w:rsidP="00660C5D">
            <w:pPr>
              <w:spacing w:before="120" w:after="120"/>
            </w:pPr>
            <w:r w:rsidRPr="00D063A1">
              <w:t>[00VMQ9]</w:t>
            </w:r>
          </w:p>
        </w:tc>
      </w:tr>
      <w:tr w:rsidR="00D823CC" w:rsidRPr="00D063A1" w14:paraId="156063BE" w14:textId="77777777" w:rsidTr="00AA0971">
        <w:tc>
          <w:tcPr>
            <w:tcW w:w="3120" w:type="dxa"/>
          </w:tcPr>
          <w:p w14:paraId="4F3AA081" w14:textId="77777777" w:rsidR="00D823CC" w:rsidRPr="00D063A1" w:rsidRDefault="00D823CC" w:rsidP="00660C5D">
            <w:pPr>
              <w:spacing w:before="120" w:after="120"/>
            </w:pPr>
            <w:r w:rsidRPr="00D063A1">
              <w:t>[Rischin, D., et al 2019]</w:t>
            </w:r>
          </w:p>
        </w:tc>
        <w:tc>
          <w:tcPr>
            <w:tcW w:w="4530" w:type="dxa"/>
          </w:tcPr>
          <w:p w14:paraId="172C573F" w14:textId="77777777" w:rsidR="00D823CC" w:rsidRPr="00D063A1" w:rsidRDefault="00D823CC" w:rsidP="00660C5D">
            <w:pPr>
              <w:spacing w:before="120" w:after="120"/>
            </w:pPr>
            <w:r w:rsidRPr="00D063A1">
              <w:t>Rischin D, Harrington KJ, Greil R, Soulieres D, Tahara M, de Castro G, et al. Protocol-specified final analysis of the phase 3 KEYNOTE-048 trial of pembrolizumab (pembro) as first-line therapy for recurrent/metastatic head and neck squamous cell carcinoma (R/M HNSCC) [abstract]. Presented at: 2019 American Society of Clinical Oncology (ASCO) Annual Meeting; 2019 May 31-Jun 4; Chicago, IL. J Clin Oncol. 2019;37(15 suppl). Abstract no. 6000.</w:t>
            </w:r>
          </w:p>
        </w:tc>
        <w:tc>
          <w:tcPr>
            <w:tcW w:w="1410" w:type="dxa"/>
          </w:tcPr>
          <w:p w14:paraId="1B1BD252" w14:textId="77777777" w:rsidR="00D823CC" w:rsidRPr="00D063A1" w:rsidRDefault="00D823CC" w:rsidP="00660C5D">
            <w:pPr>
              <w:spacing w:before="120" w:after="120"/>
            </w:pPr>
            <w:r w:rsidRPr="00D063A1">
              <w:t>[058XBL]</w:t>
            </w:r>
          </w:p>
        </w:tc>
      </w:tr>
      <w:tr w:rsidR="00D823CC" w:rsidRPr="00D063A1" w14:paraId="11DA896F" w14:textId="77777777" w:rsidTr="00AA0971">
        <w:tc>
          <w:tcPr>
            <w:tcW w:w="3120" w:type="dxa"/>
          </w:tcPr>
          <w:p w14:paraId="2DDF1C3C" w14:textId="77777777" w:rsidR="00D823CC" w:rsidRPr="00D063A1" w:rsidRDefault="00D823CC" w:rsidP="00AA0971">
            <w:pPr>
              <w:keepNext/>
              <w:spacing w:before="120" w:after="120"/>
            </w:pPr>
            <w:r w:rsidRPr="00D063A1">
              <w:lastRenderedPageBreak/>
              <w:t>[Sheppard, K-A, et al 2004]</w:t>
            </w:r>
          </w:p>
        </w:tc>
        <w:tc>
          <w:tcPr>
            <w:tcW w:w="4530" w:type="dxa"/>
          </w:tcPr>
          <w:p w14:paraId="634AE3B7" w14:textId="77777777" w:rsidR="00D823CC" w:rsidRPr="00D063A1" w:rsidRDefault="00D823CC" w:rsidP="00660C5D">
            <w:pPr>
              <w:spacing w:before="120" w:after="120"/>
            </w:pPr>
            <w:r w:rsidRPr="00D063A1">
              <w:t>Sheppard K-A, Fitz LJ, Lee JM, Benander C, George JA, Wooters J, et al. PD-1 inhibits T-cell receptor induced phosphorylation of the ZAP70/CD3zeta signalosome and downstream signaling to PKCtheta. FEBS Lett. 2004;574:37-41.</w:t>
            </w:r>
          </w:p>
        </w:tc>
        <w:tc>
          <w:tcPr>
            <w:tcW w:w="1410" w:type="dxa"/>
          </w:tcPr>
          <w:p w14:paraId="4B0ECCFB" w14:textId="77777777" w:rsidR="00D823CC" w:rsidRPr="00D063A1" w:rsidRDefault="00D823CC" w:rsidP="00660C5D">
            <w:pPr>
              <w:spacing w:before="120" w:after="120"/>
            </w:pPr>
            <w:r w:rsidRPr="00D063A1">
              <w:t>[00VMQC]</w:t>
            </w:r>
          </w:p>
        </w:tc>
      </w:tr>
      <w:tr w:rsidR="00D823CC" w:rsidRPr="00D063A1" w14:paraId="4842115D" w14:textId="77777777" w:rsidTr="00AA0971">
        <w:tc>
          <w:tcPr>
            <w:tcW w:w="3120" w:type="dxa"/>
          </w:tcPr>
          <w:p w14:paraId="07D72F69" w14:textId="77777777" w:rsidR="00D823CC" w:rsidRPr="00D063A1" w:rsidRDefault="00D823CC" w:rsidP="00660C5D">
            <w:pPr>
              <w:spacing w:before="120" w:after="120"/>
            </w:pPr>
            <w:r w:rsidRPr="00D063A1">
              <w:t xml:space="preserve">[Tammela, T. </w:t>
            </w:r>
            <w:ins w:id="4187" w:author="Powell, Deana" w:date="2023-10-19T15:28:00Z">
              <w:r w:rsidRPr="00D063A1">
                <w:t xml:space="preserve">and Alitalo, K. </w:t>
              </w:r>
            </w:ins>
            <w:r w:rsidRPr="00D063A1">
              <w:t>2010]</w:t>
            </w:r>
          </w:p>
        </w:tc>
        <w:tc>
          <w:tcPr>
            <w:tcW w:w="4530" w:type="dxa"/>
          </w:tcPr>
          <w:p w14:paraId="65427894" w14:textId="77777777" w:rsidR="00D823CC" w:rsidRPr="00D063A1" w:rsidRDefault="00D823CC" w:rsidP="00660C5D">
            <w:pPr>
              <w:spacing w:before="120" w:after="120"/>
            </w:pPr>
            <w:r w:rsidRPr="00D063A1">
              <w:t>Tammela T, Alitalo K. Lymphangiogenesis: molecular mechanisms and future promise. Cell. 2010 Feb 19;140:460-76.</w:t>
            </w:r>
          </w:p>
        </w:tc>
        <w:tc>
          <w:tcPr>
            <w:tcW w:w="1410" w:type="dxa"/>
          </w:tcPr>
          <w:p w14:paraId="4218B0C3" w14:textId="77777777" w:rsidR="00D823CC" w:rsidRPr="00D063A1" w:rsidRDefault="00D823CC" w:rsidP="00660C5D">
            <w:pPr>
              <w:spacing w:before="120" w:after="120"/>
            </w:pPr>
            <w:r w:rsidRPr="00D063A1">
              <w:t>[04XKRB]</w:t>
            </w:r>
          </w:p>
        </w:tc>
      </w:tr>
      <w:tr w:rsidR="00D823CC" w:rsidRPr="00D063A1" w14:paraId="3D316513" w14:textId="77777777" w:rsidTr="00AA0971">
        <w:tc>
          <w:tcPr>
            <w:tcW w:w="3120" w:type="dxa"/>
          </w:tcPr>
          <w:p w14:paraId="29A10589" w14:textId="77777777" w:rsidR="00D823CC" w:rsidRPr="00D063A1" w:rsidRDefault="00D823CC" w:rsidP="00660C5D">
            <w:pPr>
              <w:spacing w:before="120" w:after="120"/>
            </w:pPr>
            <w:r w:rsidRPr="00D063A1">
              <w:t>[Taylor, M. H., et al 2018]</w:t>
            </w:r>
          </w:p>
        </w:tc>
        <w:tc>
          <w:tcPr>
            <w:tcW w:w="4530" w:type="dxa"/>
          </w:tcPr>
          <w:p w14:paraId="215E3010" w14:textId="77777777" w:rsidR="00D823CC" w:rsidRPr="00D063A1" w:rsidRDefault="00D823CC" w:rsidP="00660C5D">
            <w:pPr>
              <w:spacing w:before="120" w:after="120"/>
            </w:pPr>
            <w:r w:rsidRPr="00D063A1">
              <w:t>Taylor MH, Rasco DW, Brose MS, Vogelzang NJ, Richey SL, Cohn AL, et al. A phase 1b/2 trial of lenvatinib plus pembrolizumab in patients with squamous cell carcinoma of the head and neck. Poster session presented at: 2018 American Society of Clinical Oncology (ASCO) Annual Meeting; 2018 Jun 1-5; Chicago, IL. Poster no. 6016.</w:t>
            </w:r>
          </w:p>
        </w:tc>
        <w:tc>
          <w:tcPr>
            <w:tcW w:w="1410" w:type="dxa"/>
          </w:tcPr>
          <w:p w14:paraId="3566A0BE" w14:textId="77777777" w:rsidR="00D823CC" w:rsidRPr="00D063A1" w:rsidRDefault="00D823CC" w:rsidP="00660C5D">
            <w:pPr>
              <w:spacing w:before="120" w:after="120"/>
            </w:pPr>
            <w:r w:rsidRPr="00D063A1">
              <w:t>[053L8W]</w:t>
            </w:r>
          </w:p>
        </w:tc>
      </w:tr>
      <w:tr w:rsidR="00D823CC" w:rsidRPr="00D063A1" w14:paraId="396F343B" w14:textId="77777777" w:rsidTr="00AA0971">
        <w:tc>
          <w:tcPr>
            <w:tcW w:w="3120" w:type="dxa"/>
          </w:tcPr>
          <w:p w14:paraId="2AFF71C1" w14:textId="2FFC8752" w:rsidR="00D823CC" w:rsidRPr="00D063A1" w:rsidRDefault="00D823CC" w:rsidP="00660C5D">
            <w:pPr>
              <w:spacing w:before="120" w:after="120"/>
            </w:pPr>
            <w:r w:rsidRPr="00D063A1">
              <w:t xml:space="preserve">[Taylor, M. H., et al </w:t>
            </w:r>
            <w:del w:id="4188" w:author="Powell, Deana" w:date="2023-10-19T15:28:00Z">
              <w:r w:rsidR="005B70C9">
                <w:delText>2018</w:delText>
              </w:r>
            </w:del>
            <w:ins w:id="4189" w:author="Powell, Deana" w:date="2023-10-19T15:28:00Z">
              <w:r w:rsidRPr="00D063A1">
                <w:t>2018a</w:t>
              </w:r>
            </w:ins>
            <w:r w:rsidRPr="00D063A1">
              <w:t>]</w:t>
            </w:r>
          </w:p>
        </w:tc>
        <w:tc>
          <w:tcPr>
            <w:tcW w:w="4530" w:type="dxa"/>
          </w:tcPr>
          <w:p w14:paraId="24BBC983" w14:textId="77777777" w:rsidR="00D823CC" w:rsidRPr="00D063A1" w:rsidRDefault="00D823CC" w:rsidP="00660C5D">
            <w:pPr>
              <w:spacing w:before="120" w:after="120"/>
            </w:pPr>
            <w:r w:rsidRPr="00D063A1">
              <w:t>Taylor MH, Rasco DW, Brose MS, Vogelzang NJ, Richey SL, Richards DA, et al. A phase 1b/2 trial of lenvatinib plus pembrolizumab in patients with squamous cell carcinoma of the head and neck [abstract]. Presented at: 2018 American Society of Clinical Oncology (ASCO) Annual Meeting; 2018 Jun 1-5; Chicago, IL. J Clin Oncol. 2018;36(15 suppl). Abstract no. 6016.</w:t>
            </w:r>
          </w:p>
        </w:tc>
        <w:tc>
          <w:tcPr>
            <w:tcW w:w="1410" w:type="dxa"/>
          </w:tcPr>
          <w:p w14:paraId="532E7C9B" w14:textId="77777777" w:rsidR="00D823CC" w:rsidRPr="00D063A1" w:rsidRDefault="00D823CC" w:rsidP="00660C5D">
            <w:pPr>
              <w:spacing w:before="120" w:after="120"/>
            </w:pPr>
            <w:r w:rsidRPr="00D063A1">
              <w:t>[053BZJ]</w:t>
            </w:r>
          </w:p>
        </w:tc>
      </w:tr>
      <w:tr w:rsidR="00D823CC" w:rsidRPr="00D063A1" w14:paraId="52212E7B" w14:textId="77777777" w:rsidTr="00AA0971">
        <w:tc>
          <w:tcPr>
            <w:tcW w:w="3120" w:type="dxa"/>
          </w:tcPr>
          <w:p w14:paraId="7A3380D0" w14:textId="77777777" w:rsidR="00D823CC" w:rsidRPr="00D063A1" w:rsidRDefault="00D823CC" w:rsidP="00660C5D">
            <w:pPr>
              <w:spacing w:before="120" w:after="120"/>
            </w:pPr>
            <w:r w:rsidRPr="00D063A1">
              <w:t>[Taylor, M., et al 2018]</w:t>
            </w:r>
          </w:p>
        </w:tc>
        <w:tc>
          <w:tcPr>
            <w:tcW w:w="4530" w:type="dxa"/>
          </w:tcPr>
          <w:p w14:paraId="24E1B369" w14:textId="77777777" w:rsidR="00D823CC" w:rsidRPr="00D063A1" w:rsidRDefault="00D823CC" w:rsidP="00660C5D">
            <w:pPr>
              <w:spacing w:before="120" w:after="120"/>
            </w:pPr>
            <w:r w:rsidRPr="00D063A1">
              <w:t>Taylor M, Vogelzang N, Cohn A, Stepan D, Shumaker R, Dutcus C, et al. A phase 1b/2 trial of lenvatinib in combination with pembrolizumab in patients with advanced melanoma [abstract]. Presented at: 33rd Annual Meeting &amp; Pre-Conference Programs, Society for Immunotherapy of Cancer (SITC); 2018 Nov 7-11; Washington, DC. Abstract no. P391.</w:t>
            </w:r>
          </w:p>
        </w:tc>
        <w:tc>
          <w:tcPr>
            <w:tcW w:w="1410" w:type="dxa"/>
          </w:tcPr>
          <w:p w14:paraId="01AC82C3" w14:textId="77777777" w:rsidR="00D823CC" w:rsidRPr="00D063A1" w:rsidRDefault="00D823CC" w:rsidP="00660C5D">
            <w:pPr>
              <w:spacing w:before="120" w:after="120"/>
            </w:pPr>
            <w:r w:rsidRPr="00D063A1">
              <w:t>[053BQ3]</w:t>
            </w:r>
          </w:p>
        </w:tc>
      </w:tr>
      <w:tr w:rsidR="00D823CC" w:rsidRPr="00D063A1" w14:paraId="1F5BDD7C" w14:textId="77777777" w:rsidTr="00AA0971">
        <w:tc>
          <w:tcPr>
            <w:tcW w:w="3120" w:type="dxa"/>
          </w:tcPr>
          <w:p w14:paraId="5E011500" w14:textId="77777777" w:rsidR="00D823CC" w:rsidRPr="00D063A1" w:rsidRDefault="00D823CC" w:rsidP="00AA0971">
            <w:pPr>
              <w:keepNext/>
              <w:spacing w:before="120" w:after="120"/>
            </w:pPr>
            <w:r w:rsidRPr="00D063A1">
              <w:lastRenderedPageBreak/>
              <w:t>[Vermorken, J. B., et al 2008]</w:t>
            </w:r>
          </w:p>
        </w:tc>
        <w:tc>
          <w:tcPr>
            <w:tcW w:w="4530" w:type="dxa"/>
          </w:tcPr>
          <w:p w14:paraId="6A8F9C8E" w14:textId="77777777" w:rsidR="00D823CC" w:rsidRPr="00D063A1" w:rsidRDefault="00D823CC" w:rsidP="00660C5D">
            <w:pPr>
              <w:spacing w:before="120" w:after="120"/>
            </w:pPr>
            <w:r w:rsidRPr="00D063A1">
              <w:t>Vermorken JB, Mesia R, Rivera F, Remenar E, Kawecki A, Rottey S, et al. Platinum-based chemotherapy plus cetuximab in head and neck cancer. N Engl J Med 2008;359:1116-27.</w:t>
            </w:r>
          </w:p>
        </w:tc>
        <w:tc>
          <w:tcPr>
            <w:tcW w:w="1410" w:type="dxa"/>
          </w:tcPr>
          <w:p w14:paraId="2275E195" w14:textId="77777777" w:rsidR="00D823CC" w:rsidRPr="00D063A1" w:rsidRDefault="00D823CC" w:rsidP="00660C5D">
            <w:pPr>
              <w:spacing w:before="120" w:after="120"/>
            </w:pPr>
            <w:r w:rsidRPr="00D063A1">
              <w:t>[03WNBF]</w:t>
            </w:r>
          </w:p>
        </w:tc>
      </w:tr>
      <w:tr w:rsidR="00D823CC" w:rsidRPr="00D063A1" w14:paraId="27D17CC0" w14:textId="77777777" w:rsidTr="00AA0971">
        <w:tc>
          <w:tcPr>
            <w:tcW w:w="3120" w:type="dxa"/>
          </w:tcPr>
          <w:p w14:paraId="224C950C" w14:textId="77777777" w:rsidR="00D823CC" w:rsidRPr="00D063A1" w:rsidRDefault="00D823CC" w:rsidP="00660C5D">
            <w:pPr>
              <w:spacing w:before="120" w:after="120"/>
            </w:pPr>
            <w:r w:rsidRPr="00D063A1">
              <w:t>[Vogelzang, N., et al 2018]</w:t>
            </w:r>
          </w:p>
        </w:tc>
        <w:tc>
          <w:tcPr>
            <w:tcW w:w="4530" w:type="dxa"/>
          </w:tcPr>
          <w:p w14:paraId="6EFEAD45" w14:textId="77777777" w:rsidR="00D823CC" w:rsidRPr="00D063A1" w:rsidRDefault="00D823CC" w:rsidP="00660C5D">
            <w:pPr>
              <w:spacing w:before="120" w:after="120"/>
            </w:pPr>
            <w:r w:rsidRPr="00D063A1">
              <w:t>Vogelzang N, Encarnacion C, Cohn A, Simone CD, Rasco D, Richards D, et al. A phase 1b/2 trial of lenvatinib in combination with pembrolizumab in patients with urothelial cancer [abstract]. Presented at: 33rd Annual Meeting &amp; Pre-Conference Programs, Society for Immunotherapy of Cancer (SITC); 2018 Nov 7-11; Washington, DC. Abstract no. P393.</w:t>
            </w:r>
          </w:p>
        </w:tc>
        <w:tc>
          <w:tcPr>
            <w:tcW w:w="1410" w:type="dxa"/>
          </w:tcPr>
          <w:p w14:paraId="3B4A2DF2" w14:textId="77777777" w:rsidR="00D823CC" w:rsidRPr="00D063A1" w:rsidRDefault="00D823CC" w:rsidP="00660C5D">
            <w:pPr>
              <w:spacing w:before="120" w:after="120"/>
            </w:pPr>
            <w:r w:rsidRPr="00D063A1">
              <w:t>[053BQ4]</w:t>
            </w:r>
          </w:p>
        </w:tc>
      </w:tr>
      <w:tr w:rsidR="00D823CC" w:rsidRPr="00D063A1" w14:paraId="4C0136C9" w14:textId="77777777" w:rsidTr="00AA0971">
        <w:tc>
          <w:tcPr>
            <w:tcW w:w="3120" w:type="dxa"/>
          </w:tcPr>
          <w:p w14:paraId="2AAB9171" w14:textId="77777777" w:rsidR="00D823CC" w:rsidRPr="00D063A1" w:rsidRDefault="00D823CC" w:rsidP="00660C5D">
            <w:pPr>
              <w:spacing w:before="120" w:after="120"/>
            </w:pPr>
            <w:r w:rsidRPr="00D063A1">
              <w:t>[Yamamoto, Y., et al 2014]</w:t>
            </w:r>
          </w:p>
        </w:tc>
        <w:tc>
          <w:tcPr>
            <w:tcW w:w="4530" w:type="dxa"/>
          </w:tcPr>
          <w:p w14:paraId="12F75EAA" w14:textId="77777777" w:rsidR="00D823CC" w:rsidRPr="00D063A1" w:rsidRDefault="00D823CC" w:rsidP="00660C5D">
            <w:pPr>
              <w:spacing w:before="120" w:after="120"/>
            </w:pPr>
            <w:r w:rsidRPr="00D063A1">
              <w:t>Yamamoto Y, Matsui J, Matsushima T, Obaishi H, Miyazaki K, Nakamura K, et al. Lenvatinib, an angiogenesis inhibitor targeting VEGFR/FGFR, shows broad antitumor activity in human tumor xenograft models associated with microvessel density and pericyte coverage. Vasc Cell. 2014;6:18.</w:t>
            </w:r>
          </w:p>
        </w:tc>
        <w:tc>
          <w:tcPr>
            <w:tcW w:w="1410" w:type="dxa"/>
          </w:tcPr>
          <w:p w14:paraId="36F76598" w14:textId="77777777" w:rsidR="00D823CC" w:rsidRPr="00D063A1" w:rsidRDefault="00D823CC" w:rsidP="00660C5D">
            <w:pPr>
              <w:spacing w:before="120" w:after="120"/>
            </w:pPr>
            <w:r w:rsidRPr="00D063A1">
              <w:t>[04XQ0S]</w:t>
            </w:r>
          </w:p>
        </w:tc>
      </w:tr>
      <w:tr w:rsidR="00D823CC" w:rsidRPr="00D063A1" w14:paraId="7A1A1BA0" w14:textId="77777777" w:rsidTr="00AA0971">
        <w:tc>
          <w:tcPr>
            <w:tcW w:w="3120" w:type="dxa"/>
          </w:tcPr>
          <w:p w14:paraId="659F8A32" w14:textId="77777777" w:rsidR="00D823CC" w:rsidRPr="00D063A1" w:rsidRDefault="00D823CC" w:rsidP="00660C5D">
            <w:pPr>
              <w:spacing w:before="120" w:after="120"/>
            </w:pPr>
            <w:r w:rsidRPr="00D063A1">
              <w:t>[Zhang, X., et al 2004]</w:t>
            </w:r>
          </w:p>
        </w:tc>
        <w:tc>
          <w:tcPr>
            <w:tcW w:w="4530" w:type="dxa"/>
          </w:tcPr>
          <w:p w14:paraId="34857D73" w14:textId="77777777" w:rsidR="00D823CC" w:rsidRPr="00D063A1" w:rsidRDefault="00D823CC" w:rsidP="00660C5D">
            <w:pPr>
              <w:spacing w:before="120" w:after="120"/>
            </w:pPr>
            <w:r w:rsidRPr="00D063A1">
              <w:t>Zhang X, Schwartz J-CD, Guo X, Bhatia S, Cao E, Chen L, et al. Structural and functional analysis of the costimulatory receptor programmed death-1. Immunity 2004;20:337-47.</w:t>
            </w:r>
          </w:p>
        </w:tc>
        <w:tc>
          <w:tcPr>
            <w:tcW w:w="1410" w:type="dxa"/>
          </w:tcPr>
          <w:p w14:paraId="002A8417" w14:textId="77777777" w:rsidR="00D823CC" w:rsidRPr="00D063A1" w:rsidRDefault="00D823CC" w:rsidP="00660C5D">
            <w:pPr>
              <w:spacing w:before="120" w:after="120"/>
            </w:pPr>
            <w:r w:rsidRPr="00D063A1">
              <w:t>[00VMQJ]</w:t>
            </w:r>
          </w:p>
        </w:tc>
      </w:tr>
    </w:tbl>
    <w:p w14:paraId="4B4686F1" w14:textId="77777777" w:rsidR="00D823CC" w:rsidRPr="00D823CC" w:rsidRDefault="00D823CC" w:rsidP="00D823CC">
      <w:pPr>
        <w:pStyle w:val="Paragraph"/>
      </w:pPr>
    </w:p>
    <w:sectPr w:rsidR="00D823CC" w:rsidRPr="00D823CC" w:rsidSect="0097492E">
      <w:headerReference w:type="default" r:id="rId42"/>
      <w:footerReference w:type="default" r:id="rId43"/>
      <w:pgSz w:w="12240" w:h="15840"/>
      <w:pgMar w:top="1440" w:right="1440" w:bottom="1440" w:left="180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5C151F" w14:textId="77777777" w:rsidR="00637486" w:rsidRDefault="00637486">
      <w:r>
        <w:separator/>
      </w:r>
    </w:p>
  </w:endnote>
  <w:endnote w:type="continuationSeparator" w:id="0">
    <w:p w14:paraId="68DF427F" w14:textId="77777777" w:rsidR="00637486" w:rsidRDefault="00637486">
      <w:r>
        <w:continuationSeparator/>
      </w:r>
    </w:p>
  </w:endnote>
  <w:endnote w:type="continuationNotice" w:id="1">
    <w:p w14:paraId="00F0EBEB" w14:textId="77777777" w:rsidR="00637486" w:rsidRDefault="006374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20803070505020304"/>
    <w:charset w:val="00"/>
    <w:family w:val="roman"/>
    <w:notTrueType/>
    <w:pitch w:val="default"/>
    <w:sig w:usb0="00000000" w:usb1="00000000" w:usb2="00000000" w:usb3="00000000" w:csb0="00000001" w:csb1="00000000"/>
  </w:font>
  <w:font w:name="Invention">
    <w:panose1 w:val="020B0503020008020204"/>
    <w:charset w:val="00"/>
    <w:family w:val="swiss"/>
    <w:pitch w:val="variable"/>
    <w:sig w:usb0="A000006F" w:usb1="4000004B" w:usb2="00000000" w:usb3="00000000" w:csb0="00000013" w:csb1="00000000"/>
  </w:font>
  <w:font w:name="Arial Unicode MS">
    <w:panose1 w:val="020B0604020202020204"/>
    <w:charset w:val="80"/>
    <w:family w:val="swiss"/>
    <w:pitch w:val="variable"/>
    <w:sig w:usb0="F7FFAFFF" w:usb1="E9DFFFFF" w:usb2="0000003F" w:usb3="00000000" w:csb0="003F01FF" w:csb1="00000000"/>
  </w:font>
  <w:font w:name="TimesNewRoman">
    <w:altName w:val="Times New Roman"/>
    <w:panose1 w:val="00000000000000000000"/>
    <w:charset w:val="00"/>
    <w:family w:val="auto"/>
    <w:notTrueType/>
    <w:pitch w:val="default"/>
    <w:sig w:usb0="00000001" w:usb1="08070000" w:usb2="00000010" w:usb3="00000000" w:csb0="0002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31BFE" w14:textId="77777777" w:rsidR="00815B7C" w:rsidRDefault="00815B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31" w:type="pct"/>
      <w:tblLook w:val="04A0" w:firstRow="1" w:lastRow="0" w:firstColumn="1" w:lastColumn="0" w:noHBand="0" w:noVBand="1"/>
    </w:tblPr>
    <w:tblGrid>
      <w:gridCol w:w="4142"/>
      <w:gridCol w:w="4734"/>
    </w:tblGrid>
    <w:tr w:rsidR="003439FE" w:rsidRPr="00607DAD" w14:paraId="483CD71E" w14:textId="77777777" w:rsidTr="00A14BEC">
      <w:trPr>
        <w:trHeight w:val="180"/>
        <w:del w:id="1469" w:author="Powell, Deana" w:date="2023-10-19T15:28:00Z"/>
      </w:trPr>
      <w:tc>
        <w:tcPr>
          <w:tcW w:w="2333" w:type="pct"/>
        </w:tcPr>
        <w:p w14:paraId="4BA3D6DC" w14:textId="77777777" w:rsidR="003439FE" w:rsidRPr="00607DAD" w:rsidRDefault="004173BC" w:rsidP="000F1CC9">
          <w:pPr>
            <w:pStyle w:val="Header"/>
            <w:spacing w:before="120"/>
            <w:rPr>
              <w:del w:id="1470" w:author="Powell, Deana" w:date="2023-10-19T15:28:00Z"/>
              <w:szCs w:val="16"/>
            </w:rPr>
          </w:pPr>
          <w:del w:id="1471" w:author="Powell, Deana" w:date="2023-10-19T15:28:00Z">
            <w:r w:rsidRPr="005B70C9">
              <w:rPr>
                <w:szCs w:val="16"/>
              </w:rPr>
              <w:delText xml:space="preserve">MK-7902-010-04 </w:delText>
            </w:r>
            <w:r>
              <w:rPr>
                <w:szCs w:val="16"/>
              </w:rPr>
              <w:delText>FINAL</w:delText>
            </w:r>
            <w:r w:rsidRPr="005B70C9">
              <w:rPr>
                <w:szCs w:val="16"/>
              </w:rPr>
              <w:delText xml:space="preserve"> </w:delText>
            </w:r>
            <w:r w:rsidRPr="005B70C9">
              <w:rPr>
                <w:szCs w:val="16"/>
              </w:rPr>
              <w:fldChar w:fldCharType="begin"/>
            </w:r>
            <w:r w:rsidRPr="005B70C9">
              <w:rPr>
                <w:szCs w:val="16"/>
              </w:rPr>
              <w:delInstrText xml:space="preserve"> SUBJECT  \* CHARFORMAT </w:delInstrText>
            </w:r>
            <w:r w:rsidRPr="005B70C9">
              <w:rPr>
                <w:szCs w:val="16"/>
              </w:rPr>
              <w:fldChar w:fldCharType="end"/>
            </w:r>
            <w:r w:rsidRPr="005B70C9">
              <w:rPr>
                <w:szCs w:val="16"/>
              </w:rPr>
              <w:delText>Protocol</w:delText>
            </w:r>
          </w:del>
        </w:p>
      </w:tc>
      <w:tc>
        <w:tcPr>
          <w:tcW w:w="2667" w:type="pct"/>
        </w:tcPr>
        <w:p w14:paraId="677680EC" w14:textId="77777777" w:rsidR="003439FE" w:rsidRPr="00607DAD" w:rsidRDefault="004173BC" w:rsidP="000F1CC9">
          <w:pPr>
            <w:pStyle w:val="Header"/>
            <w:spacing w:before="120"/>
            <w:jc w:val="right"/>
            <w:rPr>
              <w:del w:id="1472" w:author="Powell, Deana" w:date="2023-10-19T15:28:00Z"/>
              <w:szCs w:val="16"/>
            </w:rPr>
          </w:pPr>
          <w:del w:id="1473" w:author="Powell, Deana" w:date="2023-10-19T15:28:00Z">
            <w:r>
              <w:rPr>
                <w:noProof/>
                <w:szCs w:val="16"/>
              </w:rPr>
              <w:delText>05-Jul-2022</w:delText>
            </w:r>
          </w:del>
        </w:p>
      </w:tc>
    </w:tr>
    <w:tr w:rsidR="003439FE" w:rsidRPr="000F38C8" w14:paraId="10815A44" w14:textId="77777777" w:rsidTr="00A14BEC">
      <w:trPr>
        <w:trHeight w:val="252"/>
        <w:del w:id="1474" w:author="Powell, Deana" w:date="2023-10-19T15:28:00Z"/>
      </w:trPr>
      <w:tc>
        <w:tcPr>
          <w:tcW w:w="5000" w:type="pct"/>
          <w:gridSpan w:val="2"/>
        </w:tcPr>
        <w:p w14:paraId="61157DA0" w14:textId="77777777" w:rsidR="003439FE" w:rsidRPr="000F38C8" w:rsidRDefault="003439FE" w:rsidP="000F1CC9">
          <w:pPr>
            <w:pStyle w:val="Header"/>
            <w:tabs>
              <w:tab w:val="center" w:pos="6534"/>
              <w:tab w:val="left" w:pos="8352"/>
            </w:tabs>
            <w:spacing w:before="0"/>
            <w:jc w:val="center"/>
            <w:rPr>
              <w:del w:id="1475" w:author="Powell, Deana" w:date="2023-10-19T15:28:00Z"/>
              <w:color w:val="000000"/>
              <w:szCs w:val="16"/>
            </w:rPr>
          </w:pPr>
          <w:del w:id="1476" w:author="Powell, Deana" w:date="2023-10-19T15:28:00Z">
            <w:r>
              <w:rPr>
                <w:noProof/>
                <w:color w:val="000000"/>
                <w:szCs w:val="16"/>
              </w:rPr>
              <w:drawing>
                <wp:inline distT="0" distB="0" distL="0" distR="0" wp14:anchorId="4D708ED6" wp14:editId="7224810E">
                  <wp:extent cx="810895" cy="328930"/>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0895" cy="328930"/>
                          </a:xfrm>
                          <a:prstGeom prst="rect">
                            <a:avLst/>
                          </a:prstGeom>
                          <a:noFill/>
                        </pic:spPr>
                      </pic:pic>
                    </a:graphicData>
                  </a:graphic>
                </wp:inline>
              </w:drawing>
            </w:r>
          </w:del>
        </w:p>
      </w:tc>
    </w:tr>
  </w:tbl>
  <w:p w14:paraId="4509632E" w14:textId="6DF626F3" w:rsidR="00EE1723" w:rsidRDefault="000F6980" w:rsidP="008F0702">
    <w:pPr>
      <w:pStyle w:val="Footer"/>
      <w:spacing w:before="0"/>
      <w:rPr>
        <w:ins w:id="1477" w:author="Powell, Deana" w:date="2023-10-19T15:28:00Z"/>
      </w:rPr>
    </w:pPr>
    <w:ins w:id="1478" w:author="Powell, Deana" w:date="2023-10-19T15:28:00Z">
      <w:r>
        <w:t xml:space="preserve">MK-7902-010-05 </w:t>
      </w:r>
      <w:r w:rsidR="00ED62FE">
        <w:t>FINAL</w:t>
      </w:r>
      <w:r w:rsidR="002B54CD">
        <w:t xml:space="preserve"> </w:t>
      </w:r>
      <w:r>
        <w:t>PROTOCOL</w:t>
      </w:r>
      <w:r w:rsidR="006B7357">
        <w:ptab w:relativeTo="margin" w:alignment="right" w:leader="none"/>
      </w:r>
      <w:r w:rsidR="00ED62FE">
        <w:t>19-OCT-2023</w:t>
      </w:r>
    </w:ins>
  </w:p>
  <w:p w14:paraId="142EA48B" w14:textId="77777777" w:rsidR="003170FA" w:rsidRPr="00D90420" w:rsidRDefault="006B7357" w:rsidP="00520A61">
    <w:pPr>
      <w:pStyle w:val="Footer"/>
    </w:pPr>
    <w:ins w:id="1479" w:author="Powell, Deana" w:date="2023-10-19T15:28:00Z">
      <w:r>
        <w:ptab w:relativeTo="margin" w:alignment="center" w:leader="none"/>
      </w:r>
      <w:r w:rsidRPr="003170FA">
        <w:rPr>
          <w:noProof/>
        </w:rPr>
        <w:drawing>
          <wp:inline distT="0" distB="0" distL="0" distR="0" wp14:anchorId="5FB8F7DA" wp14:editId="560949D9">
            <wp:extent cx="685615" cy="100584"/>
            <wp:effectExtent l="0" t="0" r="635" b="0"/>
            <wp:docPr id="1584109820" name="Picture 1584109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09820" name="Picture 1"/>
                    <pic:cNvPicPr/>
                  </pic:nvPicPr>
                  <pic:blipFill>
                    <a:blip r:embed="rId2" cstate="print">
                      <a:extLst>
                        <a:ext uri="{28A0092B-C50C-407E-A947-70E740481C1C}">
                          <a14:useLocalDpi xmlns:a14="http://schemas.microsoft.com/office/drawing/2010/main" val="0"/>
                        </a:ext>
                      </a:extLst>
                    </a:blip>
                    <a:stretch>
                      <a:fillRect/>
                    </a:stretch>
                  </pic:blipFill>
                  <pic:spPr>
                    <a:xfrm>
                      <a:off x="0" y="0"/>
                      <a:ext cx="685615" cy="100584"/>
                    </a:xfrm>
                    <a:prstGeom prst="rect">
                      <a:avLst/>
                    </a:prstGeom>
                  </pic:spPr>
                </pic:pic>
              </a:graphicData>
            </a:graphic>
          </wp:inline>
        </w:drawing>
      </w:r>
    </w:ins>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6A8DB" w14:textId="77777777" w:rsidR="00815B7C" w:rsidRDefault="00815B7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519D1" w14:textId="3039777B" w:rsidR="00B8017D" w:rsidRDefault="00B8017D" w:rsidP="00B8017D">
    <w:pPr>
      <w:pStyle w:val="Header"/>
      <w:tabs>
        <w:tab w:val="center" w:pos="6534"/>
        <w:tab w:val="left" w:pos="8352"/>
      </w:tabs>
      <w:spacing w:before="0"/>
      <w:jc w:val="center"/>
      <w:rPr>
        <w:del w:id="1562" w:author="Powell, Deana" w:date="2023-10-19T15:28:00Z"/>
        <w:noProof/>
        <w:color w:val="000000"/>
        <w:szCs w:val="16"/>
      </w:rPr>
    </w:pPr>
  </w:p>
  <w:tbl>
    <w:tblPr>
      <w:tblW w:w="4931" w:type="pct"/>
      <w:tblLook w:val="04A0" w:firstRow="1" w:lastRow="0" w:firstColumn="1" w:lastColumn="0" w:noHBand="0" w:noVBand="1"/>
    </w:tblPr>
    <w:tblGrid>
      <w:gridCol w:w="5964"/>
      <w:gridCol w:w="6817"/>
    </w:tblGrid>
    <w:tr w:rsidR="00025F7A" w:rsidRPr="00607DAD" w14:paraId="168EBDB9" w14:textId="77777777" w:rsidTr="006E4208">
      <w:trPr>
        <w:trHeight w:val="180"/>
        <w:del w:id="1563" w:author="Powell, Deana" w:date="2023-10-19T15:28:00Z"/>
      </w:trPr>
      <w:tc>
        <w:tcPr>
          <w:tcW w:w="2333" w:type="pct"/>
        </w:tcPr>
        <w:p w14:paraId="79231AC0" w14:textId="77777777" w:rsidR="00025F7A" w:rsidRPr="00607DAD" w:rsidRDefault="00025F7A" w:rsidP="00025F7A">
          <w:pPr>
            <w:pStyle w:val="Header"/>
            <w:spacing w:before="120"/>
            <w:rPr>
              <w:del w:id="1564" w:author="Powell, Deana" w:date="2023-10-19T15:28:00Z"/>
              <w:szCs w:val="16"/>
            </w:rPr>
          </w:pPr>
          <w:del w:id="1565" w:author="Powell, Deana" w:date="2023-10-19T15:28:00Z">
            <w:r w:rsidRPr="005B70C9">
              <w:rPr>
                <w:szCs w:val="16"/>
              </w:rPr>
              <w:delText xml:space="preserve">MK-7902-010-04 </w:delText>
            </w:r>
            <w:r>
              <w:rPr>
                <w:szCs w:val="16"/>
              </w:rPr>
              <w:delText>FINAL</w:delText>
            </w:r>
            <w:r w:rsidRPr="005B70C9">
              <w:rPr>
                <w:szCs w:val="16"/>
              </w:rPr>
              <w:delText xml:space="preserve"> </w:delText>
            </w:r>
            <w:r w:rsidRPr="005B70C9">
              <w:rPr>
                <w:szCs w:val="16"/>
              </w:rPr>
              <w:fldChar w:fldCharType="begin"/>
            </w:r>
            <w:r w:rsidRPr="005B70C9">
              <w:rPr>
                <w:szCs w:val="16"/>
              </w:rPr>
              <w:delInstrText xml:space="preserve"> SUBJECT  \* CHARFORMAT </w:delInstrText>
            </w:r>
            <w:r w:rsidRPr="005B70C9">
              <w:rPr>
                <w:szCs w:val="16"/>
              </w:rPr>
              <w:fldChar w:fldCharType="end"/>
            </w:r>
            <w:r w:rsidRPr="005B70C9">
              <w:rPr>
                <w:szCs w:val="16"/>
              </w:rPr>
              <w:delText>Protocol</w:delText>
            </w:r>
          </w:del>
        </w:p>
      </w:tc>
      <w:tc>
        <w:tcPr>
          <w:tcW w:w="2667" w:type="pct"/>
        </w:tcPr>
        <w:p w14:paraId="52C62538" w14:textId="77777777" w:rsidR="00025F7A" w:rsidRPr="00607DAD" w:rsidRDefault="00025F7A" w:rsidP="00025F7A">
          <w:pPr>
            <w:pStyle w:val="Header"/>
            <w:spacing w:before="120"/>
            <w:jc w:val="right"/>
            <w:rPr>
              <w:del w:id="1566" w:author="Powell, Deana" w:date="2023-10-19T15:28:00Z"/>
              <w:szCs w:val="16"/>
            </w:rPr>
          </w:pPr>
          <w:del w:id="1567" w:author="Powell, Deana" w:date="2023-10-19T15:28:00Z">
            <w:r>
              <w:rPr>
                <w:noProof/>
                <w:szCs w:val="16"/>
              </w:rPr>
              <w:delText>05-Jul-2022</w:delText>
            </w:r>
          </w:del>
        </w:p>
      </w:tc>
    </w:tr>
    <w:tr w:rsidR="00025F7A" w:rsidRPr="000F38C8" w14:paraId="139F0A91" w14:textId="77777777" w:rsidTr="006E4208">
      <w:trPr>
        <w:trHeight w:val="252"/>
        <w:del w:id="1568" w:author="Powell, Deana" w:date="2023-10-19T15:28:00Z"/>
      </w:trPr>
      <w:tc>
        <w:tcPr>
          <w:tcW w:w="5000" w:type="pct"/>
          <w:gridSpan w:val="2"/>
        </w:tcPr>
        <w:p w14:paraId="7D1116A7" w14:textId="77777777" w:rsidR="00025F7A" w:rsidRPr="000F38C8" w:rsidRDefault="00025F7A" w:rsidP="00025F7A">
          <w:pPr>
            <w:pStyle w:val="Header"/>
            <w:tabs>
              <w:tab w:val="center" w:pos="6534"/>
              <w:tab w:val="left" w:pos="8352"/>
            </w:tabs>
            <w:spacing w:before="0"/>
            <w:jc w:val="center"/>
            <w:rPr>
              <w:del w:id="1569" w:author="Powell, Deana" w:date="2023-10-19T15:28:00Z"/>
              <w:color w:val="000000"/>
              <w:szCs w:val="16"/>
            </w:rPr>
          </w:pPr>
          <w:del w:id="1570" w:author="Powell, Deana" w:date="2023-10-19T15:28:00Z">
            <w:r>
              <w:rPr>
                <w:noProof/>
                <w:color w:val="000000"/>
                <w:szCs w:val="16"/>
              </w:rPr>
              <w:drawing>
                <wp:inline distT="0" distB="0" distL="0" distR="0" wp14:anchorId="54D1C541" wp14:editId="0E894202">
                  <wp:extent cx="810895" cy="328930"/>
                  <wp:effectExtent l="0" t="0" r="825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0895" cy="328930"/>
                          </a:xfrm>
                          <a:prstGeom prst="rect">
                            <a:avLst/>
                          </a:prstGeom>
                          <a:noFill/>
                        </pic:spPr>
                      </pic:pic>
                    </a:graphicData>
                  </a:graphic>
                </wp:inline>
              </w:drawing>
            </w:r>
          </w:del>
        </w:p>
      </w:tc>
    </w:tr>
  </w:tbl>
  <w:p w14:paraId="576526EE" w14:textId="77777777" w:rsidR="00025F7A" w:rsidRDefault="00025F7A" w:rsidP="00025F7A">
    <w:pPr>
      <w:pStyle w:val="Footer"/>
      <w:spacing w:before="0"/>
      <w:rPr>
        <w:ins w:id="1571" w:author="Powell, Deana" w:date="2023-10-19T15:28:00Z"/>
      </w:rPr>
    </w:pPr>
    <w:ins w:id="1572" w:author="Powell, Deana" w:date="2023-10-19T15:28:00Z">
      <w:r>
        <w:t>MK-7902-010-05 FINAL PROTOCOL</w:t>
      </w:r>
      <w:r>
        <w:ptab w:relativeTo="margin" w:alignment="right" w:leader="none"/>
      </w:r>
      <w:r>
        <w:t>19-OCT-2023</w:t>
      </w:r>
    </w:ins>
  </w:p>
  <w:p w14:paraId="5E935286" w14:textId="77777777" w:rsidR="00025F7A" w:rsidRPr="00D90420" w:rsidRDefault="00025F7A" w:rsidP="00025F7A">
    <w:pPr>
      <w:pStyle w:val="Footer"/>
    </w:pPr>
    <w:ins w:id="1573" w:author="Powell, Deana" w:date="2023-10-19T15:28:00Z">
      <w:r>
        <w:ptab w:relativeTo="margin" w:alignment="center" w:leader="none"/>
      </w:r>
      <w:r w:rsidRPr="003170FA">
        <w:rPr>
          <w:noProof/>
        </w:rPr>
        <w:drawing>
          <wp:inline distT="0" distB="0" distL="0" distR="0" wp14:anchorId="42B5EFB6" wp14:editId="58BA00AB">
            <wp:extent cx="685615" cy="100584"/>
            <wp:effectExtent l="0" t="0" r="63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09820" name="Picture 1"/>
                    <pic:cNvPicPr/>
                  </pic:nvPicPr>
                  <pic:blipFill>
                    <a:blip r:embed="rId2" cstate="print">
                      <a:extLst>
                        <a:ext uri="{28A0092B-C50C-407E-A947-70E740481C1C}">
                          <a14:useLocalDpi xmlns:a14="http://schemas.microsoft.com/office/drawing/2010/main" val="0"/>
                        </a:ext>
                      </a:extLst>
                    </a:blip>
                    <a:stretch>
                      <a:fillRect/>
                    </a:stretch>
                  </pic:blipFill>
                  <pic:spPr>
                    <a:xfrm>
                      <a:off x="0" y="0"/>
                      <a:ext cx="685615" cy="100584"/>
                    </a:xfrm>
                    <a:prstGeom prst="rect">
                      <a:avLst/>
                    </a:prstGeom>
                  </pic:spPr>
                </pic:pic>
              </a:graphicData>
            </a:graphic>
          </wp:inline>
        </w:drawing>
      </w:r>
    </w:ins>
  </w:p>
  <w:p w14:paraId="7625840C" w14:textId="77777777" w:rsidR="003439FE" w:rsidRPr="00B8017D" w:rsidRDefault="003439FE" w:rsidP="00B8017D">
    <w:pPr>
      <w:pStyle w:val="Footer"/>
      <w:spacing w:before="0"/>
      <w:rPr>
        <w:sz w:val="2"/>
        <w:szCs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31" w:type="pct"/>
      <w:tblLook w:val="04A0" w:firstRow="1" w:lastRow="0" w:firstColumn="1" w:lastColumn="0" w:noHBand="0" w:noVBand="1"/>
    </w:tblPr>
    <w:tblGrid>
      <w:gridCol w:w="4142"/>
      <w:gridCol w:w="4734"/>
    </w:tblGrid>
    <w:tr w:rsidR="00025F7A" w:rsidRPr="00607DAD" w14:paraId="4CE355F8" w14:textId="77777777" w:rsidTr="006E4208">
      <w:trPr>
        <w:trHeight w:val="180"/>
        <w:del w:id="1918" w:author="Powell, Deana" w:date="2023-10-19T15:28:00Z"/>
      </w:trPr>
      <w:tc>
        <w:tcPr>
          <w:tcW w:w="2333" w:type="pct"/>
        </w:tcPr>
        <w:p w14:paraId="6316697B" w14:textId="77777777" w:rsidR="00025F7A" w:rsidRPr="00607DAD" w:rsidRDefault="00025F7A" w:rsidP="00025F7A">
          <w:pPr>
            <w:pStyle w:val="Header"/>
            <w:spacing w:before="120"/>
            <w:rPr>
              <w:del w:id="1919" w:author="Powell, Deana" w:date="2023-10-19T15:28:00Z"/>
              <w:szCs w:val="16"/>
            </w:rPr>
          </w:pPr>
          <w:del w:id="1920" w:author="Powell, Deana" w:date="2023-10-19T15:28:00Z">
            <w:r w:rsidRPr="005B70C9">
              <w:rPr>
                <w:szCs w:val="16"/>
              </w:rPr>
              <w:delText xml:space="preserve">MK-7902-010-04 </w:delText>
            </w:r>
            <w:r>
              <w:rPr>
                <w:szCs w:val="16"/>
              </w:rPr>
              <w:delText>FINAL</w:delText>
            </w:r>
            <w:r w:rsidRPr="005B70C9">
              <w:rPr>
                <w:szCs w:val="16"/>
              </w:rPr>
              <w:delText xml:space="preserve"> </w:delText>
            </w:r>
            <w:r w:rsidRPr="005B70C9">
              <w:rPr>
                <w:szCs w:val="16"/>
              </w:rPr>
              <w:fldChar w:fldCharType="begin"/>
            </w:r>
            <w:r w:rsidRPr="005B70C9">
              <w:rPr>
                <w:szCs w:val="16"/>
              </w:rPr>
              <w:delInstrText xml:space="preserve"> SUBJECT  \* CHARFORMAT </w:delInstrText>
            </w:r>
            <w:r w:rsidRPr="005B70C9">
              <w:rPr>
                <w:szCs w:val="16"/>
              </w:rPr>
              <w:fldChar w:fldCharType="end"/>
            </w:r>
            <w:r w:rsidRPr="005B70C9">
              <w:rPr>
                <w:szCs w:val="16"/>
              </w:rPr>
              <w:delText>Protocol</w:delText>
            </w:r>
          </w:del>
        </w:p>
      </w:tc>
      <w:tc>
        <w:tcPr>
          <w:tcW w:w="2667" w:type="pct"/>
        </w:tcPr>
        <w:p w14:paraId="6DD9857F" w14:textId="77777777" w:rsidR="00025F7A" w:rsidRPr="00607DAD" w:rsidRDefault="00025F7A" w:rsidP="00025F7A">
          <w:pPr>
            <w:pStyle w:val="Header"/>
            <w:spacing w:before="120"/>
            <w:jc w:val="right"/>
            <w:rPr>
              <w:del w:id="1921" w:author="Powell, Deana" w:date="2023-10-19T15:28:00Z"/>
              <w:szCs w:val="16"/>
            </w:rPr>
          </w:pPr>
          <w:del w:id="1922" w:author="Powell, Deana" w:date="2023-10-19T15:28:00Z">
            <w:r>
              <w:rPr>
                <w:noProof/>
                <w:szCs w:val="16"/>
              </w:rPr>
              <w:delText>05-Jul-2022</w:delText>
            </w:r>
          </w:del>
        </w:p>
      </w:tc>
    </w:tr>
    <w:tr w:rsidR="00025F7A" w:rsidRPr="000F38C8" w14:paraId="05D90FD9" w14:textId="77777777" w:rsidTr="006E4208">
      <w:trPr>
        <w:trHeight w:val="252"/>
        <w:del w:id="1923" w:author="Powell, Deana" w:date="2023-10-19T15:28:00Z"/>
      </w:trPr>
      <w:tc>
        <w:tcPr>
          <w:tcW w:w="5000" w:type="pct"/>
          <w:gridSpan w:val="2"/>
        </w:tcPr>
        <w:p w14:paraId="4865D63F" w14:textId="77777777" w:rsidR="00025F7A" w:rsidRPr="000F38C8" w:rsidRDefault="00025F7A" w:rsidP="00025F7A">
          <w:pPr>
            <w:pStyle w:val="Header"/>
            <w:tabs>
              <w:tab w:val="center" w:pos="6534"/>
              <w:tab w:val="left" w:pos="8352"/>
            </w:tabs>
            <w:spacing w:before="0"/>
            <w:jc w:val="center"/>
            <w:rPr>
              <w:del w:id="1924" w:author="Powell, Deana" w:date="2023-10-19T15:28:00Z"/>
              <w:color w:val="000000"/>
              <w:szCs w:val="16"/>
            </w:rPr>
          </w:pPr>
          <w:del w:id="1925" w:author="Powell, Deana" w:date="2023-10-19T15:28:00Z">
            <w:r>
              <w:rPr>
                <w:noProof/>
                <w:color w:val="000000"/>
                <w:szCs w:val="16"/>
              </w:rPr>
              <w:drawing>
                <wp:inline distT="0" distB="0" distL="0" distR="0" wp14:anchorId="24DB7A7F" wp14:editId="12F7309B">
                  <wp:extent cx="810895" cy="328930"/>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0895" cy="328930"/>
                          </a:xfrm>
                          <a:prstGeom prst="rect">
                            <a:avLst/>
                          </a:prstGeom>
                          <a:noFill/>
                        </pic:spPr>
                      </pic:pic>
                    </a:graphicData>
                  </a:graphic>
                </wp:inline>
              </w:drawing>
            </w:r>
          </w:del>
        </w:p>
      </w:tc>
    </w:tr>
  </w:tbl>
  <w:p w14:paraId="7341ACF4" w14:textId="77777777" w:rsidR="00025F7A" w:rsidRDefault="00025F7A" w:rsidP="00025F7A">
    <w:pPr>
      <w:pStyle w:val="Footer"/>
      <w:spacing w:before="0"/>
      <w:rPr>
        <w:ins w:id="1926" w:author="Powell, Deana" w:date="2023-10-19T15:28:00Z"/>
      </w:rPr>
    </w:pPr>
    <w:ins w:id="1927" w:author="Powell, Deana" w:date="2023-10-19T15:28:00Z">
      <w:r>
        <w:t>MK-7902-010-05 FINAL PROTOCOL</w:t>
      </w:r>
      <w:r>
        <w:ptab w:relativeTo="margin" w:alignment="right" w:leader="none"/>
      </w:r>
      <w:r>
        <w:t>19-OCT-2023</w:t>
      </w:r>
    </w:ins>
  </w:p>
  <w:p w14:paraId="21CB5039" w14:textId="5BBC9B47" w:rsidR="00637486" w:rsidRDefault="00025F7A">
    <w:pPr>
      <w:pStyle w:val="Footer"/>
    </w:pPr>
    <w:ins w:id="1928" w:author="Powell, Deana" w:date="2023-10-19T15:28:00Z">
      <w:r>
        <w:ptab w:relativeTo="margin" w:alignment="center" w:leader="none"/>
      </w:r>
      <w:r w:rsidRPr="003170FA">
        <w:rPr>
          <w:noProof/>
        </w:rPr>
        <w:drawing>
          <wp:inline distT="0" distB="0" distL="0" distR="0" wp14:anchorId="30107550" wp14:editId="02715116">
            <wp:extent cx="685615" cy="100584"/>
            <wp:effectExtent l="0" t="0" r="63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09820" name="Picture 1"/>
                    <pic:cNvPicPr/>
                  </pic:nvPicPr>
                  <pic:blipFill>
                    <a:blip r:embed="rId2" cstate="print">
                      <a:extLst>
                        <a:ext uri="{28A0092B-C50C-407E-A947-70E740481C1C}">
                          <a14:useLocalDpi xmlns:a14="http://schemas.microsoft.com/office/drawing/2010/main" val="0"/>
                        </a:ext>
                      </a:extLst>
                    </a:blip>
                    <a:stretch>
                      <a:fillRect/>
                    </a:stretch>
                  </pic:blipFill>
                  <pic:spPr>
                    <a:xfrm>
                      <a:off x="0" y="0"/>
                      <a:ext cx="685615" cy="100584"/>
                    </a:xfrm>
                    <a:prstGeom prst="rect">
                      <a:avLst/>
                    </a:prstGeom>
                  </pic:spPr>
                </pic:pic>
              </a:graphicData>
            </a:graphic>
          </wp:inline>
        </w:drawing>
      </w:r>
    </w:ins>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31" w:type="pct"/>
      <w:tblLook w:val="04A0" w:firstRow="1" w:lastRow="0" w:firstColumn="1" w:lastColumn="0" w:noHBand="0" w:noVBand="1"/>
    </w:tblPr>
    <w:tblGrid>
      <w:gridCol w:w="5964"/>
      <w:gridCol w:w="6817"/>
    </w:tblGrid>
    <w:tr w:rsidR="00025F7A" w:rsidRPr="00607DAD" w14:paraId="3668893E" w14:textId="77777777" w:rsidTr="006E4208">
      <w:trPr>
        <w:trHeight w:val="180"/>
        <w:del w:id="1988" w:author="Powell, Deana" w:date="2023-10-19T15:28:00Z"/>
      </w:trPr>
      <w:tc>
        <w:tcPr>
          <w:tcW w:w="2333" w:type="pct"/>
        </w:tcPr>
        <w:p w14:paraId="096BF6D4" w14:textId="77777777" w:rsidR="00025F7A" w:rsidRPr="00607DAD" w:rsidRDefault="00025F7A" w:rsidP="00025F7A">
          <w:pPr>
            <w:pStyle w:val="Header"/>
            <w:spacing w:before="120"/>
            <w:rPr>
              <w:del w:id="1989" w:author="Powell, Deana" w:date="2023-10-19T15:28:00Z"/>
              <w:szCs w:val="16"/>
            </w:rPr>
          </w:pPr>
          <w:del w:id="1990" w:author="Powell, Deana" w:date="2023-10-19T15:28:00Z">
            <w:r w:rsidRPr="005B70C9">
              <w:rPr>
                <w:szCs w:val="16"/>
              </w:rPr>
              <w:delText xml:space="preserve">MK-7902-010-04 </w:delText>
            </w:r>
            <w:r>
              <w:rPr>
                <w:szCs w:val="16"/>
              </w:rPr>
              <w:delText>FINAL</w:delText>
            </w:r>
            <w:r w:rsidRPr="005B70C9">
              <w:rPr>
                <w:szCs w:val="16"/>
              </w:rPr>
              <w:delText xml:space="preserve"> </w:delText>
            </w:r>
            <w:r w:rsidRPr="005B70C9">
              <w:rPr>
                <w:szCs w:val="16"/>
              </w:rPr>
              <w:fldChar w:fldCharType="begin"/>
            </w:r>
            <w:r w:rsidRPr="005B70C9">
              <w:rPr>
                <w:szCs w:val="16"/>
              </w:rPr>
              <w:delInstrText xml:space="preserve"> SUBJECT  \* CHARFORMAT </w:delInstrText>
            </w:r>
            <w:r w:rsidRPr="005B70C9">
              <w:rPr>
                <w:szCs w:val="16"/>
              </w:rPr>
              <w:fldChar w:fldCharType="end"/>
            </w:r>
            <w:r w:rsidRPr="005B70C9">
              <w:rPr>
                <w:szCs w:val="16"/>
              </w:rPr>
              <w:delText>Protocol</w:delText>
            </w:r>
          </w:del>
        </w:p>
      </w:tc>
      <w:tc>
        <w:tcPr>
          <w:tcW w:w="2667" w:type="pct"/>
        </w:tcPr>
        <w:p w14:paraId="0DE8C8B5" w14:textId="77777777" w:rsidR="00025F7A" w:rsidRPr="00607DAD" w:rsidRDefault="00025F7A" w:rsidP="00025F7A">
          <w:pPr>
            <w:pStyle w:val="Header"/>
            <w:spacing w:before="120"/>
            <w:jc w:val="right"/>
            <w:rPr>
              <w:del w:id="1991" w:author="Powell, Deana" w:date="2023-10-19T15:28:00Z"/>
              <w:szCs w:val="16"/>
            </w:rPr>
          </w:pPr>
          <w:del w:id="1992" w:author="Powell, Deana" w:date="2023-10-19T15:28:00Z">
            <w:r>
              <w:rPr>
                <w:noProof/>
                <w:szCs w:val="16"/>
              </w:rPr>
              <w:delText>05-Jul-2022</w:delText>
            </w:r>
          </w:del>
        </w:p>
      </w:tc>
    </w:tr>
    <w:tr w:rsidR="00025F7A" w:rsidRPr="000F38C8" w14:paraId="564C36C0" w14:textId="77777777" w:rsidTr="006E4208">
      <w:trPr>
        <w:trHeight w:val="252"/>
        <w:del w:id="1993" w:author="Powell, Deana" w:date="2023-10-19T15:28:00Z"/>
      </w:trPr>
      <w:tc>
        <w:tcPr>
          <w:tcW w:w="5000" w:type="pct"/>
          <w:gridSpan w:val="2"/>
        </w:tcPr>
        <w:p w14:paraId="6365DFEB" w14:textId="77777777" w:rsidR="00025F7A" w:rsidRPr="000F38C8" w:rsidRDefault="00025F7A" w:rsidP="00025F7A">
          <w:pPr>
            <w:pStyle w:val="Header"/>
            <w:tabs>
              <w:tab w:val="center" w:pos="6534"/>
              <w:tab w:val="left" w:pos="8352"/>
            </w:tabs>
            <w:spacing w:before="0"/>
            <w:jc w:val="center"/>
            <w:rPr>
              <w:del w:id="1994" w:author="Powell, Deana" w:date="2023-10-19T15:28:00Z"/>
              <w:color w:val="000000"/>
              <w:szCs w:val="16"/>
            </w:rPr>
          </w:pPr>
          <w:del w:id="1995" w:author="Powell, Deana" w:date="2023-10-19T15:28:00Z">
            <w:r>
              <w:rPr>
                <w:noProof/>
                <w:color w:val="000000"/>
                <w:szCs w:val="16"/>
              </w:rPr>
              <w:drawing>
                <wp:inline distT="0" distB="0" distL="0" distR="0" wp14:anchorId="16623E22" wp14:editId="51F65DF7">
                  <wp:extent cx="810895" cy="328930"/>
                  <wp:effectExtent l="0" t="0" r="825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0895" cy="328930"/>
                          </a:xfrm>
                          <a:prstGeom prst="rect">
                            <a:avLst/>
                          </a:prstGeom>
                          <a:noFill/>
                        </pic:spPr>
                      </pic:pic>
                    </a:graphicData>
                  </a:graphic>
                </wp:inline>
              </w:drawing>
            </w:r>
          </w:del>
        </w:p>
      </w:tc>
    </w:tr>
  </w:tbl>
  <w:p w14:paraId="44DD51AB" w14:textId="77777777" w:rsidR="00025F7A" w:rsidRDefault="00025F7A" w:rsidP="00025F7A">
    <w:pPr>
      <w:pStyle w:val="Footer"/>
      <w:spacing w:before="0"/>
      <w:rPr>
        <w:ins w:id="1996" w:author="Powell, Deana" w:date="2023-10-19T15:28:00Z"/>
      </w:rPr>
    </w:pPr>
    <w:ins w:id="1997" w:author="Powell, Deana" w:date="2023-10-19T15:28:00Z">
      <w:r>
        <w:t>MK-7902-010-05 FINAL PROTOCOL</w:t>
      </w:r>
      <w:r>
        <w:ptab w:relativeTo="margin" w:alignment="right" w:leader="none"/>
      </w:r>
      <w:r>
        <w:t>19-OCT-2023</w:t>
      </w:r>
    </w:ins>
  </w:p>
  <w:p w14:paraId="7125D3C5" w14:textId="6D337BE5" w:rsidR="00637486" w:rsidRDefault="00025F7A">
    <w:pPr>
      <w:pStyle w:val="Footer"/>
    </w:pPr>
    <w:ins w:id="1998" w:author="Powell, Deana" w:date="2023-10-19T15:28:00Z">
      <w:r>
        <w:ptab w:relativeTo="margin" w:alignment="center" w:leader="none"/>
      </w:r>
      <w:r w:rsidRPr="003170FA">
        <w:rPr>
          <w:noProof/>
        </w:rPr>
        <w:drawing>
          <wp:inline distT="0" distB="0" distL="0" distR="0" wp14:anchorId="737FAEBC" wp14:editId="045F529E">
            <wp:extent cx="685615" cy="100584"/>
            <wp:effectExtent l="0" t="0" r="63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09820" name="Picture 1"/>
                    <pic:cNvPicPr/>
                  </pic:nvPicPr>
                  <pic:blipFill>
                    <a:blip r:embed="rId2" cstate="print">
                      <a:extLst>
                        <a:ext uri="{28A0092B-C50C-407E-A947-70E740481C1C}">
                          <a14:useLocalDpi xmlns:a14="http://schemas.microsoft.com/office/drawing/2010/main" val="0"/>
                        </a:ext>
                      </a:extLst>
                    </a:blip>
                    <a:stretch>
                      <a:fillRect/>
                    </a:stretch>
                  </pic:blipFill>
                  <pic:spPr>
                    <a:xfrm>
                      <a:off x="0" y="0"/>
                      <a:ext cx="685615" cy="100584"/>
                    </a:xfrm>
                    <a:prstGeom prst="rect">
                      <a:avLst/>
                    </a:prstGeom>
                  </pic:spPr>
                </pic:pic>
              </a:graphicData>
            </a:graphic>
          </wp:inline>
        </w:drawing>
      </w:r>
    </w:ins>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31" w:type="pct"/>
      <w:tblLook w:val="04A0" w:firstRow="1" w:lastRow="0" w:firstColumn="1" w:lastColumn="0" w:noHBand="0" w:noVBand="1"/>
    </w:tblPr>
    <w:tblGrid>
      <w:gridCol w:w="4142"/>
      <w:gridCol w:w="4734"/>
    </w:tblGrid>
    <w:tr w:rsidR="00025F7A" w:rsidRPr="00607DAD" w14:paraId="368700C3" w14:textId="77777777" w:rsidTr="006E4208">
      <w:trPr>
        <w:trHeight w:val="180"/>
        <w:del w:id="4204" w:author="Powell, Deana" w:date="2023-10-19T15:28:00Z"/>
      </w:trPr>
      <w:tc>
        <w:tcPr>
          <w:tcW w:w="2333" w:type="pct"/>
        </w:tcPr>
        <w:p w14:paraId="411F5A2A" w14:textId="77777777" w:rsidR="00025F7A" w:rsidRPr="00607DAD" w:rsidRDefault="00025F7A" w:rsidP="00025F7A">
          <w:pPr>
            <w:pStyle w:val="Header"/>
            <w:spacing w:before="120"/>
            <w:rPr>
              <w:del w:id="4205" w:author="Powell, Deana" w:date="2023-10-19T15:28:00Z"/>
              <w:szCs w:val="16"/>
            </w:rPr>
          </w:pPr>
          <w:del w:id="4206" w:author="Powell, Deana" w:date="2023-10-19T15:28:00Z">
            <w:r w:rsidRPr="005B70C9">
              <w:rPr>
                <w:szCs w:val="16"/>
              </w:rPr>
              <w:delText xml:space="preserve">MK-7902-010-04 </w:delText>
            </w:r>
            <w:r>
              <w:rPr>
                <w:szCs w:val="16"/>
              </w:rPr>
              <w:delText>FINAL</w:delText>
            </w:r>
            <w:r w:rsidRPr="005B70C9">
              <w:rPr>
                <w:szCs w:val="16"/>
              </w:rPr>
              <w:delText xml:space="preserve"> </w:delText>
            </w:r>
            <w:r w:rsidRPr="005B70C9">
              <w:rPr>
                <w:szCs w:val="16"/>
              </w:rPr>
              <w:fldChar w:fldCharType="begin"/>
            </w:r>
            <w:r w:rsidRPr="005B70C9">
              <w:rPr>
                <w:szCs w:val="16"/>
              </w:rPr>
              <w:delInstrText xml:space="preserve"> SUBJECT  \* CHARFORMAT </w:delInstrText>
            </w:r>
            <w:r w:rsidRPr="005B70C9">
              <w:rPr>
                <w:szCs w:val="16"/>
              </w:rPr>
              <w:fldChar w:fldCharType="end"/>
            </w:r>
            <w:r w:rsidRPr="005B70C9">
              <w:rPr>
                <w:szCs w:val="16"/>
              </w:rPr>
              <w:delText>Protocol</w:delText>
            </w:r>
          </w:del>
        </w:p>
      </w:tc>
      <w:tc>
        <w:tcPr>
          <w:tcW w:w="2667" w:type="pct"/>
        </w:tcPr>
        <w:p w14:paraId="6AD2DD77" w14:textId="77777777" w:rsidR="00025F7A" w:rsidRPr="00607DAD" w:rsidRDefault="00025F7A" w:rsidP="00025F7A">
          <w:pPr>
            <w:pStyle w:val="Header"/>
            <w:spacing w:before="120"/>
            <w:jc w:val="right"/>
            <w:rPr>
              <w:del w:id="4207" w:author="Powell, Deana" w:date="2023-10-19T15:28:00Z"/>
              <w:szCs w:val="16"/>
            </w:rPr>
          </w:pPr>
          <w:del w:id="4208" w:author="Powell, Deana" w:date="2023-10-19T15:28:00Z">
            <w:r>
              <w:rPr>
                <w:noProof/>
                <w:szCs w:val="16"/>
              </w:rPr>
              <w:delText>05-Jul-2022</w:delText>
            </w:r>
          </w:del>
        </w:p>
      </w:tc>
    </w:tr>
    <w:tr w:rsidR="00025F7A" w:rsidRPr="000F38C8" w14:paraId="324B7832" w14:textId="77777777" w:rsidTr="006E4208">
      <w:trPr>
        <w:trHeight w:val="252"/>
        <w:del w:id="4209" w:author="Powell, Deana" w:date="2023-10-19T15:28:00Z"/>
      </w:trPr>
      <w:tc>
        <w:tcPr>
          <w:tcW w:w="5000" w:type="pct"/>
          <w:gridSpan w:val="2"/>
        </w:tcPr>
        <w:p w14:paraId="74350D48" w14:textId="77777777" w:rsidR="00025F7A" w:rsidRPr="000F38C8" w:rsidRDefault="00025F7A" w:rsidP="00025F7A">
          <w:pPr>
            <w:pStyle w:val="Header"/>
            <w:tabs>
              <w:tab w:val="center" w:pos="6534"/>
              <w:tab w:val="left" w:pos="8352"/>
            </w:tabs>
            <w:spacing w:before="0"/>
            <w:jc w:val="center"/>
            <w:rPr>
              <w:del w:id="4210" w:author="Powell, Deana" w:date="2023-10-19T15:28:00Z"/>
              <w:color w:val="000000"/>
              <w:szCs w:val="16"/>
            </w:rPr>
          </w:pPr>
          <w:del w:id="4211" w:author="Powell, Deana" w:date="2023-10-19T15:28:00Z">
            <w:r>
              <w:rPr>
                <w:noProof/>
                <w:color w:val="000000"/>
                <w:szCs w:val="16"/>
              </w:rPr>
              <w:drawing>
                <wp:inline distT="0" distB="0" distL="0" distR="0" wp14:anchorId="563CD1F7" wp14:editId="764FD73B">
                  <wp:extent cx="810895" cy="328930"/>
                  <wp:effectExtent l="0" t="0" r="825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0895" cy="328930"/>
                          </a:xfrm>
                          <a:prstGeom prst="rect">
                            <a:avLst/>
                          </a:prstGeom>
                          <a:noFill/>
                        </pic:spPr>
                      </pic:pic>
                    </a:graphicData>
                  </a:graphic>
                </wp:inline>
              </w:drawing>
            </w:r>
          </w:del>
        </w:p>
      </w:tc>
    </w:tr>
  </w:tbl>
  <w:p w14:paraId="144EE584" w14:textId="77777777" w:rsidR="00025F7A" w:rsidRDefault="00025F7A" w:rsidP="00025F7A">
    <w:pPr>
      <w:pStyle w:val="Footer"/>
      <w:spacing w:before="0"/>
      <w:rPr>
        <w:ins w:id="4212" w:author="Powell, Deana" w:date="2023-10-19T15:28:00Z"/>
      </w:rPr>
    </w:pPr>
    <w:ins w:id="4213" w:author="Powell, Deana" w:date="2023-10-19T15:28:00Z">
      <w:r>
        <w:t>MK-7902-010-05 FINAL PROTOCOL</w:t>
      </w:r>
      <w:r>
        <w:ptab w:relativeTo="margin" w:alignment="right" w:leader="none"/>
      </w:r>
      <w:r>
        <w:t>19-OCT-2023</w:t>
      </w:r>
    </w:ins>
  </w:p>
  <w:p w14:paraId="67FD1F41" w14:textId="4172B544" w:rsidR="00637486" w:rsidRDefault="00025F7A">
    <w:pPr>
      <w:pStyle w:val="Footer"/>
    </w:pPr>
    <w:ins w:id="4214" w:author="Powell, Deana" w:date="2023-10-19T15:28:00Z">
      <w:r>
        <w:ptab w:relativeTo="margin" w:alignment="center" w:leader="none"/>
      </w:r>
      <w:r w:rsidRPr="003170FA">
        <w:rPr>
          <w:noProof/>
        </w:rPr>
        <w:drawing>
          <wp:inline distT="0" distB="0" distL="0" distR="0" wp14:anchorId="7000DEDA" wp14:editId="6C724B1A">
            <wp:extent cx="685615" cy="100584"/>
            <wp:effectExtent l="0" t="0" r="63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09820" name="Picture 1"/>
                    <pic:cNvPicPr/>
                  </pic:nvPicPr>
                  <pic:blipFill>
                    <a:blip r:embed="rId2" cstate="print">
                      <a:extLst>
                        <a:ext uri="{28A0092B-C50C-407E-A947-70E740481C1C}">
                          <a14:useLocalDpi xmlns:a14="http://schemas.microsoft.com/office/drawing/2010/main" val="0"/>
                        </a:ext>
                      </a:extLst>
                    </a:blip>
                    <a:stretch>
                      <a:fillRect/>
                    </a:stretch>
                  </pic:blipFill>
                  <pic:spPr>
                    <a:xfrm>
                      <a:off x="0" y="0"/>
                      <a:ext cx="685615" cy="100584"/>
                    </a:xfrm>
                    <a:prstGeom prst="rect">
                      <a:avLst/>
                    </a:prstGeom>
                  </pic:spPr>
                </pic:pic>
              </a:graphicData>
            </a:graphic>
          </wp:inline>
        </w:drawing>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B7E2E2" w14:textId="77777777" w:rsidR="00637486" w:rsidRDefault="00637486">
      <w:r>
        <w:separator/>
      </w:r>
    </w:p>
  </w:footnote>
  <w:footnote w:type="continuationSeparator" w:id="0">
    <w:p w14:paraId="1C8E8A44" w14:textId="77777777" w:rsidR="00637486" w:rsidRDefault="00637486">
      <w:r>
        <w:continuationSeparator/>
      </w:r>
    </w:p>
  </w:footnote>
  <w:footnote w:type="continuationNotice" w:id="1">
    <w:p w14:paraId="037B12E6" w14:textId="77777777" w:rsidR="00637486" w:rsidRDefault="0063748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E69F6" w14:textId="77777777" w:rsidR="00815B7C" w:rsidRDefault="00815B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41" w:type="pct"/>
      <w:tblLook w:val="04A0" w:firstRow="1" w:lastRow="0" w:firstColumn="1" w:lastColumn="0" w:noHBand="0" w:noVBand="1"/>
    </w:tblPr>
    <w:tblGrid>
      <w:gridCol w:w="6577"/>
      <w:gridCol w:w="2497"/>
    </w:tblGrid>
    <w:tr w:rsidR="00197C55" w:rsidRPr="000F38C8" w14:paraId="079DFBD0" w14:textId="77777777" w:rsidTr="00A14BEC">
      <w:trPr>
        <w:trHeight w:val="180"/>
        <w:del w:id="1457" w:author="Powell, Deana" w:date="2023-10-19T15:28:00Z"/>
      </w:trPr>
      <w:tc>
        <w:tcPr>
          <w:tcW w:w="3624" w:type="pct"/>
        </w:tcPr>
        <w:p w14:paraId="74A4FCEB" w14:textId="77777777" w:rsidR="00197C55" w:rsidRPr="000F38C8" w:rsidRDefault="00197C55" w:rsidP="008603E6">
          <w:pPr>
            <w:pStyle w:val="Header"/>
            <w:rPr>
              <w:del w:id="1458" w:author="Powell, Deana" w:date="2023-10-19T15:28:00Z"/>
              <w:szCs w:val="16"/>
            </w:rPr>
          </w:pPr>
          <w:del w:id="1459" w:author="Powell, Deana" w:date="2023-10-19T15:28:00Z">
            <w:r w:rsidRPr="000F38C8">
              <w:rPr>
                <w:b/>
                <w:szCs w:val="16"/>
              </w:rPr>
              <w:delText>Product:</w:delText>
            </w:r>
            <w:r w:rsidRPr="000F38C8">
              <w:rPr>
                <w:szCs w:val="16"/>
              </w:rPr>
              <w:delText xml:space="preserve"> </w:delText>
            </w:r>
            <w:r>
              <w:rPr>
                <w:szCs w:val="16"/>
              </w:rPr>
              <w:delText xml:space="preserve"> MK-7902  </w:delText>
            </w:r>
          </w:del>
        </w:p>
      </w:tc>
      <w:tc>
        <w:tcPr>
          <w:tcW w:w="1376" w:type="pct"/>
        </w:tcPr>
        <w:p w14:paraId="7887AA52" w14:textId="77777777" w:rsidR="00197C55" w:rsidRPr="000F38C8" w:rsidRDefault="00197C55" w:rsidP="009945FA">
          <w:pPr>
            <w:pStyle w:val="Header"/>
            <w:jc w:val="right"/>
            <w:rPr>
              <w:del w:id="1460" w:author="Powell, Deana" w:date="2023-10-19T15:28:00Z"/>
              <w:szCs w:val="16"/>
            </w:rPr>
          </w:pPr>
          <w:del w:id="1461" w:author="Powell, Deana" w:date="2023-10-19T15:28:00Z">
            <w:r w:rsidRPr="000F38C8">
              <w:rPr>
                <w:szCs w:val="16"/>
              </w:rPr>
              <w:fldChar w:fldCharType="begin"/>
            </w:r>
            <w:r w:rsidRPr="000F38C8">
              <w:rPr>
                <w:szCs w:val="16"/>
              </w:rPr>
              <w:delInstrText>PAGE</w:delInstrText>
            </w:r>
            <w:r w:rsidRPr="000F38C8">
              <w:rPr>
                <w:szCs w:val="16"/>
              </w:rPr>
              <w:fldChar w:fldCharType="separate"/>
            </w:r>
            <w:r>
              <w:rPr>
                <w:noProof/>
                <w:szCs w:val="16"/>
              </w:rPr>
              <w:delText>12</w:delText>
            </w:r>
            <w:r w:rsidRPr="000F38C8">
              <w:rPr>
                <w:szCs w:val="16"/>
              </w:rPr>
              <w:fldChar w:fldCharType="end"/>
            </w:r>
          </w:del>
        </w:p>
      </w:tc>
    </w:tr>
    <w:tr w:rsidR="00197C55" w:rsidRPr="000F38C8" w14:paraId="65DEA5A7" w14:textId="77777777" w:rsidTr="00A14BEC">
      <w:trPr>
        <w:trHeight w:val="252"/>
        <w:del w:id="1462" w:author="Powell, Deana" w:date="2023-10-19T15:28:00Z"/>
      </w:trPr>
      <w:tc>
        <w:tcPr>
          <w:tcW w:w="3624" w:type="pct"/>
        </w:tcPr>
        <w:p w14:paraId="52D1FCF4" w14:textId="77777777" w:rsidR="00197C55" w:rsidRPr="000F38C8" w:rsidRDefault="00197C55" w:rsidP="008603E6">
          <w:pPr>
            <w:pStyle w:val="Header"/>
            <w:rPr>
              <w:del w:id="1463" w:author="Powell, Deana" w:date="2023-10-19T15:28:00Z"/>
              <w:szCs w:val="16"/>
            </w:rPr>
          </w:pPr>
          <w:del w:id="1464" w:author="Powell, Deana" w:date="2023-10-19T15:28:00Z">
            <w:r w:rsidRPr="000F38C8">
              <w:rPr>
                <w:b/>
                <w:szCs w:val="16"/>
              </w:rPr>
              <w:delText>Protocol/Amendment No.:</w:delText>
            </w:r>
            <w:r w:rsidRPr="000F38C8">
              <w:rPr>
                <w:szCs w:val="16"/>
              </w:rPr>
              <w:delText xml:space="preserve"> </w:delText>
            </w:r>
            <w:r>
              <w:rPr>
                <w:szCs w:val="16"/>
              </w:rPr>
              <w:delText xml:space="preserve"> 010-04 </w:delText>
            </w:r>
            <w:r w:rsidRPr="000F38C8">
              <w:rPr>
                <w:b/>
                <w:szCs w:val="16"/>
              </w:rPr>
              <w:delText xml:space="preserve"> </w:delText>
            </w:r>
          </w:del>
        </w:p>
      </w:tc>
      <w:tc>
        <w:tcPr>
          <w:tcW w:w="1376" w:type="pct"/>
        </w:tcPr>
        <w:p w14:paraId="5CE204CA" w14:textId="77777777" w:rsidR="00197C55" w:rsidRPr="000F38C8" w:rsidRDefault="00197C55" w:rsidP="00B27D84">
          <w:pPr>
            <w:pStyle w:val="Header"/>
            <w:rPr>
              <w:del w:id="1465" w:author="Powell, Deana" w:date="2023-10-19T15:28:00Z"/>
              <w:szCs w:val="16"/>
            </w:rPr>
          </w:pPr>
        </w:p>
      </w:tc>
    </w:tr>
  </w:tbl>
  <w:p w14:paraId="11D54332" w14:textId="77777777" w:rsidR="00244B2A" w:rsidRDefault="000F6980" w:rsidP="008F0702">
    <w:pPr>
      <w:pStyle w:val="Header"/>
      <w:spacing w:before="0"/>
      <w:rPr>
        <w:ins w:id="1466" w:author="Powell, Deana" w:date="2023-10-19T15:28:00Z"/>
      </w:rPr>
    </w:pPr>
    <w:ins w:id="1467" w:author="Powell, Deana" w:date="2023-10-19T15:28:00Z">
      <w:r w:rsidRPr="00244B2A">
        <w:rPr>
          <w:b/>
          <w:bCs/>
        </w:rPr>
        <w:t>ProducT:</w:t>
      </w:r>
      <w:r>
        <w:t xml:space="preserve"> MK-7902</w:t>
      </w:r>
      <w:r w:rsidR="006B7357">
        <w:ptab w:relativeTo="margin" w:alignment="right" w:leader="none"/>
      </w:r>
      <w:r w:rsidRPr="00244B2A">
        <w:fldChar w:fldCharType="begin"/>
      </w:r>
      <w:r w:rsidRPr="00244B2A">
        <w:instrText xml:space="preserve"> PAGE   \* MERGEFORMAT </w:instrText>
      </w:r>
      <w:r w:rsidRPr="00244B2A">
        <w:fldChar w:fldCharType="separate"/>
      </w:r>
      <w:r w:rsidRPr="00244B2A">
        <w:rPr>
          <w:noProof/>
        </w:rPr>
        <w:t>189</w:t>
      </w:r>
      <w:r w:rsidRPr="00244B2A">
        <w:rPr>
          <w:noProof/>
        </w:rPr>
        <w:fldChar w:fldCharType="end"/>
      </w:r>
    </w:ins>
  </w:p>
  <w:p w14:paraId="3D7F90E2" w14:textId="77777777" w:rsidR="00244B2A" w:rsidRPr="00520A61" w:rsidRDefault="000F6980">
    <w:pPr>
      <w:pStyle w:val="Header"/>
    </w:pPr>
    <w:ins w:id="1468" w:author="Powell, Deana" w:date="2023-10-19T15:28:00Z">
      <w:r w:rsidRPr="00244B2A">
        <w:rPr>
          <w:b/>
          <w:bCs/>
        </w:rPr>
        <w:t>Protocol/Amendment No.:</w:t>
      </w:r>
      <w:r w:rsidRPr="00244B2A">
        <w:t xml:space="preserve"> </w:t>
      </w:r>
      <w:r>
        <w:t>010-05</w:t>
      </w:r>
    </w:ins>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58483" w14:textId="77777777" w:rsidR="00815B7C" w:rsidRDefault="00815B7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41" w:type="pct"/>
      <w:tblLook w:val="04A0" w:firstRow="1" w:lastRow="0" w:firstColumn="1" w:lastColumn="0" w:noHBand="0" w:noVBand="1"/>
    </w:tblPr>
    <w:tblGrid>
      <w:gridCol w:w="9470"/>
      <w:gridCol w:w="3596"/>
    </w:tblGrid>
    <w:tr w:rsidR="00025F7A" w:rsidRPr="000F38C8" w14:paraId="39B41DF1" w14:textId="77777777" w:rsidTr="006E4208">
      <w:trPr>
        <w:trHeight w:val="180"/>
        <w:del w:id="1548" w:author="Powell, Deana" w:date="2023-10-19T15:28:00Z"/>
      </w:trPr>
      <w:tc>
        <w:tcPr>
          <w:tcW w:w="3624" w:type="pct"/>
        </w:tcPr>
        <w:p w14:paraId="16132968" w14:textId="77777777" w:rsidR="00025F7A" w:rsidRPr="000F38C8" w:rsidRDefault="00025F7A" w:rsidP="00025F7A">
          <w:pPr>
            <w:pStyle w:val="Header"/>
            <w:rPr>
              <w:del w:id="1549" w:author="Powell, Deana" w:date="2023-10-19T15:28:00Z"/>
              <w:szCs w:val="16"/>
            </w:rPr>
          </w:pPr>
          <w:del w:id="1550" w:author="Powell, Deana" w:date="2023-10-19T15:28:00Z">
            <w:r w:rsidRPr="000F38C8">
              <w:rPr>
                <w:b/>
                <w:szCs w:val="16"/>
              </w:rPr>
              <w:delText>Product:</w:delText>
            </w:r>
            <w:r w:rsidRPr="000F38C8">
              <w:rPr>
                <w:szCs w:val="16"/>
              </w:rPr>
              <w:delText xml:space="preserve"> </w:delText>
            </w:r>
            <w:r>
              <w:rPr>
                <w:szCs w:val="16"/>
              </w:rPr>
              <w:delText xml:space="preserve"> MK-7902  </w:delText>
            </w:r>
          </w:del>
        </w:p>
      </w:tc>
      <w:tc>
        <w:tcPr>
          <w:tcW w:w="1376" w:type="pct"/>
        </w:tcPr>
        <w:p w14:paraId="78283632" w14:textId="77777777" w:rsidR="00025F7A" w:rsidRPr="000F38C8" w:rsidRDefault="00025F7A" w:rsidP="00025F7A">
          <w:pPr>
            <w:pStyle w:val="Header"/>
            <w:jc w:val="right"/>
            <w:rPr>
              <w:del w:id="1551" w:author="Powell, Deana" w:date="2023-10-19T15:28:00Z"/>
              <w:szCs w:val="16"/>
            </w:rPr>
          </w:pPr>
          <w:del w:id="1552" w:author="Powell, Deana" w:date="2023-10-19T15:28:00Z">
            <w:r w:rsidRPr="000F38C8">
              <w:rPr>
                <w:szCs w:val="16"/>
              </w:rPr>
              <w:fldChar w:fldCharType="begin"/>
            </w:r>
            <w:r w:rsidRPr="000F38C8">
              <w:rPr>
                <w:szCs w:val="16"/>
              </w:rPr>
              <w:delInstrText>PAGE</w:delInstrText>
            </w:r>
            <w:r w:rsidRPr="000F38C8">
              <w:rPr>
                <w:szCs w:val="16"/>
              </w:rPr>
              <w:fldChar w:fldCharType="separate"/>
            </w:r>
          </w:del>
          <w:r>
            <w:rPr>
              <w:szCs w:val="16"/>
            </w:rPr>
            <w:t>8</w:t>
          </w:r>
          <w:del w:id="1553" w:author="Powell, Deana" w:date="2023-10-19T15:28:00Z">
            <w:r w:rsidRPr="000F38C8">
              <w:rPr>
                <w:szCs w:val="16"/>
              </w:rPr>
              <w:fldChar w:fldCharType="end"/>
            </w:r>
          </w:del>
        </w:p>
      </w:tc>
    </w:tr>
    <w:tr w:rsidR="00025F7A" w:rsidRPr="000F38C8" w14:paraId="3B97CDB2" w14:textId="77777777" w:rsidTr="006E4208">
      <w:trPr>
        <w:trHeight w:val="252"/>
        <w:del w:id="1554" w:author="Powell, Deana" w:date="2023-10-19T15:28:00Z"/>
      </w:trPr>
      <w:tc>
        <w:tcPr>
          <w:tcW w:w="3624" w:type="pct"/>
        </w:tcPr>
        <w:p w14:paraId="4DED711B" w14:textId="77777777" w:rsidR="00025F7A" w:rsidRPr="000F38C8" w:rsidRDefault="00025F7A" w:rsidP="00025F7A">
          <w:pPr>
            <w:pStyle w:val="Header"/>
            <w:rPr>
              <w:del w:id="1555" w:author="Powell, Deana" w:date="2023-10-19T15:28:00Z"/>
              <w:szCs w:val="16"/>
            </w:rPr>
          </w:pPr>
          <w:del w:id="1556" w:author="Powell, Deana" w:date="2023-10-19T15:28:00Z">
            <w:r w:rsidRPr="000F38C8">
              <w:rPr>
                <w:b/>
                <w:szCs w:val="16"/>
              </w:rPr>
              <w:delText>Protocol/Amendment No.:</w:delText>
            </w:r>
            <w:r w:rsidRPr="000F38C8">
              <w:rPr>
                <w:szCs w:val="16"/>
              </w:rPr>
              <w:delText xml:space="preserve"> </w:delText>
            </w:r>
            <w:r>
              <w:rPr>
                <w:szCs w:val="16"/>
              </w:rPr>
              <w:delText xml:space="preserve"> 010-04 </w:delText>
            </w:r>
            <w:r w:rsidRPr="000F38C8">
              <w:rPr>
                <w:b/>
                <w:szCs w:val="16"/>
              </w:rPr>
              <w:delText xml:space="preserve"> </w:delText>
            </w:r>
          </w:del>
        </w:p>
      </w:tc>
      <w:tc>
        <w:tcPr>
          <w:tcW w:w="1376" w:type="pct"/>
        </w:tcPr>
        <w:p w14:paraId="2918E862" w14:textId="77777777" w:rsidR="00025F7A" w:rsidRPr="000F38C8" w:rsidRDefault="00025F7A" w:rsidP="00025F7A">
          <w:pPr>
            <w:pStyle w:val="Header"/>
            <w:rPr>
              <w:del w:id="1557" w:author="Powell, Deana" w:date="2023-10-19T15:28:00Z"/>
              <w:szCs w:val="16"/>
            </w:rPr>
          </w:pPr>
        </w:p>
      </w:tc>
    </w:tr>
  </w:tbl>
  <w:p w14:paraId="49BAF430" w14:textId="77777777" w:rsidR="00025F7A" w:rsidRDefault="00025F7A" w:rsidP="00025F7A">
    <w:pPr>
      <w:pStyle w:val="Header"/>
      <w:spacing w:before="0"/>
      <w:rPr>
        <w:ins w:id="1558" w:author="Powell, Deana" w:date="2023-10-19T15:28:00Z"/>
      </w:rPr>
    </w:pPr>
    <w:ins w:id="1559" w:author="Powell, Deana" w:date="2023-10-19T15:28:00Z">
      <w:r w:rsidRPr="00244B2A">
        <w:rPr>
          <w:b/>
          <w:bCs/>
        </w:rPr>
        <w:t>ProducT:</w:t>
      </w:r>
      <w:r>
        <w:t xml:space="preserve"> MK-7902</w:t>
      </w:r>
      <w:r>
        <w:ptab w:relativeTo="margin" w:alignment="right" w:leader="none"/>
      </w:r>
      <w:r w:rsidRPr="00244B2A">
        <w:fldChar w:fldCharType="begin"/>
      </w:r>
      <w:r w:rsidRPr="00244B2A">
        <w:instrText xml:space="preserve"> PAGE   \* MERGEFORMAT </w:instrText>
      </w:r>
      <w:r w:rsidRPr="00244B2A">
        <w:fldChar w:fldCharType="separate"/>
      </w:r>
    </w:ins>
    <w:r>
      <w:t>8</w:t>
    </w:r>
    <w:ins w:id="1560" w:author="Powell, Deana" w:date="2023-10-19T15:28:00Z">
      <w:r w:rsidRPr="00244B2A">
        <w:rPr>
          <w:noProof/>
        </w:rPr>
        <w:fldChar w:fldCharType="end"/>
      </w:r>
    </w:ins>
  </w:p>
  <w:p w14:paraId="2436BD11" w14:textId="77777777" w:rsidR="00025F7A" w:rsidRPr="00520A61" w:rsidRDefault="00025F7A" w:rsidP="00025F7A">
    <w:pPr>
      <w:pStyle w:val="Header"/>
    </w:pPr>
    <w:ins w:id="1561" w:author="Powell, Deana" w:date="2023-10-19T15:28:00Z">
      <w:r w:rsidRPr="00244B2A">
        <w:rPr>
          <w:b/>
          <w:bCs/>
        </w:rPr>
        <w:t>Protocol/Amendment No.:</w:t>
      </w:r>
      <w:r w:rsidRPr="00244B2A">
        <w:t xml:space="preserve"> </w:t>
      </w:r>
      <w:r>
        <w:t>010-05</w:t>
      </w:r>
    </w:ins>
  </w:p>
  <w:p w14:paraId="37C8606A" w14:textId="77777777" w:rsidR="00B8017D" w:rsidRPr="005B5B6A" w:rsidRDefault="00B8017D" w:rsidP="00B8017D">
    <w:pPr>
      <w:pStyle w:val="Header"/>
      <w:rPr>
        <w:sz w:val="2"/>
        <w:szCs w:val="2"/>
      </w:rPr>
    </w:pPr>
  </w:p>
  <w:p w14:paraId="1D278293" w14:textId="77777777" w:rsidR="00197C55" w:rsidRPr="005B5B6A" w:rsidRDefault="00197C55" w:rsidP="00B27D84">
    <w:pPr>
      <w:pStyle w:val="Header"/>
      <w:rPr>
        <w:sz w:val="2"/>
        <w:szCs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41" w:type="pct"/>
      <w:tblLook w:val="04A0" w:firstRow="1" w:lastRow="0" w:firstColumn="1" w:lastColumn="0" w:noHBand="0" w:noVBand="1"/>
    </w:tblPr>
    <w:tblGrid>
      <w:gridCol w:w="6577"/>
      <w:gridCol w:w="2497"/>
    </w:tblGrid>
    <w:tr w:rsidR="00025F7A" w:rsidRPr="000F38C8" w14:paraId="2FAC320F" w14:textId="77777777" w:rsidTr="006E4208">
      <w:trPr>
        <w:trHeight w:val="180"/>
        <w:del w:id="1904" w:author="Powell, Deana" w:date="2023-10-19T15:28:00Z"/>
      </w:trPr>
      <w:tc>
        <w:tcPr>
          <w:tcW w:w="3624" w:type="pct"/>
        </w:tcPr>
        <w:p w14:paraId="25CF8816" w14:textId="77777777" w:rsidR="00025F7A" w:rsidRPr="000F38C8" w:rsidRDefault="00025F7A" w:rsidP="00025F7A">
          <w:pPr>
            <w:pStyle w:val="Header"/>
            <w:rPr>
              <w:del w:id="1905" w:author="Powell, Deana" w:date="2023-10-19T15:28:00Z"/>
              <w:szCs w:val="16"/>
            </w:rPr>
          </w:pPr>
          <w:del w:id="1906" w:author="Powell, Deana" w:date="2023-10-19T15:28:00Z">
            <w:r w:rsidRPr="000F38C8">
              <w:rPr>
                <w:b/>
                <w:szCs w:val="16"/>
              </w:rPr>
              <w:delText>Product:</w:delText>
            </w:r>
            <w:r w:rsidRPr="000F38C8">
              <w:rPr>
                <w:szCs w:val="16"/>
              </w:rPr>
              <w:delText xml:space="preserve"> </w:delText>
            </w:r>
            <w:r>
              <w:rPr>
                <w:szCs w:val="16"/>
              </w:rPr>
              <w:delText xml:space="preserve"> MK-7902  </w:delText>
            </w:r>
          </w:del>
        </w:p>
      </w:tc>
      <w:tc>
        <w:tcPr>
          <w:tcW w:w="1376" w:type="pct"/>
        </w:tcPr>
        <w:p w14:paraId="25A46B11" w14:textId="77777777" w:rsidR="00025F7A" w:rsidRPr="000F38C8" w:rsidRDefault="00025F7A" w:rsidP="00025F7A">
          <w:pPr>
            <w:pStyle w:val="Header"/>
            <w:jc w:val="right"/>
            <w:rPr>
              <w:del w:id="1907" w:author="Powell, Deana" w:date="2023-10-19T15:28:00Z"/>
              <w:szCs w:val="16"/>
            </w:rPr>
          </w:pPr>
          <w:del w:id="1908" w:author="Powell, Deana" w:date="2023-10-19T15:28:00Z">
            <w:r w:rsidRPr="000F38C8">
              <w:rPr>
                <w:szCs w:val="16"/>
              </w:rPr>
              <w:fldChar w:fldCharType="begin"/>
            </w:r>
            <w:r w:rsidRPr="000F38C8">
              <w:rPr>
                <w:szCs w:val="16"/>
              </w:rPr>
              <w:delInstrText>PAGE</w:delInstrText>
            </w:r>
            <w:r w:rsidRPr="000F38C8">
              <w:rPr>
                <w:szCs w:val="16"/>
              </w:rPr>
              <w:fldChar w:fldCharType="separate"/>
            </w:r>
          </w:del>
          <w:r>
            <w:rPr>
              <w:szCs w:val="16"/>
            </w:rPr>
            <w:t>8</w:t>
          </w:r>
          <w:del w:id="1909" w:author="Powell, Deana" w:date="2023-10-19T15:28:00Z">
            <w:r w:rsidRPr="000F38C8">
              <w:rPr>
                <w:szCs w:val="16"/>
              </w:rPr>
              <w:fldChar w:fldCharType="end"/>
            </w:r>
          </w:del>
        </w:p>
      </w:tc>
    </w:tr>
    <w:tr w:rsidR="00025F7A" w:rsidRPr="000F38C8" w14:paraId="2A567161" w14:textId="77777777" w:rsidTr="006E4208">
      <w:trPr>
        <w:trHeight w:val="252"/>
        <w:del w:id="1910" w:author="Powell, Deana" w:date="2023-10-19T15:28:00Z"/>
      </w:trPr>
      <w:tc>
        <w:tcPr>
          <w:tcW w:w="3624" w:type="pct"/>
        </w:tcPr>
        <w:p w14:paraId="7C093CD7" w14:textId="77777777" w:rsidR="00025F7A" w:rsidRPr="000F38C8" w:rsidRDefault="00025F7A" w:rsidP="00025F7A">
          <w:pPr>
            <w:pStyle w:val="Header"/>
            <w:rPr>
              <w:del w:id="1911" w:author="Powell, Deana" w:date="2023-10-19T15:28:00Z"/>
              <w:szCs w:val="16"/>
            </w:rPr>
          </w:pPr>
          <w:del w:id="1912" w:author="Powell, Deana" w:date="2023-10-19T15:28:00Z">
            <w:r w:rsidRPr="000F38C8">
              <w:rPr>
                <w:b/>
                <w:szCs w:val="16"/>
              </w:rPr>
              <w:delText>Protocol/Amendment No.:</w:delText>
            </w:r>
            <w:r w:rsidRPr="000F38C8">
              <w:rPr>
                <w:szCs w:val="16"/>
              </w:rPr>
              <w:delText xml:space="preserve"> </w:delText>
            </w:r>
            <w:r>
              <w:rPr>
                <w:szCs w:val="16"/>
              </w:rPr>
              <w:delText xml:space="preserve"> 010-04 </w:delText>
            </w:r>
            <w:r w:rsidRPr="000F38C8">
              <w:rPr>
                <w:b/>
                <w:szCs w:val="16"/>
              </w:rPr>
              <w:delText xml:space="preserve"> </w:delText>
            </w:r>
          </w:del>
        </w:p>
      </w:tc>
      <w:tc>
        <w:tcPr>
          <w:tcW w:w="1376" w:type="pct"/>
        </w:tcPr>
        <w:p w14:paraId="09700AAE" w14:textId="77777777" w:rsidR="00025F7A" w:rsidRPr="000F38C8" w:rsidRDefault="00025F7A" w:rsidP="00025F7A">
          <w:pPr>
            <w:pStyle w:val="Header"/>
            <w:rPr>
              <w:del w:id="1913" w:author="Powell, Deana" w:date="2023-10-19T15:28:00Z"/>
              <w:szCs w:val="16"/>
            </w:rPr>
          </w:pPr>
        </w:p>
      </w:tc>
    </w:tr>
  </w:tbl>
  <w:p w14:paraId="51486A9B" w14:textId="77777777" w:rsidR="00025F7A" w:rsidRDefault="00025F7A" w:rsidP="00025F7A">
    <w:pPr>
      <w:pStyle w:val="Header"/>
      <w:spacing w:before="0"/>
      <w:rPr>
        <w:ins w:id="1914" w:author="Powell, Deana" w:date="2023-10-19T15:28:00Z"/>
      </w:rPr>
    </w:pPr>
    <w:ins w:id="1915" w:author="Powell, Deana" w:date="2023-10-19T15:28:00Z">
      <w:r w:rsidRPr="00244B2A">
        <w:rPr>
          <w:b/>
          <w:bCs/>
        </w:rPr>
        <w:t>ProducT:</w:t>
      </w:r>
      <w:r>
        <w:t xml:space="preserve"> MK-7902</w:t>
      </w:r>
      <w:r>
        <w:ptab w:relativeTo="margin" w:alignment="right" w:leader="none"/>
      </w:r>
      <w:r w:rsidRPr="00244B2A">
        <w:fldChar w:fldCharType="begin"/>
      </w:r>
      <w:r w:rsidRPr="00244B2A">
        <w:instrText xml:space="preserve"> PAGE   \* MERGEFORMAT </w:instrText>
      </w:r>
      <w:r w:rsidRPr="00244B2A">
        <w:fldChar w:fldCharType="separate"/>
      </w:r>
    </w:ins>
    <w:r>
      <w:t>8</w:t>
    </w:r>
    <w:ins w:id="1916" w:author="Powell, Deana" w:date="2023-10-19T15:28:00Z">
      <w:r w:rsidRPr="00244B2A">
        <w:rPr>
          <w:noProof/>
        </w:rPr>
        <w:fldChar w:fldCharType="end"/>
      </w:r>
    </w:ins>
  </w:p>
  <w:p w14:paraId="622EAA60" w14:textId="77777777" w:rsidR="00025F7A" w:rsidRPr="00520A61" w:rsidRDefault="00025F7A" w:rsidP="00025F7A">
    <w:pPr>
      <w:pStyle w:val="Header"/>
    </w:pPr>
    <w:ins w:id="1917" w:author="Powell, Deana" w:date="2023-10-19T15:28:00Z">
      <w:r w:rsidRPr="00244B2A">
        <w:rPr>
          <w:b/>
          <w:bCs/>
        </w:rPr>
        <w:t>Protocol/Amendment No.:</w:t>
      </w:r>
      <w:r w:rsidRPr="00244B2A">
        <w:t xml:space="preserve"> </w:t>
      </w:r>
      <w:r>
        <w:t>010-05</w:t>
      </w:r>
    </w:ins>
  </w:p>
  <w:p w14:paraId="2C3461F7" w14:textId="77777777" w:rsidR="00637486" w:rsidRDefault="00637486" w:rsidP="00025F7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41" w:type="pct"/>
      <w:tblLook w:val="04A0" w:firstRow="1" w:lastRow="0" w:firstColumn="1" w:lastColumn="0" w:noHBand="0" w:noVBand="1"/>
    </w:tblPr>
    <w:tblGrid>
      <w:gridCol w:w="6577"/>
      <w:gridCol w:w="2497"/>
    </w:tblGrid>
    <w:tr w:rsidR="00025F7A" w:rsidRPr="000F38C8" w14:paraId="336DF1AB" w14:textId="77777777" w:rsidTr="006E4208">
      <w:trPr>
        <w:trHeight w:val="180"/>
        <w:del w:id="1974" w:author="Powell, Deana" w:date="2023-10-19T15:28:00Z"/>
      </w:trPr>
      <w:tc>
        <w:tcPr>
          <w:tcW w:w="3624" w:type="pct"/>
        </w:tcPr>
        <w:p w14:paraId="29FB8B42" w14:textId="77777777" w:rsidR="00025F7A" w:rsidRPr="000F38C8" w:rsidRDefault="00025F7A" w:rsidP="00025F7A">
          <w:pPr>
            <w:pStyle w:val="Header"/>
            <w:rPr>
              <w:del w:id="1975" w:author="Powell, Deana" w:date="2023-10-19T15:28:00Z"/>
              <w:szCs w:val="16"/>
            </w:rPr>
          </w:pPr>
          <w:del w:id="1976" w:author="Powell, Deana" w:date="2023-10-19T15:28:00Z">
            <w:r w:rsidRPr="000F38C8">
              <w:rPr>
                <w:b/>
                <w:szCs w:val="16"/>
              </w:rPr>
              <w:delText>Product:</w:delText>
            </w:r>
            <w:r w:rsidRPr="000F38C8">
              <w:rPr>
                <w:szCs w:val="16"/>
              </w:rPr>
              <w:delText xml:space="preserve"> </w:delText>
            </w:r>
            <w:r>
              <w:rPr>
                <w:szCs w:val="16"/>
              </w:rPr>
              <w:delText xml:space="preserve"> MK-7902  </w:delText>
            </w:r>
          </w:del>
        </w:p>
      </w:tc>
      <w:tc>
        <w:tcPr>
          <w:tcW w:w="1376" w:type="pct"/>
        </w:tcPr>
        <w:p w14:paraId="321A3B9E" w14:textId="77777777" w:rsidR="00025F7A" w:rsidRPr="000F38C8" w:rsidRDefault="00025F7A" w:rsidP="00025F7A">
          <w:pPr>
            <w:pStyle w:val="Header"/>
            <w:jc w:val="right"/>
            <w:rPr>
              <w:del w:id="1977" w:author="Powell, Deana" w:date="2023-10-19T15:28:00Z"/>
              <w:szCs w:val="16"/>
            </w:rPr>
          </w:pPr>
          <w:del w:id="1978" w:author="Powell, Deana" w:date="2023-10-19T15:28:00Z">
            <w:r w:rsidRPr="000F38C8">
              <w:rPr>
                <w:szCs w:val="16"/>
              </w:rPr>
              <w:fldChar w:fldCharType="begin"/>
            </w:r>
            <w:r w:rsidRPr="000F38C8">
              <w:rPr>
                <w:szCs w:val="16"/>
              </w:rPr>
              <w:delInstrText>PAGE</w:delInstrText>
            </w:r>
            <w:r w:rsidRPr="000F38C8">
              <w:rPr>
                <w:szCs w:val="16"/>
              </w:rPr>
              <w:fldChar w:fldCharType="separate"/>
            </w:r>
          </w:del>
          <w:r>
            <w:rPr>
              <w:szCs w:val="16"/>
            </w:rPr>
            <w:t>8</w:t>
          </w:r>
          <w:del w:id="1979" w:author="Powell, Deana" w:date="2023-10-19T15:28:00Z">
            <w:r w:rsidRPr="000F38C8">
              <w:rPr>
                <w:szCs w:val="16"/>
              </w:rPr>
              <w:fldChar w:fldCharType="end"/>
            </w:r>
          </w:del>
        </w:p>
      </w:tc>
    </w:tr>
    <w:tr w:rsidR="00025F7A" w:rsidRPr="000F38C8" w14:paraId="46CA966C" w14:textId="77777777" w:rsidTr="006E4208">
      <w:trPr>
        <w:trHeight w:val="252"/>
        <w:del w:id="1980" w:author="Powell, Deana" w:date="2023-10-19T15:28:00Z"/>
      </w:trPr>
      <w:tc>
        <w:tcPr>
          <w:tcW w:w="3624" w:type="pct"/>
        </w:tcPr>
        <w:p w14:paraId="1BDCFBB9" w14:textId="77777777" w:rsidR="00025F7A" w:rsidRPr="000F38C8" w:rsidRDefault="00025F7A" w:rsidP="00025F7A">
          <w:pPr>
            <w:pStyle w:val="Header"/>
            <w:rPr>
              <w:del w:id="1981" w:author="Powell, Deana" w:date="2023-10-19T15:28:00Z"/>
              <w:szCs w:val="16"/>
            </w:rPr>
          </w:pPr>
          <w:del w:id="1982" w:author="Powell, Deana" w:date="2023-10-19T15:28:00Z">
            <w:r w:rsidRPr="000F38C8">
              <w:rPr>
                <w:b/>
                <w:szCs w:val="16"/>
              </w:rPr>
              <w:delText>Protocol/Amendment No.:</w:delText>
            </w:r>
            <w:r w:rsidRPr="000F38C8">
              <w:rPr>
                <w:szCs w:val="16"/>
              </w:rPr>
              <w:delText xml:space="preserve"> </w:delText>
            </w:r>
            <w:r>
              <w:rPr>
                <w:szCs w:val="16"/>
              </w:rPr>
              <w:delText xml:space="preserve"> 010-04 </w:delText>
            </w:r>
            <w:r w:rsidRPr="000F38C8">
              <w:rPr>
                <w:b/>
                <w:szCs w:val="16"/>
              </w:rPr>
              <w:delText xml:space="preserve"> </w:delText>
            </w:r>
          </w:del>
        </w:p>
      </w:tc>
      <w:tc>
        <w:tcPr>
          <w:tcW w:w="1376" w:type="pct"/>
        </w:tcPr>
        <w:p w14:paraId="07B1B071" w14:textId="77777777" w:rsidR="00025F7A" w:rsidRPr="000F38C8" w:rsidRDefault="00025F7A" w:rsidP="00025F7A">
          <w:pPr>
            <w:pStyle w:val="Header"/>
            <w:rPr>
              <w:del w:id="1983" w:author="Powell, Deana" w:date="2023-10-19T15:28:00Z"/>
              <w:szCs w:val="16"/>
            </w:rPr>
          </w:pPr>
        </w:p>
      </w:tc>
    </w:tr>
  </w:tbl>
  <w:p w14:paraId="64F98FFD" w14:textId="77777777" w:rsidR="00025F7A" w:rsidRDefault="00025F7A" w:rsidP="00025F7A">
    <w:pPr>
      <w:pStyle w:val="Header"/>
      <w:spacing w:before="0"/>
      <w:rPr>
        <w:ins w:id="1984" w:author="Powell, Deana" w:date="2023-10-19T15:28:00Z"/>
      </w:rPr>
    </w:pPr>
    <w:ins w:id="1985" w:author="Powell, Deana" w:date="2023-10-19T15:28:00Z">
      <w:r w:rsidRPr="00244B2A">
        <w:rPr>
          <w:b/>
          <w:bCs/>
        </w:rPr>
        <w:t>ProducT:</w:t>
      </w:r>
      <w:r>
        <w:t xml:space="preserve"> MK-7902</w:t>
      </w:r>
      <w:r>
        <w:ptab w:relativeTo="margin" w:alignment="right" w:leader="none"/>
      </w:r>
      <w:r w:rsidRPr="00244B2A">
        <w:fldChar w:fldCharType="begin"/>
      </w:r>
      <w:r w:rsidRPr="00244B2A">
        <w:instrText xml:space="preserve"> PAGE   \* MERGEFORMAT </w:instrText>
      </w:r>
      <w:r w:rsidRPr="00244B2A">
        <w:fldChar w:fldCharType="separate"/>
      </w:r>
    </w:ins>
    <w:r>
      <w:t>8</w:t>
    </w:r>
    <w:ins w:id="1986" w:author="Powell, Deana" w:date="2023-10-19T15:28:00Z">
      <w:r w:rsidRPr="00244B2A">
        <w:rPr>
          <w:noProof/>
        </w:rPr>
        <w:fldChar w:fldCharType="end"/>
      </w:r>
    </w:ins>
  </w:p>
  <w:p w14:paraId="5515C62F" w14:textId="77777777" w:rsidR="00025F7A" w:rsidRPr="00520A61" w:rsidRDefault="00025F7A" w:rsidP="00025F7A">
    <w:pPr>
      <w:pStyle w:val="Header"/>
    </w:pPr>
    <w:ins w:id="1987" w:author="Powell, Deana" w:date="2023-10-19T15:28:00Z">
      <w:r w:rsidRPr="00244B2A">
        <w:rPr>
          <w:b/>
          <w:bCs/>
        </w:rPr>
        <w:t>Protocol/Amendment No.:</w:t>
      </w:r>
      <w:r w:rsidRPr="00244B2A">
        <w:t xml:space="preserve"> </w:t>
      </w:r>
      <w:r>
        <w:t>010-05</w:t>
      </w:r>
    </w:ins>
  </w:p>
  <w:p w14:paraId="6EDBCE46" w14:textId="77777777" w:rsidR="00637486" w:rsidRDefault="0063748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41" w:type="pct"/>
      <w:tblLook w:val="04A0" w:firstRow="1" w:lastRow="0" w:firstColumn="1" w:lastColumn="0" w:noHBand="0" w:noVBand="1"/>
    </w:tblPr>
    <w:tblGrid>
      <w:gridCol w:w="6577"/>
      <w:gridCol w:w="2497"/>
    </w:tblGrid>
    <w:tr w:rsidR="00025F7A" w:rsidRPr="000F38C8" w14:paraId="6B3ACAA6" w14:textId="77777777" w:rsidTr="006E4208">
      <w:trPr>
        <w:trHeight w:val="180"/>
        <w:del w:id="4190" w:author="Powell, Deana" w:date="2023-10-19T15:28:00Z"/>
      </w:trPr>
      <w:tc>
        <w:tcPr>
          <w:tcW w:w="3624" w:type="pct"/>
        </w:tcPr>
        <w:p w14:paraId="3BC44401" w14:textId="77777777" w:rsidR="00025F7A" w:rsidRPr="000F38C8" w:rsidRDefault="00025F7A" w:rsidP="00025F7A">
          <w:pPr>
            <w:pStyle w:val="Header"/>
            <w:rPr>
              <w:del w:id="4191" w:author="Powell, Deana" w:date="2023-10-19T15:28:00Z"/>
              <w:szCs w:val="16"/>
            </w:rPr>
          </w:pPr>
          <w:del w:id="4192" w:author="Powell, Deana" w:date="2023-10-19T15:28:00Z">
            <w:r w:rsidRPr="000F38C8">
              <w:rPr>
                <w:b/>
                <w:szCs w:val="16"/>
              </w:rPr>
              <w:delText>Product:</w:delText>
            </w:r>
            <w:r w:rsidRPr="000F38C8">
              <w:rPr>
                <w:szCs w:val="16"/>
              </w:rPr>
              <w:delText xml:space="preserve"> </w:delText>
            </w:r>
            <w:r>
              <w:rPr>
                <w:szCs w:val="16"/>
              </w:rPr>
              <w:delText xml:space="preserve"> MK-7902  </w:delText>
            </w:r>
          </w:del>
        </w:p>
      </w:tc>
      <w:tc>
        <w:tcPr>
          <w:tcW w:w="1376" w:type="pct"/>
        </w:tcPr>
        <w:p w14:paraId="7371AE5B" w14:textId="77777777" w:rsidR="00025F7A" w:rsidRPr="000F38C8" w:rsidRDefault="00025F7A" w:rsidP="00025F7A">
          <w:pPr>
            <w:pStyle w:val="Header"/>
            <w:jc w:val="right"/>
            <w:rPr>
              <w:del w:id="4193" w:author="Powell, Deana" w:date="2023-10-19T15:28:00Z"/>
              <w:szCs w:val="16"/>
            </w:rPr>
          </w:pPr>
          <w:del w:id="4194" w:author="Powell, Deana" w:date="2023-10-19T15:28:00Z">
            <w:r w:rsidRPr="000F38C8">
              <w:rPr>
                <w:szCs w:val="16"/>
              </w:rPr>
              <w:fldChar w:fldCharType="begin"/>
            </w:r>
            <w:r w:rsidRPr="000F38C8">
              <w:rPr>
                <w:szCs w:val="16"/>
              </w:rPr>
              <w:delInstrText>PAGE</w:delInstrText>
            </w:r>
            <w:r w:rsidRPr="000F38C8">
              <w:rPr>
                <w:szCs w:val="16"/>
              </w:rPr>
              <w:fldChar w:fldCharType="separate"/>
            </w:r>
          </w:del>
          <w:r>
            <w:rPr>
              <w:szCs w:val="16"/>
            </w:rPr>
            <w:t>8</w:t>
          </w:r>
          <w:del w:id="4195" w:author="Powell, Deana" w:date="2023-10-19T15:28:00Z">
            <w:r w:rsidRPr="000F38C8">
              <w:rPr>
                <w:szCs w:val="16"/>
              </w:rPr>
              <w:fldChar w:fldCharType="end"/>
            </w:r>
          </w:del>
        </w:p>
      </w:tc>
    </w:tr>
    <w:tr w:rsidR="00025F7A" w:rsidRPr="000F38C8" w14:paraId="1B2A9A3E" w14:textId="77777777" w:rsidTr="006E4208">
      <w:trPr>
        <w:trHeight w:val="252"/>
        <w:del w:id="4196" w:author="Powell, Deana" w:date="2023-10-19T15:28:00Z"/>
      </w:trPr>
      <w:tc>
        <w:tcPr>
          <w:tcW w:w="3624" w:type="pct"/>
        </w:tcPr>
        <w:p w14:paraId="497D2A3B" w14:textId="77777777" w:rsidR="00025F7A" w:rsidRPr="000F38C8" w:rsidRDefault="00025F7A" w:rsidP="00025F7A">
          <w:pPr>
            <w:pStyle w:val="Header"/>
            <w:rPr>
              <w:del w:id="4197" w:author="Powell, Deana" w:date="2023-10-19T15:28:00Z"/>
              <w:szCs w:val="16"/>
            </w:rPr>
          </w:pPr>
          <w:del w:id="4198" w:author="Powell, Deana" w:date="2023-10-19T15:28:00Z">
            <w:r w:rsidRPr="000F38C8">
              <w:rPr>
                <w:b/>
                <w:szCs w:val="16"/>
              </w:rPr>
              <w:delText>Protocol/Amendment No.:</w:delText>
            </w:r>
            <w:r w:rsidRPr="000F38C8">
              <w:rPr>
                <w:szCs w:val="16"/>
              </w:rPr>
              <w:delText xml:space="preserve"> </w:delText>
            </w:r>
            <w:r>
              <w:rPr>
                <w:szCs w:val="16"/>
              </w:rPr>
              <w:delText xml:space="preserve"> 010-04 </w:delText>
            </w:r>
            <w:r w:rsidRPr="000F38C8">
              <w:rPr>
                <w:b/>
                <w:szCs w:val="16"/>
              </w:rPr>
              <w:delText xml:space="preserve"> </w:delText>
            </w:r>
          </w:del>
        </w:p>
      </w:tc>
      <w:tc>
        <w:tcPr>
          <w:tcW w:w="1376" w:type="pct"/>
        </w:tcPr>
        <w:p w14:paraId="61C9F0E0" w14:textId="77777777" w:rsidR="00025F7A" w:rsidRPr="000F38C8" w:rsidRDefault="00025F7A" w:rsidP="00025F7A">
          <w:pPr>
            <w:pStyle w:val="Header"/>
            <w:rPr>
              <w:del w:id="4199" w:author="Powell, Deana" w:date="2023-10-19T15:28:00Z"/>
              <w:szCs w:val="16"/>
            </w:rPr>
          </w:pPr>
        </w:p>
      </w:tc>
    </w:tr>
  </w:tbl>
  <w:p w14:paraId="4C6C0055" w14:textId="77777777" w:rsidR="00025F7A" w:rsidRDefault="00025F7A" w:rsidP="00025F7A">
    <w:pPr>
      <w:pStyle w:val="Header"/>
      <w:spacing w:before="0"/>
      <w:rPr>
        <w:ins w:id="4200" w:author="Powell, Deana" w:date="2023-10-19T15:28:00Z"/>
      </w:rPr>
    </w:pPr>
    <w:ins w:id="4201" w:author="Powell, Deana" w:date="2023-10-19T15:28:00Z">
      <w:r w:rsidRPr="00244B2A">
        <w:rPr>
          <w:b/>
          <w:bCs/>
        </w:rPr>
        <w:t>ProducT:</w:t>
      </w:r>
      <w:r>
        <w:t xml:space="preserve"> MK-7902</w:t>
      </w:r>
      <w:r>
        <w:ptab w:relativeTo="margin" w:alignment="right" w:leader="none"/>
      </w:r>
      <w:r w:rsidRPr="00244B2A">
        <w:fldChar w:fldCharType="begin"/>
      </w:r>
      <w:r w:rsidRPr="00244B2A">
        <w:instrText xml:space="preserve"> PAGE   \* MERGEFORMAT </w:instrText>
      </w:r>
      <w:r w:rsidRPr="00244B2A">
        <w:fldChar w:fldCharType="separate"/>
      </w:r>
    </w:ins>
    <w:r>
      <w:t>8</w:t>
    </w:r>
    <w:ins w:id="4202" w:author="Powell, Deana" w:date="2023-10-19T15:28:00Z">
      <w:r w:rsidRPr="00244B2A">
        <w:rPr>
          <w:noProof/>
        </w:rPr>
        <w:fldChar w:fldCharType="end"/>
      </w:r>
    </w:ins>
  </w:p>
  <w:p w14:paraId="6655A57A" w14:textId="77777777" w:rsidR="00025F7A" w:rsidRPr="00520A61" w:rsidRDefault="00025F7A" w:rsidP="00025F7A">
    <w:pPr>
      <w:pStyle w:val="Header"/>
    </w:pPr>
    <w:ins w:id="4203" w:author="Powell, Deana" w:date="2023-10-19T15:28:00Z">
      <w:r w:rsidRPr="00244B2A">
        <w:rPr>
          <w:b/>
          <w:bCs/>
        </w:rPr>
        <w:t>Protocol/Amendment No.:</w:t>
      </w:r>
      <w:r w:rsidRPr="00244B2A">
        <w:t xml:space="preserve"> </w:t>
      </w:r>
      <w:r>
        <w:t>010-05</w:t>
      </w:r>
    </w:ins>
  </w:p>
  <w:p w14:paraId="796A038F" w14:textId="77777777" w:rsidR="00637486" w:rsidRDefault="006374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2B34C02E"/>
    <w:lvl w:ilvl="0">
      <w:start w:val="1"/>
      <w:numFmt w:val="bullet"/>
      <w:pStyle w:val="ListBullet5"/>
      <w:lvlText w:val="▫"/>
      <w:lvlJc w:val="left"/>
      <w:pPr>
        <w:ind w:left="1800" w:hanging="360"/>
      </w:pPr>
      <w:rPr>
        <w:rFonts w:ascii="Times New Roman" w:hAnsi="Times New Roman" w:cs="Times New Roman" w:hint="default"/>
      </w:rPr>
    </w:lvl>
  </w:abstractNum>
  <w:abstractNum w:abstractNumId="1" w15:restartNumberingAfterBreak="0">
    <w:nsid w:val="FFFFFF81"/>
    <w:multiLevelType w:val="singleLevel"/>
    <w:tmpl w:val="D8C46140"/>
    <w:lvl w:ilvl="0">
      <w:start w:val="1"/>
      <w:numFmt w:val="bullet"/>
      <w:pStyle w:val="ListBullet4"/>
      <w:lvlText w:val="▪"/>
      <w:lvlJc w:val="left"/>
      <w:pPr>
        <w:ind w:left="1440" w:hanging="360"/>
      </w:pPr>
      <w:rPr>
        <w:rFonts w:ascii="Times New Roman" w:hAnsi="Times New Roman" w:cs="Times New Roman" w:hint="default"/>
      </w:rPr>
    </w:lvl>
  </w:abstractNum>
  <w:abstractNum w:abstractNumId="2" w15:restartNumberingAfterBreak="0">
    <w:nsid w:val="FFFFFF83"/>
    <w:multiLevelType w:val="singleLevel"/>
    <w:tmpl w:val="0F907180"/>
    <w:lvl w:ilvl="0">
      <w:start w:val="1"/>
      <w:numFmt w:val="bullet"/>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214CE9CA"/>
    <w:lvl w:ilvl="0">
      <w:start w:val="1"/>
      <w:numFmt w:val="decimal"/>
      <w:lvlText w:val="%1."/>
      <w:lvlJc w:val="left"/>
      <w:pPr>
        <w:tabs>
          <w:tab w:val="num" w:pos="360"/>
        </w:tabs>
        <w:ind w:left="360" w:hanging="360"/>
      </w:pPr>
    </w:lvl>
  </w:abstractNum>
  <w:abstractNum w:abstractNumId="4" w15:restartNumberingAfterBreak="0">
    <w:nsid w:val="03EE7463"/>
    <w:multiLevelType w:val="hybridMultilevel"/>
    <w:tmpl w:val="BC443286"/>
    <w:lvl w:ilvl="0" w:tplc="60AE54DE">
      <w:start w:val="1"/>
      <w:numFmt w:val="lowerLetter"/>
      <w:pStyle w:val="ListLetter5"/>
      <w:lvlText w:val="%1."/>
      <w:lvlJc w:val="left"/>
      <w:pPr>
        <w:ind w:left="2160" w:hanging="360"/>
      </w:pPr>
    </w:lvl>
    <w:lvl w:ilvl="1" w:tplc="5D480796" w:tentative="1">
      <w:start w:val="1"/>
      <w:numFmt w:val="lowerLetter"/>
      <w:lvlText w:val="%2."/>
      <w:lvlJc w:val="left"/>
      <w:pPr>
        <w:ind w:left="2880" w:hanging="360"/>
      </w:pPr>
    </w:lvl>
    <w:lvl w:ilvl="2" w:tplc="3ED86B0C" w:tentative="1">
      <w:start w:val="1"/>
      <w:numFmt w:val="lowerRoman"/>
      <w:lvlText w:val="%3."/>
      <w:lvlJc w:val="right"/>
      <w:pPr>
        <w:ind w:left="3600" w:hanging="180"/>
      </w:pPr>
    </w:lvl>
    <w:lvl w:ilvl="3" w:tplc="2788008E" w:tentative="1">
      <w:start w:val="1"/>
      <w:numFmt w:val="decimal"/>
      <w:lvlText w:val="%4."/>
      <w:lvlJc w:val="left"/>
      <w:pPr>
        <w:ind w:left="4320" w:hanging="360"/>
      </w:pPr>
    </w:lvl>
    <w:lvl w:ilvl="4" w:tplc="AEC8E39C" w:tentative="1">
      <w:start w:val="1"/>
      <w:numFmt w:val="lowerLetter"/>
      <w:lvlText w:val="%5."/>
      <w:lvlJc w:val="left"/>
      <w:pPr>
        <w:ind w:left="5040" w:hanging="360"/>
      </w:pPr>
    </w:lvl>
    <w:lvl w:ilvl="5" w:tplc="6C1ABC20" w:tentative="1">
      <w:start w:val="1"/>
      <w:numFmt w:val="lowerRoman"/>
      <w:lvlText w:val="%6."/>
      <w:lvlJc w:val="right"/>
      <w:pPr>
        <w:ind w:left="5760" w:hanging="180"/>
      </w:pPr>
    </w:lvl>
    <w:lvl w:ilvl="6" w:tplc="9EE06CA8" w:tentative="1">
      <w:start w:val="1"/>
      <w:numFmt w:val="decimal"/>
      <w:lvlText w:val="%7."/>
      <w:lvlJc w:val="left"/>
      <w:pPr>
        <w:ind w:left="6480" w:hanging="360"/>
      </w:pPr>
    </w:lvl>
    <w:lvl w:ilvl="7" w:tplc="0AC8E914" w:tentative="1">
      <w:start w:val="1"/>
      <w:numFmt w:val="lowerLetter"/>
      <w:lvlText w:val="%8."/>
      <w:lvlJc w:val="left"/>
      <w:pPr>
        <w:ind w:left="7200" w:hanging="360"/>
      </w:pPr>
    </w:lvl>
    <w:lvl w:ilvl="8" w:tplc="49B2BB00" w:tentative="1">
      <w:start w:val="1"/>
      <w:numFmt w:val="lowerRoman"/>
      <w:lvlText w:val="%9."/>
      <w:lvlJc w:val="right"/>
      <w:pPr>
        <w:ind w:left="7920" w:hanging="180"/>
      </w:pPr>
    </w:lvl>
  </w:abstractNum>
  <w:abstractNum w:abstractNumId="5" w15:restartNumberingAfterBreak="0">
    <w:nsid w:val="08A8436E"/>
    <w:multiLevelType w:val="multilevel"/>
    <w:tmpl w:val="2B56DF90"/>
    <w:lvl w:ilvl="0">
      <w:start w:val="1"/>
      <w:numFmt w:val="lowerRoman"/>
      <w:pStyle w:val="ListNumber4Roman"/>
      <w:lvlText w:val="%1."/>
      <w:lvlJc w:val="right"/>
      <w:pPr>
        <w:ind w:left="1440" w:hanging="18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09234747"/>
    <w:multiLevelType w:val="multilevel"/>
    <w:tmpl w:val="E49612EC"/>
    <w:styleLink w:val="Style1"/>
    <w:lvl w:ilvl="0">
      <w:start w:val="1"/>
      <w:numFmt w:val="lowerRoman"/>
      <w:lvlText w:val="%1."/>
      <w:lvlJc w:val="right"/>
      <w:pPr>
        <w:ind w:left="720" w:hanging="360"/>
      </w:pPr>
      <w:rPr>
        <w:rFonts w:ascii="Times New Roman" w:hAnsi="Times New Roman" w:cs="Times New Roman"/>
        <w:b/>
        <w:bCs/>
        <w:i w:val="0"/>
        <w:iCs w:val="0"/>
        <w:caps/>
        <w:smallCaps w:val="0"/>
        <w:strike w:val="0"/>
        <w:dstrike w:val="0"/>
        <w:outline/>
        <w:shadow w:val="0"/>
        <w:emboss w:val="0"/>
        <w:imprint w:val="0"/>
        <w:vanish w:val="0"/>
        <w:spacing w:val="0"/>
        <w:kern w:val="0"/>
        <w:position w:val="0"/>
        <w:u w:val="none"/>
        <w:effect w:val="none"/>
        <w:vertAlign w:val="baseline"/>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7" w15:restartNumberingAfterBreak="0">
    <w:nsid w:val="0B8D5D15"/>
    <w:multiLevelType w:val="multilevel"/>
    <w:tmpl w:val="D6703902"/>
    <w:lvl w:ilvl="0">
      <w:start w:val="1"/>
      <w:numFmt w:val="decimal"/>
      <w:pStyle w:val="TableListNumber10pt"/>
      <w:lvlText w:val="%1."/>
      <w:lvlJc w:val="right"/>
      <w:pPr>
        <w:ind w:left="1080" w:hanging="360"/>
      </w:pPr>
      <w:rPr>
        <w:rFonts w:ascii="Times New Roman" w:hAnsi="Times New Roman" w:hint="default"/>
        <w:b w:val="0"/>
        <w:i w:val="0"/>
        <w:caps w:val="0"/>
        <w:strike w:val="0"/>
        <w:dstrike w:val="0"/>
        <w:outline w:val="0"/>
        <w:shadow w:val="0"/>
        <w:emboss w:val="0"/>
        <w:imprint w:val="0"/>
        <w:vanish w:val="0"/>
        <w:sz w:val="20"/>
        <w:vertAlign w:val="baseline"/>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8" w15:restartNumberingAfterBreak="0">
    <w:nsid w:val="0CD2767F"/>
    <w:multiLevelType w:val="hybridMultilevel"/>
    <w:tmpl w:val="4EB85840"/>
    <w:lvl w:ilvl="0" w:tplc="9912CDDA">
      <w:start w:val="1"/>
      <w:numFmt w:val="decimal"/>
      <w:pStyle w:val="ListNumber4"/>
      <w:lvlText w:val="%1."/>
      <w:lvlJc w:val="left"/>
      <w:pPr>
        <w:ind w:left="1800" w:hanging="360"/>
      </w:pPr>
      <w:rPr>
        <w:rFonts w:ascii="Times New Roman" w:hAnsi="Times New Roman" w:hint="default"/>
        <w:b w:val="0"/>
        <w:i w:val="0"/>
        <w:caps w:val="0"/>
        <w:strike w:val="0"/>
        <w:dstrike w:val="0"/>
        <w:vanish w:val="0"/>
        <w:sz w:val="24"/>
        <w:vertAlign w:val="baseline"/>
      </w:rPr>
    </w:lvl>
    <w:lvl w:ilvl="1" w:tplc="DB18E7A2" w:tentative="1">
      <w:start w:val="1"/>
      <w:numFmt w:val="lowerLetter"/>
      <w:lvlText w:val="%2."/>
      <w:lvlJc w:val="left"/>
      <w:pPr>
        <w:ind w:left="2520" w:hanging="360"/>
      </w:pPr>
    </w:lvl>
    <w:lvl w:ilvl="2" w:tplc="EE7E0CCC" w:tentative="1">
      <w:start w:val="1"/>
      <w:numFmt w:val="lowerRoman"/>
      <w:lvlText w:val="%3."/>
      <w:lvlJc w:val="right"/>
      <w:pPr>
        <w:ind w:left="3240" w:hanging="180"/>
      </w:pPr>
    </w:lvl>
    <w:lvl w:ilvl="3" w:tplc="68B08872" w:tentative="1">
      <w:start w:val="1"/>
      <w:numFmt w:val="decimal"/>
      <w:lvlText w:val="%4."/>
      <w:lvlJc w:val="left"/>
      <w:pPr>
        <w:ind w:left="3960" w:hanging="360"/>
      </w:pPr>
    </w:lvl>
    <w:lvl w:ilvl="4" w:tplc="F1A4D450" w:tentative="1">
      <w:start w:val="1"/>
      <w:numFmt w:val="lowerLetter"/>
      <w:lvlText w:val="%5."/>
      <w:lvlJc w:val="left"/>
      <w:pPr>
        <w:ind w:left="4680" w:hanging="360"/>
      </w:pPr>
    </w:lvl>
    <w:lvl w:ilvl="5" w:tplc="7DE2D6AC" w:tentative="1">
      <w:start w:val="1"/>
      <w:numFmt w:val="lowerRoman"/>
      <w:lvlText w:val="%6."/>
      <w:lvlJc w:val="right"/>
      <w:pPr>
        <w:ind w:left="5400" w:hanging="180"/>
      </w:pPr>
    </w:lvl>
    <w:lvl w:ilvl="6" w:tplc="FEE66E9C" w:tentative="1">
      <w:start w:val="1"/>
      <w:numFmt w:val="decimal"/>
      <w:lvlText w:val="%7."/>
      <w:lvlJc w:val="left"/>
      <w:pPr>
        <w:ind w:left="6120" w:hanging="360"/>
      </w:pPr>
    </w:lvl>
    <w:lvl w:ilvl="7" w:tplc="B2AE56BE" w:tentative="1">
      <w:start w:val="1"/>
      <w:numFmt w:val="lowerLetter"/>
      <w:lvlText w:val="%8."/>
      <w:lvlJc w:val="left"/>
      <w:pPr>
        <w:ind w:left="6840" w:hanging="360"/>
      </w:pPr>
    </w:lvl>
    <w:lvl w:ilvl="8" w:tplc="1AEAC9A0" w:tentative="1">
      <w:start w:val="1"/>
      <w:numFmt w:val="lowerRoman"/>
      <w:lvlText w:val="%9."/>
      <w:lvlJc w:val="right"/>
      <w:pPr>
        <w:ind w:left="7560" w:hanging="180"/>
      </w:pPr>
    </w:lvl>
  </w:abstractNum>
  <w:abstractNum w:abstractNumId="9" w15:restartNumberingAfterBreak="0">
    <w:nsid w:val="0E6D1814"/>
    <w:multiLevelType w:val="hybridMultilevel"/>
    <w:tmpl w:val="708C1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A441C1"/>
    <w:multiLevelType w:val="singleLevel"/>
    <w:tmpl w:val="A1E67C46"/>
    <w:lvl w:ilvl="0">
      <w:start w:val="1"/>
      <w:numFmt w:val="bullet"/>
      <w:pStyle w:val="ListHyphen"/>
      <w:lvlText w:val="-"/>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11" w15:restartNumberingAfterBreak="0">
    <w:nsid w:val="14856920"/>
    <w:multiLevelType w:val="hybridMultilevel"/>
    <w:tmpl w:val="759C6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A22F0F"/>
    <w:multiLevelType w:val="multilevel"/>
    <w:tmpl w:val="3132C81C"/>
    <w:styleLink w:val="ListLetter4b"/>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 w15:restartNumberingAfterBreak="0">
    <w:nsid w:val="1646397D"/>
    <w:multiLevelType w:val="hybridMultilevel"/>
    <w:tmpl w:val="A350CA8A"/>
    <w:name w:val="WWtfl2"/>
    <w:lvl w:ilvl="0" w:tplc="5046F2AC">
      <w:start w:val="1"/>
      <w:numFmt w:val="decimal"/>
      <w:pStyle w:val="Attachment"/>
      <w:lvlText w:val="Attachment %1"/>
      <w:lvlJc w:val="left"/>
      <w:pPr>
        <w:ind w:left="720" w:hanging="360"/>
      </w:pPr>
    </w:lvl>
    <w:lvl w:ilvl="1" w:tplc="47D8A42A" w:tentative="1">
      <w:start w:val="1"/>
      <w:numFmt w:val="lowerLetter"/>
      <w:lvlText w:val="%2."/>
      <w:lvlJc w:val="left"/>
      <w:pPr>
        <w:ind w:left="1440" w:hanging="360"/>
      </w:pPr>
    </w:lvl>
    <w:lvl w:ilvl="2" w:tplc="8118E18C" w:tentative="1">
      <w:start w:val="1"/>
      <w:numFmt w:val="lowerRoman"/>
      <w:lvlText w:val="%3."/>
      <w:lvlJc w:val="right"/>
      <w:pPr>
        <w:ind w:left="2160" w:hanging="180"/>
      </w:pPr>
    </w:lvl>
    <w:lvl w:ilvl="3" w:tplc="51FA7574" w:tentative="1">
      <w:start w:val="1"/>
      <w:numFmt w:val="decimal"/>
      <w:lvlText w:val="%4."/>
      <w:lvlJc w:val="left"/>
      <w:pPr>
        <w:ind w:left="2880" w:hanging="360"/>
      </w:pPr>
    </w:lvl>
    <w:lvl w:ilvl="4" w:tplc="3EA003C4" w:tentative="1">
      <w:start w:val="1"/>
      <w:numFmt w:val="lowerLetter"/>
      <w:lvlText w:val="%5."/>
      <w:lvlJc w:val="left"/>
      <w:pPr>
        <w:ind w:left="3600" w:hanging="360"/>
      </w:pPr>
    </w:lvl>
    <w:lvl w:ilvl="5" w:tplc="DAC8EBE4" w:tentative="1">
      <w:start w:val="1"/>
      <w:numFmt w:val="lowerRoman"/>
      <w:lvlText w:val="%6."/>
      <w:lvlJc w:val="right"/>
      <w:pPr>
        <w:ind w:left="4320" w:hanging="180"/>
      </w:pPr>
    </w:lvl>
    <w:lvl w:ilvl="6" w:tplc="5298F966" w:tentative="1">
      <w:start w:val="1"/>
      <w:numFmt w:val="decimal"/>
      <w:lvlText w:val="%7."/>
      <w:lvlJc w:val="left"/>
      <w:pPr>
        <w:ind w:left="5040" w:hanging="360"/>
      </w:pPr>
    </w:lvl>
    <w:lvl w:ilvl="7" w:tplc="4A925C04" w:tentative="1">
      <w:start w:val="1"/>
      <w:numFmt w:val="lowerLetter"/>
      <w:lvlText w:val="%8."/>
      <w:lvlJc w:val="left"/>
      <w:pPr>
        <w:ind w:left="5760" w:hanging="360"/>
      </w:pPr>
    </w:lvl>
    <w:lvl w:ilvl="8" w:tplc="8A869DDA" w:tentative="1">
      <w:start w:val="1"/>
      <w:numFmt w:val="lowerRoman"/>
      <w:lvlText w:val="%9."/>
      <w:lvlJc w:val="right"/>
      <w:pPr>
        <w:ind w:left="6480" w:hanging="180"/>
      </w:pPr>
    </w:lvl>
  </w:abstractNum>
  <w:abstractNum w:abstractNumId="14" w15:restartNumberingAfterBreak="0">
    <w:nsid w:val="16C83DDE"/>
    <w:multiLevelType w:val="singleLevel"/>
    <w:tmpl w:val="FE3E1F10"/>
    <w:name w:val="WWre"/>
    <w:lvl w:ilvl="0">
      <w:start w:val="1"/>
      <w:numFmt w:val="decimal"/>
      <w:pStyle w:val="References"/>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15" w15:restartNumberingAfterBreak="0">
    <w:nsid w:val="1FD037B2"/>
    <w:multiLevelType w:val="hybridMultilevel"/>
    <w:tmpl w:val="B1D0E50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6" w15:restartNumberingAfterBreak="0">
    <w:nsid w:val="25DD4932"/>
    <w:multiLevelType w:val="singleLevel"/>
    <w:tmpl w:val="B5EE1A4E"/>
    <w:name w:val="WWln"/>
    <w:lvl w:ilvl="0">
      <w:start w:val="1"/>
      <w:numFmt w:val="decimal"/>
      <w:pStyle w:val="ListNumber"/>
      <w:lvlText w:val="%1."/>
      <w:lvlJc w:val="left"/>
      <w:pPr>
        <w:tabs>
          <w:tab w:val="num" w:pos="360"/>
        </w:tabs>
        <w:ind w:left="360" w:hanging="360"/>
      </w:pPr>
      <w:rPr>
        <w:rFonts w:ascii="Times New Roman" w:hAnsi="Times New Roman" w:cs="Times New Roman" w:hint="default"/>
        <w:b w:val="0"/>
        <w:i w:val="0"/>
        <w:caps w:val="0"/>
        <w:sz w:val="24"/>
        <w:u w:val="none"/>
        <w:vertAlign w:val="baseline"/>
      </w:rPr>
    </w:lvl>
  </w:abstractNum>
  <w:abstractNum w:abstractNumId="17" w15:restartNumberingAfterBreak="0">
    <w:nsid w:val="27366CD0"/>
    <w:multiLevelType w:val="hybridMultilevel"/>
    <w:tmpl w:val="68EEF9F6"/>
    <w:lvl w:ilvl="0" w:tplc="FFFFFFFF">
      <w:start w:val="1"/>
      <w:numFmt w:val="bullet"/>
      <w:lvlText w:val="-"/>
      <w:lvlJc w:val="left"/>
      <w:pPr>
        <w:ind w:left="720" w:hanging="360"/>
      </w:pPr>
      <w:rPr>
        <w:rFonts w:ascii="Times New Roman" w:eastAsia="Calibri" w:hAnsi="Times New Roman" w:cs="Times New Roman" w:hint="default"/>
        <w:b w:val="0"/>
        <w:i w:val="0"/>
        <w:caps w:val="0"/>
        <w:sz w:val="24"/>
        <w:u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AB318D"/>
    <w:multiLevelType w:val="singleLevel"/>
    <w:tmpl w:val="38CC3326"/>
    <w:name w:val="WWln3"/>
    <w:lvl w:ilvl="0">
      <w:start w:val="1"/>
      <w:numFmt w:val="decimal"/>
      <w:pStyle w:val="ListNumber3"/>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19" w15:restartNumberingAfterBreak="0">
    <w:nsid w:val="32406E3B"/>
    <w:multiLevelType w:val="singleLevel"/>
    <w:tmpl w:val="71E492FE"/>
    <w:name w:val="WWll2"/>
    <w:lvl w:ilvl="0">
      <w:start w:val="1"/>
      <w:numFmt w:val="lowerLetter"/>
      <w:pStyle w:val="ListLett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20" w15:restartNumberingAfterBreak="0">
    <w:nsid w:val="338C5285"/>
    <w:multiLevelType w:val="singleLevel"/>
    <w:tmpl w:val="47CA9A0A"/>
    <w:name w:val="WWat"/>
    <w:lvl w:ilvl="0">
      <w:start w:val="1"/>
      <w:numFmt w:val="decimal"/>
      <w:pStyle w:val="Appendix"/>
      <w:lvlText w:val="Appendix %1"/>
      <w:lvlJc w:val="left"/>
      <w:pPr>
        <w:tabs>
          <w:tab w:val="num" w:pos="2160"/>
        </w:tabs>
        <w:ind w:left="2160" w:hanging="2160"/>
      </w:pPr>
      <w:rPr>
        <w:rFonts w:ascii="Times New Roman" w:hAnsi="Times New Roman" w:cs="Times New Roman"/>
        <w:b/>
        <w:i w:val="0"/>
        <w:caps w:val="0"/>
        <w:sz w:val="24"/>
        <w:u w:val="none"/>
        <w:vertAlign w:val="baseline"/>
      </w:rPr>
    </w:lvl>
  </w:abstractNum>
  <w:abstractNum w:abstractNumId="21" w15:restartNumberingAfterBreak="0">
    <w:nsid w:val="3EE06B53"/>
    <w:multiLevelType w:val="singleLevel"/>
    <w:tmpl w:val="AC166124"/>
    <w:name w:val="WWll3"/>
    <w:lvl w:ilvl="0">
      <w:start w:val="1"/>
      <w:numFmt w:val="lowerLetter"/>
      <w:pStyle w:val="ListLetter3"/>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22" w15:restartNumberingAfterBreak="0">
    <w:nsid w:val="3FD33ED7"/>
    <w:multiLevelType w:val="singleLevel"/>
    <w:tmpl w:val="FD4CD6FE"/>
    <w:name w:val="WWlb"/>
    <w:lvl w:ilvl="0">
      <w:start w:val="1"/>
      <w:numFmt w:val="bullet"/>
      <w:pStyle w:val="ListBullet"/>
      <w:lvlText w:val="•"/>
      <w:lvlJc w:val="left"/>
      <w:pPr>
        <w:tabs>
          <w:tab w:val="num" w:pos="360"/>
        </w:tabs>
        <w:ind w:left="360" w:hanging="360"/>
      </w:pPr>
      <w:rPr>
        <w:rFonts w:ascii="Times New Roman" w:hAnsi="Times New Roman" w:cs="Times New Roman"/>
        <w:b w:val="0"/>
        <w:i w:val="0"/>
        <w:caps w:val="0"/>
        <w:sz w:val="32"/>
        <w:u w:val="none"/>
        <w:vertAlign w:val="baseline"/>
      </w:rPr>
    </w:lvl>
  </w:abstractNum>
  <w:abstractNum w:abstractNumId="23" w15:restartNumberingAfterBreak="0">
    <w:nsid w:val="436A007F"/>
    <w:multiLevelType w:val="singleLevel"/>
    <w:tmpl w:val="432AF366"/>
    <w:name w:val="WWlb3"/>
    <w:lvl w:ilvl="0">
      <w:start w:val="1"/>
      <w:numFmt w:val="bullet"/>
      <w:pStyle w:val="ListBullet3"/>
      <w:lvlText w:val="◦"/>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24" w15:restartNumberingAfterBreak="0">
    <w:nsid w:val="46711B15"/>
    <w:multiLevelType w:val="multilevel"/>
    <w:tmpl w:val="9C446858"/>
    <w:lvl w:ilvl="0">
      <w:start w:val="1"/>
      <w:numFmt w:val="lowerLetter"/>
      <w:pStyle w:val="ListLetter4"/>
      <w:lvlText w:val="%1."/>
      <w:lvlJc w:val="left"/>
      <w:pPr>
        <w:ind w:left="180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5" w15:restartNumberingAfterBreak="0">
    <w:nsid w:val="47F425B3"/>
    <w:multiLevelType w:val="singleLevel"/>
    <w:tmpl w:val="65305500"/>
    <w:name w:val="WWtf"/>
    <w:lvl w:ilvl="0">
      <w:start w:val="1"/>
      <w:numFmt w:val="decimal"/>
      <w:pStyle w:val="TableFootnote"/>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26" w15:restartNumberingAfterBreak="0">
    <w:nsid w:val="4A8F08E5"/>
    <w:multiLevelType w:val="multilevel"/>
    <w:tmpl w:val="839A39EC"/>
    <w:lvl w:ilvl="0">
      <w:start w:val="1"/>
      <w:numFmt w:val="lowerRoman"/>
      <w:pStyle w:val="ListNumber2Roman"/>
      <w:lvlText w:val="%1."/>
      <w:lvlJc w:val="right"/>
      <w:pPr>
        <w:ind w:left="720" w:hanging="18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538D7EBB"/>
    <w:multiLevelType w:val="hybridMultilevel"/>
    <w:tmpl w:val="E50E102E"/>
    <w:lvl w:ilvl="0" w:tplc="7CF4FA60">
      <w:start w:val="1"/>
      <w:numFmt w:val="lowerRoman"/>
      <w:pStyle w:val="ListNumber5Roman"/>
      <w:lvlText w:val="%1."/>
      <w:lvlJc w:val="right"/>
      <w:pPr>
        <w:ind w:left="1800" w:hanging="180"/>
      </w:pPr>
      <w:rPr>
        <w:rFonts w:hint="default"/>
      </w:rPr>
    </w:lvl>
    <w:lvl w:ilvl="1" w:tplc="022EE702" w:tentative="1">
      <w:start w:val="1"/>
      <w:numFmt w:val="lowerLetter"/>
      <w:lvlText w:val="%2."/>
      <w:lvlJc w:val="left"/>
      <w:pPr>
        <w:ind w:left="1440" w:hanging="360"/>
      </w:pPr>
    </w:lvl>
    <w:lvl w:ilvl="2" w:tplc="B412CE40" w:tentative="1">
      <w:start w:val="1"/>
      <w:numFmt w:val="lowerRoman"/>
      <w:lvlText w:val="%3."/>
      <w:lvlJc w:val="right"/>
      <w:pPr>
        <w:ind w:left="2160" w:hanging="180"/>
      </w:pPr>
    </w:lvl>
    <w:lvl w:ilvl="3" w:tplc="12140152" w:tentative="1">
      <w:start w:val="1"/>
      <w:numFmt w:val="decimal"/>
      <w:lvlText w:val="%4."/>
      <w:lvlJc w:val="left"/>
      <w:pPr>
        <w:ind w:left="2880" w:hanging="360"/>
      </w:pPr>
    </w:lvl>
    <w:lvl w:ilvl="4" w:tplc="EDF682E0" w:tentative="1">
      <w:start w:val="1"/>
      <w:numFmt w:val="lowerLetter"/>
      <w:lvlText w:val="%5."/>
      <w:lvlJc w:val="left"/>
      <w:pPr>
        <w:ind w:left="3600" w:hanging="360"/>
      </w:pPr>
    </w:lvl>
    <w:lvl w:ilvl="5" w:tplc="3A9491E6" w:tentative="1">
      <w:start w:val="1"/>
      <w:numFmt w:val="lowerRoman"/>
      <w:lvlText w:val="%6."/>
      <w:lvlJc w:val="right"/>
      <w:pPr>
        <w:ind w:left="4320" w:hanging="180"/>
      </w:pPr>
    </w:lvl>
    <w:lvl w:ilvl="6" w:tplc="C88A0A6A" w:tentative="1">
      <w:start w:val="1"/>
      <w:numFmt w:val="decimal"/>
      <w:lvlText w:val="%7."/>
      <w:lvlJc w:val="left"/>
      <w:pPr>
        <w:ind w:left="5040" w:hanging="360"/>
      </w:pPr>
    </w:lvl>
    <w:lvl w:ilvl="7" w:tplc="C62283A8" w:tentative="1">
      <w:start w:val="1"/>
      <w:numFmt w:val="lowerLetter"/>
      <w:lvlText w:val="%8."/>
      <w:lvlJc w:val="left"/>
      <w:pPr>
        <w:ind w:left="5760" w:hanging="360"/>
      </w:pPr>
    </w:lvl>
    <w:lvl w:ilvl="8" w:tplc="66E86D9C" w:tentative="1">
      <w:start w:val="1"/>
      <w:numFmt w:val="lowerRoman"/>
      <w:lvlText w:val="%9."/>
      <w:lvlJc w:val="right"/>
      <w:pPr>
        <w:ind w:left="6480" w:hanging="180"/>
      </w:pPr>
    </w:lvl>
  </w:abstractNum>
  <w:abstractNum w:abstractNumId="28" w15:restartNumberingAfterBreak="0">
    <w:nsid w:val="600F71FA"/>
    <w:multiLevelType w:val="singleLevel"/>
    <w:tmpl w:val="D52EC43A"/>
    <w:name w:val="WWll"/>
    <w:lvl w:ilvl="0">
      <w:start w:val="1"/>
      <w:numFmt w:val="lowerLetter"/>
      <w:pStyle w:val="ListLett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29" w15:restartNumberingAfterBreak="0">
    <w:nsid w:val="604164D8"/>
    <w:multiLevelType w:val="singleLevel"/>
    <w:tmpl w:val="CADCD27C"/>
    <w:name w:val="WWln2"/>
    <w:lvl w:ilvl="0">
      <w:start w:val="1"/>
      <w:numFmt w:val="decimal"/>
      <w:pStyle w:val="ListNumb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30" w15:restartNumberingAfterBreak="0">
    <w:nsid w:val="609C1148"/>
    <w:multiLevelType w:val="multilevel"/>
    <w:tmpl w:val="4B100234"/>
    <w:name w:val="WWH"/>
    <w:lvl w:ilvl="0">
      <w:start w:val="1"/>
      <w:numFmt w:val="decimal"/>
      <w:lvlText w:val="%1"/>
      <w:lvlJc w:val="left"/>
      <w:pPr>
        <w:tabs>
          <w:tab w:val="num" w:pos="480"/>
        </w:tabs>
        <w:ind w:left="480" w:hanging="480"/>
      </w:pPr>
      <w:rPr>
        <w:rFonts w:ascii="Times New Roman" w:hAnsi="Times New Roman" w:cs="Times New Roman"/>
        <w:b/>
        <w:i w:val="0"/>
        <w:caps/>
        <w:smallCaps w:val="0"/>
        <w:sz w:val="24"/>
        <w:u w:val="none"/>
        <w:vertAlign w:val="baseline"/>
      </w:rPr>
    </w:lvl>
    <w:lvl w:ilvl="1">
      <w:start w:val="1"/>
      <w:numFmt w:val="decimal"/>
      <w:lvlText w:val="%1.%2"/>
      <w:lvlJc w:val="left"/>
      <w:pPr>
        <w:tabs>
          <w:tab w:val="num" w:pos="720"/>
        </w:tabs>
        <w:ind w:left="720" w:hanging="720"/>
      </w:pPr>
      <w:rPr>
        <w:rFonts w:ascii="Times New Roman" w:hAnsi="Times New Roman" w:cs="Times New Roman"/>
        <w:b/>
        <w:i w:val="0"/>
        <w:caps w:val="0"/>
        <w:sz w:val="24"/>
        <w:u w:val="none"/>
        <w:vertAlign w:val="baseline"/>
      </w:rPr>
    </w:lvl>
    <w:lvl w:ilvl="2">
      <w:start w:val="1"/>
      <w:numFmt w:val="decimal"/>
      <w:lvlText w:val="%1.%2.%3"/>
      <w:lvlJc w:val="left"/>
      <w:pPr>
        <w:tabs>
          <w:tab w:val="num" w:pos="960"/>
        </w:tabs>
        <w:ind w:left="960" w:hanging="960"/>
      </w:pPr>
      <w:rPr>
        <w:rFonts w:ascii="Times New Roman" w:hAnsi="Times New Roman" w:cs="Times New Roman"/>
        <w:b/>
        <w:i w:val="0"/>
        <w:caps w:val="0"/>
        <w:sz w:val="24"/>
        <w:u w:val="none"/>
        <w:vertAlign w:val="baseline"/>
      </w:rPr>
    </w:lvl>
    <w:lvl w:ilvl="3">
      <w:start w:val="1"/>
      <w:numFmt w:val="decimal"/>
      <w:lvlText w:val="%1.%2.%3.%4"/>
      <w:lvlJc w:val="left"/>
      <w:pPr>
        <w:tabs>
          <w:tab w:val="num" w:pos="1200"/>
        </w:tabs>
        <w:ind w:left="1200" w:hanging="1200"/>
      </w:pPr>
      <w:rPr>
        <w:rFonts w:ascii="Times New Roman" w:hAnsi="Times New Roman" w:cs="Times New Roman"/>
        <w:b/>
        <w:i w:val="0"/>
        <w:caps w:val="0"/>
        <w:sz w:val="24"/>
        <w:u w:val="none"/>
        <w:vertAlign w:val="baseline"/>
      </w:rPr>
    </w:lvl>
    <w:lvl w:ilvl="4">
      <w:start w:val="1"/>
      <w:numFmt w:val="decimal"/>
      <w:lvlText w:val="%1.%2.%3.%4.%5"/>
      <w:lvlJc w:val="left"/>
      <w:pPr>
        <w:tabs>
          <w:tab w:val="num" w:pos="1440"/>
        </w:tabs>
        <w:ind w:left="1440" w:hanging="1440"/>
      </w:pPr>
      <w:rPr>
        <w:rFonts w:ascii="Times New Roman" w:hAnsi="Times New Roman" w:cs="Times New Roman"/>
        <w:b/>
        <w:i w:val="0"/>
        <w:caps w:val="0"/>
        <w:sz w:val="24"/>
        <w:u w:val="none"/>
        <w:vertAlign w:val="baseline"/>
      </w:rPr>
    </w:lvl>
    <w:lvl w:ilvl="5">
      <w:start w:val="1"/>
      <w:numFmt w:val="decimal"/>
      <w:lvlText w:val="%1.%2.%3.%4.%5.%6"/>
      <w:lvlJc w:val="left"/>
      <w:pPr>
        <w:tabs>
          <w:tab w:val="num" w:pos="1680"/>
        </w:tabs>
        <w:ind w:left="1680" w:hanging="1680"/>
      </w:pPr>
      <w:rPr>
        <w:rFonts w:ascii="Times New Roman" w:hAnsi="Times New Roman" w:cs="Times New Roman"/>
        <w:b/>
        <w:i w:val="0"/>
        <w:caps w:val="0"/>
        <w:sz w:val="24"/>
        <w:u w:val="none"/>
        <w:vertAlign w:val="baseline"/>
      </w:rPr>
    </w:lvl>
    <w:lvl w:ilvl="6">
      <w:start w:val="1"/>
      <w:numFmt w:val="decimal"/>
      <w:lvlText w:val="%1.%2.%3.%4.%5.%6.%7"/>
      <w:lvlJc w:val="left"/>
      <w:pPr>
        <w:tabs>
          <w:tab w:val="num" w:pos="1920"/>
        </w:tabs>
        <w:ind w:left="1920" w:hanging="1920"/>
      </w:pPr>
      <w:rPr>
        <w:rFonts w:ascii="Times New Roman" w:hAnsi="Times New Roman" w:cs="Times New Roman"/>
        <w:b/>
        <w:i w:val="0"/>
        <w:caps w:val="0"/>
        <w:sz w:val="24"/>
        <w:u w:val="none"/>
        <w:vertAlign w:val="baseline"/>
      </w:rPr>
    </w:lvl>
    <w:lvl w:ilvl="7">
      <w:start w:val="1"/>
      <w:numFmt w:val="decimal"/>
      <w:lvlText w:val="%1.%2.%3.%4.%5.%6.%7.%8"/>
      <w:lvlJc w:val="left"/>
      <w:pPr>
        <w:tabs>
          <w:tab w:val="num" w:pos="0"/>
        </w:tabs>
        <w:ind w:left="0" w:firstLine="0"/>
      </w:pPr>
      <w:rPr>
        <w:rFonts w:ascii="Times New Roman" w:hAnsi="Times New Roman" w:cs="Times New Roman"/>
        <w:b/>
        <w:i w:val="0"/>
        <w:caps w:val="0"/>
        <w:sz w:val="24"/>
        <w:u w:val="none"/>
        <w:vertAlign w:val="baseline"/>
      </w:rPr>
    </w:lvl>
    <w:lvl w:ilvl="8">
      <w:start w:val="1"/>
      <w:numFmt w:val="decimal"/>
      <w:lvlText w:val="%1.%2.%3.%4.%5.%6.%7.%8.%9"/>
      <w:lvlJc w:val="left"/>
      <w:pPr>
        <w:tabs>
          <w:tab w:val="num" w:pos="0"/>
        </w:tabs>
        <w:ind w:left="0" w:firstLine="0"/>
      </w:pPr>
      <w:rPr>
        <w:rFonts w:ascii="Times New Roman" w:hAnsi="Times New Roman" w:cs="Times New Roman"/>
        <w:b/>
        <w:i w:val="0"/>
        <w:caps w:val="0"/>
        <w:sz w:val="24"/>
        <w:u w:val="none"/>
        <w:vertAlign w:val="baseline"/>
      </w:rPr>
    </w:lvl>
  </w:abstractNum>
  <w:abstractNum w:abstractNumId="31" w15:restartNumberingAfterBreak="0">
    <w:nsid w:val="618D3A8A"/>
    <w:multiLevelType w:val="singleLevel"/>
    <w:tmpl w:val="B68C8860"/>
    <w:name w:val="WWtfl"/>
    <w:lvl w:ilvl="0">
      <w:start w:val="1"/>
      <w:numFmt w:val="lowerLetter"/>
      <w:pStyle w:val="TableFootnoteLetter"/>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32" w15:restartNumberingAfterBreak="0">
    <w:nsid w:val="63016805"/>
    <w:multiLevelType w:val="multilevel"/>
    <w:tmpl w:val="A9EAF59A"/>
    <w:lvl w:ilvl="0">
      <w:start w:val="1"/>
      <w:numFmt w:val="lowerRoman"/>
      <w:pStyle w:val="ListNumberRoman"/>
      <w:lvlText w:val="%1."/>
      <w:lvlJc w:val="right"/>
      <w:pPr>
        <w:ind w:left="540" w:hanging="18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65C459C3"/>
    <w:multiLevelType w:val="multilevel"/>
    <w:tmpl w:val="0409001D"/>
    <w:styleLink w:val="1ai"/>
    <w:lvl w:ilvl="0">
      <w:start w:val="1"/>
      <w:numFmt w:val="decimal"/>
      <w:lvlText w:val="%1)"/>
      <w:lvlJc w:val="left"/>
      <w:pPr>
        <w:tabs>
          <w:tab w:val="num" w:pos="360"/>
        </w:tabs>
        <w:ind w:left="360" w:hanging="360"/>
      </w:pPr>
      <w:rPr>
        <w:rFonts w:ascii="Times New Roman" w:hAnsi="Times New Roman"/>
        <w:sz w:val="24"/>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77D7B97"/>
    <w:multiLevelType w:val="hybridMultilevel"/>
    <w:tmpl w:val="4B464D60"/>
    <w:lvl w:ilvl="0" w:tplc="9D265610">
      <w:start w:val="1"/>
      <w:numFmt w:val="bullet"/>
      <w:lvlText w:val=""/>
      <w:lvlJc w:val="left"/>
      <w:pPr>
        <w:ind w:left="720" w:hanging="360"/>
      </w:pPr>
      <w:rPr>
        <w:rFonts w:ascii="Symbol" w:hAnsi="Symbol" w:hint="default"/>
      </w:rPr>
    </w:lvl>
    <w:lvl w:ilvl="1" w:tplc="18E42332" w:tentative="1">
      <w:start w:val="1"/>
      <w:numFmt w:val="bullet"/>
      <w:lvlText w:val="o"/>
      <w:lvlJc w:val="left"/>
      <w:pPr>
        <w:ind w:left="1440" w:hanging="360"/>
      </w:pPr>
      <w:rPr>
        <w:rFonts w:ascii="Courier New" w:hAnsi="Courier New" w:cs="Courier New" w:hint="default"/>
      </w:rPr>
    </w:lvl>
    <w:lvl w:ilvl="2" w:tplc="88B28D58" w:tentative="1">
      <w:start w:val="1"/>
      <w:numFmt w:val="bullet"/>
      <w:lvlText w:val=""/>
      <w:lvlJc w:val="left"/>
      <w:pPr>
        <w:ind w:left="2160" w:hanging="360"/>
      </w:pPr>
      <w:rPr>
        <w:rFonts w:ascii="Wingdings" w:hAnsi="Wingdings" w:hint="default"/>
      </w:rPr>
    </w:lvl>
    <w:lvl w:ilvl="3" w:tplc="02188ED0" w:tentative="1">
      <w:start w:val="1"/>
      <w:numFmt w:val="bullet"/>
      <w:lvlText w:val=""/>
      <w:lvlJc w:val="left"/>
      <w:pPr>
        <w:ind w:left="2880" w:hanging="360"/>
      </w:pPr>
      <w:rPr>
        <w:rFonts w:ascii="Symbol" w:hAnsi="Symbol" w:hint="default"/>
      </w:rPr>
    </w:lvl>
    <w:lvl w:ilvl="4" w:tplc="56963C64" w:tentative="1">
      <w:start w:val="1"/>
      <w:numFmt w:val="bullet"/>
      <w:lvlText w:val="o"/>
      <w:lvlJc w:val="left"/>
      <w:pPr>
        <w:ind w:left="3600" w:hanging="360"/>
      </w:pPr>
      <w:rPr>
        <w:rFonts w:ascii="Courier New" w:hAnsi="Courier New" w:cs="Courier New" w:hint="default"/>
      </w:rPr>
    </w:lvl>
    <w:lvl w:ilvl="5" w:tplc="29BC5500" w:tentative="1">
      <w:start w:val="1"/>
      <w:numFmt w:val="bullet"/>
      <w:lvlText w:val=""/>
      <w:lvlJc w:val="left"/>
      <w:pPr>
        <w:ind w:left="4320" w:hanging="360"/>
      </w:pPr>
      <w:rPr>
        <w:rFonts w:ascii="Wingdings" w:hAnsi="Wingdings" w:hint="default"/>
      </w:rPr>
    </w:lvl>
    <w:lvl w:ilvl="6" w:tplc="4FDAEADA" w:tentative="1">
      <w:start w:val="1"/>
      <w:numFmt w:val="bullet"/>
      <w:lvlText w:val=""/>
      <w:lvlJc w:val="left"/>
      <w:pPr>
        <w:ind w:left="5040" w:hanging="360"/>
      </w:pPr>
      <w:rPr>
        <w:rFonts w:ascii="Symbol" w:hAnsi="Symbol" w:hint="default"/>
      </w:rPr>
    </w:lvl>
    <w:lvl w:ilvl="7" w:tplc="4F861AA2" w:tentative="1">
      <w:start w:val="1"/>
      <w:numFmt w:val="bullet"/>
      <w:lvlText w:val="o"/>
      <w:lvlJc w:val="left"/>
      <w:pPr>
        <w:ind w:left="5760" w:hanging="360"/>
      </w:pPr>
      <w:rPr>
        <w:rFonts w:ascii="Courier New" w:hAnsi="Courier New" w:cs="Courier New" w:hint="default"/>
      </w:rPr>
    </w:lvl>
    <w:lvl w:ilvl="8" w:tplc="322C44CC" w:tentative="1">
      <w:start w:val="1"/>
      <w:numFmt w:val="bullet"/>
      <w:lvlText w:val=""/>
      <w:lvlJc w:val="left"/>
      <w:pPr>
        <w:ind w:left="6480" w:hanging="360"/>
      </w:pPr>
      <w:rPr>
        <w:rFonts w:ascii="Wingdings" w:hAnsi="Wingdings" w:hint="default"/>
      </w:rPr>
    </w:lvl>
  </w:abstractNum>
  <w:abstractNum w:abstractNumId="35" w15:restartNumberingAfterBreak="0">
    <w:nsid w:val="68636446"/>
    <w:multiLevelType w:val="hybridMultilevel"/>
    <w:tmpl w:val="65D4C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8914AF1"/>
    <w:multiLevelType w:val="multilevel"/>
    <w:tmpl w:val="EA5680EC"/>
    <w:lvl w:ilvl="0">
      <w:start w:val="1"/>
      <w:numFmt w:val="bullet"/>
      <w:pStyle w:val="TableListBullet10pt"/>
      <w:lvlText w:val=""/>
      <w:lvlJc w:val="left"/>
      <w:pPr>
        <w:ind w:left="720" w:hanging="360"/>
      </w:pPr>
      <w:rPr>
        <w:rFonts w:ascii="Symbol" w:hAnsi="Symbol" w:hint="default"/>
      </w:rPr>
    </w:lvl>
    <w:lvl w:ilvl="1">
      <w:start w:val="1"/>
      <w:numFmt w:val="bullet"/>
      <w:lvlText w:val="o"/>
      <w:lvlJc w:val="left"/>
      <w:pPr>
        <w:ind w:left="1728" w:hanging="360"/>
      </w:pPr>
      <w:rPr>
        <w:rFonts w:ascii="Courier New" w:hAnsi="Courier New" w:cs="Courier New" w:hint="default"/>
      </w:rPr>
    </w:lvl>
    <w:lvl w:ilvl="2">
      <w:start w:val="1"/>
      <w:numFmt w:val="bullet"/>
      <w:lvlText w:val=""/>
      <w:lvlJc w:val="left"/>
      <w:pPr>
        <w:ind w:left="2448" w:hanging="360"/>
      </w:pPr>
      <w:rPr>
        <w:rFonts w:ascii="Wingdings" w:hAnsi="Wingdings" w:hint="default"/>
      </w:rPr>
    </w:lvl>
    <w:lvl w:ilvl="3">
      <w:start w:val="1"/>
      <w:numFmt w:val="bullet"/>
      <w:lvlText w:val=""/>
      <w:lvlJc w:val="left"/>
      <w:pPr>
        <w:ind w:left="3168" w:hanging="360"/>
      </w:pPr>
      <w:rPr>
        <w:rFonts w:ascii="Symbol" w:hAnsi="Symbol" w:hint="default"/>
      </w:rPr>
    </w:lvl>
    <w:lvl w:ilvl="4">
      <w:start w:val="1"/>
      <w:numFmt w:val="bullet"/>
      <w:lvlText w:val="o"/>
      <w:lvlJc w:val="left"/>
      <w:pPr>
        <w:ind w:left="3888" w:hanging="360"/>
      </w:pPr>
      <w:rPr>
        <w:rFonts w:ascii="Courier New" w:hAnsi="Courier New" w:cs="Courier New" w:hint="default"/>
      </w:rPr>
    </w:lvl>
    <w:lvl w:ilvl="5">
      <w:start w:val="1"/>
      <w:numFmt w:val="bullet"/>
      <w:lvlText w:val=""/>
      <w:lvlJc w:val="left"/>
      <w:pPr>
        <w:ind w:left="4608" w:hanging="360"/>
      </w:pPr>
      <w:rPr>
        <w:rFonts w:ascii="Wingdings" w:hAnsi="Wingdings" w:hint="default"/>
      </w:rPr>
    </w:lvl>
    <w:lvl w:ilvl="6">
      <w:start w:val="1"/>
      <w:numFmt w:val="bullet"/>
      <w:lvlText w:val=""/>
      <w:lvlJc w:val="left"/>
      <w:pPr>
        <w:ind w:left="5328" w:hanging="360"/>
      </w:pPr>
      <w:rPr>
        <w:rFonts w:ascii="Symbol" w:hAnsi="Symbol" w:hint="default"/>
      </w:rPr>
    </w:lvl>
    <w:lvl w:ilvl="7">
      <w:start w:val="1"/>
      <w:numFmt w:val="bullet"/>
      <w:lvlText w:val="o"/>
      <w:lvlJc w:val="left"/>
      <w:pPr>
        <w:ind w:left="6048" w:hanging="360"/>
      </w:pPr>
      <w:rPr>
        <w:rFonts w:ascii="Courier New" w:hAnsi="Courier New" w:cs="Courier New" w:hint="default"/>
      </w:rPr>
    </w:lvl>
    <w:lvl w:ilvl="8">
      <w:start w:val="1"/>
      <w:numFmt w:val="bullet"/>
      <w:lvlText w:val=""/>
      <w:lvlJc w:val="left"/>
      <w:pPr>
        <w:ind w:left="6768" w:hanging="360"/>
      </w:pPr>
      <w:rPr>
        <w:rFonts w:ascii="Wingdings" w:hAnsi="Wingdings" w:hint="default"/>
      </w:rPr>
    </w:lvl>
  </w:abstractNum>
  <w:abstractNum w:abstractNumId="37" w15:restartNumberingAfterBreak="0">
    <w:nsid w:val="6A76030E"/>
    <w:multiLevelType w:val="multilevel"/>
    <w:tmpl w:val="AC780C1A"/>
    <w:lvl w:ilvl="0">
      <w:start w:val="1"/>
      <w:numFmt w:val="decimal"/>
      <w:pStyle w:val="Heading1"/>
      <w:lvlText w:val="%1"/>
      <w:lvlJc w:val="left"/>
      <w:pPr>
        <w:tabs>
          <w:tab w:val="num" w:pos="480"/>
        </w:tabs>
        <w:ind w:left="480" w:hanging="480"/>
      </w:pPr>
      <w:rPr>
        <w:rFonts w:ascii="Times New Roman" w:hAnsi="Times New Roman" w:cs="Times New Roman" w:hint="default"/>
        <w:b/>
        <w:i w:val="0"/>
        <w:caps/>
        <w:smallCaps w:val="0"/>
        <w:sz w:val="24"/>
        <w:u w:val="none"/>
        <w:vertAlign w:val="baseline"/>
      </w:rPr>
    </w:lvl>
    <w:lvl w:ilvl="1">
      <w:start w:val="1"/>
      <w:numFmt w:val="decimal"/>
      <w:pStyle w:val="Heading2"/>
      <w:lvlText w:val="%1.%2"/>
      <w:lvlJc w:val="left"/>
      <w:pPr>
        <w:tabs>
          <w:tab w:val="num" w:pos="720"/>
        </w:tabs>
        <w:ind w:left="720" w:hanging="720"/>
      </w:pPr>
      <w:rPr>
        <w:rFonts w:ascii="Times New Roman" w:hAnsi="Times New Roman" w:cs="Times New Roman" w:hint="default"/>
        <w:b/>
        <w:i w:val="0"/>
        <w:caps w:val="0"/>
        <w:sz w:val="24"/>
        <w:u w:val="none"/>
        <w:vertAlign w:val="baseline"/>
      </w:rPr>
    </w:lvl>
    <w:lvl w:ilvl="2">
      <w:start w:val="1"/>
      <w:numFmt w:val="decimal"/>
      <w:pStyle w:val="Heading3"/>
      <w:lvlText w:val="%1.%2.%3"/>
      <w:lvlJc w:val="left"/>
      <w:pPr>
        <w:tabs>
          <w:tab w:val="num" w:pos="960"/>
        </w:tabs>
        <w:ind w:left="960" w:hanging="960"/>
      </w:pPr>
      <w:rPr>
        <w:rFonts w:ascii="Times New Roman" w:hAnsi="Times New Roman" w:cs="Times New Roman" w:hint="default"/>
        <w:b/>
        <w:i w:val="0"/>
        <w:caps w:val="0"/>
        <w:sz w:val="24"/>
        <w:u w:val="none"/>
        <w:vertAlign w:val="baseline"/>
      </w:rPr>
    </w:lvl>
    <w:lvl w:ilvl="3">
      <w:start w:val="1"/>
      <w:numFmt w:val="decimal"/>
      <w:pStyle w:val="Heading4"/>
      <w:lvlText w:val="%1.%2.%3.%4"/>
      <w:lvlJc w:val="left"/>
      <w:pPr>
        <w:tabs>
          <w:tab w:val="num" w:pos="1200"/>
        </w:tabs>
        <w:ind w:left="1200" w:hanging="1200"/>
      </w:pPr>
      <w:rPr>
        <w:rFonts w:ascii="Times New Roman" w:hAnsi="Times New Roman" w:cs="Times New Roman" w:hint="default"/>
        <w:b/>
        <w:i w:val="0"/>
        <w:caps w:val="0"/>
        <w:sz w:val="24"/>
        <w:u w:val="none"/>
        <w:vertAlign w:val="baseline"/>
      </w:rPr>
    </w:lvl>
    <w:lvl w:ilvl="4">
      <w:start w:val="1"/>
      <w:numFmt w:val="decimal"/>
      <w:pStyle w:val="Heading5"/>
      <w:lvlText w:val="%1.%2.%3.%4.%5"/>
      <w:lvlJc w:val="left"/>
      <w:pPr>
        <w:tabs>
          <w:tab w:val="num" w:pos="1440"/>
        </w:tabs>
        <w:ind w:left="1440" w:hanging="1440"/>
      </w:pPr>
      <w:rPr>
        <w:rFonts w:ascii="Times New Roman" w:hAnsi="Times New Roman" w:cs="Times New Roman" w:hint="default"/>
        <w:b/>
        <w:i w:val="0"/>
        <w:caps w:val="0"/>
        <w:sz w:val="24"/>
        <w:u w:val="none"/>
        <w:vertAlign w:val="baseline"/>
      </w:rPr>
    </w:lvl>
    <w:lvl w:ilvl="5">
      <w:start w:val="1"/>
      <w:numFmt w:val="decimal"/>
      <w:pStyle w:val="Heading6"/>
      <w:lvlText w:val="%1.%2.%3.%4.%5.%6"/>
      <w:lvlJc w:val="left"/>
      <w:pPr>
        <w:tabs>
          <w:tab w:val="num" w:pos="1680"/>
        </w:tabs>
        <w:ind w:left="1680" w:hanging="1680"/>
      </w:pPr>
      <w:rPr>
        <w:rFonts w:ascii="Times New Roman" w:hAnsi="Times New Roman" w:cs="Times New Roman" w:hint="default"/>
        <w:b/>
        <w:i w:val="0"/>
        <w:caps w:val="0"/>
        <w:sz w:val="24"/>
        <w:u w:val="none"/>
        <w:vertAlign w:val="baseline"/>
      </w:rPr>
    </w:lvl>
    <w:lvl w:ilvl="6">
      <w:start w:val="1"/>
      <w:numFmt w:val="decimal"/>
      <w:pStyle w:val="Heading7"/>
      <w:lvlText w:val="%1.%2.%3.%4.%5.%6.%7"/>
      <w:lvlJc w:val="left"/>
      <w:pPr>
        <w:tabs>
          <w:tab w:val="num" w:pos="1920"/>
        </w:tabs>
        <w:ind w:left="1920" w:hanging="1920"/>
      </w:pPr>
      <w:rPr>
        <w:rFonts w:ascii="Times New Roman" w:hAnsi="Times New Roman" w:cs="Times New Roman" w:hint="default"/>
        <w:b/>
        <w:i w:val="0"/>
        <w:caps w:val="0"/>
        <w:sz w:val="24"/>
        <w:u w:val="none"/>
        <w:vertAlign w:val="baseline"/>
      </w:rPr>
    </w:lvl>
    <w:lvl w:ilvl="7">
      <w:start w:val="1"/>
      <w:numFmt w:val="decimal"/>
      <w:pStyle w:val="Heading8"/>
      <w:lvlText w:val="%1.%2.%3.%4.%5.%6.%7.%8"/>
      <w:lvlJc w:val="left"/>
      <w:pPr>
        <w:tabs>
          <w:tab w:val="num" w:pos="0"/>
        </w:tabs>
        <w:ind w:left="0" w:firstLine="0"/>
      </w:pPr>
      <w:rPr>
        <w:rFonts w:ascii="Times New Roman" w:hAnsi="Times New Roman" w:cs="Times New Roman" w:hint="default"/>
        <w:b/>
        <w:i w:val="0"/>
        <w:caps w:val="0"/>
        <w:sz w:val="24"/>
        <w:u w:val="none"/>
        <w:vertAlign w:val="baseline"/>
      </w:rPr>
    </w:lvl>
    <w:lvl w:ilvl="8">
      <w:start w:val="1"/>
      <w:numFmt w:val="decimal"/>
      <w:pStyle w:val="Heading9"/>
      <w:lvlText w:val="%1.%2.%3.%4.%5.%6.%7.%8.%9"/>
      <w:lvlJc w:val="left"/>
      <w:pPr>
        <w:tabs>
          <w:tab w:val="num" w:pos="0"/>
        </w:tabs>
        <w:ind w:left="0" w:firstLine="0"/>
      </w:pPr>
      <w:rPr>
        <w:rFonts w:ascii="Times New Roman" w:hAnsi="Times New Roman" w:cs="Times New Roman" w:hint="default"/>
        <w:b/>
        <w:i w:val="0"/>
        <w:caps w:val="0"/>
        <w:sz w:val="24"/>
        <w:u w:val="none"/>
        <w:vertAlign w:val="baseline"/>
      </w:rPr>
    </w:lvl>
  </w:abstractNum>
  <w:abstractNum w:abstractNumId="38" w15:restartNumberingAfterBreak="0">
    <w:nsid w:val="6E021128"/>
    <w:multiLevelType w:val="multilevel"/>
    <w:tmpl w:val="04090023"/>
    <w:styleLink w:val="ArticleSection"/>
    <w:lvl w:ilvl="0">
      <w:start w:val="1"/>
      <w:numFmt w:val="upperRoman"/>
      <w:lvlText w:val="Article %1."/>
      <w:lvlJc w:val="left"/>
      <w:pPr>
        <w:tabs>
          <w:tab w:val="num" w:pos="1800"/>
        </w:tabs>
        <w:ind w:left="0" w:firstLine="0"/>
      </w:pPr>
      <w:rPr>
        <w:rFonts w:ascii="Times New Roman" w:hAnsi="Times New Roman"/>
        <w:sz w:val="24"/>
      </w:r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9" w15:restartNumberingAfterBreak="0">
    <w:nsid w:val="6FEF7E2F"/>
    <w:multiLevelType w:val="hybridMultilevel"/>
    <w:tmpl w:val="3A8428BE"/>
    <w:lvl w:ilvl="0" w:tplc="55AC0BA2">
      <w:start w:val="1"/>
      <w:numFmt w:val="decimal"/>
      <w:pStyle w:val="ListNumber5"/>
      <w:lvlText w:val="%1."/>
      <w:lvlJc w:val="left"/>
      <w:pPr>
        <w:ind w:left="2160" w:hanging="360"/>
      </w:pPr>
      <w:rPr>
        <w:rFonts w:ascii="Times New Roman" w:hAnsi="Times New Roman" w:hint="default"/>
        <w:b w:val="0"/>
        <w:i w:val="0"/>
        <w:caps w:val="0"/>
        <w:strike w:val="0"/>
        <w:dstrike w:val="0"/>
        <w:vanish w:val="0"/>
        <w:sz w:val="24"/>
        <w:vertAlign w:val="baseline"/>
      </w:rPr>
    </w:lvl>
    <w:lvl w:ilvl="1" w:tplc="B4F23690" w:tentative="1">
      <w:start w:val="1"/>
      <w:numFmt w:val="lowerLetter"/>
      <w:lvlText w:val="%2."/>
      <w:lvlJc w:val="left"/>
      <w:pPr>
        <w:ind w:left="2880" w:hanging="360"/>
      </w:pPr>
    </w:lvl>
    <w:lvl w:ilvl="2" w:tplc="8DA0B3A0" w:tentative="1">
      <w:start w:val="1"/>
      <w:numFmt w:val="lowerRoman"/>
      <w:lvlText w:val="%3."/>
      <w:lvlJc w:val="right"/>
      <w:pPr>
        <w:ind w:left="3600" w:hanging="180"/>
      </w:pPr>
    </w:lvl>
    <w:lvl w:ilvl="3" w:tplc="72908118" w:tentative="1">
      <w:start w:val="1"/>
      <w:numFmt w:val="decimal"/>
      <w:lvlText w:val="%4."/>
      <w:lvlJc w:val="left"/>
      <w:pPr>
        <w:ind w:left="4320" w:hanging="360"/>
      </w:pPr>
    </w:lvl>
    <w:lvl w:ilvl="4" w:tplc="1B527BCE" w:tentative="1">
      <w:start w:val="1"/>
      <w:numFmt w:val="lowerLetter"/>
      <w:lvlText w:val="%5."/>
      <w:lvlJc w:val="left"/>
      <w:pPr>
        <w:ind w:left="5040" w:hanging="360"/>
      </w:pPr>
    </w:lvl>
    <w:lvl w:ilvl="5" w:tplc="32F89CD6" w:tentative="1">
      <w:start w:val="1"/>
      <w:numFmt w:val="lowerRoman"/>
      <w:lvlText w:val="%6."/>
      <w:lvlJc w:val="right"/>
      <w:pPr>
        <w:ind w:left="5760" w:hanging="180"/>
      </w:pPr>
    </w:lvl>
    <w:lvl w:ilvl="6" w:tplc="5B425DC0" w:tentative="1">
      <w:start w:val="1"/>
      <w:numFmt w:val="decimal"/>
      <w:lvlText w:val="%7."/>
      <w:lvlJc w:val="left"/>
      <w:pPr>
        <w:ind w:left="6480" w:hanging="360"/>
      </w:pPr>
    </w:lvl>
    <w:lvl w:ilvl="7" w:tplc="1F38F40A" w:tentative="1">
      <w:start w:val="1"/>
      <w:numFmt w:val="lowerLetter"/>
      <w:lvlText w:val="%8."/>
      <w:lvlJc w:val="left"/>
      <w:pPr>
        <w:ind w:left="7200" w:hanging="360"/>
      </w:pPr>
    </w:lvl>
    <w:lvl w:ilvl="8" w:tplc="A7BA2C72" w:tentative="1">
      <w:start w:val="1"/>
      <w:numFmt w:val="lowerRoman"/>
      <w:lvlText w:val="%9."/>
      <w:lvlJc w:val="right"/>
      <w:pPr>
        <w:ind w:left="7920" w:hanging="180"/>
      </w:pPr>
    </w:lvl>
  </w:abstractNum>
  <w:abstractNum w:abstractNumId="40" w15:restartNumberingAfterBreak="0">
    <w:nsid w:val="767C4589"/>
    <w:multiLevelType w:val="singleLevel"/>
    <w:tmpl w:val="177A2A06"/>
    <w:lvl w:ilvl="0">
      <w:start w:val="1"/>
      <w:numFmt w:val="lowerLetter"/>
      <w:lvlText w:val="%1"/>
      <w:lvlJc w:val="left"/>
      <w:pPr>
        <w:tabs>
          <w:tab w:val="num" w:pos="360"/>
        </w:tabs>
        <w:ind w:left="360" w:hanging="360"/>
      </w:pPr>
      <w:rPr>
        <w:rFonts w:ascii="Times New Roman" w:eastAsia="MS Gothic" w:hAnsi="Times New Roman" w:cs="Times New Roman" w:hint="eastAsia"/>
        <w:b w:val="0"/>
        <w:i w:val="0"/>
        <w:caps w:val="0"/>
        <w:sz w:val="24"/>
        <w:u w:val="none"/>
        <w:vertAlign w:val="superscript"/>
      </w:rPr>
    </w:lvl>
  </w:abstractNum>
  <w:abstractNum w:abstractNumId="41" w15:restartNumberingAfterBreak="0">
    <w:nsid w:val="78517E47"/>
    <w:multiLevelType w:val="multilevel"/>
    <w:tmpl w:val="0409001F"/>
    <w:styleLink w:val="111111"/>
    <w:lvl w:ilvl="0">
      <w:start w:val="1"/>
      <w:numFmt w:val="decimal"/>
      <w:lvlText w:val="%1."/>
      <w:lvlJc w:val="left"/>
      <w:pPr>
        <w:tabs>
          <w:tab w:val="num" w:pos="360"/>
        </w:tabs>
        <w:ind w:left="360" w:hanging="360"/>
      </w:pPr>
      <w:rPr>
        <w:rFonts w:ascii="Times New Roman" w:hAnsi="Times New Roman"/>
        <w:sz w:val="24"/>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2" w15:restartNumberingAfterBreak="0">
    <w:nsid w:val="79993A86"/>
    <w:multiLevelType w:val="singleLevel"/>
    <w:tmpl w:val="5E881484"/>
    <w:name w:val="WWlb2"/>
    <w:lvl w:ilvl="0">
      <w:start w:val="1"/>
      <w:numFmt w:val="bullet"/>
      <w:pStyle w:val="ListBullet2"/>
      <w:lvlText w:val="-"/>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43" w15:restartNumberingAfterBreak="0">
    <w:nsid w:val="7C577231"/>
    <w:multiLevelType w:val="multilevel"/>
    <w:tmpl w:val="944219E8"/>
    <w:lvl w:ilvl="0">
      <w:start w:val="1"/>
      <w:numFmt w:val="lowerRoman"/>
      <w:pStyle w:val="ListNumber3Roman"/>
      <w:lvlText w:val="%1."/>
      <w:lvlJc w:val="right"/>
      <w:pPr>
        <w:ind w:left="1080" w:hanging="180"/>
      </w:pPr>
      <w:rPr>
        <w:rFonts w:ascii="Times New Roman" w:hAnsi="Times New Roman" w:hint="default"/>
        <w:b w:val="0"/>
        <w:i w:val="0"/>
        <w:iCs w:val="0"/>
        <w:caps w:val="0"/>
        <w:smallCaps w:val="0"/>
        <w:strike w:val="0"/>
        <w:dstrike w:val="0"/>
        <w:outline w:val="0"/>
        <w:shadow w:val="0"/>
        <w:emboss w:val="0"/>
        <w:imprint w:val="0"/>
        <w:vanish w:val="0"/>
        <w:spacing w:val="0"/>
        <w:kern w:val="0"/>
        <w:position w:val="0"/>
        <w:u w:val="none"/>
        <w:effect w:val="none"/>
        <w:vertAlign w:val="baseline"/>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44" w15:restartNumberingAfterBreak="0">
    <w:nsid w:val="7EB77F88"/>
    <w:multiLevelType w:val="multilevel"/>
    <w:tmpl w:val="A1AA92D0"/>
    <w:lvl w:ilvl="0">
      <w:start w:val="1"/>
      <w:numFmt w:val="lowerLetter"/>
      <w:pStyle w:val="TableFootnoteLetter9pt"/>
      <w:lvlText w:val="%1"/>
      <w:lvlJc w:val="left"/>
      <w:pPr>
        <w:ind w:left="360" w:hanging="360"/>
      </w:pPr>
      <w:rPr>
        <w:rFonts w:ascii="Times New Roman" w:hAnsi="Times New Roman" w:cs="Times New Roman" w:hint="default"/>
        <w:b w:val="0"/>
        <w:i w:val="0"/>
        <w:caps w:val="0"/>
        <w:strike w:val="0"/>
        <w:dstrike w:val="0"/>
        <w:outline w:val="0"/>
        <w:shadow w:val="0"/>
        <w:emboss w:val="0"/>
        <w:imprint w:val="0"/>
        <w:vanish w:val="0"/>
        <w:color w:val="auto"/>
        <w:sz w:val="22"/>
        <w:u w:val="none"/>
        <w:vertAlign w:val="superscrip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752920831">
    <w:abstractNumId w:val="41"/>
  </w:num>
  <w:num w:numId="2" w16cid:durableId="844442119">
    <w:abstractNumId w:val="33"/>
  </w:num>
  <w:num w:numId="3" w16cid:durableId="1007365683">
    <w:abstractNumId w:val="38"/>
  </w:num>
  <w:num w:numId="4" w16cid:durableId="1748918806">
    <w:abstractNumId w:val="10"/>
  </w:num>
  <w:num w:numId="5" w16cid:durableId="754202055">
    <w:abstractNumId w:val="13"/>
  </w:num>
  <w:num w:numId="6" w16cid:durableId="1589386089">
    <w:abstractNumId w:val="22"/>
  </w:num>
  <w:num w:numId="7" w16cid:durableId="1098987562">
    <w:abstractNumId w:val="42"/>
  </w:num>
  <w:num w:numId="8" w16cid:durableId="867529941">
    <w:abstractNumId w:val="23"/>
  </w:num>
  <w:num w:numId="9" w16cid:durableId="252739063">
    <w:abstractNumId w:val="20"/>
  </w:num>
  <w:num w:numId="10" w16cid:durableId="2128288">
    <w:abstractNumId w:val="28"/>
  </w:num>
  <w:num w:numId="11" w16cid:durableId="212082061">
    <w:abstractNumId w:val="19"/>
  </w:num>
  <w:num w:numId="12" w16cid:durableId="355472501">
    <w:abstractNumId w:val="29"/>
  </w:num>
  <w:num w:numId="13" w16cid:durableId="1716079342">
    <w:abstractNumId w:val="18"/>
  </w:num>
  <w:num w:numId="14" w16cid:durableId="969047861">
    <w:abstractNumId w:val="14"/>
  </w:num>
  <w:num w:numId="15" w16cid:durableId="1045526761">
    <w:abstractNumId w:val="25"/>
  </w:num>
  <w:num w:numId="16" w16cid:durableId="335766261">
    <w:abstractNumId w:val="37"/>
  </w:num>
  <w:num w:numId="17" w16cid:durableId="970937725">
    <w:abstractNumId w:val="6"/>
  </w:num>
  <w:num w:numId="18" w16cid:durableId="126975020">
    <w:abstractNumId w:val="26"/>
  </w:num>
  <w:num w:numId="19" w16cid:durableId="1656296609">
    <w:abstractNumId w:val="36"/>
  </w:num>
  <w:num w:numId="20" w16cid:durableId="1154418339">
    <w:abstractNumId w:val="7"/>
  </w:num>
  <w:num w:numId="21" w16cid:durableId="169755206">
    <w:abstractNumId w:val="0"/>
  </w:num>
  <w:num w:numId="22" w16cid:durableId="37365669">
    <w:abstractNumId w:val="1"/>
  </w:num>
  <w:num w:numId="23" w16cid:durableId="1279294785">
    <w:abstractNumId w:val="24"/>
  </w:num>
  <w:num w:numId="24" w16cid:durableId="1618489215">
    <w:abstractNumId w:val="12"/>
  </w:num>
  <w:num w:numId="25" w16cid:durableId="1678314274">
    <w:abstractNumId w:val="4"/>
  </w:num>
  <w:num w:numId="26" w16cid:durableId="1394161388">
    <w:abstractNumId w:val="5"/>
  </w:num>
  <w:num w:numId="27" w16cid:durableId="1454981902">
    <w:abstractNumId w:val="27"/>
  </w:num>
  <w:num w:numId="28" w16cid:durableId="72845861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65897528">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84248278">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07585620">
    <w:abstractNumId w:val="8"/>
  </w:num>
  <w:num w:numId="32" w16cid:durableId="637806549">
    <w:abstractNumId w:val="39"/>
  </w:num>
  <w:num w:numId="33" w16cid:durableId="1721972489">
    <w:abstractNumId w:val="21"/>
  </w:num>
  <w:num w:numId="34" w16cid:durableId="411239800">
    <w:abstractNumId w:val="31"/>
  </w:num>
  <w:num w:numId="35" w16cid:durableId="1511796430">
    <w:abstractNumId w:val="16"/>
  </w:num>
  <w:num w:numId="36" w16cid:durableId="1871800466">
    <w:abstractNumId w:val="16"/>
    <w:lvlOverride w:ilvl="0">
      <w:startOverride w:val="1"/>
    </w:lvlOverride>
  </w:num>
  <w:num w:numId="37" w16cid:durableId="270674131">
    <w:abstractNumId w:val="40"/>
  </w:num>
  <w:num w:numId="38" w16cid:durableId="98381766">
    <w:abstractNumId w:val="16"/>
    <w:lvlOverride w:ilvl="0">
      <w:startOverride w:val="1"/>
    </w:lvlOverride>
  </w:num>
  <w:num w:numId="39" w16cid:durableId="36856033">
    <w:abstractNumId w:val="16"/>
    <w:lvlOverride w:ilvl="0">
      <w:startOverride w:val="3"/>
    </w:lvlOverride>
  </w:num>
  <w:num w:numId="40" w16cid:durableId="1140657828">
    <w:abstractNumId w:val="16"/>
    <w:lvlOverride w:ilvl="0">
      <w:startOverride w:val="1"/>
    </w:lvlOverride>
  </w:num>
  <w:num w:numId="41" w16cid:durableId="1206212892">
    <w:abstractNumId w:val="16"/>
    <w:lvlOverride w:ilvl="0">
      <w:startOverride w:val="1"/>
    </w:lvlOverride>
  </w:num>
  <w:num w:numId="42" w16cid:durableId="140735667">
    <w:abstractNumId w:val="44"/>
  </w:num>
  <w:num w:numId="43" w16cid:durableId="1395739228">
    <w:abstractNumId w:val="16"/>
    <w:lvlOverride w:ilvl="0">
      <w:startOverride w:val="1"/>
    </w:lvlOverride>
  </w:num>
  <w:num w:numId="44" w16cid:durableId="1789354046">
    <w:abstractNumId w:val="34"/>
  </w:num>
  <w:num w:numId="45" w16cid:durableId="1249267988">
    <w:abstractNumId w:val="16"/>
    <w:lvlOverride w:ilvl="0">
      <w:startOverride w:val="1"/>
    </w:lvlOverride>
  </w:num>
  <w:num w:numId="46" w16cid:durableId="1048141312">
    <w:abstractNumId w:val="3"/>
  </w:num>
  <w:num w:numId="47" w16cid:durableId="1064375035">
    <w:abstractNumId w:val="2"/>
  </w:num>
  <w:num w:numId="48" w16cid:durableId="845290787">
    <w:abstractNumId w:val="3"/>
  </w:num>
  <w:num w:numId="49" w16cid:durableId="823818189">
    <w:abstractNumId w:val="2"/>
  </w:num>
  <w:num w:numId="50" w16cid:durableId="2068650378">
    <w:abstractNumId w:val="2"/>
  </w:num>
  <w:num w:numId="51" w16cid:durableId="306788682">
    <w:abstractNumId w:val="9"/>
  </w:num>
  <w:num w:numId="52" w16cid:durableId="1462266759">
    <w:abstractNumId w:val="17"/>
  </w:num>
  <w:num w:numId="53" w16cid:durableId="368531410">
    <w:abstractNumId w:val="11"/>
  </w:num>
  <w:num w:numId="54" w16cid:durableId="783573813">
    <w:abstractNumId w:val="35"/>
  </w:num>
  <w:num w:numId="55" w16cid:durableId="656812319">
    <w:abstractNumId w:val="15"/>
  </w:num>
  <w:numIdMacAtCleanup w:val="4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owell, Deana">
    <w15:presenceInfo w15:providerId="AD" w15:userId="S::dpowell4@merck.com::60c37761-146a-4692-987a-b0501af339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pendixPageHiding" w:val="0"/>
    <w:docVar w:name="CaptionContinued" w:val="(continued)"/>
    <w:docVar w:name="CaptionIndent" w:val="1"/>
    <w:docVar w:name="CaptionNumberMethod" w:val="1"/>
    <w:docVar w:name="CaptionSeparator" w:val="1"/>
    <w:docVar w:name="CaptionStyle" w:val="0"/>
    <w:docVar w:name="CitationStyle" w:val="3"/>
    <w:docVar w:name="ContentTemplate" w:val="0"/>
    <w:docVar w:name="ContentTemplateDate" w:val="06/04/2022"/>
    <w:docVar w:name="CurrentVersion" w:val="3.1"/>
    <w:docVar w:name="CustomBullet" w:val="CustomType-Bullet|StyleName-List Bullet|SchemaID-1|Code-WW|Suffix-lb|NumberStyle-23|IndentValue-0|ParaStyleName--49|IsSuperscripted-False|BulletCharacter-8226|FontName-|FontSize-16|;CustomType-Bullet|StyleName-List Bullet 2|SchemaID-1|Code-WW|Suffix-lb2|NumberStyle-23|IndentValue-0|ParaStyleName--55|IsSuperscripted-False|BulletCharacter-45|FontName-|FontSize-|;CustomType-Bullet|StyleName-List Bullet 3|SchemaID-1|Code-WW|Suffix-lb3|NumberStyle-23|IndentValue-0|ParaStyleName--56|IsSuperscripted-False|BulletCharacter-9702|FontName-|FontSize-|;"/>
    <w:docVar w:name="CustomListTemplate" w:val="ISIWriter"/>
    <w:docVar w:name="CustomNumber" w:val="CustomType-Number|StyleName-Appendix|SchemaID-1|Code-WW|Suffix-at|NumberStyle-0|IndentValue-0|ParaStyleName-Appendix|PictureString-1, 2, 3|CustomFormat-Appendix %1|Separator-0|Superscript-False|NumberPosition-Left|SingleNumbered-1|;CustomType-Number|StyleName-List Letter|SchemaID-1|Code-WW|Suffix-ll|NumberStyle-4|IndentValue-0|ParaStyleName-List Letter|PictureString-a, b, c|CustomFormat-%1.|Separator-0|Superscript-False|NumberPosition-Left|SingleNumbered-0|;CustomType-Number|StyleName-List Letter 2|SchemaID-1|Code-WW|Suffix-ll2|NumberStyle-4|IndentValue-0|ParaStyleName-List Letter 2|PictureString-a, b, c|CustomFormat-%1.|Separator-0|Superscript-False|NumberPosition-Left|SingleNumbered-0|;CustomType-Number|StyleName-List Letter 3|SchemaID-1|Code-WW|Suffix-ll3|NumberStyle-4|IndentValue-0|ParaStyleName-List Letter 3|PictureString-a, b, c|CustomFormat-%1.|Separator-0|Superscript-False|NumberPosition-Left|SingleNumbered-0|;CustomType-Number|StyleName-List Number|SchemaID-1|Code-WW|Suffix-ln|NumberStyle-0|IndentValue-0|ParaStyleName--50|PictureString-1, 2, 3|CustomFormat-%1.|Separator-0|Superscript-False|NumberPosition-Left|SingleNumbered-0|;CustomType-Number|StyleName-List Number 2|SchemaID-1|Code-WW|Suffix-ln2|NumberStyle-0|IndentValue-0|ParaStyleName--59|PictureString-1, 2, 3|CustomFormat-%1.|Separator-0|Superscript-False|NumberPosition-Left|SingleNumbered-0|;CustomType-Number|StyleName-List Number 3|SchemaID-1|Code-WW|Suffix-ln3|NumberStyle-0|IndentValue-0|ParaStyleName--60|PictureString-1, 2, 3|CustomFormat-%1.|Separator-0|Superscript-False|NumberPosition-Left|SingleNumbered-0|;CustomType-Number|StyleName-References|SchemaID-1|Code-WW|Suffix-re|NumberStyle-0|IndentValue-0|ParaStyleName-References|PictureString-1, 2, 3|CustomFormat-%1.|Separator-0|Superscript-False|NumberPosition-Left|SingleNumbered-0|;CustomType-Number|StyleName-Table Footnote|SchemaID-1|Code-WW|Suffix-tf|NumberStyle-0|IndentValue-0|ParaStyleName-Table Footnote|PictureString-1, 2, 3|CustomFormat-%1|Separator-0|Superscript-True|NumberPosition-Left|SingleNumbered-0|;CustomType-Number|StyleName-Table Footnote Letter|SchemaID-1|Code-WW|Suffix-tfl|NumberStyle-4|IndentValue-0|ParaStyleName-Table Footnote Letter|PictureString-a, b, c|CustomFormat-%1|Separator-0|Superscript-True|NumberPosition-Left|SingleNumbered-0|;"/>
    <w:docVar w:name="CustomOutline" w:val="CustomType-Outline|StyleName-Heading 1|SchemaID-1|Code-WW|Suffix-H|NumberStyle-0|IndentValue-0|ParaStyleName--2|LinkLevel-1|PictureString-1, 2, 3|CustomFormat-%1|FontName-|IsLegal-0|Separator-0|NumberPosition-Left|;CustomType-Outline|StyleName-Heading 2|SchemaID-1|Code-WW|Suffix-H|NumberStyle-0|IndentValue-0|ParaStyleName--3|LinkLevel-2|PictureString-1, 2, 3|CustomFormat-%1.%2|FontName-|IsLegal-0|Separator-0|NumberPosition-Left|;CustomType-Outline|StyleName-Heading 3|SchemaID-1|Code-WW|Suffix-H|NumberStyle-0|IndentValue-0|ParaStyleName--4|LinkLevel-3|PictureString-1, 2, 3|CustomFormat-%1.%2.%3|FontName-|IsLegal-0|Separator-0|NumberPosition-Left|;CustomType-Outline|StyleName-Heading 4|SchemaID-1|Code-WW|Suffix-H|NumberStyle-0|IndentValue-0|ParaStyleName--5|LinkLevel-4|PictureString-1, 2, 3|CustomFormat-%1.%2.%3.%4|FontName-|IsLegal-0|Separator-0|NumberPosition-Left|;CustomType-Outline|StyleName-Heading 5|SchemaID-1|Code-WW|Suffix-H|NumberStyle-0|IndentValue-0|ParaStyleName--6|LinkLevel-5|PictureString-1, 2, 3|CustomFormat-%1.%2.%3.%4.%5|FontName-|IsLegal-0|Separator-0|NumberPosition-Left|;CustomType-Outline|StyleName-Heading 6|SchemaID-1|Code-WW|Suffix-H|NumberStyle-0|IndentValue-0|ParaStyleName--7|LinkLevel-6|PictureString-1, 2, 3|CustomFormat-%1.%2.%3.%4.%5.%6|FontName-|IsLegal-0|Separator-0|NumberPosition-Left|;CustomType-Outline|StyleName-Heading 7|SchemaID-1|Code-WW|Suffix-H|NumberStyle-0|IndentValue-0|ParaStyleName--8|LinkLevel-7|PictureString-1, 2, 3|CustomFormat-%1.%2.%3.%4.%5.%6.%7|FontName-|IsLegal-0|Separator-0|NumberPosition-Left|;CustomType-Outline|StyleName-Heading 8|SchemaID-1|Code-WW|Suffix-H|NumberStyle-0|IndentValue-0|ParaStyleName--9|LinkLevel-8|PictureString-1, 2, 3|CustomFormat-%1.%2.%3.%4.%5.%6.%7.%8|FontName-|IsLegal-0|Separator-0|NumberPosition-Left|;CustomType-Outline|StyleName-Heading 9|SchemaID-1|Code-WW|Suffix-H|NumberStyle-0|IndentValue-0|ParaStyleName--10|LinkLevel-9|PictureString-1, 2, 3|CustomFormat-%1.%2.%3.%4.%5.%6.%7.%8.%9|FontName-|IsLegal-0|Separator-0|NumberPosition-Left|;"/>
    <w:docVar w:name="CustomStyleMenuScheme" w:val="ISIWriter"/>
    <w:docVar w:name="DateFormat" w:val="dd MMMM yyyy"/>
    <w:docVar w:name="DefaultTableFont" w:val="Times New Roman"/>
    <w:docVar w:name="DefaultTableFontSize" w:val="9"/>
    <w:docVar w:name="DefaultTableMajGridSize" w:val="12"/>
    <w:docVar w:name="DefaultTableMajLineType" w:val="1"/>
    <w:docVar w:name="DefaultTableMinGridSize" w:val="6"/>
    <w:docVar w:name="DefaultTableMinLineType" w:val="1"/>
    <w:docVar w:name="FigureCaptionAbove" w:val="1"/>
    <w:docVar w:name="HeadingLevels" w:val="9"/>
    <w:docVar w:name="KeepSCT" w:val="0"/>
    <w:docVar w:name="NoIndentIncrease" w:val="0"/>
    <w:docVar w:name="PeriodAfter" w:val="0"/>
    <w:docVar w:name="PromptInformation" w:val="Allow"/>
    <w:docVar w:name="RefListStyle" w:val="2"/>
    <w:docVar w:name="refmgr-00VMPN" w:val="[Chemnitz, J. M., et al 2004]"/>
    <w:docVar w:name="refmgr-00VMPR" w:val="[Dudley, M. E., et al 2005]"/>
    <w:docVar w:name="refmgr-00VMPR,00VMPX" w:val="[Dudley, M. E., et al 2005] [Hunder, N. N., et al 2008]"/>
    <w:docVar w:name="refmgr-00VMPX" w:val="[Hunder, N. N., et al 2008]"/>
    <w:docVar w:name="refmgr-00VMQ6" w:val="[Okazaki, T., et al 2001]"/>
    <w:docVar w:name="refmgr-00VMQ6,00VMPN,00VMQC,00VMQ9" w:val="[Okazaki, T., et al 2001] [Chemnitz, J. M., et al 2004] [Sheppard, K-A, et al 2004] [Riley, J. L. 2009]"/>
    <w:docVar w:name="refmgr-00VMQ7" w:val="[Parry, R. V., et al 2005]"/>
    <w:docVar w:name="refmgr-00VMQ7,058SQP" w:val="[Parry, R. V., et al 2005] [Francisco, L. M., et al 2010]"/>
    <w:docVar w:name="refmgr-00VMQ9" w:val="[Riley, J. L. 2009]"/>
    <w:docVar w:name="refmgr-00VMQC" w:val="[Sheppard, K-A, et al 2004]"/>
    <w:docVar w:name="refmgr-00VMQJ" w:val="[Zhang, X., et al 2004]"/>
    <w:docVar w:name="refmgr-00VMQL" w:val="[Greenwald, R. J., et al 2005]"/>
    <w:docVar w:name="refmgr-00VMQL,00VMQ6" w:val="[Greenwald, R. J., et al 2005] [Okazaki, T., et al 2001]"/>
    <w:docVar w:name="refmgr-00VMQY" w:val="[Miettinen, O. and Nurminen, M. 1985]"/>
    <w:docVar w:name="refmgr-00W0FM" w:val="[Pickard, A. S., et al 2007]"/>
    <w:docVar w:name="refmgr-03Q3QL" w:val="[Aaronson, N. K., et al 1993]"/>
    <w:docVar w:name="refmgr-03QM46" w:val="[Rabin, R. and de Charro, F. 2001]"/>
    <w:docVar w:name="refmgr-03RLHG" w:val="[Pickard, A. S., et al 2007a]"/>
    <w:docVar w:name="refmgr-03WNBB" w:val="[Bjordal, K., et al 1994]"/>
    <w:docVar w:name="refmgr-03WNBB,040VGM" w:val="[Bjordal, K., et al 1994] [Bjordal, K., et al 2000]"/>
    <w:docVar w:name="refmgr-03WNBF" w:val="[Vermorken, J. B., et al 2008]"/>
    <w:docVar w:name="refmgr-03XQVB" w:val="[Maurer, W. and Bretz, F. 2013]"/>
    <w:docVar w:name="refmgr-03Y75Y" w:val="[Clopper, C. J. and Pearson, E. S. 1934]"/>
    <w:docVar w:name="refmgr-03YXPC" w:val="[Dorsey, K. 2013]"/>
    <w:docVar w:name="refmgr-040VGM" w:val="[Bjordal, K., et al 2000]"/>
    <w:docVar w:name="refmgr-040WNJ" w:val="[Mesia, R., et al 2010]"/>
    <w:docVar w:name="refmgr-040WNJ,0488YQ,052NW7,052NW6" w:val="[Mesia, R., et al 2010] [Machiels, J. P., et al 2015] [Harrington, K. J., et al 2017] [Cohen, E. E. W., et al 2018]"/>
    <w:docVar w:name="refmgr-0488YQ" w:val="[Machiels, J. P., et al 2015]"/>
    <w:docVar w:name="refmgr-04GZ3C" w:val="[Mehra, R., et al 2016]"/>
    <w:docVar w:name="refmgr-04M4TX" w:val="[Chow, L. Q., et al 2016]"/>
    <w:docVar w:name="refmgr-04P7DZ" w:val="[Gupta, B., et al 2016]"/>
    <w:docVar w:name="refmgr-04PZSF" w:val="[Lynch, S. V. 2016]"/>
    <w:docVar w:name="refmgr-04QTG6" w:val="[Bauml, J., et al 2017]"/>
    <w:docVar w:name="refmgr-04T3PH" w:val="[Kato, Y., et al 2015]"/>
    <w:docVar w:name="refmgr-04XKP6" w:val="[Cross, M. J. and Claesson-Welsh L. 2001]"/>
    <w:docVar w:name="refmgr-04XKP6,04XKQM,04XKQW" w:val="[Cross, M. J. and Claesson-Welsh L. 2001] [Lieu, C., et al 2011] [Limaverde-Sousa, G., et al 2014]"/>
    <w:docVar w:name="refmgr-04XKPD" w:val="[Ellis, L. M. and Hicklin, D. J. 2008]"/>
    <w:docVar w:name="refmgr-04XKQ2" w:val="[Ferrara, N., et al 2003]"/>
    <w:docVar w:name="refmgr-04XKQ2,04XKPD,04XKRB" w:val="[Ferrara, N., et al 2003] [Ellis, L. M. and Hicklin, D. J. 2008] [Tammela, T. and Alitalo, K. 2010]"/>
    <w:docVar w:name="refmgr-04XKQM" w:val="[Lieu, C., et al 2011]"/>
    <w:docVar w:name="refmgr-04XKQW" w:val="[Limaverde-Sousa, G., et al 2014]"/>
    <w:docVar w:name="refmgr-04XKRB" w:val="[Tammela, T. and Alitalo, K. 2010]"/>
    <w:docVar w:name="refmgr-04XQ0S" w:val="[Yamamoto, Y., et al 2014]"/>
    <w:docVar w:name="refmgr-04YJ9J" w:val="[Makker, V., et al 2018]"/>
    <w:docVar w:name="refmgr-04YNJY" w:val="[National Comprehensive Cancer Network 2018]"/>
    <w:docVar w:name="refmgr-04ZWKG" w:val="[Lee, C. H., et al 2018]"/>
    <w:docVar w:name="refmgr-052NW6" w:val="[Cohen, E. E. W., et al 2018]"/>
    <w:docVar w:name="refmgr-052NW7" w:val="[Harrington, K. J., et al 2017]"/>
    <w:docVar w:name="refmgr-053BPT" w:val="[Brose, M., et al 2018]"/>
    <w:docVar w:name="refmgr-053BPT,053BQ4,053BQ3,04YJ9J,04ZWKG" w:val="[Brose, M., et al 2018] [Vogelzang, N., et al 2018] [Taylor, M., et al 2018] [Makker, V., et al 2018] [Lee, C. H., et al 2018]"/>
    <w:docVar w:name="refmgr-053BQ3" w:val="[Taylor, M., et al 2018]"/>
    <w:docVar w:name="refmgr-053BQ4" w:val="[Vogelzang, N., et al 2018]"/>
    <w:docVar w:name="refmgr-053BZJ" w:val="[Taylor, M. H., et al 2018a]"/>
    <w:docVar w:name="refmgr-053L8W" w:val="[Taylor, M. H., et al 2018]"/>
    <w:docVar w:name="refmgr-053RJH" w:val="[CSR P048V01MK3475 2018]"/>
    <w:docVar w:name="refmgr-053ZSC" w:val="[Burtness, B., et al 2018]"/>
    <w:docVar w:name="refmgr-053ZSC,05GNX9" w:val="[Burtness, B., et al 2018] [CSR P048 2020]"/>
    <w:docVar w:name="refmgr-054MKN" w:val="[Argiris, A., et al 2017]"/>
    <w:docVar w:name="refmgr-054PG7" w:val="[Machiels, J. P. 2011]"/>
    <w:docVar w:name="refmgr-056BT0" w:val="[IB Edition 17 2019]"/>
    <w:docVar w:name="refmgr-056TMW" w:val="[Cohen, E. E. W., et al 2019]"/>
    <w:docVar w:name="refmgr-057JXY" w:val="[Kato, Y., et al 2019]"/>
    <w:docVar w:name="refmgr-057LPH" w:val="[Kimura, T., et al 2018]"/>
    <w:docVar w:name="refmgr-057WXK" w:val="[IB Edition 16 2019]"/>
    <w:docVar w:name="refmgr-058SQL" w:val="[Disis, M. L. 2010]"/>
    <w:docVar w:name="refmgr-058SQP" w:val="[Francisco, L. M., et al 2010]"/>
    <w:docVar w:name="refmgr-058XBL" w:val="[Rischin, D., et al 2019]"/>
    <w:docVar w:name="refmgr-05GNX9" w:val="[CSR P048 2020]"/>
    <w:docVar w:name="refmgr-biblio-00VMPN" w:val="Chemnitz JM, Parry RV, Nichols KE, June CH, Riley JL. SHP-1 and SHP-2 associate with immunoreceptor tyrosine-based switch motif of programmed death 1 upon primary human T cell stimulation, but only receptor ligation prevents T cell activation. J Immunol 2004;173:945-54."/>
    <w:docVar w:name="refmgr-biblio-00VMPR" w:val="Dudley ME, Wunderlich JR, Yang JC, Sherry RM, Topalian SL, Restifo NP, et al. Adoptive cell transfer therapy following non-myeloablative but lymphodepleting chemotherapy for the treatment of patients with refractory metastatic melanoma. J Clin Oncol 2005;23(10):2346-57."/>
    <w:docVar w:name="refmgr-biblio-00VMPX" w:val="Hunder NN, Wallen H, Cao J, Hendricks DW, Reilly JZ, Rodmyre R, et al. Treatment of metastatic melanoma with autologous CD4+ T cells against NY-ESO-1. N Engl J Med 2008;358(25):2698-703."/>
    <w:docVar w:name="refmgr-biblio-00VMQ6" w:val="Okazaki T, Maeda A, Nishimura H, Kurosaki T, Honjo T. PD-1 immunoreceptor inhibits B cell receptor-mediated signaling by recruiting src homology 2-domain-containing tyrosine phosphatase 2 to phosphotyrosine. Proc Natl Acad Sci U S A 2001;98(24):13866-71."/>
    <w:docVar w:name="refmgr-biblio-00VMQ7" w:val="Parry RV, Chemnitz JM, Frauwirth KA, Lanfranco AR, Braunstein I, Kobayashi SV, et al. CTLA-4 and PD-1 receptors inhibit T-cell activation by distinct mechanisms. Mol Cell Biol 2005;25(21):9543-53."/>
    <w:docVar w:name="refmgr-biblio-00VMQ9" w:val="Riley JL. PD-1 signaling in primary T cells. Immunol Rev 2009;229:114-25."/>
    <w:docVar w:name="refmgr-biblio-00VMQC" w:val="Sheppard K-A, Fitz LJ, Lee JM, Benander C, George JA, Wooters J, et al. PD-1 inhibits T-cell receptor induced phosphorylation of the ZAP70/CD3zeta signalosome and downstream signaling to PKCtheta. FEBS Lett. 2004;574:37-41."/>
    <w:docVar w:name="refmgr-biblio-00VMQJ" w:val="Zhang X, Schwartz J-CD, Guo X, Bhatia S, Cao E, Chen L, et al. Structural and functional analysis of the costimulatory receptor programmed death-1. Immunity 2004;20:337-47."/>
    <w:docVar w:name="refmgr-biblio-00VMQL" w:val="Greenwald RJ, Freeman GJ, Sharpe AH. The B7 family revisited. Annu Rev Immunol 2005;23:515-48."/>
    <w:docVar w:name="refmgr-biblio-00VMQY" w:val="Miettinen O and Nurminen M. Comparative analysis of two rates. Stat Med 1985;4:213-26."/>
    <w:docVar w:name="refmgr-biblio-00W0FM" w:val="Pickard AS, Neary MP, Cella D. Estimation of minimally important differences in EQ-5D utility and VAS scores in cancer. Health Qual Life Outcomes 2007;5:1-8."/>
    <w:docVar w:name="refmgr-biblio-03Q3QL" w:val="Aaronson NK, Ahmedzai S, Bergman B, Bullinger M, Cull A, Duez NJ, et al. The European Organization for Research and Treatment of Cancer QLQ-C30: a quality-of-life instrument for use in international clinical trials in oncology. J Natl Cancer Inst 1993;85(5):365-76."/>
    <w:docVar w:name="refmgr-biblio-03QM46" w:val="Rabin R and de Charro F. EQ-5D: a measure of health status from the EuroQol group. Ann Med 2001;33:337-43."/>
    <w:docVar w:name="refmgr-biblio-03RLHG" w:val="Pickard AS, Wilke CT, Lin H-W, Lloyd A. Health utilities using the EQ-5D in studies of cancer. Pharmacoeconomics 2007;25(5):365-84."/>
    <w:docVar w:name="refmgr-biblio-03WNBB" w:val="Bjordal K, Ahlner-Elmqvist M, Tollesson E, Jensen AB, Razavi D, Maher EJ, et al. Development of a European Organization for Research and Treatment of Cancer (EORTC) questionnaire module to be used in quality of life assessments in  head and neck cancer patients. Acta Oncol 1994;33(8):879-85."/>
    <w:docVar w:name="refmgr-biblio-03WNBF" w:val="Vermorken JB, Mesia R, Rivera F, Remenar E, Kawecki A, Rottey S, et al. Platinum-based chemotherapy plus cetuximab in head and neck cancer. N Engl J Med 2008;359:1116-27."/>
    <w:docVar w:name="refmgr-biblio-03XQVB" w:val="Maurer W and Bretz F. Multiple testing in group sequential trials using graphical approaches. Stat Biopharm Res 2013;5(4):311-20."/>
    <w:docVar w:name="refmgr-biblio-03Y75Y" w:val="Clopper CJ and Pearson ES. The use of confidence or fiducial limits illustrated in the case of the binomial. Biometrika 1934;26(4):404-13."/>
    <w:docVar w:name="refmgr-biblio-03YXPC" w:val="Dorsey K, Agulnik M. Promising new molecular targeted therapies in head and neck cancer. Drugs. 2013 Mar;73(4):315-25."/>
    <w:docVar w:name="refmgr-biblio-040VGM" w:val="Bjordal K, de Graeff A, Fayers PM, Hammerlid E, van Pottelsberghe C, Curran D, et al. A 12 country field study of the EORTC QLQ-C30 (version 3.0) and the head and neck cancer specific module (EORTC QLQ-H&amp;N35) in head and neck patients. EORTC Quality of Life Group. Eur J Cancer. 2000 Sep;36(14):1796-807."/>
    <w:docVar w:name="refmgr-biblio-040WNJ" w:val="Mesia R, Rivera F, Kawecki A, Rottey S, Hitt R, Kienzer H, et al. Quality of life of patients receiving platinum-based chemotherapy plus cetuximab first line for recurrent and/or metastatic squamous cell carcinoma of the head and neck. Ann Oncol. 2010 Oct;21(10):1967-73."/>
    <w:docVar w:name="refmgr-biblio-0488YQ" w:val="Machiels JP, Haddad RI, Fayette J, Licitra LF, Tahara M, Vermorken JB, et al. Afatinib versus methotrexate as second-line treatment in patients with recurrent or metastatic squamous-cell carcinoma of the head and neck progressing on or after platinum-based therapy (LUX-Head &amp; Neck 1): an open-label, randomised phase 3 trial. Lancet Oncol. 2015 May;16(5):583-94."/>
    <w:docVar w:name="refmgr-biblio-04GZ3C" w:val="Mehra R, Seiwert TY, Mahipal A, Weiss J, Berger R, Paul Eder J et al. Efficacy and safety of pembrolizumab in recurrent/metastatic head and neck squamous cell carcinoma (R/M HNSCC): Pooled analyses after longterm followup in KEYNOTE012 [abstract]. J Clin Oncol. 2016;34(suppl). Abstract no. 6012."/>
    <w:docVar w:name="refmgr-biblio-04M4TX" w:val="Chow LQ, Haddad R, Gupta S, Mahipal A, Mehra R, Tahara M, et al. Antitumor Activity of Pembrolizumab in Biomarker-Unselected Patients With Recurrent and/or Metastatic Head and Neck Squamous Cell Carcinoma: Results From the Phase Ib KEYNOTE-012 Expansion Cohort. J Clin Oncol. 2016 Nov 10;34(32):3838-45."/>
    <w:docVar w:name="refmgr-biblio-04P7DZ" w:val="Gupta B, Johnson NW, Kumar N. Global Epidemiology of Head and Neck Cancers: A Continuing Challenge. Oncology. 2016;91(1):13-23."/>
    <w:docVar w:name="refmgr-biblio-04PZSF" w:val="Lynch SV, Pedersen O. The Human Intestinal Microbiome in Health and Disease. N Engl J Med. 2016 Dec 15;375(24):2369-2379."/>
    <w:docVar w:name="refmgr-biblio-04QTG6" w:val="Bauml J, Seiwert TY, Pfister DG, Worden F, Liu SV, Gilbert J, et al. Pembrolizumab for Platinum- and Cetuximab-Refractory Head and Neck Cancer: Results From a Single-Arm, Phase II Study. J Clin Oncol. 2017 May 10;35(14):1542-1549."/>
    <w:docVar w:name="refmgr-biblio-04T3PH" w:val="Kato Y, Tabata K, Hori Y, Tachino S, Okamoto K, Matsui J, et al. Effects of lenvatinib on tumor-associated macrophages enhance antitumor activity of PD-1 signal inhibitors [abstract A92]. Poster session presented at: AACR-NCI-EORTC International Conference: Molecular Targets and Cancer Therapeutics; 2015 Nov 5-6; Boston, MA."/>
    <w:docVar w:name="refmgr-biblio-04XKP6" w:val="Cross MJ, Claesson-Welsh L. FGF and VEGF function in angiogenesis: signalling pathways, biological responses and therapeutic inhibition. Trends Pharmacol Sci. 2001 Apr;22(4):201-7."/>
    <w:docVar w:name="refmgr-biblio-04XKPD" w:val="Ellis LM, Hicklin DJ. VEGF-targeted therapy: mechanisms of anti-tumour activity. Nat Rev Cancer. 2008 Aug;8:579-91."/>
    <w:docVar w:name="refmgr-biblio-04XKQ2" w:val="Ferrara N, Gerber HP, LeCouter J. The biology of VEGF and its receptors. Nat Med. 2003 Jun;9(6):669-76."/>
    <w:docVar w:name="refmgr-biblio-04XKQM" w:val="Lieu C, Heymach J, Overman M, Tran H, Kopetz S. Beyond VEGF: inhibition of the fibroblast growth factor pathway and antiangiogenesis. Clin Cancer Res. 2011 Oct 1;17(19):6130-9."/>
    <w:docVar w:name="refmgr-biblio-04XKQW" w:val="Limaverde-Sousa G, Sternberg C, Ferreira CG. Antiangiogenesis beyond VEGF inhibition: a journey from antiangiogenic single-target to broad-spectrum agents. Cancer Treat Rev. 2014;40:548-57."/>
    <w:docVar w:name="refmgr-biblio-04XKRB" w:val="Tammela T, Alitalo K. Lymphangiogenesis: molecular mechanisms and future promise. Cell. 2010 Feb 19;140:460-76."/>
    <w:docVar w:name="refmgr-biblio-04XQ0S" w:val="Yamamoto Y, Matsui J, Matsushima T, Obaishi H, Miyazaki K, Nakamura K, et al. Lenvatinib, an angiogenesis inhibitor targeting VEGFR/FGFR, shows broad antitumor activity in human tumor xenograft models associated with microvessel density and pericyte coverage. Vasc Cell. 2014;6:18."/>
    <w:docVar w:name="refmgr-biblio-04YJ9J" w:val="Makker V, Rasco D, Vogelzang NJ, Messing M, Brose MS, Cohn AL, et al. Lenvatinib + Pembrolizumab in patients with advanced endometrial cancer: updated results. Poster session presented at: 2018 American Society of Clinical Oncology (ASCO) Annual Meeting; 2018 Jun 1-5; Chicago, IL. Poster no. 5596."/>
    <w:docVar w:name="refmgr-biblio-04YNJY" w:val="National Comprehensive Cancer Network. NCCN clinical practice guidelines in oncology: head and neck cancers; version 1.2018. Fort Washington (PA): National Comprehensive Cancer Network (NCCN); 2018. 218 p."/>
    <w:docVar w:name="refmgr-biblio-04ZWKG" w:val="Lee CH, Makker V, Rasco D, Taylor M, Stepan DE, Shumaker R, et al. Lenvatinib + pembrolizumab in patients with renal cell carcinoma: updated results. Poster session presented at: 2018 American Society of Clinical Oncology (ASCO) Annual Meeting; 2018 Jun 1-5; Chicago, IL. Abstract no. 4560."/>
    <w:docVar w:name="refmgr-biblio-052NW6" w:val="Cohen EEW, Soulieres D, Le Tourneau C, Dinis J, Licitra LF, Ahn MJ, et al. Health-related quality of life (HRQoL) of pembrolizumab (pembro) vs standard of care (SOC) for recurrent/metastatic head and neck squamous cell carcinoma (R/M HNSCC) in KEYNOTE-040 [abstract]. Presented at: 2018 American Society of Clinical Oncology (ASCO) Annual Meeting; 2018 Jun 1-5; Chicago, IL. J Clin Oncol. 2018;36(15 suppl). Abstract no. 6013."/>
    <w:docVar w:name="refmgr-biblio-052NW7" w:val="Harrington KJ, Ferris RL, Blumenschein G Jr, Colevas AD, Fayette J, Licitra L, et al. Nivolumab versus standard, single-agent therapy of investigator's choice in recurrent or metastatic squamous cell carcinoma of the head and neck (CheckMate 141): health-related quality-of-life results from a randomised, phase 3 trial. Lancet Oncol. 2017 Aug;18:1104-15."/>
    <w:docVar w:name="refmgr-biblio-053BPT" w:val="Brose M, Vogelzang N, Simone CD, Jain S, Richards D, Encarnacion CA, et al. A phase 1b/2 trial of lenvatinib in combination with pembrolizumab in patients with non-small cell lung cancer [abstract]. Presented at: 33rd Annual Meeting &amp; Pre-Conference Programs, Society for Immunotherapy of Cancer (SITC); 2018 Nov 7-11; Washington, DC. Abstract no. P392."/>
    <w:docVar w:name="refmgr-biblio-053BQ3" w:val="Taylor M, Vogelzang N, Cohn A, Stepan D, Shumaker R, Dutcus C, et al. A phase 1b/2 trial of lenvatinib in combination with pembrolizumab in patients with advanced melanoma [abstract]. Presented at: 33rd Annual Meeting &amp; Pre-Conference Programs, Society for Immunotherapy of Cancer (SITC); 2018 Nov 7-11; Washington, DC. Abstract no. P391."/>
    <w:docVar w:name="refmgr-biblio-053BQ4" w:val="Vogelzang N, Encarnacion C, Cohn A, Simone CD, Rasco D, Richards D, et al. A phase 1b/2 trial of lenvatinib in combination with pembrolizumab in patients with urothelial cancer [abstract]. Presented at: 33rd Annual Meeting &amp; Pre-Conference Programs, Society for Immunotherapy of Cancer (SITC); 2018 Nov 7-11; Washington, DC. Abstract no. P393."/>
    <w:docVar w:name="refmgr-biblio-053BZJ" w:val="Taylor MH, Rasco DW, Brose MS, Vogelzang NJ, Richey SL, Richards DA, et al. A phase 1b/2 trial of lenvatinib plus pembrolizumab in patients with squamous cell carcinoma of the head and neck [abstract]. Presented at: 2018 American Society of Clinical Oncology (ASCO) Annual Meeting; 2018 Jun 1-5; Chicago, IL. J Clin Oncol. 2018;36(15 suppl). Abstract no. 6016."/>
    <w:docVar w:name="refmgr-biblio-053L8W" w:val="Taylor MH, Rasco DW, Brose MS, Vogelzang NJ, Richey SL, Cohn AL, et al. A phase 1b/2 trial of lenvatinib plus pembrolizumab in patients with squamous cell carcinoma of the head and neck. Poster session presented at: 2018 American Society of Clinical Oncology (ASCO) Annual Meeting; 2018 Jun 1-5; Chicago, IL. Poster no. 6016."/>
    <w:docVar w:name="refmgr-biblio-053RJH" w:val="Clinical Study Report, Multicenter Study: P048V01MK3475 A Phase 3 Clinical Trial of Pembrolizumab (MK-3475) in First Line Treatment of Recurrent/Metastatic Head and Neck Squamous Cell Carcinoma (Protocol 048)."/>
    <w:docVar w:name="refmgr-biblio-053ZSC" w:val="Burtness B, Harrington KJ, Greil R, Soulieres D, Tahara M, De Castro G Jr, et al. KEYNOTE-048: phase III study of first-line pembrolizumab (P) for recurrent/metastatic head and neck squamous cell carcinoma (R/MHNSCC) [abstract]. Presented at: European Society for Medical Oncology (ESMO) 2018 Congress; 2018 Oct 19-23; Munich (Germany). Ann Oncol. 2018 Oct;29(suppl 8):viii729. Abstract no. LBA8_PR."/>
    <w:docVar w:name="refmgr-biblio-054MKN" w:val="Argiris A, Harrington KJ, Tahara M, Schulten J, Chomette P, Ferreira Castro A, et al. Evidence-based treatment options in recurrent and/or metastatic squamous cell carcinoma of the head and neck. Front Oncol. 2017 May 9;7:72."/>
    <w:docVar w:name="refmgr-biblio-054PG7" w:val="Machiels JP, Schmitz S. Management and palliative chemotherapy for metastatic or recurrent squamous cell carcinoma of the head and neck. Expert Rev Anticancer Ther. 2011;11(3):359-71."/>
    <w:docVar w:name="refmgr-biblio-056BT0" w:val="KEYTRUDA (pembrolizumab) Investigator's Brochure, Edition Number 17, 26-JUL-2019."/>
    <w:docVar w:name="refmgr-biblio-056TMW" w:val="Cohen EEW, Soulieres D, Le Tourneau C, Dinis J, Licitra L, Ahn MJ, et al. Pembrolizumab versus methotrexate, docetaxel, or cetuximab for recurrent or metastatic head-and-neck squamous cell carcinoma (KEYNOTE-040): a randomised, open-label, phase 3 study. Lancet. 2019 Jan 12;393:156-67."/>
    <w:docVar w:name="refmgr-biblio-057JXY" w:val="Kato Y, Tabata K, Kimura T, Yachie-Kinoshita A, Ozawa Y, Yamada K, et al. Lenvatinib plus anti-PD-1 antibody combination treatment activates CD8(+) T cells through reduction of tumor-associated macrophage and activation of the interferon pathway. PLoS One. 2019 Feb 27;14(2):e0212513."/>
    <w:docVar w:name="refmgr-biblio-057LPH" w:val="Kimura T, Kato Y, Ozawa Y, Kodama K, Ito J, Ichikawa K, et al. Immunomodulatory activity of lenvatinib contributes to antitumor activity in the Hepa1-6 hepatocellular carcinoma model. Cancer Sci. 2018;109:3993-4002."/>
    <w:docVar w:name="refmgr-biblio-057WXK" w:val="Lenvatinib (LENVIMA®, KISPLYX®) Investigator’s Brochure, Edition Number 16, 14-May-2019."/>
    <w:docVar w:name="refmgr-biblio-058SQL" w:val="Disis ML. Immune regulation of cancer. J Clin Oncol 2010;28(29):4531-8."/>
    <w:docVar w:name="refmgr-biblio-058SQP" w:val="Francisco LM, Sage PT, Sharpe AH. The PD-1 pathway in tolerance and autoimmunity. Immunol Rev 2010;236:219-42."/>
    <w:docVar w:name="refmgr-biblio-058XBL" w:val="Rischin D, Harrington KJ, Greil R, Soulieres D, Tahara M, de Castro G, et al. Protocol-specified final analysis of the phase 3 KEYNOTE-048 trial of pembrolizumab (pembro) as first-line therapy for recurrent/metastatic head and neck squamous cell carcinoma (R/M HNSCC) [abstract]. Presented at: 2019 American Society of Clinical Oncology (ASCO) Annual Meeting; 2019 May 31-Jun 4; Chicago, IL. J Clin Oncol. 2019;37(15 suppl). Abstract no. 6000."/>
    <w:docVar w:name="refmgr-biblio-05GNX9" w:val="Clinical Study Report: A Phase 3 Clinical Trial of Pembrolizumab (MK-3475) in First Line Treatment of Recurrent/Metastatic Head and Neck Squamous Cell Carcinoma (Protocol P048)"/>
    <w:docVar w:name="refmgr-ctdused-00VMPN" w:val="5.4"/>
    <w:docVar w:name="refmgr-ctdused-00VMPR" w:val="5.4"/>
    <w:docVar w:name="refmgr-ctdused-00VMPX" w:val="5.4"/>
    <w:docVar w:name="refmgr-ctdused-00VMQ6" w:val="5.4"/>
    <w:docVar w:name="refmgr-ctdused-00VMQ7" w:val="5.4"/>
    <w:docVar w:name="refmgr-ctdused-00VMQ9" w:val="5.4"/>
    <w:docVar w:name="refmgr-ctdused-00VMQC" w:val="5.4"/>
    <w:docVar w:name="refmgr-ctdused-00VMQJ" w:val="5.4"/>
    <w:docVar w:name="refmgr-ctdused-00VMQL" w:val="5.4"/>
    <w:docVar w:name="refmgr-ctdused-00VMQY" w:val="5.4"/>
    <w:docVar w:name="refmgr-ctdused-00W0FM" w:val="5.4"/>
    <w:docVar w:name="refmgr-ctdused-03Q3QL" w:val="5.4"/>
    <w:docVar w:name="refmgr-ctdused-03QM46" w:val="5.4"/>
    <w:docVar w:name="refmgr-ctdused-03RLHG" w:val="5.4"/>
    <w:docVar w:name="refmgr-ctdused-03WNBB" w:val="5.4"/>
    <w:docVar w:name="refmgr-ctdused-03WNBF" w:val="5.4"/>
    <w:docVar w:name="refmgr-ctdused-03XQVB" w:val="5.4"/>
    <w:docVar w:name="refmgr-ctdused-03Y75Y" w:val="5.4"/>
    <w:docVar w:name="refmgr-ctdused-03YXPC" w:val="5.4"/>
    <w:docVar w:name="refmgr-ctdused-040VGM" w:val="5.4"/>
    <w:docVar w:name="refmgr-ctdused-040WNJ" w:val="5.4"/>
    <w:docVar w:name="refmgr-ctdused-0488YQ" w:val="5.4"/>
    <w:docVar w:name="refmgr-ctdused-04GZ3C" w:val="5.4"/>
    <w:docVar w:name="refmgr-ctdused-04M4TX" w:val="5.4"/>
    <w:docVar w:name="refmgr-ctdused-04P7DZ" w:val="5.4"/>
    <w:docVar w:name="refmgr-ctdused-04PZSF" w:val="5.4"/>
    <w:docVar w:name="refmgr-ctdused-04QTG6" w:val="5.4"/>
    <w:docVar w:name="refmgr-ctdused-04T3PH" w:val="5.4"/>
    <w:docVar w:name="refmgr-ctdused-04XKP6" w:val="5.4"/>
    <w:docVar w:name="refmgr-ctdused-04XKPD" w:val="5.4"/>
    <w:docVar w:name="refmgr-ctdused-04XKQ2" w:val="5.4"/>
    <w:docVar w:name="refmgr-ctdused-04XKQM" w:val="5.4"/>
    <w:docVar w:name="refmgr-ctdused-04XKQW" w:val="5.4"/>
    <w:docVar w:name="refmgr-ctdused-04XKRB" w:val="5.4"/>
    <w:docVar w:name="refmgr-ctdused-04XQ0S" w:val="5.4"/>
    <w:docVar w:name="refmgr-ctdused-04YJ9J" w:val="5.4"/>
    <w:docVar w:name="refmgr-ctdused-04YNJY" w:val="5.4"/>
    <w:docVar w:name="refmgr-ctdused-04ZWKG" w:val="5.4"/>
    <w:docVar w:name="refmgr-ctdused-052NW6" w:val="5.4"/>
    <w:docVar w:name="refmgr-ctdused-052NW7" w:val="5.4"/>
    <w:docVar w:name="refmgr-ctdused-053BPT" w:val="5.4"/>
    <w:docVar w:name="refmgr-ctdused-053BQ3" w:val="5.4"/>
    <w:docVar w:name="refmgr-ctdused-053BQ4" w:val="5.4"/>
    <w:docVar w:name="refmgr-ctdused-053BZJ" w:val="5.4"/>
    <w:docVar w:name="refmgr-ctdused-053L8W" w:val="5.4"/>
    <w:docVar w:name="refmgr-ctdused-053RJH" w:val="5.3.5.1"/>
    <w:docVar w:name="refmgr-ctdused-053ZSC" w:val="5.4"/>
    <w:docVar w:name="refmgr-ctdused-054MKN" w:val="5.4"/>
    <w:docVar w:name="refmgr-ctdused-054PG7" w:val="5.4"/>
    <w:docVar w:name="refmgr-ctdused-056BT0" w:val="5.4"/>
    <w:docVar w:name="refmgr-ctdused-056TMW" w:val="5.4"/>
    <w:docVar w:name="refmgr-ctdused-057JXY" w:val="5.4"/>
    <w:docVar w:name="refmgr-ctdused-057LPH" w:val="5.4"/>
    <w:docVar w:name="refmgr-ctdused-057WXK" w:val="5.4"/>
    <w:docVar w:name="refmgr-ctdused-058SQL" w:val="5.4"/>
    <w:docVar w:name="refmgr-ctdused-058SQP" w:val="5.4"/>
    <w:docVar w:name="refmgr-ctdused-058XBL" w:val="5.4"/>
    <w:docVar w:name="refmgr-ctdused-05GNX9" w:val="5.3.5.1"/>
    <w:docVar w:name="refmgr-docid-00VMPN" w:val="00VMPN"/>
    <w:docVar w:name="refmgr-docid-00VMPR" w:val="00VMPR"/>
    <w:docVar w:name="refmgr-docid-00VMPX" w:val="00VMPX"/>
    <w:docVar w:name="refmgr-docid-00VMQ6" w:val="00VMQ6"/>
    <w:docVar w:name="refmgr-docid-00VMQ7" w:val="00VMQ7"/>
    <w:docVar w:name="refmgr-docid-00VMQ9" w:val="00VMQ9"/>
    <w:docVar w:name="refmgr-docid-00VMQC" w:val="00VMQC"/>
    <w:docVar w:name="refmgr-docid-00VMQJ" w:val="00VMQJ"/>
    <w:docVar w:name="refmgr-docid-00VMQL" w:val="00VMQL"/>
    <w:docVar w:name="refmgr-docid-00VMQY" w:val="00VMQY"/>
    <w:docVar w:name="refmgr-docid-00W0FM" w:val="00W0FM"/>
    <w:docVar w:name="refmgr-docid-03Q3QL" w:val="03Q3QL"/>
    <w:docVar w:name="refmgr-docid-03QM46" w:val="03QM46"/>
    <w:docVar w:name="refmgr-docid-03RLHG" w:val="03RLHG"/>
    <w:docVar w:name="refmgr-docid-03WNBB" w:val="03WNBB"/>
    <w:docVar w:name="refmgr-docid-03WNBF" w:val="03WNBF"/>
    <w:docVar w:name="refmgr-docid-03XQVB" w:val="03XQVB"/>
    <w:docVar w:name="refmgr-docid-03Y75Y" w:val="03Y75Y"/>
    <w:docVar w:name="refmgr-docid-03YXPC" w:val="03YXPC"/>
    <w:docVar w:name="refmgr-docid-040VGM" w:val="040VGM"/>
    <w:docVar w:name="refmgr-docid-040WNJ" w:val="040WNJ"/>
    <w:docVar w:name="refmgr-docid-0488YQ" w:val="0488YQ"/>
    <w:docVar w:name="refmgr-docid-04GZ3C" w:val="04GZ3C"/>
    <w:docVar w:name="refmgr-docid-04M4TX" w:val="04M4TX"/>
    <w:docVar w:name="refmgr-docid-04P7DZ" w:val="04P7DZ"/>
    <w:docVar w:name="refmgr-docid-04PZSF" w:val="04PZSF"/>
    <w:docVar w:name="refmgr-docid-04QTG6" w:val="04QTG6"/>
    <w:docVar w:name="refmgr-docid-04T3PH" w:val="04T3PH"/>
    <w:docVar w:name="refmgr-docid-04XKP6" w:val="04XKP6"/>
    <w:docVar w:name="refmgr-docid-04XKPD" w:val="04XKPD"/>
    <w:docVar w:name="refmgr-docid-04XKQ2" w:val="04XKQ2"/>
    <w:docVar w:name="refmgr-docid-04XKQM" w:val="04XKQM"/>
    <w:docVar w:name="refmgr-docid-04XKQW" w:val="04XKQW"/>
    <w:docVar w:name="refmgr-docid-04XKRB" w:val="04XKRB"/>
    <w:docVar w:name="refmgr-docid-04XQ0S" w:val="04XQ0S"/>
    <w:docVar w:name="refmgr-docid-04YJ9J" w:val="04YJ9J"/>
    <w:docVar w:name="refmgr-docid-04YNJY" w:val="04YNJY"/>
    <w:docVar w:name="refmgr-docid-04ZWKG" w:val="04ZWKG"/>
    <w:docVar w:name="refmgr-docid-052NW6" w:val="052NW6"/>
    <w:docVar w:name="refmgr-docid-052NW7" w:val="052NW7"/>
    <w:docVar w:name="refmgr-docid-053BPT" w:val="053BPT"/>
    <w:docVar w:name="refmgr-docid-053BQ3" w:val="053BQ3"/>
    <w:docVar w:name="refmgr-docid-053BQ4" w:val="053BQ4"/>
    <w:docVar w:name="refmgr-docid-053BZJ" w:val="053BZJ"/>
    <w:docVar w:name="refmgr-docid-053L8W" w:val="053L8W"/>
    <w:docVar w:name="refmgr-docid-053RJH" w:val="053RJH"/>
    <w:docVar w:name="refmgr-docid-053ZSC" w:val="053ZSC"/>
    <w:docVar w:name="refmgr-docid-054MKN" w:val="054MKN"/>
    <w:docVar w:name="refmgr-docid-054PG7" w:val="054PG7"/>
    <w:docVar w:name="refmgr-docid-056BT0" w:val="056BT0"/>
    <w:docVar w:name="refmgr-docid-056TMW" w:val="056TMW"/>
    <w:docVar w:name="refmgr-docid-057JXY" w:val="057JXY"/>
    <w:docVar w:name="refmgr-docid-057LPH" w:val="057LPH"/>
    <w:docVar w:name="refmgr-docid-057WXK" w:val="057WXK"/>
    <w:docVar w:name="refmgr-docid-058SQL" w:val="058SQL"/>
    <w:docVar w:name="refmgr-docid-058SQP" w:val="058SQP"/>
    <w:docVar w:name="refmgr-docid-058XBL" w:val="058XBL"/>
    <w:docVar w:name="refmgr-docid-05GNX9" w:val="05GNX9"/>
    <w:docVar w:name="SiteTemplate" w:val="C:\Program Files (x86)\Merck Template\ISIWriter Site Template 29-APR-2022.doc"/>
    <w:docVar w:name="SuppressPrefix" w:val="0"/>
    <w:docVar w:name="TableAlign" w:val="2"/>
    <w:docVar w:name="TableCaptionAsRow" w:val="1"/>
    <w:docVar w:name="TableFootnoteType" w:val="Number"/>
    <w:docVar w:name="TableGridOption" w:val="AboveBelow"/>
    <w:docVar w:name="TableLockedSettings" w:val="1"/>
    <w:docVar w:name="TOCCaption" w:val="Table Of Contents"/>
    <w:docVar w:name="TOCLevels" w:val="4"/>
    <w:docVar w:name="TOCStyles" w:val="1|List of In-Text Tables|Table Title|ISISiteLoTables+1|List of In-Text Figures|Figure Title|ISISiteLoFigures+1|List of End-Of-Text Tables|Table Summary Title;Table End of Text Title|ISISiteLoEOTTables+1|List of End-Of-Text Figures|Figure Summary Title;Figure End of Text Title|ISISiteLoEOTFigures+1|List of Appendices|Appendix|ISISiteLoAppendices"/>
    <w:docVar w:name="UnlinkObjects" w:val="0"/>
    <w:docVar w:name="WordDocUniqueId" w:val="2347ec0d-df89-43d9-9637-9bb37b8bf722"/>
  </w:docVars>
  <w:rsids>
    <w:rsidRoot w:val="00A77B3E"/>
    <w:rsid w:val="00000033"/>
    <w:rsid w:val="00000118"/>
    <w:rsid w:val="0000021A"/>
    <w:rsid w:val="000002F7"/>
    <w:rsid w:val="000004F6"/>
    <w:rsid w:val="0000066D"/>
    <w:rsid w:val="0000074F"/>
    <w:rsid w:val="0000093C"/>
    <w:rsid w:val="00000A71"/>
    <w:rsid w:val="00000ABA"/>
    <w:rsid w:val="00000C5A"/>
    <w:rsid w:val="00000D2B"/>
    <w:rsid w:val="00000F60"/>
    <w:rsid w:val="00000F6E"/>
    <w:rsid w:val="00001162"/>
    <w:rsid w:val="00001186"/>
    <w:rsid w:val="000015A3"/>
    <w:rsid w:val="00001772"/>
    <w:rsid w:val="000018A8"/>
    <w:rsid w:val="00001940"/>
    <w:rsid w:val="00001A77"/>
    <w:rsid w:val="00001D6C"/>
    <w:rsid w:val="00001D97"/>
    <w:rsid w:val="00001F63"/>
    <w:rsid w:val="000020D7"/>
    <w:rsid w:val="00002116"/>
    <w:rsid w:val="000022AA"/>
    <w:rsid w:val="00002367"/>
    <w:rsid w:val="000023B5"/>
    <w:rsid w:val="000023C8"/>
    <w:rsid w:val="00002533"/>
    <w:rsid w:val="00002672"/>
    <w:rsid w:val="000028F2"/>
    <w:rsid w:val="00002987"/>
    <w:rsid w:val="000029E0"/>
    <w:rsid w:val="00002A1A"/>
    <w:rsid w:val="00002BF8"/>
    <w:rsid w:val="00002C97"/>
    <w:rsid w:val="00002D48"/>
    <w:rsid w:val="00002EFC"/>
    <w:rsid w:val="00003100"/>
    <w:rsid w:val="000033D4"/>
    <w:rsid w:val="000034D9"/>
    <w:rsid w:val="000035CC"/>
    <w:rsid w:val="00003695"/>
    <w:rsid w:val="000036FB"/>
    <w:rsid w:val="0000383D"/>
    <w:rsid w:val="00003852"/>
    <w:rsid w:val="00003B4C"/>
    <w:rsid w:val="00003BF9"/>
    <w:rsid w:val="00003D16"/>
    <w:rsid w:val="00003E7E"/>
    <w:rsid w:val="00003F6C"/>
    <w:rsid w:val="00003FAC"/>
    <w:rsid w:val="000041F7"/>
    <w:rsid w:val="000043AC"/>
    <w:rsid w:val="00004448"/>
    <w:rsid w:val="00004578"/>
    <w:rsid w:val="0000465D"/>
    <w:rsid w:val="00004990"/>
    <w:rsid w:val="00004ABE"/>
    <w:rsid w:val="00004C47"/>
    <w:rsid w:val="00004CA1"/>
    <w:rsid w:val="00004D9E"/>
    <w:rsid w:val="00004F35"/>
    <w:rsid w:val="000058CA"/>
    <w:rsid w:val="00005C64"/>
    <w:rsid w:val="00005EF1"/>
    <w:rsid w:val="00005F5B"/>
    <w:rsid w:val="00006054"/>
    <w:rsid w:val="000060BA"/>
    <w:rsid w:val="000061A4"/>
    <w:rsid w:val="000062B6"/>
    <w:rsid w:val="00006393"/>
    <w:rsid w:val="00006588"/>
    <w:rsid w:val="000066D2"/>
    <w:rsid w:val="00006986"/>
    <w:rsid w:val="00006AD7"/>
    <w:rsid w:val="00006BFD"/>
    <w:rsid w:val="00006D75"/>
    <w:rsid w:val="00006D79"/>
    <w:rsid w:val="00006E8A"/>
    <w:rsid w:val="00006F94"/>
    <w:rsid w:val="0000725C"/>
    <w:rsid w:val="000075DC"/>
    <w:rsid w:val="000077AC"/>
    <w:rsid w:val="00007AF8"/>
    <w:rsid w:val="00007C1C"/>
    <w:rsid w:val="00007DD4"/>
    <w:rsid w:val="00007E30"/>
    <w:rsid w:val="00007FEB"/>
    <w:rsid w:val="000102CC"/>
    <w:rsid w:val="000104F5"/>
    <w:rsid w:val="00010501"/>
    <w:rsid w:val="0001059A"/>
    <w:rsid w:val="00010636"/>
    <w:rsid w:val="0001098B"/>
    <w:rsid w:val="00010A1D"/>
    <w:rsid w:val="00010D0A"/>
    <w:rsid w:val="00010F32"/>
    <w:rsid w:val="00010F70"/>
    <w:rsid w:val="00011061"/>
    <w:rsid w:val="00011101"/>
    <w:rsid w:val="0001120E"/>
    <w:rsid w:val="00011220"/>
    <w:rsid w:val="0001122E"/>
    <w:rsid w:val="00011842"/>
    <w:rsid w:val="0001189F"/>
    <w:rsid w:val="00011DFD"/>
    <w:rsid w:val="00011E0A"/>
    <w:rsid w:val="00012169"/>
    <w:rsid w:val="0001218C"/>
    <w:rsid w:val="000121B5"/>
    <w:rsid w:val="000121F2"/>
    <w:rsid w:val="0001220F"/>
    <w:rsid w:val="00012472"/>
    <w:rsid w:val="000124A9"/>
    <w:rsid w:val="000127EC"/>
    <w:rsid w:val="00012842"/>
    <w:rsid w:val="000129FE"/>
    <w:rsid w:val="00012B47"/>
    <w:rsid w:val="00012B84"/>
    <w:rsid w:val="00012DAC"/>
    <w:rsid w:val="00012DFC"/>
    <w:rsid w:val="00012E99"/>
    <w:rsid w:val="000130C5"/>
    <w:rsid w:val="00013132"/>
    <w:rsid w:val="00013269"/>
    <w:rsid w:val="00013742"/>
    <w:rsid w:val="00013812"/>
    <w:rsid w:val="00013B6B"/>
    <w:rsid w:val="00013DE4"/>
    <w:rsid w:val="00013E0E"/>
    <w:rsid w:val="00013FAC"/>
    <w:rsid w:val="0001407D"/>
    <w:rsid w:val="00014476"/>
    <w:rsid w:val="000144C1"/>
    <w:rsid w:val="00014602"/>
    <w:rsid w:val="00014715"/>
    <w:rsid w:val="0001478E"/>
    <w:rsid w:val="0001486F"/>
    <w:rsid w:val="0001494F"/>
    <w:rsid w:val="00014B23"/>
    <w:rsid w:val="00014BEA"/>
    <w:rsid w:val="00014F91"/>
    <w:rsid w:val="0001508D"/>
    <w:rsid w:val="000151CE"/>
    <w:rsid w:val="00015439"/>
    <w:rsid w:val="0001561E"/>
    <w:rsid w:val="000156FD"/>
    <w:rsid w:val="000157E1"/>
    <w:rsid w:val="0001588D"/>
    <w:rsid w:val="000158EA"/>
    <w:rsid w:val="00015909"/>
    <w:rsid w:val="0001595E"/>
    <w:rsid w:val="00015C59"/>
    <w:rsid w:val="00015D4F"/>
    <w:rsid w:val="00015E42"/>
    <w:rsid w:val="000160EF"/>
    <w:rsid w:val="00016251"/>
    <w:rsid w:val="00016292"/>
    <w:rsid w:val="00016409"/>
    <w:rsid w:val="000164D9"/>
    <w:rsid w:val="0001669A"/>
    <w:rsid w:val="00016957"/>
    <w:rsid w:val="00016B53"/>
    <w:rsid w:val="0001700F"/>
    <w:rsid w:val="0001734D"/>
    <w:rsid w:val="00017583"/>
    <w:rsid w:val="000176DB"/>
    <w:rsid w:val="00017A51"/>
    <w:rsid w:val="00017BE0"/>
    <w:rsid w:val="00017C02"/>
    <w:rsid w:val="00017C14"/>
    <w:rsid w:val="0002005F"/>
    <w:rsid w:val="000201AB"/>
    <w:rsid w:val="00020323"/>
    <w:rsid w:val="000205E9"/>
    <w:rsid w:val="00020774"/>
    <w:rsid w:val="000207C5"/>
    <w:rsid w:val="00020824"/>
    <w:rsid w:val="00020C04"/>
    <w:rsid w:val="00020F6E"/>
    <w:rsid w:val="00021164"/>
    <w:rsid w:val="0002138D"/>
    <w:rsid w:val="000214A8"/>
    <w:rsid w:val="000214FD"/>
    <w:rsid w:val="0002151F"/>
    <w:rsid w:val="00021538"/>
    <w:rsid w:val="0002163A"/>
    <w:rsid w:val="00021776"/>
    <w:rsid w:val="000217A2"/>
    <w:rsid w:val="00021A5A"/>
    <w:rsid w:val="00021BF9"/>
    <w:rsid w:val="00021CCB"/>
    <w:rsid w:val="00021F6B"/>
    <w:rsid w:val="00021F92"/>
    <w:rsid w:val="00022163"/>
    <w:rsid w:val="00022415"/>
    <w:rsid w:val="00022573"/>
    <w:rsid w:val="000225C8"/>
    <w:rsid w:val="000227ED"/>
    <w:rsid w:val="00022942"/>
    <w:rsid w:val="00022A72"/>
    <w:rsid w:val="00022ACD"/>
    <w:rsid w:val="00022BD3"/>
    <w:rsid w:val="00022D64"/>
    <w:rsid w:val="00022FF2"/>
    <w:rsid w:val="00023011"/>
    <w:rsid w:val="00023022"/>
    <w:rsid w:val="00023115"/>
    <w:rsid w:val="000233E8"/>
    <w:rsid w:val="00023447"/>
    <w:rsid w:val="00023578"/>
    <w:rsid w:val="0002374D"/>
    <w:rsid w:val="0002391C"/>
    <w:rsid w:val="00023ADB"/>
    <w:rsid w:val="00023BBD"/>
    <w:rsid w:val="00023C20"/>
    <w:rsid w:val="00023C5B"/>
    <w:rsid w:val="00023CBE"/>
    <w:rsid w:val="00023F1D"/>
    <w:rsid w:val="00023FE0"/>
    <w:rsid w:val="000240D8"/>
    <w:rsid w:val="00024245"/>
    <w:rsid w:val="0002438B"/>
    <w:rsid w:val="000244CD"/>
    <w:rsid w:val="000245BC"/>
    <w:rsid w:val="00024671"/>
    <w:rsid w:val="0002479E"/>
    <w:rsid w:val="000247E1"/>
    <w:rsid w:val="000248A6"/>
    <w:rsid w:val="00024992"/>
    <w:rsid w:val="00024E1E"/>
    <w:rsid w:val="000251B5"/>
    <w:rsid w:val="00025464"/>
    <w:rsid w:val="000254F4"/>
    <w:rsid w:val="000255B9"/>
    <w:rsid w:val="000255F5"/>
    <w:rsid w:val="0002568C"/>
    <w:rsid w:val="00025884"/>
    <w:rsid w:val="00025AF3"/>
    <w:rsid w:val="00025E8F"/>
    <w:rsid w:val="00025F4B"/>
    <w:rsid w:val="00025F7A"/>
    <w:rsid w:val="000266C6"/>
    <w:rsid w:val="0002699E"/>
    <w:rsid w:val="00026C34"/>
    <w:rsid w:val="00026C59"/>
    <w:rsid w:val="00026DC1"/>
    <w:rsid w:val="00026E8A"/>
    <w:rsid w:val="00027149"/>
    <w:rsid w:val="000272EF"/>
    <w:rsid w:val="000272F0"/>
    <w:rsid w:val="00027678"/>
    <w:rsid w:val="00027700"/>
    <w:rsid w:val="0002776E"/>
    <w:rsid w:val="0002781B"/>
    <w:rsid w:val="00027927"/>
    <w:rsid w:val="00027959"/>
    <w:rsid w:val="00027C7C"/>
    <w:rsid w:val="00027F7B"/>
    <w:rsid w:val="0003007B"/>
    <w:rsid w:val="0003008C"/>
    <w:rsid w:val="000301A8"/>
    <w:rsid w:val="00030287"/>
    <w:rsid w:val="0003066E"/>
    <w:rsid w:val="000307DD"/>
    <w:rsid w:val="00030DCE"/>
    <w:rsid w:val="00030F90"/>
    <w:rsid w:val="000313B4"/>
    <w:rsid w:val="000315CA"/>
    <w:rsid w:val="000318BF"/>
    <w:rsid w:val="000318D3"/>
    <w:rsid w:val="000319F8"/>
    <w:rsid w:val="00031B5A"/>
    <w:rsid w:val="00031BA3"/>
    <w:rsid w:val="00031C68"/>
    <w:rsid w:val="00032089"/>
    <w:rsid w:val="00032097"/>
    <w:rsid w:val="00032124"/>
    <w:rsid w:val="000324BA"/>
    <w:rsid w:val="000324C0"/>
    <w:rsid w:val="0003264F"/>
    <w:rsid w:val="00032651"/>
    <w:rsid w:val="000326DA"/>
    <w:rsid w:val="000326F9"/>
    <w:rsid w:val="000327C3"/>
    <w:rsid w:val="000327FC"/>
    <w:rsid w:val="00032B1D"/>
    <w:rsid w:val="00032DC3"/>
    <w:rsid w:val="00032E8E"/>
    <w:rsid w:val="0003312D"/>
    <w:rsid w:val="000335FC"/>
    <w:rsid w:val="000336FD"/>
    <w:rsid w:val="000337D1"/>
    <w:rsid w:val="00033852"/>
    <w:rsid w:val="00033977"/>
    <w:rsid w:val="00033ABA"/>
    <w:rsid w:val="00033CF9"/>
    <w:rsid w:val="00033E0D"/>
    <w:rsid w:val="00033F15"/>
    <w:rsid w:val="00033F72"/>
    <w:rsid w:val="00033FB6"/>
    <w:rsid w:val="0003435E"/>
    <w:rsid w:val="000343DB"/>
    <w:rsid w:val="000344CD"/>
    <w:rsid w:val="000347FA"/>
    <w:rsid w:val="0003480B"/>
    <w:rsid w:val="00034C11"/>
    <w:rsid w:val="00034E7E"/>
    <w:rsid w:val="00034F4D"/>
    <w:rsid w:val="000350C5"/>
    <w:rsid w:val="00035252"/>
    <w:rsid w:val="000352D2"/>
    <w:rsid w:val="00035332"/>
    <w:rsid w:val="000356F2"/>
    <w:rsid w:val="00035787"/>
    <w:rsid w:val="0003599B"/>
    <w:rsid w:val="00035A4C"/>
    <w:rsid w:val="00035C5D"/>
    <w:rsid w:val="00035DF3"/>
    <w:rsid w:val="00035E0F"/>
    <w:rsid w:val="00035EFA"/>
    <w:rsid w:val="00035F1F"/>
    <w:rsid w:val="00036048"/>
    <w:rsid w:val="0003619F"/>
    <w:rsid w:val="00036874"/>
    <w:rsid w:val="00036A9A"/>
    <w:rsid w:val="00036C70"/>
    <w:rsid w:val="00036C88"/>
    <w:rsid w:val="00037564"/>
    <w:rsid w:val="000375DA"/>
    <w:rsid w:val="000375DD"/>
    <w:rsid w:val="00037703"/>
    <w:rsid w:val="00037868"/>
    <w:rsid w:val="00037A41"/>
    <w:rsid w:val="00037A64"/>
    <w:rsid w:val="00037A9C"/>
    <w:rsid w:val="00037F2E"/>
    <w:rsid w:val="00037F7A"/>
    <w:rsid w:val="00040020"/>
    <w:rsid w:val="000400A9"/>
    <w:rsid w:val="000403F3"/>
    <w:rsid w:val="000404FC"/>
    <w:rsid w:val="00040666"/>
    <w:rsid w:val="000406AA"/>
    <w:rsid w:val="00040921"/>
    <w:rsid w:val="00040AD1"/>
    <w:rsid w:val="00040B5A"/>
    <w:rsid w:val="00040BD3"/>
    <w:rsid w:val="00040E56"/>
    <w:rsid w:val="00040FA8"/>
    <w:rsid w:val="0004114B"/>
    <w:rsid w:val="000411C7"/>
    <w:rsid w:val="00041395"/>
    <w:rsid w:val="00041448"/>
    <w:rsid w:val="000415D7"/>
    <w:rsid w:val="000415DE"/>
    <w:rsid w:val="00041833"/>
    <w:rsid w:val="00041850"/>
    <w:rsid w:val="00041B02"/>
    <w:rsid w:val="00041B4E"/>
    <w:rsid w:val="00041CEF"/>
    <w:rsid w:val="00041D69"/>
    <w:rsid w:val="00041ED1"/>
    <w:rsid w:val="000420AD"/>
    <w:rsid w:val="00042340"/>
    <w:rsid w:val="000423A6"/>
    <w:rsid w:val="0004249F"/>
    <w:rsid w:val="0004255D"/>
    <w:rsid w:val="00042668"/>
    <w:rsid w:val="0004281E"/>
    <w:rsid w:val="0004282D"/>
    <w:rsid w:val="0004288B"/>
    <w:rsid w:val="00042BD2"/>
    <w:rsid w:val="00042C9B"/>
    <w:rsid w:val="00042D60"/>
    <w:rsid w:val="00042E83"/>
    <w:rsid w:val="00042F17"/>
    <w:rsid w:val="000431A7"/>
    <w:rsid w:val="000432B6"/>
    <w:rsid w:val="0004336E"/>
    <w:rsid w:val="0004340D"/>
    <w:rsid w:val="0004342D"/>
    <w:rsid w:val="00043534"/>
    <w:rsid w:val="00043549"/>
    <w:rsid w:val="0004367A"/>
    <w:rsid w:val="00043868"/>
    <w:rsid w:val="00043897"/>
    <w:rsid w:val="00043AB5"/>
    <w:rsid w:val="00043B20"/>
    <w:rsid w:val="00043C45"/>
    <w:rsid w:val="00043D77"/>
    <w:rsid w:val="00043E30"/>
    <w:rsid w:val="00043E90"/>
    <w:rsid w:val="0004431B"/>
    <w:rsid w:val="0004438F"/>
    <w:rsid w:val="00044962"/>
    <w:rsid w:val="00044A02"/>
    <w:rsid w:val="00044C0F"/>
    <w:rsid w:val="00044C47"/>
    <w:rsid w:val="00044C4B"/>
    <w:rsid w:val="000450B7"/>
    <w:rsid w:val="000450D6"/>
    <w:rsid w:val="0004549A"/>
    <w:rsid w:val="00045596"/>
    <w:rsid w:val="000455A9"/>
    <w:rsid w:val="000456C0"/>
    <w:rsid w:val="00045981"/>
    <w:rsid w:val="00045DBB"/>
    <w:rsid w:val="00046005"/>
    <w:rsid w:val="00046277"/>
    <w:rsid w:val="000465A4"/>
    <w:rsid w:val="00046691"/>
    <w:rsid w:val="00046704"/>
    <w:rsid w:val="00046829"/>
    <w:rsid w:val="00046D63"/>
    <w:rsid w:val="00046D74"/>
    <w:rsid w:val="00046E0B"/>
    <w:rsid w:val="00046ED9"/>
    <w:rsid w:val="00047031"/>
    <w:rsid w:val="00047085"/>
    <w:rsid w:val="00047133"/>
    <w:rsid w:val="00047156"/>
    <w:rsid w:val="0004726F"/>
    <w:rsid w:val="0004748A"/>
    <w:rsid w:val="000479A6"/>
    <w:rsid w:val="00047A5D"/>
    <w:rsid w:val="00047ADA"/>
    <w:rsid w:val="00047AEC"/>
    <w:rsid w:val="00050013"/>
    <w:rsid w:val="00050298"/>
    <w:rsid w:val="000504FC"/>
    <w:rsid w:val="000505BB"/>
    <w:rsid w:val="000505CC"/>
    <w:rsid w:val="000507F0"/>
    <w:rsid w:val="000508E0"/>
    <w:rsid w:val="00050AA7"/>
    <w:rsid w:val="00050B5E"/>
    <w:rsid w:val="00050CFF"/>
    <w:rsid w:val="00050DBF"/>
    <w:rsid w:val="0005123A"/>
    <w:rsid w:val="00051442"/>
    <w:rsid w:val="00051592"/>
    <w:rsid w:val="000515D6"/>
    <w:rsid w:val="000517E7"/>
    <w:rsid w:val="0005199C"/>
    <w:rsid w:val="00051A2E"/>
    <w:rsid w:val="00051B65"/>
    <w:rsid w:val="00051BA3"/>
    <w:rsid w:val="00051CA9"/>
    <w:rsid w:val="00051DA6"/>
    <w:rsid w:val="00051FCC"/>
    <w:rsid w:val="000520C4"/>
    <w:rsid w:val="000522F2"/>
    <w:rsid w:val="00052309"/>
    <w:rsid w:val="00052364"/>
    <w:rsid w:val="000524B9"/>
    <w:rsid w:val="0005254F"/>
    <w:rsid w:val="00052810"/>
    <w:rsid w:val="000529C9"/>
    <w:rsid w:val="000529F7"/>
    <w:rsid w:val="00052A5D"/>
    <w:rsid w:val="00052C70"/>
    <w:rsid w:val="00052C77"/>
    <w:rsid w:val="00052E7E"/>
    <w:rsid w:val="00052EA3"/>
    <w:rsid w:val="00053031"/>
    <w:rsid w:val="000530DB"/>
    <w:rsid w:val="000531C2"/>
    <w:rsid w:val="0005373D"/>
    <w:rsid w:val="000538B2"/>
    <w:rsid w:val="00053C4F"/>
    <w:rsid w:val="00053D5C"/>
    <w:rsid w:val="00053E13"/>
    <w:rsid w:val="00053EB8"/>
    <w:rsid w:val="00054138"/>
    <w:rsid w:val="00054176"/>
    <w:rsid w:val="000541A3"/>
    <w:rsid w:val="000549D2"/>
    <w:rsid w:val="00054C05"/>
    <w:rsid w:val="00054E69"/>
    <w:rsid w:val="0005515D"/>
    <w:rsid w:val="0005534F"/>
    <w:rsid w:val="00055561"/>
    <w:rsid w:val="00055708"/>
    <w:rsid w:val="0005585F"/>
    <w:rsid w:val="000558E3"/>
    <w:rsid w:val="00055A0E"/>
    <w:rsid w:val="00055B25"/>
    <w:rsid w:val="00055ECB"/>
    <w:rsid w:val="00055F89"/>
    <w:rsid w:val="00056029"/>
    <w:rsid w:val="00056034"/>
    <w:rsid w:val="000560CE"/>
    <w:rsid w:val="000561D4"/>
    <w:rsid w:val="0005665F"/>
    <w:rsid w:val="000566AF"/>
    <w:rsid w:val="00056753"/>
    <w:rsid w:val="00056929"/>
    <w:rsid w:val="00056937"/>
    <w:rsid w:val="00056AE1"/>
    <w:rsid w:val="00056CF1"/>
    <w:rsid w:val="00056DC2"/>
    <w:rsid w:val="00057489"/>
    <w:rsid w:val="000574CC"/>
    <w:rsid w:val="00057550"/>
    <w:rsid w:val="00057599"/>
    <w:rsid w:val="000575B2"/>
    <w:rsid w:val="00057667"/>
    <w:rsid w:val="000577B0"/>
    <w:rsid w:val="00057A7E"/>
    <w:rsid w:val="00057CDB"/>
    <w:rsid w:val="00057E08"/>
    <w:rsid w:val="00057E0C"/>
    <w:rsid w:val="00057E4B"/>
    <w:rsid w:val="00057F55"/>
    <w:rsid w:val="00060169"/>
    <w:rsid w:val="00060181"/>
    <w:rsid w:val="000603F9"/>
    <w:rsid w:val="0006054A"/>
    <w:rsid w:val="00060642"/>
    <w:rsid w:val="00060688"/>
    <w:rsid w:val="00060976"/>
    <w:rsid w:val="00060AE0"/>
    <w:rsid w:val="00060BFD"/>
    <w:rsid w:val="00060C23"/>
    <w:rsid w:val="00060C3D"/>
    <w:rsid w:val="00060FEB"/>
    <w:rsid w:val="00061091"/>
    <w:rsid w:val="00061122"/>
    <w:rsid w:val="0006142D"/>
    <w:rsid w:val="00061A77"/>
    <w:rsid w:val="00061B74"/>
    <w:rsid w:val="00062093"/>
    <w:rsid w:val="000621B0"/>
    <w:rsid w:val="00062275"/>
    <w:rsid w:val="000623AF"/>
    <w:rsid w:val="00062538"/>
    <w:rsid w:val="000625C9"/>
    <w:rsid w:val="000626EA"/>
    <w:rsid w:val="000627B9"/>
    <w:rsid w:val="0006284F"/>
    <w:rsid w:val="000628EA"/>
    <w:rsid w:val="00062925"/>
    <w:rsid w:val="00062E94"/>
    <w:rsid w:val="00062F89"/>
    <w:rsid w:val="00063044"/>
    <w:rsid w:val="000630E0"/>
    <w:rsid w:val="00063104"/>
    <w:rsid w:val="000634ED"/>
    <w:rsid w:val="0006368A"/>
    <w:rsid w:val="00063790"/>
    <w:rsid w:val="00064110"/>
    <w:rsid w:val="00064125"/>
    <w:rsid w:val="000642DB"/>
    <w:rsid w:val="00064430"/>
    <w:rsid w:val="00064467"/>
    <w:rsid w:val="0006449F"/>
    <w:rsid w:val="000644B9"/>
    <w:rsid w:val="000645C8"/>
    <w:rsid w:val="000645F8"/>
    <w:rsid w:val="0006476D"/>
    <w:rsid w:val="0006480F"/>
    <w:rsid w:val="00064BA7"/>
    <w:rsid w:val="0006504C"/>
    <w:rsid w:val="0006504E"/>
    <w:rsid w:val="00065499"/>
    <w:rsid w:val="000655B1"/>
    <w:rsid w:val="00065CC3"/>
    <w:rsid w:val="00065D62"/>
    <w:rsid w:val="00065E42"/>
    <w:rsid w:val="00066003"/>
    <w:rsid w:val="00066391"/>
    <w:rsid w:val="000668E8"/>
    <w:rsid w:val="00066A40"/>
    <w:rsid w:val="00066B0C"/>
    <w:rsid w:val="00066BFC"/>
    <w:rsid w:val="00066C42"/>
    <w:rsid w:val="00066CB5"/>
    <w:rsid w:val="00066CE3"/>
    <w:rsid w:val="00066EB1"/>
    <w:rsid w:val="00066EBE"/>
    <w:rsid w:val="00066FE1"/>
    <w:rsid w:val="00067025"/>
    <w:rsid w:val="00067038"/>
    <w:rsid w:val="0006710B"/>
    <w:rsid w:val="0006713D"/>
    <w:rsid w:val="000671ED"/>
    <w:rsid w:val="000673FF"/>
    <w:rsid w:val="0006759F"/>
    <w:rsid w:val="000676E9"/>
    <w:rsid w:val="00067705"/>
    <w:rsid w:val="00067B77"/>
    <w:rsid w:val="00067C6A"/>
    <w:rsid w:val="00067DB0"/>
    <w:rsid w:val="0007004B"/>
    <w:rsid w:val="00070122"/>
    <w:rsid w:val="0007054F"/>
    <w:rsid w:val="00070626"/>
    <w:rsid w:val="000707AD"/>
    <w:rsid w:val="000707BF"/>
    <w:rsid w:val="00070AD1"/>
    <w:rsid w:val="00071411"/>
    <w:rsid w:val="00071587"/>
    <w:rsid w:val="0007160C"/>
    <w:rsid w:val="00071811"/>
    <w:rsid w:val="00071908"/>
    <w:rsid w:val="00071AF1"/>
    <w:rsid w:val="00071CA1"/>
    <w:rsid w:val="00071D15"/>
    <w:rsid w:val="00071DD2"/>
    <w:rsid w:val="000727BA"/>
    <w:rsid w:val="00072E4C"/>
    <w:rsid w:val="00072F38"/>
    <w:rsid w:val="0007304F"/>
    <w:rsid w:val="000730FE"/>
    <w:rsid w:val="0007312C"/>
    <w:rsid w:val="00073171"/>
    <w:rsid w:val="000734E0"/>
    <w:rsid w:val="000735C8"/>
    <w:rsid w:val="0007370A"/>
    <w:rsid w:val="00073772"/>
    <w:rsid w:val="0007382F"/>
    <w:rsid w:val="00073866"/>
    <w:rsid w:val="00073A3A"/>
    <w:rsid w:val="00073A8B"/>
    <w:rsid w:val="00073B12"/>
    <w:rsid w:val="00073EA7"/>
    <w:rsid w:val="00074122"/>
    <w:rsid w:val="0007432C"/>
    <w:rsid w:val="0007434B"/>
    <w:rsid w:val="00074380"/>
    <w:rsid w:val="000743BA"/>
    <w:rsid w:val="00074533"/>
    <w:rsid w:val="00074562"/>
    <w:rsid w:val="000746BC"/>
    <w:rsid w:val="0007486F"/>
    <w:rsid w:val="0007494A"/>
    <w:rsid w:val="00074A8A"/>
    <w:rsid w:val="00074DA1"/>
    <w:rsid w:val="00074E38"/>
    <w:rsid w:val="000752C9"/>
    <w:rsid w:val="000755FD"/>
    <w:rsid w:val="000756A1"/>
    <w:rsid w:val="00075813"/>
    <w:rsid w:val="00075AD3"/>
    <w:rsid w:val="00075B52"/>
    <w:rsid w:val="00075C60"/>
    <w:rsid w:val="00075CE0"/>
    <w:rsid w:val="00075D52"/>
    <w:rsid w:val="00075D94"/>
    <w:rsid w:val="00075F95"/>
    <w:rsid w:val="00076265"/>
    <w:rsid w:val="00076584"/>
    <w:rsid w:val="00076651"/>
    <w:rsid w:val="00076923"/>
    <w:rsid w:val="00076B04"/>
    <w:rsid w:val="00076C64"/>
    <w:rsid w:val="00076C75"/>
    <w:rsid w:val="00076D5A"/>
    <w:rsid w:val="00076D85"/>
    <w:rsid w:val="00076E0B"/>
    <w:rsid w:val="00076E3D"/>
    <w:rsid w:val="00076FC1"/>
    <w:rsid w:val="0007708C"/>
    <w:rsid w:val="0007719B"/>
    <w:rsid w:val="00077222"/>
    <w:rsid w:val="00077271"/>
    <w:rsid w:val="000773C6"/>
    <w:rsid w:val="000774D6"/>
    <w:rsid w:val="0007798B"/>
    <w:rsid w:val="00077BA7"/>
    <w:rsid w:val="00077BF3"/>
    <w:rsid w:val="00077CC5"/>
    <w:rsid w:val="00077EC8"/>
    <w:rsid w:val="00077F32"/>
    <w:rsid w:val="000800CB"/>
    <w:rsid w:val="0008018C"/>
    <w:rsid w:val="00080310"/>
    <w:rsid w:val="0008038D"/>
    <w:rsid w:val="00080697"/>
    <w:rsid w:val="0008090F"/>
    <w:rsid w:val="00080CD0"/>
    <w:rsid w:val="000810BE"/>
    <w:rsid w:val="0008113B"/>
    <w:rsid w:val="0008127D"/>
    <w:rsid w:val="00081282"/>
    <w:rsid w:val="000813BB"/>
    <w:rsid w:val="000816A8"/>
    <w:rsid w:val="0008171B"/>
    <w:rsid w:val="00081804"/>
    <w:rsid w:val="00081901"/>
    <w:rsid w:val="00081926"/>
    <w:rsid w:val="00081A64"/>
    <w:rsid w:val="00081AA5"/>
    <w:rsid w:val="00081AB6"/>
    <w:rsid w:val="00081D0F"/>
    <w:rsid w:val="0008209D"/>
    <w:rsid w:val="0008215A"/>
    <w:rsid w:val="000821AC"/>
    <w:rsid w:val="000821F4"/>
    <w:rsid w:val="0008243C"/>
    <w:rsid w:val="000824CD"/>
    <w:rsid w:val="00082832"/>
    <w:rsid w:val="00082AE2"/>
    <w:rsid w:val="00082B22"/>
    <w:rsid w:val="00082CA1"/>
    <w:rsid w:val="00082E4D"/>
    <w:rsid w:val="00083023"/>
    <w:rsid w:val="00083141"/>
    <w:rsid w:val="000833CE"/>
    <w:rsid w:val="000834DF"/>
    <w:rsid w:val="0008361B"/>
    <w:rsid w:val="00083709"/>
    <w:rsid w:val="000838D9"/>
    <w:rsid w:val="000839C5"/>
    <w:rsid w:val="00083BB3"/>
    <w:rsid w:val="00083D44"/>
    <w:rsid w:val="00083F1E"/>
    <w:rsid w:val="00083FA2"/>
    <w:rsid w:val="00084078"/>
    <w:rsid w:val="0008420B"/>
    <w:rsid w:val="000842A6"/>
    <w:rsid w:val="0008431C"/>
    <w:rsid w:val="00084516"/>
    <w:rsid w:val="00084539"/>
    <w:rsid w:val="00084571"/>
    <w:rsid w:val="00084913"/>
    <w:rsid w:val="00084A26"/>
    <w:rsid w:val="00084CA5"/>
    <w:rsid w:val="00084E02"/>
    <w:rsid w:val="00084F9A"/>
    <w:rsid w:val="00085FD9"/>
    <w:rsid w:val="00086016"/>
    <w:rsid w:val="00086149"/>
    <w:rsid w:val="0008623C"/>
    <w:rsid w:val="000865E4"/>
    <w:rsid w:val="00086801"/>
    <w:rsid w:val="00086932"/>
    <w:rsid w:val="00086936"/>
    <w:rsid w:val="00086A23"/>
    <w:rsid w:val="00086A38"/>
    <w:rsid w:val="00086AA7"/>
    <w:rsid w:val="00086C93"/>
    <w:rsid w:val="00086D83"/>
    <w:rsid w:val="00086E3D"/>
    <w:rsid w:val="00087077"/>
    <w:rsid w:val="000870E7"/>
    <w:rsid w:val="000870FA"/>
    <w:rsid w:val="00087235"/>
    <w:rsid w:val="000872CB"/>
    <w:rsid w:val="000872F4"/>
    <w:rsid w:val="000873C9"/>
    <w:rsid w:val="000874F1"/>
    <w:rsid w:val="000876AF"/>
    <w:rsid w:val="000878D1"/>
    <w:rsid w:val="000878FC"/>
    <w:rsid w:val="0008794A"/>
    <w:rsid w:val="00087A37"/>
    <w:rsid w:val="00087AA5"/>
    <w:rsid w:val="00087C0B"/>
    <w:rsid w:val="00087C2E"/>
    <w:rsid w:val="00087D2A"/>
    <w:rsid w:val="00087EB5"/>
    <w:rsid w:val="00087F53"/>
    <w:rsid w:val="00087FAC"/>
    <w:rsid w:val="00090060"/>
    <w:rsid w:val="000902AA"/>
    <w:rsid w:val="000903BD"/>
    <w:rsid w:val="000903F7"/>
    <w:rsid w:val="000904E0"/>
    <w:rsid w:val="000905A2"/>
    <w:rsid w:val="00090692"/>
    <w:rsid w:val="00090AB7"/>
    <w:rsid w:val="00090ADB"/>
    <w:rsid w:val="00090CC8"/>
    <w:rsid w:val="00090CE5"/>
    <w:rsid w:val="00090F44"/>
    <w:rsid w:val="000910C7"/>
    <w:rsid w:val="00091199"/>
    <w:rsid w:val="00091332"/>
    <w:rsid w:val="000913F3"/>
    <w:rsid w:val="000916BD"/>
    <w:rsid w:val="00091775"/>
    <w:rsid w:val="00091990"/>
    <w:rsid w:val="000919AA"/>
    <w:rsid w:val="000919F8"/>
    <w:rsid w:val="00091A5E"/>
    <w:rsid w:val="00091BCC"/>
    <w:rsid w:val="00091D6C"/>
    <w:rsid w:val="00091DBC"/>
    <w:rsid w:val="00091FBC"/>
    <w:rsid w:val="000922AB"/>
    <w:rsid w:val="000923F6"/>
    <w:rsid w:val="0009279D"/>
    <w:rsid w:val="0009282C"/>
    <w:rsid w:val="00092860"/>
    <w:rsid w:val="0009287E"/>
    <w:rsid w:val="00092977"/>
    <w:rsid w:val="00092D5C"/>
    <w:rsid w:val="00092DCF"/>
    <w:rsid w:val="00092E9E"/>
    <w:rsid w:val="00092FDA"/>
    <w:rsid w:val="000930C5"/>
    <w:rsid w:val="000931FD"/>
    <w:rsid w:val="00093204"/>
    <w:rsid w:val="00093453"/>
    <w:rsid w:val="00093744"/>
    <w:rsid w:val="0009391A"/>
    <w:rsid w:val="0009393D"/>
    <w:rsid w:val="000939B8"/>
    <w:rsid w:val="000939E8"/>
    <w:rsid w:val="00093D0E"/>
    <w:rsid w:val="00093DD8"/>
    <w:rsid w:val="000941B7"/>
    <w:rsid w:val="000944D6"/>
    <w:rsid w:val="00094794"/>
    <w:rsid w:val="00094A45"/>
    <w:rsid w:val="00094BD2"/>
    <w:rsid w:val="00094C02"/>
    <w:rsid w:val="00094C4B"/>
    <w:rsid w:val="00094C6D"/>
    <w:rsid w:val="00094C88"/>
    <w:rsid w:val="00094DEF"/>
    <w:rsid w:val="00094E2E"/>
    <w:rsid w:val="00094E72"/>
    <w:rsid w:val="00095322"/>
    <w:rsid w:val="000953F3"/>
    <w:rsid w:val="0009552A"/>
    <w:rsid w:val="000957E2"/>
    <w:rsid w:val="0009580A"/>
    <w:rsid w:val="00095898"/>
    <w:rsid w:val="0009598E"/>
    <w:rsid w:val="00095A51"/>
    <w:rsid w:val="00095A74"/>
    <w:rsid w:val="00095AEB"/>
    <w:rsid w:val="00095C34"/>
    <w:rsid w:val="00095C53"/>
    <w:rsid w:val="00095CD5"/>
    <w:rsid w:val="00095E09"/>
    <w:rsid w:val="00095F9D"/>
    <w:rsid w:val="00095F9F"/>
    <w:rsid w:val="00096222"/>
    <w:rsid w:val="0009651D"/>
    <w:rsid w:val="0009660B"/>
    <w:rsid w:val="00096C80"/>
    <w:rsid w:val="000970C1"/>
    <w:rsid w:val="0009741B"/>
    <w:rsid w:val="000974D6"/>
    <w:rsid w:val="00097A7C"/>
    <w:rsid w:val="00097B72"/>
    <w:rsid w:val="00097D41"/>
    <w:rsid w:val="00097D51"/>
    <w:rsid w:val="00097DDF"/>
    <w:rsid w:val="00097E85"/>
    <w:rsid w:val="00097F8B"/>
    <w:rsid w:val="00097FD4"/>
    <w:rsid w:val="000A080D"/>
    <w:rsid w:val="000A09AD"/>
    <w:rsid w:val="000A09DF"/>
    <w:rsid w:val="000A0A7D"/>
    <w:rsid w:val="000A0CDA"/>
    <w:rsid w:val="000A0E49"/>
    <w:rsid w:val="000A1113"/>
    <w:rsid w:val="000A1349"/>
    <w:rsid w:val="000A1552"/>
    <w:rsid w:val="000A1DCF"/>
    <w:rsid w:val="000A1DEE"/>
    <w:rsid w:val="000A1F2B"/>
    <w:rsid w:val="000A230B"/>
    <w:rsid w:val="000A2347"/>
    <w:rsid w:val="000A2352"/>
    <w:rsid w:val="000A2535"/>
    <w:rsid w:val="000A25F2"/>
    <w:rsid w:val="000A2B5D"/>
    <w:rsid w:val="000A2C41"/>
    <w:rsid w:val="000A2F44"/>
    <w:rsid w:val="000A30D5"/>
    <w:rsid w:val="000A3800"/>
    <w:rsid w:val="000A387E"/>
    <w:rsid w:val="000A39B8"/>
    <w:rsid w:val="000A3AD9"/>
    <w:rsid w:val="000A3C00"/>
    <w:rsid w:val="000A3C3E"/>
    <w:rsid w:val="000A3D0D"/>
    <w:rsid w:val="000A3DB2"/>
    <w:rsid w:val="000A3DB3"/>
    <w:rsid w:val="000A4517"/>
    <w:rsid w:val="000A46C9"/>
    <w:rsid w:val="000A4992"/>
    <w:rsid w:val="000A4B20"/>
    <w:rsid w:val="000A536D"/>
    <w:rsid w:val="000A56DC"/>
    <w:rsid w:val="000A59E5"/>
    <w:rsid w:val="000A5C02"/>
    <w:rsid w:val="000A5CD7"/>
    <w:rsid w:val="000A5DB8"/>
    <w:rsid w:val="000A5E00"/>
    <w:rsid w:val="000A618D"/>
    <w:rsid w:val="000A6414"/>
    <w:rsid w:val="000A670D"/>
    <w:rsid w:val="000A6801"/>
    <w:rsid w:val="000A68F9"/>
    <w:rsid w:val="000A693D"/>
    <w:rsid w:val="000A69BB"/>
    <w:rsid w:val="000A6BD5"/>
    <w:rsid w:val="000A6C75"/>
    <w:rsid w:val="000A6CFA"/>
    <w:rsid w:val="000A715F"/>
    <w:rsid w:val="000A75A6"/>
    <w:rsid w:val="000A7803"/>
    <w:rsid w:val="000A7957"/>
    <w:rsid w:val="000A7BF5"/>
    <w:rsid w:val="000A7C4A"/>
    <w:rsid w:val="000A7C5E"/>
    <w:rsid w:val="000A7C81"/>
    <w:rsid w:val="000A7D08"/>
    <w:rsid w:val="000A7D3F"/>
    <w:rsid w:val="000A7F1C"/>
    <w:rsid w:val="000B003A"/>
    <w:rsid w:val="000B03BA"/>
    <w:rsid w:val="000B05CD"/>
    <w:rsid w:val="000B0652"/>
    <w:rsid w:val="000B0896"/>
    <w:rsid w:val="000B08D0"/>
    <w:rsid w:val="000B09D7"/>
    <w:rsid w:val="000B0B2E"/>
    <w:rsid w:val="000B0EBD"/>
    <w:rsid w:val="000B0F30"/>
    <w:rsid w:val="000B0F51"/>
    <w:rsid w:val="000B101E"/>
    <w:rsid w:val="000B125A"/>
    <w:rsid w:val="000B1394"/>
    <w:rsid w:val="000B146C"/>
    <w:rsid w:val="000B155C"/>
    <w:rsid w:val="000B17DC"/>
    <w:rsid w:val="000B18B4"/>
    <w:rsid w:val="000B1919"/>
    <w:rsid w:val="000B1A98"/>
    <w:rsid w:val="000B1B10"/>
    <w:rsid w:val="000B1B50"/>
    <w:rsid w:val="000B1D02"/>
    <w:rsid w:val="000B1D66"/>
    <w:rsid w:val="000B21BD"/>
    <w:rsid w:val="000B242E"/>
    <w:rsid w:val="000B25C1"/>
    <w:rsid w:val="000B2A1A"/>
    <w:rsid w:val="000B2A24"/>
    <w:rsid w:val="000B2AED"/>
    <w:rsid w:val="000B2AF4"/>
    <w:rsid w:val="000B2BA9"/>
    <w:rsid w:val="000B2BE4"/>
    <w:rsid w:val="000B322C"/>
    <w:rsid w:val="000B32C2"/>
    <w:rsid w:val="000B32FA"/>
    <w:rsid w:val="000B33A2"/>
    <w:rsid w:val="000B33B7"/>
    <w:rsid w:val="000B3431"/>
    <w:rsid w:val="000B3516"/>
    <w:rsid w:val="000B35A0"/>
    <w:rsid w:val="000B35AF"/>
    <w:rsid w:val="000B3607"/>
    <w:rsid w:val="000B37A4"/>
    <w:rsid w:val="000B3902"/>
    <w:rsid w:val="000B3975"/>
    <w:rsid w:val="000B3A29"/>
    <w:rsid w:val="000B3C6F"/>
    <w:rsid w:val="000B3CDE"/>
    <w:rsid w:val="000B3D36"/>
    <w:rsid w:val="000B46CD"/>
    <w:rsid w:val="000B487C"/>
    <w:rsid w:val="000B489F"/>
    <w:rsid w:val="000B4BBD"/>
    <w:rsid w:val="000B4BFA"/>
    <w:rsid w:val="000B4DD1"/>
    <w:rsid w:val="000B4DE8"/>
    <w:rsid w:val="000B4E46"/>
    <w:rsid w:val="000B4F0C"/>
    <w:rsid w:val="000B4F8C"/>
    <w:rsid w:val="000B545D"/>
    <w:rsid w:val="000B562F"/>
    <w:rsid w:val="000B58D4"/>
    <w:rsid w:val="000B58E6"/>
    <w:rsid w:val="000B5A5A"/>
    <w:rsid w:val="000B5B47"/>
    <w:rsid w:val="000B5CB4"/>
    <w:rsid w:val="000B5E23"/>
    <w:rsid w:val="000B5E2B"/>
    <w:rsid w:val="000B5FB8"/>
    <w:rsid w:val="000B6129"/>
    <w:rsid w:val="000B6162"/>
    <w:rsid w:val="000B641E"/>
    <w:rsid w:val="000B6627"/>
    <w:rsid w:val="000B680B"/>
    <w:rsid w:val="000B698B"/>
    <w:rsid w:val="000B6ED1"/>
    <w:rsid w:val="000B6F37"/>
    <w:rsid w:val="000B7254"/>
    <w:rsid w:val="000B7302"/>
    <w:rsid w:val="000B730C"/>
    <w:rsid w:val="000B75A8"/>
    <w:rsid w:val="000B76C7"/>
    <w:rsid w:val="000B771F"/>
    <w:rsid w:val="000B7788"/>
    <w:rsid w:val="000B793D"/>
    <w:rsid w:val="000B794C"/>
    <w:rsid w:val="000B799F"/>
    <w:rsid w:val="000B79AE"/>
    <w:rsid w:val="000B79D5"/>
    <w:rsid w:val="000B7B29"/>
    <w:rsid w:val="000B7CAD"/>
    <w:rsid w:val="000B7DF2"/>
    <w:rsid w:val="000C011F"/>
    <w:rsid w:val="000C019A"/>
    <w:rsid w:val="000C03AE"/>
    <w:rsid w:val="000C07F1"/>
    <w:rsid w:val="000C0A2B"/>
    <w:rsid w:val="000C0C08"/>
    <w:rsid w:val="000C0CBC"/>
    <w:rsid w:val="000C0D52"/>
    <w:rsid w:val="000C0F3B"/>
    <w:rsid w:val="000C1067"/>
    <w:rsid w:val="000C116A"/>
    <w:rsid w:val="000C1179"/>
    <w:rsid w:val="000C134F"/>
    <w:rsid w:val="000C1498"/>
    <w:rsid w:val="000C173F"/>
    <w:rsid w:val="000C1836"/>
    <w:rsid w:val="000C1C06"/>
    <w:rsid w:val="000C1C2C"/>
    <w:rsid w:val="000C1D0F"/>
    <w:rsid w:val="000C1D81"/>
    <w:rsid w:val="000C232A"/>
    <w:rsid w:val="000C25FB"/>
    <w:rsid w:val="000C2671"/>
    <w:rsid w:val="000C267C"/>
    <w:rsid w:val="000C28FE"/>
    <w:rsid w:val="000C29FB"/>
    <w:rsid w:val="000C2A79"/>
    <w:rsid w:val="000C2B7D"/>
    <w:rsid w:val="000C2E3A"/>
    <w:rsid w:val="000C3023"/>
    <w:rsid w:val="000C30E3"/>
    <w:rsid w:val="000C30E8"/>
    <w:rsid w:val="000C321F"/>
    <w:rsid w:val="000C324C"/>
    <w:rsid w:val="000C32E2"/>
    <w:rsid w:val="000C34E5"/>
    <w:rsid w:val="000C3625"/>
    <w:rsid w:val="000C36AD"/>
    <w:rsid w:val="000C36BD"/>
    <w:rsid w:val="000C39B5"/>
    <w:rsid w:val="000C3A38"/>
    <w:rsid w:val="000C3EDA"/>
    <w:rsid w:val="000C3F4A"/>
    <w:rsid w:val="000C4019"/>
    <w:rsid w:val="000C4191"/>
    <w:rsid w:val="000C4275"/>
    <w:rsid w:val="000C4329"/>
    <w:rsid w:val="000C432D"/>
    <w:rsid w:val="000C4363"/>
    <w:rsid w:val="000C45D8"/>
    <w:rsid w:val="000C49D8"/>
    <w:rsid w:val="000C4AEE"/>
    <w:rsid w:val="000C4BE8"/>
    <w:rsid w:val="000C4DEC"/>
    <w:rsid w:val="000C5050"/>
    <w:rsid w:val="000C536A"/>
    <w:rsid w:val="000C53AE"/>
    <w:rsid w:val="000C54C5"/>
    <w:rsid w:val="000C594D"/>
    <w:rsid w:val="000C594F"/>
    <w:rsid w:val="000C5D81"/>
    <w:rsid w:val="000C5E85"/>
    <w:rsid w:val="000C5F41"/>
    <w:rsid w:val="000C605C"/>
    <w:rsid w:val="000C6119"/>
    <w:rsid w:val="000C6187"/>
    <w:rsid w:val="000C65FD"/>
    <w:rsid w:val="000C66EF"/>
    <w:rsid w:val="000C6717"/>
    <w:rsid w:val="000C67CF"/>
    <w:rsid w:val="000C6810"/>
    <w:rsid w:val="000C684A"/>
    <w:rsid w:val="000C69F8"/>
    <w:rsid w:val="000C6A06"/>
    <w:rsid w:val="000C6A0E"/>
    <w:rsid w:val="000C6A3F"/>
    <w:rsid w:val="000C6C1B"/>
    <w:rsid w:val="000C6E35"/>
    <w:rsid w:val="000C70BD"/>
    <w:rsid w:val="000C7128"/>
    <w:rsid w:val="000C7563"/>
    <w:rsid w:val="000C774F"/>
    <w:rsid w:val="000C7889"/>
    <w:rsid w:val="000C7A15"/>
    <w:rsid w:val="000C7C9A"/>
    <w:rsid w:val="000C7FE0"/>
    <w:rsid w:val="000D0064"/>
    <w:rsid w:val="000D01B0"/>
    <w:rsid w:val="000D04D2"/>
    <w:rsid w:val="000D058A"/>
    <w:rsid w:val="000D0607"/>
    <w:rsid w:val="000D0A1C"/>
    <w:rsid w:val="000D0A23"/>
    <w:rsid w:val="000D0A95"/>
    <w:rsid w:val="000D0BCD"/>
    <w:rsid w:val="000D0E82"/>
    <w:rsid w:val="000D0EE0"/>
    <w:rsid w:val="000D0FC0"/>
    <w:rsid w:val="000D0FDF"/>
    <w:rsid w:val="000D1087"/>
    <w:rsid w:val="000D11A5"/>
    <w:rsid w:val="000D1383"/>
    <w:rsid w:val="000D138D"/>
    <w:rsid w:val="000D1470"/>
    <w:rsid w:val="000D1517"/>
    <w:rsid w:val="000D162A"/>
    <w:rsid w:val="000D1689"/>
    <w:rsid w:val="000D1716"/>
    <w:rsid w:val="000D1786"/>
    <w:rsid w:val="000D1814"/>
    <w:rsid w:val="000D183C"/>
    <w:rsid w:val="000D191B"/>
    <w:rsid w:val="000D1977"/>
    <w:rsid w:val="000D1B8F"/>
    <w:rsid w:val="000D1C59"/>
    <w:rsid w:val="000D2047"/>
    <w:rsid w:val="000D29D9"/>
    <w:rsid w:val="000D29F0"/>
    <w:rsid w:val="000D2A75"/>
    <w:rsid w:val="000D2C65"/>
    <w:rsid w:val="000D2EFE"/>
    <w:rsid w:val="000D3256"/>
    <w:rsid w:val="000D32F3"/>
    <w:rsid w:val="000D356D"/>
    <w:rsid w:val="000D3590"/>
    <w:rsid w:val="000D37FB"/>
    <w:rsid w:val="000D394B"/>
    <w:rsid w:val="000D40BA"/>
    <w:rsid w:val="000D424C"/>
    <w:rsid w:val="000D431D"/>
    <w:rsid w:val="000D43F9"/>
    <w:rsid w:val="000D440C"/>
    <w:rsid w:val="000D4CB7"/>
    <w:rsid w:val="000D4E1B"/>
    <w:rsid w:val="000D4EA8"/>
    <w:rsid w:val="000D4ED6"/>
    <w:rsid w:val="000D50CB"/>
    <w:rsid w:val="000D5192"/>
    <w:rsid w:val="000D523C"/>
    <w:rsid w:val="000D53FE"/>
    <w:rsid w:val="000D545A"/>
    <w:rsid w:val="000D558B"/>
    <w:rsid w:val="000D5697"/>
    <w:rsid w:val="000D5808"/>
    <w:rsid w:val="000D58E8"/>
    <w:rsid w:val="000D5976"/>
    <w:rsid w:val="000D5B07"/>
    <w:rsid w:val="000D5BC4"/>
    <w:rsid w:val="000D5C4A"/>
    <w:rsid w:val="000D5FD3"/>
    <w:rsid w:val="000D615D"/>
    <w:rsid w:val="000D62F3"/>
    <w:rsid w:val="000D6314"/>
    <w:rsid w:val="000D6701"/>
    <w:rsid w:val="000D6B06"/>
    <w:rsid w:val="000D6B6F"/>
    <w:rsid w:val="000D6C67"/>
    <w:rsid w:val="000D6D2D"/>
    <w:rsid w:val="000D6EF5"/>
    <w:rsid w:val="000D6FDD"/>
    <w:rsid w:val="000D7048"/>
    <w:rsid w:val="000D737E"/>
    <w:rsid w:val="000D7479"/>
    <w:rsid w:val="000D7590"/>
    <w:rsid w:val="000D7AA6"/>
    <w:rsid w:val="000D7C80"/>
    <w:rsid w:val="000D7CBE"/>
    <w:rsid w:val="000D7D99"/>
    <w:rsid w:val="000E0048"/>
    <w:rsid w:val="000E01FE"/>
    <w:rsid w:val="000E0457"/>
    <w:rsid w:val="000E04BC"/>
    <w:rsid w:val="000E058D"/>
    <w:rsid w:val="000E06A1"/>
    <w:rsid w:val="000E07AF"/>
    <w:rsid w:val="000E0B2C"/>
    <w:rsid w:val="000E0E51"/>
    <w:rsid w:val="000E1007"/>
    <w:rsid w:val="000E1186"/>
    <w:rsid w:val="000E11CD"/>
    <w:rsid w:val="000E144B"/>
    <w:rsid w:val="000E1809"/>
    <w:rsid w:val="000E18A6"/>
    <w:rsid w:val="000E1908"/>
    <w:rsid w:val="000E19A5"/>
    <w:rsid w:val="000E1AA3"/>
    <w:rsid w:val="000E1ACC"/>
    <w:rsid w:val="000E1CE2"/>
    <w:rsid w:val="000E1DCB"/>
    <w:rsid w:val="000E2180"/>
    <w:rsid w:val="000E21E5"/>
    <w:rsid w:val="000E21EE"/>
    <w:rsid w:val="000E22E5"/>
    <w:rsid w:val="000E2845"/>
    <w:rsid w:val="000E2FD2"/>
    <w:rsid w:val="000E3136"/>
    <w:rsid w:val="000E3249"/>
    <w:rsid w:val="000E3390"/>
    <w:rsid w:val="000E34F8"/>
    <w:rsid w:val="000E37FD"/>
    <w:rsid w:val="000E3932"/>
    <w:rsid w:val="000E3B12"/>
    <w:rsid w:val="000E3BC6"/>
    <w:rsid w:val="000E3E8C"/>
    <w:rsid w:val="000E3EBF"/>
    <w:rsid w:val="000E3F1C"/>
    <w:rsid w:val="000E3F5E"/>
    <w:rsid w:val="000E3F84"/>
    <w:rsid w:val="000E419F"/>
    <w:rsid w:val="000E4267"/>
    <w:rsid w:val="000E4411"/>
    <w:rsid w:val="000E465D"/>
    <w:rsid w:val="000E46B9"/>
    <w:rsid w:val="000E4709"/>
    <w:rsid w:val="000E47C4"/>
    <w:rsid w:val="000E483F"/>
    <w:rsid w:val="000E485A"/>
    <w:rsid w:val="000E48F4"/>
    <w:rsid w:val="000E4B05"/>
    <w:rsid w:val="000E4E56"/>
    <w:rsid w:val="000E4EEA"/>
    <w:rsid w:val="000E4FDF"/>
    <w:rsid w:val="000E5095"/>
    <w:rsid w:val="000E5222"/>
    <w:rsid w:val="000E554F"/>
    <w:rsid w:val="000E5756"/>
    <w:rsid w:val="000E59AD"/>
    <w:rsid w:val="000E5A41"/>
    <w:rsid w:val="000E601E"/>
    <w:rsid w:val="000E635D"/>
    <w:rsid w:val="000E638E"/>
    <w:rsid w:val="000E63CE"/>
    <w:rsid w:val="000E6649"/>
    <w:rsid w:val="000E6744"/>
    <w:rsid w:val="000E687B"/>
    <w:rsid w:val="000E6A82"/>
    <w:rsid w:val="000E6CDE"/>
    <w:rsid w:val="000E6E47"/>
    <w:rsid w:val="000E6EC4"/>
    <w:rsid w:val="000E6EE0"/>
    <w:rsid w:val="000E6FCA"/>
    <w:rsid w:val="000E70F6"/>
    <w:rsid w:val="000E726D"/>
    <w:rsid w:val="000E739E"/>
    <w:rsid w:val="000E76A0"/>
    <w:rsid w:val="000E772C"/>
    <w:rsid w:val="000E78AC"/>
    <w:rsid w:val="000E7A55"/>
    <w:rsid w:val="000E7CCF"/>
    <w:rsid w:val="000E7E03"/>
    <w:rsid w:val="000E7E27"/>
    <w:rsid w:val="000F0318"/>
    <w:rsid w:val="000F03B1"/>
    <w:rsid w:val="000F03D2"/>
    <w:rsid w:val="000F04AB"/>
    <w:rsid w:val="000F04B9"/>
    <w:rsid w:val="000F05A1"/>
    <w:rsid w:val="000F0699"/>
    <w:rsid w:val="000F07DD"/>
    <w:rsid w:val="000F08F0"/>
    <w:rsid w:val="000F0987"/>
    <w:rsid w:val="000F0A68"/>
    <w:rsid w:val="000F0B85"/>
    <w:rsid w:val="000F0D8F"/>
    <w:rsid w:val="000F0D9D"/>
    <w:rsid w:val="000F0F1E"/>
    <w:rsid w:val="000F0FE6"/>
    <w:rsid w:val="000F1040"/>
    <w:rsid w:val="000F1138"/>
    <w:rsid w:val="000F12B2"/>
    <w:rsid w:val="000F16DE"/>
    <w:rsid w:val="000F171F"/>
    <w:rsid w:val="000F1763"/>
    <w:rsid w:val="000F1824"/>
    <w:rsid w:val="000F1B8F"/>
    <w:rsid w:val="000F1CA6"/>
    <w:rsid w:val="000F1CC9"/>
    <w:rsid w:val="000F1D0A"/>
    <w:rsid w:val="000F1F5D"/>
    <w:rsid w:val="000F207B"/>
    <w:rsid w:val="000F20E4"/>
    <w:rsid w:val="000F2243"/>
    <w:rsid w:val="000F2342"/>
    <w:rsid w:val="000F25EB"/>
    <w:rsid w:val="000F2857"/>
    <w:rsid w:val="000F2B5D"/>
    <w:rsid w:val="000F2B95"/>
    <w:rsid w:val="000F2BDE"/>
    <w:rsid w:val="000F2CEA"/>
    <w:rsid w:val="000F2FFF"/>
    <w:rsid w:val="000F319B"/>
    <w:rsid w:val="000F3280"/>
    <w:rsid w:val="000F3859"/>
    <w:rsid w:val="000F38A5"/>
    <w:rsid w:val="000F38C8"/>
    <w:rsid w:val="000F39C9"/>
    <w:rsid w:val="000F3B2E"/>
    <w:rsid w:val="000F3CD8"/>
    <w:rsid w:val="000F3D08"/>
    <w:rsid w:val="000F3FEE"/>
    <w:rsid w:val="000F4011"/>
    <w:rsid w:val="000F4104"/>
    <w:rsid w:val="000F4150"/>
    <w:rsid w:val="000F41DA"/>
    <w:rsid w:val="000F41F6"/>
    <w:rsid w:val="000F4415"/>
    <w:rsid w:val="000F4641"/>
    <w:rsid w:val="000F474B"/>
    <w:rsid w:val="000F4A10"/>
    <w:rsid w:val="000F4AB7"/>
    <w:rsid w:val="000F4B81"/>
    <w:rsid w:val="000F4DA6"/>
    <w:rsid w:val="000F4E8A"/>
    <w:rsid w:val="000F4F95"/>
    <w:rsid w:val="000F500D"/>
    <w:rsid w:val="000F51FC"/>
    <w:rsid w:val="000F52A5"/>
    <w:rsid w:val="000F544D"/>
    <w:rsid w:val="000F5530"/>
    <w:rsid w:val="000F55D8"/>
    <w:rsid w:val="000F5787"/>
    <w:rsid w:val="000F5848"/>
    <w:rsid w:val="000F585D"/>
    <w:rsid w:val="000F5ACB"/>
    <w:rsid w:val="000F5B80"/>
    <w:rsid w:val="000F5CEA"/>
    <w:rsid w:val="000F5ED7"/>
    <w:rsid w:val="000F60B8"/>
    <w:rsid w:val="000F63D5"/>
    <w:rsid w:val="000F64AF"/>
    <w:rsid w:val="000F64E5"/>
    <w:rsid w:val="000F66A6"/>
    <w:rsid w:val="000F6729"/>
    <w:rsid w:val="000F67CF"/>
    <w:rsid w:val="000F6932"/>
    <w:rsid w:val="000F6980"/>
    <w:rsid w:val="000F6A5F"/>
    <w:rsid w:val="000F6C62"/>
    <w:rsid w:val="000F6D77"/>
    <w:rsid w:val="000F6DBC"/>
    <w:rsid w:val="000F708F"/>
    <w:rsid w:val="000F751B"/>
    <w:rsid w:val="000F7585"/>
    <w:rsid w:val="000F7723"/>
    <w:rsid w:val="000F7849"/>
    <w:rsid w:val="000F795D"/>
    <w:rsid w:val="0010016F"/>
    <w:rsid w:val="00100317"/>
    <w:rsid w:val="00100697"/>
    <w:rsid w:val="001006E8"/>
    <w:rsid w:val="0010080D"/>
    <w:rsid w:val="00100B94"/>
    <w:rsid w:val="001010C7"/>
    <w:rsid w:val="0010110B"/>
    <w:rsid w:val="001014AE"/>
    <w:rsid w:val="001014EB"/>
    <w:rsid w:val="00101878"/>
    <w:rsid w:val="0010188C"/>
    <w:rsid w:val="00101A38"/>
    <w:rsid w:val="00101BA4"/>
    <w:rsid w:val="00101D68"/>
    <w:rsid w:val="00101E8C"/>
    <w:rsid w:val="00101F32"/>
    <w:rsid w:val="0010247F"/>
    <w:rsid w:val="00102756"/>
    <w:rsid w:val="001028E7"/>
    <w:rsid w:val="00102B76"/>
    <w:rsid w:val="00102C17"/>
    <w:rsid w:val="00102CD1"/>
    <w:rsid w:val="00102CD3"/>
    <w:rsid w:val="00102CE4"/>
    <w:rsid w:val="00102E8D"/>
    <w:rsid w:val="00102EDA"/>
    <w:rsid w:val="00102F6B"/>
    <w:rsid w:val="00102FAC"/>
    <w:rsid w:val="00103102"/>
    <w:rsid w:val="0010331B"/>
    <w:rsid w:val="0010333E"/>
    <w:rsid w:val="00103621"/>
    <w:rsid w:val="00103848"/>
    <w:rsid w:val="001039DC"/>
    <w:rsid w:val="00103D82"/>
    <w:rsid w:val="00103F5C"/>
    <w:rsid w:val="00103F72"/>
    <w:rsid w:val="0010400C"/>
    <w:rsid w:val="001041A0"/>
    <w:rsid w:val="00104226"/>
    <w:rsid w:val="001043C3"/>
    <w:rsid w:val="0010454E"/>
    <w:rsid w:val="0010454F"/>
    <w:rsid w:val="0010457D"/>
    <w:rsid w:val="0010470F"/>
    <w:rsid w:val="0010472E"/>
    <w:rsid w:val="0010474A"/>
    <w:rsid w:val="0010481E"/>
    <w:rsid w:val="0010494F"/>
    <w:rsid w:val="001049B6"/>
    <w:rsid w:val="00104AE2"/>
    <w:rsid w:val="00104B16"/>
    <w:rsid w:val="00104BA8"/>
    <w:rsid w:val="00104BFC"/>
    <w:rsid w:val="00104D39"/>
    <w:rsid w:val="0010502F"/>
    <w:rsid w:val="0010507A"/>
    <w:rsid w:val="00105123"/>
    <w:rsid w:val="00105168"/>
    <w:rsid w:val="00105279"/>
    <w:rsid w:val="001052A6"/>
    <w:rsid w:val="001053DA"/>
    <w:rsid w:val="0010554B"/>
    <w:rsid w:val="001055DC"/>
    <w:rsid w:val="001056D5"/>
    <w:rsid w:val="0010589A"/>
    <w:rsid w:val="00105900"/>
    <w:rsid w:val="00105A33"/>
    <w:rsid w:val="00106028"/>
    <w:rsid w:val="001060A0"/>
    <w:rsid w:val="00106112"/>
    <w:rsid w:val="0010673F"/>
    <w:rsid w:val="001067E0"/>
    <w:rsid w:val="001067E2"/>
    <w:rsid w:val="0010695A"/>
    <w:rsid w:val="00106B96"/>
    <w:rsid w:val="00107119"/>
    <w:rsid w:val="0010737E"/>
    <w:rsid w:val="00107601"/>
    <w:rsid w:val="00107BD3"/>
    <w:rsid w:val="00107D87"/>
    <w:rsid w:val="00107FC1"/>
    <w:rsid w:val="0011000C"/>
    <w:rsid w:val="00110216"/>
    <w:rsid w:val="00110266"/>
    <w:rsid w:val="001102EA"/>
    <w:rsid w:val="00110421"/>
    <w:rsid w:val="001104C1"/>
    <w:rsid w:val="0011096C"/>
    <w:rsid w:val="00110A3F"/>
    <w:rsid w:val="00110AEA"/>
    <w:rsid w:val="00110B23"/>
    <w:rsid w:val="00110B53"/>
    <w:rsid w:val="00110C52"/>
    <w:rsid w:val="00110CF1"/>
    <w:rsid w:val="00110EBD"/>
    <w:rsid w:val="001111AB"/>
    <w:rsid w:val="0011129B"/>
    <w:rsid w:val="00111413"/>
    <w:rsid w:val="001114F1"/>
    <w:rsid w:val="00111656"/>
    <w:rsid w:val="0011178D"/>
    <w:rsid w:val="00111823"/>
    <w:rsid w:val="0011186D"/>
    <w:rsid w:val="00111A1B"/>
    <w:rsid w:val="00111A95"/>
    <w:rsid w:val="00111C61"/>
    <w:rsid w:val="00111E11"/>
    <w:rsid w:val="00112023"/>
    <w:rsid w:val="001120E6"/>
    <w:rsid w:val="001122DB"/>
    <w:rsid w:val="001124A4"/>
    <w:rsid w:val="00112782"/>
    <w:rsid w:val="00112955"/>
    <w:rsid w:val="00112CF3"/>
    <w:rsid w:val="00112E51"/>
    <w:rsid w:val="00112EAB"/>
    <w:rsid w:val="0011318C"/>
    <w:rsid w:val="001131BF"/>
    <w:rsid w:val="0011325D"/>
    <w:rsid w:val="00113445"/>
    <w:rsid w:val="0011355D"/>
    <w:rsid w:val="00113C14"/>
    <w:rsid w:val="00113DF1"/>
    <w:rsid w:val="00114163"/>
    <w:rsid w:val="001145F0"/>
    <w:rsid w:val="001147B3"/>
    <w:rsid w:val="001149BE"/>
    <w:rsid w:val="00114B40"/>
    <w:rsid w:val="00114DA6"/>
    <w:rsid w:val="00114EBC"/>
    <w:rsid w:val="0011507D"/>
    <w:rsid w:val="0011509D"/>
    <w:rsid w:val="0011552F"/>
    <w:rsid w:val="00115832"/>
    <w:rsid w:val="0011589C"/>
    <w:rsid w:val="00115A96"/>
    <w:rsid w:val="00115BC7"/>
    <w:rsid w:val="00115BFB"/>
    <w:rsid w:val="00116235"/>
    <w:rsid w:val="0011634B"/>
    <w:rsid w:val="00116352"/>
    <w:rsid w:val="001165D7"/>
    <w:rsid w:val="00116647"/>
    <w:rsid w:val="00116836"/>
    <w:rsid w:val="001169C8"/>
    <w:rsid w:val="001169F4"/>
    <w:rsid w:val="00116ABF"/>
    <w:rsid w:val="00116CE9"/>
    <w:rsid w:val="001171D1"/>
    <w:rsid w:val="0011722B"/>
    <w:rsid w:val="001175AB"/>
    <w:rsid w:val="001175EA"/>
    <w:rsid w:val="001177E8"/>
    <w:rsid w:val="00117BAB"/>
    <w:rsid w:val="00117D25"/>
    <w:rsid w:val="00117DA7"/>
    <w:rsid w:val="00117E94"/>
    <w:rsid w:val="00120219"/>
    <w:rsid w:val="0012059F"/>
    <w:rsid w:val="0012062C"/>
    <w:rsid w:val="00120881"/>
    <w:rsid w:val="001208A3"/>
    <w:rsid w:val="0012091C"/>
    <w:rsid w:val="00120935"/>
    <w:rsid w:val="00120A74"/>
    <w:rsid w:val="00120B28"/>
    <w:rsid w:val="00120E31"/>
    <w:rsid w:val="00121073"/>
    <w:rsid w:val="00121096"/>
    <w:rsid w:val="00121258"/>
    <w:rsid w:val="00121287"/>
    <w:rsid w:val="00121307"/>
    <w:rsid w:val="001213EA"/>
    <w:rsid w:val="0012148B"/>
    <w:rsid w:val="001215A1"/>
    <w:rsid w:val="0012181E"/>
    <w:rsid w:val="00121A13"/>
    <w:rsid w:val="00121B16"/>
    <w:rsid w:val="00121C3D"/>
    <w:rsid w:val="00121DDB"/>
    <w:rsid w:val="001220CA"/>
    <w:rsid w:val="001220EF"/>
    <w:rsid w:val="00122517"/>
    <w:rsid w:val="00122638"/>
    <w:rsid w:val="0012284C"/>
    <w:rsid w:val="00122956"/>
    <w:rsid w:val="00122B18"/>
    <w:rsid w:val="00122C04"/>
    <w:rsid w:val="00122C46"/>
    <w:rsid w:val="00122C5C"/>
    <w:rsid w:val="00122C75"/>
    <w:rsid w:val="00122D28"/>
    <w:rsid w:val="00122E12"/>
    <w:rsid w:val="00122F4C"/>
    <w:rsid w:val="00123073"/>
    <w:rsid w:val="001232E0"/>
    <w:rsid w:val="001232FB"/>
    <w:rsid w:val="00123498"/>
    <w:rsid w:val="00123A76"/>
    <w:rsid w:val="00123D4D"/>
    <w:rsid w:val="00123E30"/>
    <w:rsid w:val="00123E99"/>
    <w:rsid w:val="00123F00"/>
    <w:rsid w:val="00123F06"/>
    <w:rsid w:val="00124078"/>
    <w:rsid w:val="001240FA"/>
    <w:rsid w:val="00124166"/>
    <w:rsid w:val="00124389"/>
    <w:rsid w:val="00124424"/>
    <w:rsid w:val="0012467C"/>
    <w:rsid w:val="0012472F"/>
    <w:rsid w:val="0012476A"/>
    <w:rsid w:val="0012479D"/>
    <w:rsid w:val="00124972"/>
    <w:rsid w:val="0012499E"/>
    <w:rsid w:val="00124E6D"/>
    <w:rsid w:val="00124EB1"/>
    <w:rsid w:val="00124FBA"/>
    <w:rsid w:val="00124FD4"/>
    <w:rsid w:val="00125519"/>
    <w:rsid w:val="0012569A"/>
    <w:rsid w:val="001256B9"/>
    <w:rsid w:val="00125872"/>
    <w:rsid w:val="00125977"/>
    <w:rsid w:val="00125C75"/>
    <w:rsid w:val="00125FE6"/>
    <w:rsid w:val="0012602F"/>
    <w:rsid w:val="0012649D"/>
    <w:rsid w:val="00126633"/>
    <w:rsid w:val="0012689E"/>
    <w:rsid w:val="001269A7"/>
    <w:rsid w:val="00126B5C"/>
    <w:rsid w:val="00126B84"/>
    <w:rsid w:val="00126FC3"/>
    <w:rsid w:val="00127012"/>
    <w:rsid w:val="00127021"/>
    <w:rsid w:val="001270EC"/>
    <w:rsid w:val="0012716C"/>
    <w:rsid w:val="0012716F"/>
    <w:rsid w:val="001273EF"/>
    <w:rsid w:val="001274A1"/>
    <w:rsid w:val="001274F7"/>
    <w:rsid w:val="0012751A"/>
    <w:rsid w:val="00127549"/>
    <w:rsid w:val="001277D6"/>
    <w:rsid w:val="00127F83"/>
    <w:rsid w:val="00130693"/>
    <w:rsid w:val="00130695"/>
    <w:rsid w:val="0013076C"/>
    <w:rsid w:val="001308C0"/>
    <w:rsid w:val="00130AC0"/>
    <w:rsid w:val="00130C70"/>
    <w:rsid w:val="00130F5A"/>
    <w:rsid w:val="00131074"/>
    <w:rsid w:val="00131075"/>
    <w:rsid w:val="00131B55"/>
    <w:rsid w:val="00131DFC"/>
    <w:rsid w:val="00131E3A"/>
    <w:rsid w:val="00131E5D"/>
    <w:rsid w:val="00131F16"/>
    <w:rsid w:val="0013236C"/>
    <w:rsid w:val="00132383"/>
    <w:rsid w:val="00132599"/>
    <w:rsid w:val="00132600"/>
    <w:rsid w:val="0013266E"/>
    <w:rsid w:val="00132A14"/>
    <w:rsid w:val="00132EC2"/>
    <w:rsid w:val="0013309F"/>
    <w:rsid w:val="001333FD"/>
    <w:rsid w:val="001334F8"/>
    <w:rsid w:val="00133B3C"/>
    <w:rsid w:val="00133B6A"/>
    <w:rsid w:val="00133E7C"/>
    <w:rsid w:val="00133F91"/>
    <w:rsid w:val="0013412D"/>
    <w:rsid w:val="00134352"/>
    <w:rsid w:val="0013440F"/>
    <w:rsid w:val="0013468F"/>
    <w:rsid w:val="00134700"/>
    <w:rsid w:val="001349CE"/>
    <w:rsid w:val="00134C28"/>
    <w:rsid w:val="00134C3E"/>
    <w:rsid w:val="0013548D"/>
    <w:rsid w:val="001355D8"/>
    <w:rsid w:val="001355DF"/>
    <w:rsid w:val="0013568B"/>
    <w:rsid w:val="001356CD"/>
    <w:rsid w:val="00135781"/>
    <w:rsid w:val="00135808"/>
    <w:rsid w:val="00135999"/>
    <w:rsid w:val="001359A2"/>
    <w:rsid w:val="00135B63"/>
    <w:rsid w:val="00135CA1"/>
    <w:rsid w:val="00135D34"/>
    <w:rsid w:val="0013601D"/>
    <w:rsid w:val="0013625E"/>
    <w:rsid w:val="0013637A"/>
    <w:rsid w:val="001366E6"/>
    <w:rsid w:val="0013676C"/>
    <w:rsid w:val="00136779"/>
    <w:rsid w:val="00136A3E"/>
    <w:rsid w:val="00136C41"/>
    <w:rsid w:val="00136F6E"/>
    <w:rsid w:val="00137252"/>
    <w:rsid w:val="001372E6"/>
    <w:rsid w:val="0013751E"/>
    <w:rsid w:val="0013773A"/>
    <w:rsid w:val="001379C8"/>
    <w:rsid w:val="00137C76"/>
    <w:rsid w:val="00137E95"/>
    <w:rsid w:val="00137FD1"/>
    <w:rsid w:val="001400ED"/>
    <w:rsid w:val="001402E2"/>
    <w:rsid w:val="001403FF"/>
    <w:rsid w:val="001404E1"/>
    <w:rsid w:val="00140705"/>
    <w:rsid w:val="00140B0F"/>
    <w:rsid w:val="00140B24"/>
    <w:rsid w:val="00140B48"/>
    <w:rsid w:val="00140C11"/>
    <w:rsid w:val="00140C8E"/>
    <w:rsid w:val="00140D20"/>
    <w:rsid w:val="00140EF9"/>
    <w:rsid w:val="00141264"/>
    <w:rsid w:val="001413E6"/>
    <w:rsid w:val="00141427"/>
    <w:rsid w:val="0014151B"/>
    <w:rsid w:val="001417D2"/>
    <w:rsid w:val="00141B39"/>
    <w:rsid w:val="00141CA0"/>
    <w:rsid w:val="00141D5B"/>
    <w:rsid w:val="00141DD1"/>
    <w:rsid w:val="00142012"/>
    <w:rsid w:val="00142097"/>
    <w:rsid w:val="0014220A"/>
    <w:rsid w:val="0014220D"/>
    <w:rsid w:val="001422EC"/>
    <w:rsid w:val="00142381"/>
    <w:rsid w:val="001427B5"/>
    <w:rsid w:val="00142EFB"/>
    <w:rsid w:val="00142F8A"/>
    <w:rsid w:val="0014349C"/>
    <w:rsid w:val="00143915"/>
    <w:rsid w:val="00143A33"/>
    <w:rsid w:val="00143B1C"/>
    <w:rsid w:val="00143C82"/>
    <w:rsid w:val="00143EFB"/>
    <w:rsid w:val="00143F77"/>
    <w:rsid w:val="00143F9E"/>
    <w:rsid w:val="0014400D"/>
    <w:rsid w:val="00144192"/>
    <w:rsid w:val="001444EA"/>
    <w:rsid w:val="00144517"/>
    <w:rsid w:val="001445F7"/>
    <w:rsid w:val="00145071"/>
    <w:rsid w:val="00145600"/>
    <w:rsid w:val="00145711"/>
    <w:rsid w:val="0014577B"/>
    <w:rsid w:val="001458DE"/>
    <w:rsid w:val="00146081"/>
    <w:rsid w:val="001462D6"/>
    <w:rsid w:val="0014634C"/>
    <w:rsid w:val="001464C1"/>
    <w:rsid w:val="001465AE"/>
    <w:rsid w:val="001465F2"/>
    <w:rsid w:val="001467C2"/>
    <w:rsid w:val="001467FD"/>
    <w:rsid w:val="0014681A"/>
    <w:rsid w:val="001468CD"/>
    <w:rsid w:val="00146983"/>
    <w:rsid w:val="001469E4"/>
    <w:rsid w:val="00146AB7"/>
    <w:rsid w:val="00146DEC"/>
    <w:rsid w:val="00146EBF"/>
    <w:rsid w:val="00146EEC"/>
    <w:rsid w:val="00147144"/>
    <w:rsid w:val="001472DD"/>
    <w:rsid w:val="0014742D"/>
    <w:rsid w:val="001474FD"/>
    <w:rsid w:val="001476E4"/>
    <w:rsid w:val="00147788"/>
    <w:rsid w:val="00147837"/>
    <w:rsid w:val="001478B8"/>
    <w:rsid w:val="00147A99"/>
    <w:rsid w:val="00147F07"/>
    <w:rsid w:val="00147F92"/>
    <w:rsid w:val="00147F9E"/>
    <w:rsid w:val="00147FAC"/>
    <w:rsid w:val="00147FC7"/>
    <w:rsid w:val="00150001"/>
    <w:rsid w:val="00150088"/>
    <w:rsid w:val="0015017D"/>
    <w:rsid w:val="0015020F"/>
    <w:rsid w:val="001507FF"/>
    <w:rsid w:val="00150F0B"/>
    <w:rsid w:val="0015132F"/>
    <w:rsid w:val="00151432"/>
    <w:rsid w:val="00151484"/>
    <w:rsid w:val="001516EF"/>
    <w:rsid w:val="00151814"/>
    <w:rsid w:val="00151999"/>
    <w:rsid w:val="001519F9"/>
    <w:rsid w:val="00151A53"/>
    <w:rsid w:val="00151B21"/>
    <w:rsid w:val="00151B9C"/>
    <w:rsid w:val="00151CA3"/>
    <w:rsid w:val="00151CF4"/>
    <w:rsid w:val="00151D60"/>
    <w:rsid w:val="00151E4F"/>
    <w:rsid w:val="00151FE1"/>
    <w:rsid w:val="001520C8"/>
    <w:rsid w:val="0015213C"/>
    <w:rsid w:val="00152142"/>
    <w:rsid w:val="0015220A"/>
    <w:rsid w:val="001523F3"/>
    <w:rsid w:val="0015250B"/>
    <w:rsid w:val="00152528"/>
    <w:rsid w:val="00152563"/>
    <w:rsid w:val="0015262B"/>
    <w:rsid w:val="0015272A"/>
    <w:rsid w:val="0015286C"/>
    <w:rsid w:val="0015287D"/>
    <w:rsid w:val="00152969"/>
    <w:rsid w:val="00152AE8"/>
    <w:rsid w:val="00152C31"/>
    <w:rsid w:val="00152E2E"/>
    <w:rsid w:val="00152F85"/>
    <w:rsid w:val="00152FB3"/>
    <w:rsid w:val="00153063"/>
    <w:rsid w:val="001531D6"/>
    <w:rsid w:val="0015327A"/>
    <w:rsid w:val="0015331A"/>
    <w:rsid w:val="00153482"/>
    <w:rsid w:val="00153B41"/>
    <w:rsid w:val="00153D9F"/>
    <w:rsid w:val="00154225"/>
    <w:rsid w:val="001543B9"/>
    <w:rsid w:val="001544E8"/>
    <w:rsid w:val="001545D9"/>
    <w:rsid w:val="001546F3"/>
    <w:rsid w:val="0015470E"/>
    <w:rsid w:val="001547E0"/>
    <w:rsid w:val="001548CF"/>
    <w:rsid w:val="00154935"/>
    <w:rsid w:val="00154AEB"/>
    <w:rsid w:val="001553B7"/>
    <w:rsid w:val="00155541"/>
    <w:rsid w:val="001557A2"/>
    <w:rsid w:val="00155BBC"/>
    <w:rsid w:val="00155E56"/>
    <w:rsid w:val="00155E5F"/>
    <w:rsid w:val="00155EEA"/>
    <w:rsid w:val="001561B9"/>
    <w:rsid w:val="00156284"/>
    <w:rsid w:val="00156356"/>
    <w:rsid w:val="001565C8"/>
    <w:rsid w:val="00156732"/>
    <w:rsid w:val="00156A11"/>
    <w:rsid w:val="00156AC8"/>
    <w:rsid w:val="00156B10"/>
    <w:rsid w:val="00156E06"/>
    <w:rsid w:val="00156E3A"/>
    <w:rsid w:val="00156F73"/>
    <w:rsid w:val="00157354"/>
    <w:rsid w:val="001573D4"/>
    <w:rsid w:val="00157416"/>
    <w:rsid w:val="0015750B"/>
    <w:rsid w:val="001578E6"/>
    <w:rsid w:val="00157B9D"/>
    <w:rsid w:val="00157C74"/>
    <w:rsid w:val="00157CAD"/>
    <w:rsid w:val="00157D5D"/>
    <w:rsid w:val="00157D5F"/>
    <w:rsid w:val="00157D68"/>
    <w:rsid w:val="00157DCF"/>
    <w:rsid w:val="00157E74"/>
    <w:rsid w:val="00157EA9"/>
    <w:rsid w:val="00160AB1"/>
    <w:rsid w:val="00160B74"/>
    <w:rsid w:val="00161174"/>
    <w:rsid w:val="00161261"/>
    <w:rsid w:val="001615E7"/>
    <w:rsid w:val="001617B5"/>
    <w:rsid w:val="0016191A"/>
    <w:rsid w:val="001619CD"/>
    <w:rsid w:val="00161A5D"/>
    <w:rsid w:val="00161B0F"/>
    <w:rsid w:val="00161C2D"/>
    <w:rsid w:val="00161CCE"/>
    <w:rsid w:val="00161CD9"/>
    <w:rsid w:val="00161EBD"/>
    <w:rsid w:val="00161ECB"/>
    <w:rsid w:val="00162102"/>
    <w:rsid w:val="001621BC"/>
    <w:rsid w:val="00162343"/>
    <w:rsid w:val="0016236C"/>
    <w:rsid w:val="001623B3"/>
    <w:rsid w:val="001624E7"/>
    <w:rsid w:val="0016266D"/>
    <w:rsid w:val="00162863"/>
    <w:rsid w:val="00162F3F"/>
    <w:rsid w:val="00162FE9"/>
    <w:rsid w:val="0016301A"/>
    <w:rsid w:val="00163368"/>
    <w:rsid w:val="00163490"/>
    <w:rsid w:val="001634B1"/>
    <w:rsid w:val="001634EB"/>
    <w:rsid w:val="001636E6"/>
    <w:rsid w:val="00163D4F"/>
    <w:rsid w:val="00163DE7"/>
    <w:rsid w:val="00163FE7"/>
    <w:rsid w:val="001641E1"/>
    <w:rsid w:val="0016426F"/>
    <w:rsid w:val="001642DD"/>
    <w:rsid w:val="0016454F"/>
    <w:rsid w:val="00164C2C"/>
    <w:rsid w:val="00164C5A"/>
    <w:rsid w:val="00164D13"/>
    <w:rsid w:val="00164DAC"/>
    <w:rsid w:val="00164DB2"/>
    <w:rsid w:val="00164EF5"/>
    <w:rsid w:val="001651F9"/>
    <w:rsid w:val="001652EE"/>
    <w:rsid w:val="001653E0"/>
    <w:rsid w:val="00165A0F"/>
    <w:rsid w:val="00165BF6"/>
    <w:rsid w:val="00165E1C"/>
    <w:rsid w:val="00165EF9"/>
    <w:rsid w:val="0016646C"/>
    <w:rsid w:val="001664C8"/>
    <w:rsid w:val="00166612"/>
    <w:rsid w:val="001666FC"/>
    <w:rsid w:val="001668FB"/>
    <w:rsid w:val="001668FD"/>
    <w:rsid w:val="00166A1E"/>
    <w:rsid w:val="00166AC3"/>
    <w:rsid w:val="00166C31"/>
    <w:rsid w:val="00166E85"/>
    <w:rsid w:val="00166EB2"/>
    <w:rsid w:val="00166FE3"/>
    <w:rsid w:val="001672E9"/>
    <w:rsid w:val="00167585"/>
    <w:rsid w:val="001675B9"/>
    <w:rsid w:val="00167B55"/>
    <w:rsid w:val="00167B69"/>
    <w:rsid w:val="00167E45"/>
    <w:rsid w:val="00167F4A"/>
    <w:rsid w:val="001702BE"/>
    <w:rsid w:val="00170425"/>
    <w:rsid w:val="0017059A"/>
    <w:rsid w:val="0017069F"/>
    <w:rsid w:val="00170771"/>
    <w:rsid w:val="00170831"/>
    <w:rsid w:val="0017094C"/>
    <w:rsid w:val="00170999"/>
    <w:rsid w:val="00170E23"/>
    <w:rsid w:val="00170E4F"/>
    <w:rsid w:val="00171294"/>
    <w:rsid w:val="001713AD"/>
    <w:rsid w:val="0017157D"/>
    <w:rsid w:val="001716FA"/>
    <w:rsid w:val="001718BA"/>
    <w:rsid w:val="00171C5B"/>
    <w:rsid w:val="00171D00"/>
    <w:rsid w:val="00171D51"/>
    <w:rsid w:val="00171D91"/>
    <w:rsid w:val="00171E34"/>
    <w:rsid w:val="0017218D"/>
    <w:rsid w:val="001722F5"/>
    <w:rsid w:val="00172346"/>
    <w:rsid w:val="001723FA"/>
    <w:rsid w:val="0017267D"/>
    <w:rsid w:val="001729AF"/>
    <w:rsid w:val="001729E8"/>
    <w:rsid w:val="00172BC0"/>
    <w:rsid w:val="00173088"/>
    <w:rsid w:val="00173301"/>
    <w:rsid w:val="001736C1"/>
    <w:rsid w:val="0017371E"/>
    <w:rsid w:val="001738F1"/>
    <w:rsid w:val="00173AC4"/>
    <w:rsid w:val="00173CCB"/>
    <w:rsid w:val="00173F8F"/>
    <w:rsid w:val="00174C05"/>
    <w:rsid w:val="00174E08"/>
    <w:rsid w:val="00174E4C"/>
    <w:rsid w:val="00174FD2"/>
    <w:rsid w:val="00175008"/>
    <w:rsid w:val="0017505C"/>
    <w:rsid w:val="0017562F"/>
    <w:rsid w:val="00175747"/>
    <w:rsid w:val="00175761"/>
    <w:rsid w:val="00175801"/>
    <w:rsid w:val="00175811"/>
    <w:rsid w:val="00175855"/>
    <w:rsid w:val="00175A0C"/>
    <w:rsid w:val="00175A6A"/>
    <w:rsid w:val="00175BA0"/>
    <w:rsid w:val="00175F2A"/>
    <w:rsid w:val="00176140"/>
    <w:rsid w:val="001763CD"/>
    <w:rsid w:val="001763F2"/>
    <w:rsid w:val="0017672A"/>
    <w:rsid w:val="001767B9"/>
    <w:rsid w:val="00176BE6"/>
    <w:rsid w:val="00176CDA"/>
    <w:rsid w:val="00176D25"/>
    <w:rsid w:val="00176FB1"/>
    <w:rsid w:val="00176FC0"/>
    <w:rsid w:val="001770AB"/>
    <w:rsid w:val="001771B5"/>
    <w:rsid w:val="001771CC"/>
    <w:rsid w:val="0017721D"/>
    <w:rsid w:val="001773CE"/>
    <w:rsid w:val="001773D6"/>
    <w:rsid w:val="0017799E"/>
    <w:rsid w:val="00177AF1"/>
    <w:rsid w:val="00177B25"/>
    <w:rsid w:val="00177CFE"/>
    <w:rsid w:val="00177E62"/>
    <w:rsid w:val="00180318"/>
    <w:rsid w:val="0018082C"/>
    <w:rsid w:val="00180989"/>
    <w:rsid w:val="00180992"/>
    <w:rsid w:val="00180A99"/>
    <w:rsid w:val="00180ABF"/>
    <w:rsid w:val="00180B3A"/>
    <w:rsid w:val="00180C06"/>
    <w:rsid w:val="00180C72"/>
    <w:rsid w:val="00181237"/>
    <w:rsid w:val="001812EA"/>
    <w:rsid w:val="00181406"/>
    <w:rsid w:val="00181437"/>
    <w:rsid w:val="00181AA6"/>
    <w:rsid w:val="00181DAA"/>
    <w:rsid w:val="00181F94"/>
    <w:rsid w:val="001820A3"/>
    <w:rsid w:val="00182526"/>
    <w:rsid w:val="00182908"/>
    <w:rsid w:val="0018295E"/>
    <w:rsid w:val="00182995"/>
    <w:rsid w:val="00182CC7"/>
    <w:rsid w:val="00182FCD"/>
    <w:rsid w:val="00183265"/>
    <w:rsid w:val="0018331F"/>
    <w:rsid w:val="00183410"/>
    <w:rsid w:val="00183486"/>
    <w:rsid w:val="00183524"/>
    <w:rsid w:val="0018368D"/>
    <w:rsid w:val="00183708"/>
    <w:rsid w:val="0018387A"/>
    <w:rsid w:val="00183AE8"/>
    <w:rsid w:val="00183B61"/>
    <w:rsid w:val="00183F1B"/>
    <w:rsid w:val="001840DA"/>
    <w:rsid w:val="00184270"/>
    <w:rsid w:val="00184472"/>
    <w:rsid w:val="001844DF"/>
    <w:rsid w:val="001847A1"/>
    <w:rsid w:val="001849C4"/>
    <w:rsid w:val="001849F8"/>
    <w:rsid w:val="00184C34"/>
    <w:rsid w:val="00184CD9"/>
    <w:rsid w:val="00184E1B"/>
    <w:rsid w:val="00184E32"/>
    <w:rsid w:val="00184F78"/>
    <w:rsid w:val="0018545C"/>
    <w:rsid w:val="001857F1"/>
    <w:rsid w:val="0018594A"/>
    <w:rsid w:val="001859DF"/>
    <w:rsid w:val="00185AF1"/>
    <w:rsid w:val="00185B3B"/>
    <w:rsid w:val="00185BBD"/>
    <w:rsid w:val="00185BF7"/>
    <w:rsid w:val="00185F51"/>
    <w:rsid w:val="001861FD"/>
    <w:rsid w:val="0018626E"/>
    <w:rsid w:val="00186414"/>
    <w:rsid w:val="0018650B"/>
    <w:rsid w:val="001867E1"/>
    <w:rsid w:val="00186818"/>
    <w:rsid w:val="001868C1"/>
    <w:rsid w:val="001869A2"/>
    <w:rsid w:val="00186CBC"/>
    <w:rsid w:val="00186F5D"/>
    <w:rsid w:val="0018756C"/>
    <w:rsid w:val="00187794"/>
    <w:rsid w:val="001879FD"/>
    <w:rsid w:val="00190083"/>
    <w:rsid w:val="0019008A"/>
    <w:rsid w:val="00190152"/>
    <w:rsid w:val="00190246"/>
    <w:rsid w:val="001902E8"/>
    <w:rsid w:val="00190323"/>
    <w:rsid w:val="00190579"/>
    <w:rsid w:val="001906A1"/>
    <w:rsid w:val="001906C4"/>
    <w:rsid w:val="00190785"/>
    <w:rsid w:val="0019092B"/>
    <w:rsid w:val="00190A98"/>
    <w:rsid w:val="00190D77"/>
    <w:rsid w:val="00190DD3"/>
    <w:rsid w:val="00190EA4"/>
    <w:rsid w:val="00190F9D"/>
    <w:rsid w:val="001911CD"/>
    <w:rsid w:val="001914BF"/>
    <w:rsid w:val="00191761"/>
    <w:rsid w:val="0019179C"/>
    <w:rsid w:val="00191BA6"/>
    <w:rsid w:val="00191F0C"/>
    <w:rsid w:val="001921E6"/>
    <w:rsid w:val="001922E2"/>
    <w:rsid w:val="00192530"/>
    <w:rsid w:val="0019285F"/>
    <w:rsid w:val="0019290B"/>
    <w:rsid w:val="00192AB2"/>
    <w:rsid w:val="00192B9A"/>
    <w:rsid w:val="00192C4E"/>
    <w:rsid w:val="00192C85"/>
    <w:rsid w:val="0019306C"/>
    <w:rsid w:val="001931B4"/>
    <w:rsid w:val="00193236"/>
    <w:rsid w:val="0019347D"/>
    <w:rsid w:val="001935C8"/>
    <w:rsid w:val="0019365F"/>
    <w:rsid w:val="0019370D"/>
    <w:rsid w:val="0019397E"/>
    <w:rsid w:val="00193AB1"/>
    <w:rsid w:val="00193B33"/>
    <w:rsid w:val="00193C5E"/>
    <w:rsid w:val="00193D33"/>
    <w:rsid w:val="00193EC5"/>
    <w:rsid w:val="00194151"/>
    <w:rsid w:val="0019437E"/>
    <w:rsid w:val="001946CB"/>
    <w:rsid w:val="0019477F"/>
    <w:rsid w:val="0019480A"/>
    <w:rsid w:val="0019484F"/>
    <w:rsid w:val="00194938"/>
    <w:rsid w:val="001949A9"/>
    <w:rsid w:val="00194C67"/>
    <w:rsid w:val="00195014"/>
    <w:rsid w:val="0019516E"/>
    <w:rsid w:val="0019519A"/>
    <w:rsid w:val="0019525C"/>
    <w:rsid w:val="001953A0"/>
    <w:rsid w:val="00195463"/>
    <w:rsid w:val="00195491"/>
    <w:rsid w:val="001955B3"/>
    <w:rsid w:val="001955E9"/>
    <w:rsid w:val="00195675"/>
    <w:rsid w:val="001958C3"/>
    <w:rsid w:val="00195919"/>
    <w:rsid w:val="00195AF0"/>
    <w:rsid w:val="00195CCD"/>
    <w:rsid w:val="00195D05"/>
    <w:rsid w:val="00195EBA"/>
    <w:rsid w:val="00195F82"/>
    <w:rsid w:val="00195FEC"/>
    <w:rsid w:val="001964D3"/>
    <w:rsid w:val="00196714"/>
    <w:rsid w:val="00196B04"/>
    <w:rsid w:val="00196CE2"/>
    <w:rsid w:val="00196EA7"/>
    <w:rsid w:val="00196EB9"/>
    <w:rsid w:val="00196EC0"/>
    <w:rsid w:val="00196EE5"/>
    <w:rsid w:val="001970FE"/>
    <w:rsid w:val="00197101"/>
    <w:rsid w:val="001974F9"/>
    <w:rsid w:val="00197600"/>
    <w:rsid w:val="00197959"/>
    <w:rsid w:val="00197A12"/>
    <w:rsid w:val="00197AE4"/>
    <w:rsid w:val="00197C3B"/>
    <w:rsid w:val="00197C55"/>
    <w:rsid w:val="00197CBA"/>
    <w:rsid w:val="00197D8B"/>
    <w:rsid w:val="00197FEA"/>
    <w:rsid w:val="001A0622"/>
    <w:rsid w:val="001A06A6"/>
    <w:rsid w:val="001A06B5"/>
    <w:rsid w:val="001A0835"/>
    <w:rsid w:val="001A089B"/>
    <w:rsid w:val="001A0AE5"/>
    <w:rsid w:val="001A0C6D"/>
    <w:rsid w:val="001A0E1A"/>
    <w:rsid w:val="001A0EA5"/>
    <w:rsid w:val="001A0F57"/>
    <w:rsid w:val="001A110B"/>
    <w:rsid w:val="001A11D7"/>
    <w:rsid w:val="001A124C"/>
    <w:rsid w:val="001A13C6"/>
    <w:rsid w:val="001A13E8"/>
    <w:rsid w:val="001A1637"/>
    <w:rsid w:val="001A166C"/>
    <w:rsid w:val="001A1B4C"/>
    <w:rsid w:val="001A1B5B"/>
    <w:rsid w:val="001A1CD5"/>
    <w:rsid w:val="001A1D46"/>
    <w:rsid w:val="001A1D56"/>
    <w:rsid w:val="001A1E65"/>
    <w:rsid w:val="001A2013"/>
    <w:rsid w:val="001A20D1"/>
    <w:rsid w:val="001A246B"/>
    <w:rsid w:val="001A273C"/>
    <w:rsid w:val="001A2782"/>
    <w:rsid w:val="001A28CA"/>
    <w:rsid w:val="001A2A5E"/>
    <w:rsid w:val="001A2D6B"/>
    <w:rsid w:val="001A2E85"/>
    <w:rsid w:val="001A2EC5"/>
    <w:rsid w:val="001A2F7C"/>
    <w:rsid w:val="001A2FF6"/>
    <w:rsid w:val="001A3041"/>
    <w:rsid w:val="001A33F1"/>
    <w:rsid w:val="001A3400"/>
    <w:rsid w:val="001A3844"/>
    <w:rsid w:val="001A3873"/>
    <w:rsid w:val="001A3DFA"/>
    <w:rsid w:val="001A45A6"/>
    <w:rsid w:val="001A4693"/>
    <w:rsid w:val="001A46A5"/>
    <w:rsid w:val="001A478F"/>
    <w:rsid w:val="001A49CC"/>
    <w:rsid w:val="001A4A53"/>
    <w:rsid w:val="001A4CC3"/>
    <w:rsid w:val="001A4E82"/>
    <w:rsid w:val="001A5281"/>
    <w:rsid w:val="001A5326"/>
    <w:rsid w:val="001A5387"/>
    <w:rsid w:val="001A55CB"/>
    <w:rsid w:val="001A5742"/>
    <w:rsid w:val="001A587C"/>
    <w:rsid w:val="001A5BD0"/>
    <w:rsid w:val="001A5D42"/>
    <w:rsid w:val="001A6072"/>
    <w:rsid w:val="001A618C"/>
    <w:rsid w:val="001A63CD"/>
    <w:rsid w:val="001A645B"/>
    <w:rsid w:val="001A6996"/>
    <w:rsid w:val="001A69CA"/>
    <w:rsid w:val="001A69CF"/>
    <w:rsid w:val="001A6AA6"/>
    <w:rsid w:val="001A6AC8"/>
    <w:rsid w:val="001A6C76"/>
    <w:rsid w:val="001A6CEC"/>
    <w:rsid w:val="001A701D"/>
    <w:rsid w:val="001A722D"/>
    <w:rsid w:val="001A748E"/>
    <w:rsid w:val="001A7623"/>
    <w:rsid w:val="001A762D"/>
    <w:rsid w:val="001A76C8"/>
    <w:rsid w:val="001A7892"/>
    <w:rsid w:val="001A78D9"/>
    <w:rsid w:val="001A79DC"/>
    <w:rsid w:val="001A7B1C"/>
    <w:rsid w:val="001B066D"/>
    <w:rsid w:val="001B09F0"/>
    <w:rsid w:val="001B0E05"/>
    <w:rsid w:val="001B0EC9"/>
    <w:rsid w:val="001B0F61"/>
    <w:rsid w:val="001B10F1"/>
    <w:rsid w:val="001B114E"/>
    <w:rsid w:val="001B1205"/>
    <w:rsid w:val="001B1260"/>
    <w:rsid w:val="001B1419"/>
    <w:rsid w:val="001B14FE"/>
    <w:rsid w:val="001B15B4"/>
    <w:rsid w:val="001B1AFD"/>
    <w:rsid w:val="001B1D04"/>
    <w:rsid w:val="001B1FA5"/>
    <w:rsid w:val="001B2004"/>
    <w:rsid w:val="001B20A8"/>
    <w:rsid w:val="001B214C"/>
    <w:rsid w:val="001B2650"/>
    <w:rsid w:val="001B26C8"/>
    <w:rsid w:val="001B26CC"/>
    <w:rsid w:val="001B29ED"/>
    <w:rsid w:val="001B2D7B"/>
    <w:rsid w:val="001B2EF4"/>
    <w:rsid w:val="001B2F90"/>
    <w:rsid w:val="001B30BC"/>
    <w:rsid w:val="001B3243"/>
    <w:rsid w:val="001B3252"/>
    <w:rsid w:val="001B33E5"/>
    <w:rsid w:val="001B3436"/>
    <w:rsid w:val="001B35FC"/>
    <w:rsid w:val="001B37E3"/>
    <w:rsid w:val="001B37FF"/>
    <w:rsid w:val="001B3883"/>
    <w:rsid w:val="001B3A14"/>
    <w:rsid w:val="001B3C27"/>
    <w:rsid w:val="001B3E0C"/>
    <w:rsid w:val="001B3F71"/>
    <w:rsid w:val="001B3F81"/>
    <w:rsid w:val="001B42B2"/>
    <w:rsid w:val="001B4309"/>
    <w:rsid w:val="001B431B"/>
    <w:rsid w:val="001B4438"/>
    <w:rsid w:val="001B444C"/>
    <w:rsid w:val="001B4561"/>
    <w:rsid w:val="001B480D"/>
    <w:rsid w:val="001B4C3F"/>
    <w:rsid w:val="001B4EDB"/>
    <w:rsid w:val="001B53A1"/>
    <w:rsid w:val="001B54BB"/>
    <w:rsid w:val="001B5528"/>
    <w:rsid w:val="001B562A"/>
    <w:rsid w:val="001B57B0"/>
    <w:rsid w:val="001B58BD"/>
    <w:rsid w:val="001B5AA6"/>
    <w:rsid w:val="001B5B5E"/>
    <w:rsid w:val="001B5CCF"/>
    <w:rsid w:val="001B5DDE"/>
    <w:rsid w:val="001B5E6F"/>
    <w:rsid w:val="001B5E87"/>
    <w:rsid w:val="001B61A6"/>
    <w:rsid w:val="001B6212"/>
    <w:rsid w:val="001B6245"/>
    <w:rsid w:val="001B6267"/>
    <w:rsid w:val="001B64B6"/>
    <w:rsid w:val="001B658C"/>
    <w:rsid w:val="001B68BF"/>
    <w:rsid w:val="001B68FE"/>
    <w:rsid w:val="001B69C2"/>
    <w:rsid w:val="001B6CD8"/>
    <w:rsid w:val="001B6DFF"/>
    <w:rsid w:val="001B6EF1"/>
    <w:rsid w:val="001B6F36"/>
    <w:rsid w:val="001B7021"/>
    <w:rsid w:val="001B710F"/>
    <w:rsid w:val="001B719E"/>
    <w:rsid w:val="001B7225"/>
    <w:rsid w:val="001B72D8"/>
    <w:rsid w:val="001B7371"/>
    <w:rsid w:val="001B7441"/>
    <w:rsid w:val="001B756D"/>
    <w:rsid w:val="001B7594"/>
    <w:rsid w:val="001B7656"/>
    <w:rsid w:val="001B7672"/>
    <w:rsid w:val="001B76C7"/>
    <w:rsid w:val="001B7A14"/>
    <w:rsid w:val="001B7C60"/>
    <w:rsid w:val="001B7D3C"/>
    <w:rsid w:val="001B7E5E"/>
    <w:rsid w:val="001B7E93"/>
    <w:rsid w:val="001C01E9"/>
    <w:rsid w:val="001C0227"/>
    <w:rsid w:val="001C0338"/>
    <w:rsid w:val="001C0550"/>
    <w:rsid w:val="001C06B1"/>
    <w:rsid w:val="001C08F5"/>
    <w:rsid w:val="001C0953"/>
    <w:rsid w:val="001C098C"/>
    <w:rsid w:val="001C09FF"/>
    <w:rsid w:val="001C0A5F"/>
    <w:rsid w:val="001C0BA4"/>
    <w:rsid w:val="001C0BE5"/>
    <w:rsid w:val="001C0D45"/>
    <w:rsid w:val="001C0E1E"/>
    <w:rsid w:val="001C11DC"/>
    <w:rsid w:val="001C1382"/>
    <w:rsid w:val="001C17BF"/>
    <w:rsid w:val="001C1866"/>
    <w:rsid w:val="001C1A5F"/>
    <w:rsid w:val="001C1AC3"/>
    <w:rsid w:val="001C1B14"/>
    <w:rsid w:val="001C1C5C"/>
    <w:rsid w:val="001C1E3F"/>
    <w:rsid w:val="001C2003"/>
    <w:rsid w:val="001C22BD"/>
    <w:rsid w:val="001C23FE"/>
    <w:rsid w:val="001C2480"/>
    <w:rsid w:val="001C25B7"/>
    <w:rsid w:val="001C27EE"/>
    <w:rsid w:val="001C29AC"/>
    <w:rsid w:val="001C2B3D"/>
    <w:rsid w:val="001C2B87"/>
    <w:rsid w:val="001C2BFF"/>
    <w:rsid w:val="001C2DF5"/>
    <w:rsid w:val="001C303E"/>
    <w:rsid w:val="001C30B9"/>
    <w:rsid w:val="001C3106"/>
    <w:rsid w:val="001C31FD"/>
    <w:rsid w:val="001C3224"/>
    <w:rsid w:val="001C3410"/>
    <w:rsid w:val="001C3646"/>
    <w:rsid w:val="001C3977"/>
    <w:rsid w:val="001C3CBB"/>
    <w:rsid w:val="001C3F61"/>
    <w:rsid w:val="001C4751"/>
    <w:rsid w:val="001C49CF"/>
    <w:rsid w:val="001C4A20"/>
    <w:rsid w:val="001C4D11"/>
    <w:rsid w:val="001C4D2F"/>
    <w:rsid w:val="001C4F2D"/>
    <w:rsid w:val="001C4F66"/>
    <w:rsid w:val="001C5103"/>
    <w:rsid w:val="001C5310"/>
    <w:rsid w:val="001C542D"/>
    <w:rsid w:val="001C5465"/>
    <w:rsid w:val="001C54B2"/>
    <w:rsid w:val="001C597E"/>
    <w:rsid w:val="001C59F5"/>
    <w:rsid w:val="001C5B2F"/>
    <w:rsid w:val="001C5C2F"/>
    <w:rsid w:val="001C5C6A"/>
    <w:rsid w:val="001C5DF6"/>
    <w:rsid w:val="001C6174"/>
    <w:rsid w:val="001C63AA"/>
    <w:rsid w:val="001C63F2"/>
    <w:rsid w:val="001C64C6"/>
    <w:rsid w:val="001C6557"/>
    <w:rsid w:val="001C69C0"/>
    <w:rsid w:val="001C6BA8"/>
    <w:rsid w:val="001C6E0F"/>
    <w:rsid w:val="001C6F6E"/>
    <w:rsid w:val="001C72BC"/>
    <w:rsid w:val="001C7490"/>
    <w:rsid w:val="001C752B"/>
    <w:rsid w:val="001C75FC"/>
    <w:rsid w:val="001C770B"/>
    <w:rsid w:val="001C7926"/>
    <w:rsid w:val="001C79C3"/>
    <w:rsid w:val="001C7AEE"/>
    <w:rsid w:val="001C7B8B"/>
    <w:rsid w:val="001C7BD7"/>
    <w:rsid w:val="001C7FA6"/>
    <w:rsid w:val="001D00FF"/>
    <w:rsid w:val="001D033B"/>
    <w:rsid w:val="001D0351"/>
    <w:rsid w:val="001D03B9"/>
    <w:rsid w:val="001D064A"/>
    <w:rsid w:val="001D07CA"/>
    <w:rsid w:val="001D083B"/>
    <w:rsid w:val="001D086C"/>
    <w:rsid w:val="001D08B6"/>
    <w:rsid w:val="001D0C03"/>
    <w:rsid w:val="001D0E8B"/>
    <w:rsid w:val="001D0FC6"/>
    <w:rsid w:val="001D168E"/>
    <w:rsid w:val="001D1810"/>
    <w:rsid w:val="001D1C0B"/>
    <w:rsid w:val="001D1CD5"/>
    <w:rsid w:val="001D1D7E"/>
    <w:rsid w:val="001D1E75"/>
    <w:rsid w:val="001D20A8"/>
    <w:rsid w:val="001D2217"/>
    <w:rsid w:val="001D22EF"/>
    <w:rsid w:val="001D250B"/>
    <w:rsid w:val="001D250D"/>
    <w:rsid w:val="001D2544"/>
    <w:rsid w:val="001D26F3"/>
    <w:rsid w:val="001D2D6B"/>
    <w:rsid w:val="001D2D77"/>
    <w:rsid w:val="001D2DBE"/>
    <w:rsid w:val="001D2E92"/>
    <w:rsid w:val="001D2F5C"/>
    <w:rsid w:val="001D33F5"/>
    <w:rsid w:val="001D3506"/>
    <w:rsid w:val="001D3546"/>
    <w:rsid w:val="001D35B5"/>
    <w:rsid w:val="001D3646"/>
    <w:rsid w:val="001D4121"/>
    <w:rsid w:val="001D447F"/>
    <w:rsid w:val="001D4724"/>
    <w:rsid w:val="001D49D9"/>
    <w:rsid w:val="001D4C9B"/>
    <w:rsid w:val="001D4CD8"/>
    <w:rsid w:val="001D4E1E"/>
    <w:rsid w:val="001D4FAD"/>
    <w:rsid w:val="001D5128"/>
    <w:rsid w:val="001D520A"/>
    <w:rsid w:val="001D532B"/>
    <w:rsid w:val="001D5857"/>
    <w:rsid w:val="001D5A73"/>
    <w:rsid w:val="001D5EBB"/>
    <w:rsid w:val="001D5F97"/>
    <w:rsid w:val="001D61D4"/>
    <w:rsid w:val="001D64A1"/>
    <w:rsid w:val="001D66BA"/>
    <w:rsid w:val="001D66D2"/>
    <w:rsid w:val="001D689B"/>
    <w:rsid w:val="001D6A01"/>
    <w:rsid w:val="001D6A35"/>
    <w:rsid w:val="001D6A55"/>
    <w:rsid w:val="001D6B92"/>
    <w:rsid w:val="001D6BB4"/>
    <w:rsid w:val="001D6CCC"/>
    <w:rsid w:val="001D6D61"/>
    <w:rsid w:val="001D6E66"/>
    <w:rsid w:val="001D6E7E"/>
    <w:rsid w:val="001D71CD"/>
    <w:rsid w:val="001D72D2"/>
    <w:rsid w:val="001D75B8"/>
    <w:rsid w:val="001D76A3"/>
    <w:rsid w:val="001D76C2"/>
    <w:rsid w:val="001D7BC6"/>
    <w:rsid w:val="001D7BD8"/>
    <w:rsid w:val="001D7D23"/>
    <w:rsid w:val="001D7E00"/>
    <w:rsid w:val="001D7F49"/>
    <w:rsid w:val="001D7F87"/>
    <w:rsid w:val="001E000D"/>
    <w:rsid w:val="001E016F"/>
    <w:rsid w:val="001E0249"/>
    <w:rsid w:val="001E02E1"/>
    <w:rsid w:val="001E03A1"/>
    <w:rsid w:val="001E04BD"/>
    <w:rsid w:val="001E06A9"/>
    <w:rsid w:val="001E06CC"/>
    <w:rsid w:val="001E0B29"/>
    <w:rsid w:val="001E0B7D"/>
    <w:rsid w:val="001E0D30"/>
    <w:rsid w:val="001E0DD3"/>
    <w:rsid w:val="001E0EC1"/>
    <w:rsid w:val="001E1063"/>
    <w:rsid w:val="001E11ED"/>
    <w:rsid w:val="001E1403"/>
    <w:rsid w:val="001E1547"/>
    <w:rsid w:val="001E1553"/>
    <w:rsid w:val="001E1661"/>
    <w:rsid w:val="001E17F7"/>
    <w:rsid w:val="001E1877"/>
    <w:rsid w:val="001E27FF"/>
    <w:rsid w:val="001E2A54"/>
    <w:rsid w:val="001E2A81"/>
    <w:rsid w:val="001E2AC1"/>
    <w:rsid w:val="001E2AF3"/>
    <w:rsid w:val="001E2BA6"/>
    <w:rsid w:val="001E2E73"/>
    <w:rsid w:val="001E345C"/>
    <w:rsid w:val="001E34F4"/>
    <w:rsid w:val="001E3526"/>
    <w:rsid w:val="001E362D"/>
    <w:rsid w:val="001E36E5"/>
    <w:rsid w:val="001E371A"/>
    <w:rsid w:val="001E379E"/>
    <w:rsid w:val="001E3887"/>
    <w:rsid w:val="001E3ADC"/>
    <w:rsid w:val="001E3E0F"/>
    <w:rsid w:val="001E40C7"/>
    <w:rsid w:val="001E4274"/>
    <w:rsid w:val="001E463D"/>
    <w:rsid w:val="001E4D23"/>
    <w:rsid w:val="001E4F73"/>
    <w:rsid w:val="001E50E3"/>
    <w:rsid w:val="001E534F"/>
    <w:rsid w:val="001E536F"/>
    <w:rsid w:val="001E53BA"/>
    <w:rsid w:val="001E56C8"/>
    <w:rsid w:val="001E56DF"/>
    <w:rsid w:val="001E57C5"/>
    <w:rsid w:val="001E5B58"/>
    <w:rsid w:val="001E5B5B"/>
    <w:rsid w:val="001E5CA9"/>
    <w:rsid w:val="001E5D6C"/>
    <w:rsid w:val="001E5F71"/>
    <w:rsid w:val="001E6039"/>
    <w:rsid w:val="001E6116"/>
    <w:rsid w:val="001E62A0"/>
    <w:rsid w:val="001E64A4"/>
    <w:rsid w:val="001E6501"/>
    <w:rsid w:val="001E6946"/>
    <w:rsid w:val="001E6955"/>
    <w:rsid w:val="001E6C37"/>
    <w:rsid w:val="001E6C4A"/>
    <w:rsid w:val="001E6C5E"/>
    <w:rsid w:val="001E6C61"/>
    <w:rsid w:val="001E6EAB"/>
    <w:rsid w:val="001E71B6"/>
    <w:rsid w:val="001E748A"/>
    <w:rsid w:val="001E7924"/>
    <w:rsid w:val="001E7947"/>
    <w:rsid w:val="001E7C3F"/>
    <w:rsid w:val="001E7D16"/>
    <w:rsid w:val="001E7E4D"/>
    <w:rsid w:val="001E7F0F"/>
    <w:rsid w:val="001F006A"/>
    <w:rsid w:val="001F03C3"/>
    <w:rsid w:val="001F05CC"/>
    <w:rsid w:val="001F062B"/>
    <w:rsid w:val="001F0660"/>
    <w:rsid w:val="001F0702"/>
    <w:rsid w:val="001F0890"/>
    <w:rsid w:val="001F09C4"/>
    <w:rsid w:val="001F0B20"/>
    <w:rsid w:val="001F0B75"/>
    <w:rsid w:val="001F0CE9"/>
    <w:rsid w:val="001F1197"/>
    <w:rsid w:val="001F122F"/>
    <w:rsid w:val="001F1272"/>
    <w:rsid w:val="001F1393"/>
    <w:rsid w:val="001F147F"/>
    <w:rsid w:val="001F16CD"/>
    <w:rsid w:val="001F1859"/>
    <w:rsid w:val="001F1923"/>
    <w:rsid w:val="001F1AF5"/>
    <w:rsid w:val="001F1BB3"/>
    <w:rsid w:val="001F1DB3"/>
    <w:rsid w:val="001F1E20"/>
    <w:rsid w:val="001F1FBA"/>
    <w:rsid w:val="001F2027"/>
    <w:rsid w:val="001F237E"/>
    <w:rsid w:val="001F26E4"/>
    <w:rsid w:val="001F28D7"/>
    <w:rsid w:val="001F29A2"/>
    <w:rsid w:val="001F2A63"/>
    <w:rsid w:val="001F2B7F"/>
    <w:rsid w:val="001F2EB0"/>
    <w:rsid w:val="001F2EDD"/>
    <w:rsid w:val="001F3001"/>
    <w:rsid w:val="001F30D0"/>
    <w:rsid w:val="001F31C9"/>
    <w:rsid w:val="001F31EA"/>
    <w:rsid w:val="001F3550"/>
    <w:rsid w:val="001F35BE"/>
    <w:rsid w:val="001F3787"/>
    <w:rsid w:val="001F3887"/>
    <w:rsid w:val="001F38B8"/>
    <w:rsid w:val="001F3BAB"/>
    <w:rsid w:val="001F3CCD"/>
    <w:rsid w:val="001F3D60"/>
    <w:rsid w:val="001F3F16"/>
    <w:rsid w:val="001F4401"/>
    <w:rsid w:val="001F4A00"/>
    <w:rsid w:val="001F4FC5"/>
    <w:rsid w:val="001F5569"/>
    <w:rsid w:val="001F5596"/>
    <w:rsid w:val="001F5659"/>
    <w:rsid w:val="001F57D6"/>
    <w:rsid w:val="001F5877"/>
    <w:rsid w:val="001F5879"/>
    <w:rsid w:val="001F5CFA"/>
    <w:rsid w:val="001F5D1E"/>
    <w:rsid w:val="001F5D6B"/>
    <w:rsid w:val="001F5DBF"/>
    <w:rsid w:val="001F647B"/>
    <w:rsid w:val="001F6609"/>
    <w:rsid w:val="001F6627"/>
    <w:rsid w:val="001F687A"/>
    <w:rsid w:val="001F6A45"/>
    <w:rsid w:val="001F6B0D"/>
    <w:rsid w:val="001F6B1B"/>
    <w:rsid w:val="001F6E14"/>
    <w:rsid w:val="001F6FA4"/>
    <w:rsid w:val="001F7049"/>
    <w:rsid w:val="001F707E"/>
    <w:rsid w:val="001F70E1"/>
    <w:rsid w:val="001F70F7"/>
    <w:rsid w:val="001F7363"/>
    <w:rsid w:val="001F7431"/>
    <w:rsid w:val="001F76CD"/>
    <w:rsid w:val="001F7711"/>
    <w:rsid w:val="001F7715"/>
    <w:rsid w:val="001F77CB"/>
    <w:rsid w:val="001F7B54"/>
    <w:rsid w:val="001F7CAB"/>
    <w:rsid w:val="001F7CB6"/>
    <w:rsid w:val="001F7CBA"/>
    <w:rsid w:val="001F7D57"/>
    <w:rsid w:val="001F7F70"/>
    <w:rsid w:val="00200318"/>
    <w:rsid w:val="00200320"/>
    <w:rsid w:val="00200445"/>
    <w:rsid w:val="00200B2D"/>
    <w:rsid w:val="00200E0E"/>
    <w:rsid w:val="0020105B"/>
    <w:rsid w:val="002012F9"/>
    <w:rsid w:val="0020196A"/>
    <w:rsid w:val="00201A47"/>
    <w:rsid w:val="00201A6A"/>
    <w:rsid w:val="00201B19"/>
    <w:rsid w:val="002021D1"/>
    <w:rsid w:val="00202382"/>
    <w:rsid w:val="0020238E"/>
    <w:rsid w:val="002023E7"/>
    <w:rsid w:val="00202493"/>
    <w:rsid w:val="002024F3"/>
    <w:rsid w:val="00202641"/>
    <w:rsid w:val="0020272E"/>
    <w:rsid w:val="0020299E"/>
    <w:rsid w:val="00202D11"/>
    <w:rsid w:val="00202F0E"/>
    <w:rsid w:val="00202FD4"/>
    <w:rsid w:val="0020301B"/>
    <w:rsid w:val="0020304D"/>
    <w:rsid w:val="00203262"/>
    <w:rsid w:val="002032C7"/>
    <w:rsid w:val="002035CA"/>
    <w:rsid w:val="002038A5"/>
    <w:rsid w:val="0020393F"/>
    <w:rsid w:val="00203A3D"/>
    <w:rsid w:val="00203C65"/>
    <w:rsid w:val="00203E08"/>
    <w:rsid w:val="002041B2"/>
    <w:rsid w:val="002041E0"/>
    <w:rsid w:val="00204502"/>
    <w:rsid w:val="00204594"/>
    <w:rsid w:val="00204899"/>
    <w:rsid w:val="002048C0"/>
    <w:rsid w:val="002049DF"/>
    <w:rsid w:val="00204E60"/>
    <w:rsid w:val="002058D7"/>
    <w:rsid w:val="002059E9"/>
    <w:rsid w:val="00205A3D"/>
    <w:rsid w:val="00205BAB"/>
    <w:rsid w:val="00205C28"/>
    <w:rsid w:val="00205C4E"/>
    <w:rsid w:val="00205C8C"/>
    <w:rsid w:val="00205F0A"/>
    <w:rsid w:val="002060ED"/>
    <w:rsid w:val="0020630E"/>
    <w:rsid w:val="00206373"/>
    <w:rsid w:val="0020637B"/>
    <w:rsid w:val="002063B3"/>
    <w:rsid w:val="002064E4"/>
    <w:rsid w:val="0020650B"/>
    <w:rsid w:val="002065D3"/>
    <w:rsid w:val="00206657"/>
    <w:rsid w:val="00206764"/>
    <w:rsid w:val="002068EB"/>
    <w:rsid w:val="00206C6E"/>
    <w:rsid w:val="00206D93"/>
    <w:rsid w:val="00206E52"/>
    <w:rsid w:val="00207082"/>
    <w:rsid w:val="0020734A"/>
    <w:rsid w:val="0020741C"/>
    <w:rsid w:val="002075C8"/>
    <w:rsid w:val="00207709"/>
    <w:rsid w:val="00207717"/>
    <w:rsid w:val="00207767"/>
    <w:rsid w:val="00207C7E"/>
    <w:rsid w:val="00210088"/>
    <w:rsid w:val="0021014C"/>
    <w:rsid w:val="00210178"/>
    <w:rsid w:val="00210404"/>
    <w:rsid w:val="00210745"/>
    <w:rsid w:val="00210A22"/>
    <w:rsid w:val="00210A2C"/>
    <w:rsid w:val="00210A8D"/>
    <w:rsid w:val="00210B86"/>
    <w:rsid w:val="00210DF0"/>
    <w:rsid w:val="002111C4"/>
    <w:rsid w:val="00211252"/>
    <w:rsid w:val="00211301"/>
    <w:rsid w:val="00211362"/>
    <w:rsid w:val="002114FF"/>
    <w:rsid w:val="002115C6"/>
    <w:rsid w:val="00211636"/>
    <w:rsid w:val="0021163E"/>
    <w:rsid w:val="00211809"/>
    <w:rsid w:val="00211904"/>
    <w:rsid w:val="00211BD8"/>
    <w:rsid w:val="00211E28"/>
    <w:rsid w:val="00211E94"/>
    <w:rsid w:val="00212015"/>
    <w:rsid w:val="0021229C"/>
    <w:rsid w:val="00212556"/>
    <w:rsid w:val="002127E7"/>
    <w:rsid w:val="00212C50"/>
    <w:rsid w:val="00212E3F"/>
    <w:rsid w:val="002130E9"/>
    <w:rsid w:val="00213210"/>
    <w:rsid w:val="00213451"/>
    <w:rsid w:val="00213542"/>
    <w:rsid w:val="002137B5"/>
    <w:rsid w:val="00213926"/>
    <w:rsid w:val="00213CC8"/>
    <w:rsid w:val="00213CEE"/>
    <w:rsid w:val="002140B6"/>
    <w:rsid w:val="002140EC"/>
    <w:rsid w:val="002140FD"/>
    <w:rsid w:val="002141C2"/>
    <w:rsid w:val="002142E7"/>
    <w:rsid w:val="0021453E"/>
    <w:rsid w:val="00214598"/>
    <w:rsid w:val="0021481C"/>
    <w:rsid w:val="0021488B"/>
    <w:rsid w:val="00214A0A"/>
    <w:rsid w:val="00214A2A"/>
    <w:rsid w:val="00214A7C"/>
    <w:rsid w:val="00214AAE"/>
    <w:rsid w:val="00214C7F"/>
    <w:rsid w:val="00214CB0"/>
    <w:rsid w:val="00215039"/>
    <w:rsid w:val="00215299"/>
    <w:rsid w:val="00215525"/>
    <w:rsid w:val="00215B16"/>
    <w:rsid w:val="00215E2D"/>
    <w:rsid w:val="002160A6"/>
    <w:rsid w:val="002161A9"/>
    <w:rsid w:val="0021625E"/>
    <w:rsid w:val="0021635C"/>
    <w:rsid w:val="002164CA"/>
    <w:rsid w:val="002165F7"/>
    <w:rsid w:val="002166F4"/>
    <w:rsid w:val="00216742"/>
    <w:rsid w:val="00216765"/>
    <w:rsid w:val="002167C1"/>
    <w:rsid w:val="00216A8B"/>
    <w:rsid w:val="00216A9D"/>
    <w:rsid w:val="00216B33"/>
    <w:rsid w:val="00216C25"/>
    <w:rsid w:val="00216DDB"/>
    <w:rsid w:val="00216E42"/>
    <w:rsid w:val="00217155"/>
    <w:rsid w:val="00217191"/>
    <w:rsid w:val="0021720E"/>
    <w:rsid w:val="00217279"/>
    <w:rsid w:val="002172D2"/>
    <w:rsid w:val="00217386"/>
    <w:rsid w:val="002175DC"/>
    <w:rsid w:val="00217674"/>
    <w:rsid w:val="002177E4"/>
    <w:rsid w:val="00217867"/>
    <w:rsid w:val="002179EF"/>
    <w:rsid w:val="00217B1D"/>
    <w:rsid w:val="00217CF1"/>
    <w:rsid w:val="002200DB"/>
    <w:rsid w:val="00220476"/>
    <w:rsid w:val="00220574"/>
    <w:rsid w:val="002207D7"/>
    <w:rsid w:val="00220A85"/>
    <w:rsid w:val="00220CDA"/>
    <w:rsid w:val="00220CE5"/>
    <w:rsid w:val="00220D10"/>
    <w:rsid w:val="00220E6B"/>
    <w:rsid w:val="00220F54"/>
    <w:rsid w:val="00220FA7"/>
    <w:rsid w:val="002210BF"/>
    <w:rsid w:val="00221159"/>
    <w:rsid w:val="002211B8"/>
    <w:rsid w:val="00221577"/>
    <w:rsid w:val="0022165B"/>
    <w:rsid w:val="00221C39"/>
    <w:rsid w:val="00221D39"/>
    <w:rsid w:val="00221F12"/>
    <w:rsid w:val="00222002"/>
    <w:rsid w:val="00222292"/>
    <w:rsid w:val="0022240B"/>
    <w:rsid w:val="002225E3"/>
    <w:rsid w:val="0022267F"/>
    <w:rsid w:val="002227E9"/>
    <w:rsid w:val="0022293C"/>
    <w:rsid w:val="00222992"/>
    <w:rsid w:val="00222ACE"/>
    <w:rsid w:val="00222B89"/>
    <w:rsid w:val="00222E3E"/>
    <w:rsid w:val="00223173"/>
    <w:rsid w:val="00223183"/>
    <w:rsid w:val="00223209"/>
    <w:rsid w:val="00223347"/>
    <w:rsid w:val="0022337F"/>
    <w:rsid w:val="0022360D"/>
    <w:rsid w:val="002238D5"/>
    <w:rsid w:val="002239D3"/>
    <w:rsid w:val="00223AD3"/>
    <w:rsid w:val="00223B7C"/>
    <w:rsid w:val="00223C3E"/>
    <w:rsid w:val="00223D02"/>
    <w:rsid w:val="00223E2B"/>
    <w:rsid w:val="0022437B"/>
    <w:rsid w:val="002244CC"/>
    <w:rsid w:val="002248E3"/>
    <w:rsid w:val="00224A5E"/>
    <w:rsid w:val="00224AFD"/>
    <w:rsid w:val="00224BB7"/>
    <w:rsid w:val="00224BD0"/>
    <w:rsid w:val="00224C96"/>
    <w:rsid w:val="00224E6A"/>
    <w:rsid w:val="0022520B"/>
    <w:rsid w:val="0022535E"/>
    <w:rsid w:val="00225418"/>
    <w:rsid w:val="002254BF"/>
    <w:rsid w:val="0022565C"/>
    <w:rsid w:val="00225717"/>
    <w:rsid w:val="0022593E"/>
    <w:rsid w:val="00225A58"/>
    <w:rsid w:val="00225AD5"/>
    <w:rsid w:val="00225FA3"/>
    <w:rsid w:val="00226074"/>
    <w:rsid w:val="002260D2"/>
    <w:rsid w:val="0022614C"/>
    <w:rsid w:val="00226199"/>
    <w:rsid w:val="002261B9"/>
    <w:rsid w:val="0022622E"/>
    <w:rsid w:val="00226666"/>
    <w:rsid w:val="002266A1"/>
    <w:rsid w:val="00226A51"/>
    <w:rsid w:val="00226B18"/>
    <w:rsid w:val="00226C93"/>
    <w:rsid w:val="00226D9A"/>
    <w:rsid w:val="00226EB5"/>
    <w:rsid w:val="002270BF"/>
    <w:rsid w:val="0022729D"/>
    <w:rsid w:val="002272F6"/>
    <w:rsid w:val="00227A3E"/>
    <w:rsid w:val="00227B97"/>
    <w:rsid w:val="00227D41"/>
    <w:rsid w:val="00227D96"/>
    <w:rsid w:val="00227E03"/>
    <w:rsid w:val="00227FAB"/>
    <w:rsid w:val="00230099"/>
    <w:rsid w:val="002300F4"/>
    <w:rsid w:val="002305E5"/>
    <w:rsid w:val="00230697"/>
    <w:rsid w:val="0023087A"/>
    <w:rsid w:val="00230B88"/>
    <w:rsid w:val="00230BC7"/>
    <w:rsid w:val="00230C1B"/>
    <w:rsid w:val="00230EAF"/>
    <w:rsid w:val="00231007"/>
    <w:rsid w:val="00231033"/>
    <w:rsid w:val="0023119F"/>
    <w:rsid w:val="0023136C"/>
    <w:rsid w:val="00231446"/>
    <w:rsid w:val="00231704"/>
    <w:rsid w:val="00231BB0"/>
    <w:rsid w:val="00231C0A"/>
    <w:rsid w:val="00231D7E"/>
    <w:rsid w:val="00231E56"/>
    <w:rsid w:val="0023215B"/>
    <w:rsid w:val="00232168"/>
    <w:rsid w:val="002321EC"/>
    <w:rsid w:val="00232371"/>
    <w:rsid w:val="0023240C"/>
    <w:rsid w:val="0023254D"/>
    <w:rsid w:val="00232648"/>
    <w:rsid w:val="002326C6"/>
    <w:rsid w:val="0023279C"/>
    <w:rsid w:val="00232986"/>
    <w:rsid w:val="00232B50"/>
    <w:rsid w:val="00232C41"/>
    <w:rsid w:val="00232C61"/>
    <w:rsid w:val="00232C79"/>
    <w:rsid w:val="00232D0D"/>
    <w:rsid w:val="0023305A"/>
    <w:rsid w:val="002337BE"/>
    <w:rsid w:val="002337EE"/>
    <w:rsid w:val="00233BA6"/>
    <w:rsid w:val="00233CF9"/>
    <w:rsid w:val="00233E40"/>
    <w:rsid w:val="002342DA"/>
    <w:rsid w:val="0023438B"/>
    <w:rsid w:val="0023442F"/>
    <w:rsid w:val="00234473"/>
    <w:rsid w:val="002347F0"/>
    <w:rsid w:val="00234886"/>
    <w:rsid w:val="002348DB"/>
    <w:rsid w:val="002349B9"/>
    <w:rsid w:val="00234AB1"/>
    <w:rsid w:val="00234B45"/>
    <w:rsid w:val="00234E01"/>
    <w:rsid w:val="00234FF3"/>
    <w:rsid w:val="002353BC"/>
    <w:rsid w:val="002353CF"/>
    <w:rsid w:val="002353DD"/>
    <w:rsid w:val="002353EE"/>
    <w:rsid w:val="002353FD"/>
    <w:rsid w:val="00235521"/>
    <w:rsid w:val="00235524"/>
    <w:rsid w:val="0023554D"/>
    <w:rsid w:val="0023558E"/>
    <w:rsid w:val="002355BA"/>
    <w:rsid w:val="00235982"/>
    <w:rsid w:val="00235DE5"/>
    <w:rsid w:val="00236105"/>
    <w:rsid w:val="0023624B"/>
    <w:rsid w:val="00236338"/>
    <w:rsid w:val="0023638A"/>
    <w:rsid w:val="0023673D"/>
    <w:rsid w:val="0023677E"/>
    <w:rsid w:val="002367BE"/>
    <w:rsid w:val="0023684D"/>
    <w:rsid w:val="002368BB"/>
    <w:rsid w:val="00236B98"/>
    <w:rsid w:val="00236C7D"/>
    <w:rsid w:val="002370E3"/>
    <w:rsid w:val="00237112"/>
    <w:rsid w:val="0023720D"/>
    <w:rsid w:val="00237229"/>
    <w:rsid w:val="0023751A"/>
    <w:rsid w:val="0023758A"/>
    <w:rsid w:val="00237599"/>
    <w:rsid w:val="002377E2"/>
    <w:rsid w:val="00237C24"/>
    <w:rsid w:val="00237C58"/>
    <w:rsid w:val="00237D11"/>
    <w:rsid w:val="00237D2D"/>
    <w:rsid w:val="00237F9E"/>
    <w:rsid w:val="002400F3"/>
    <w:rsid w:val="00240297"/>
    <w:rsid w:val="002402BA"/>
    <w:rsid w:val="002402C1"/>
    <w:rsid w:val="00240336"/>
    <w:rsid w:val="00240343"/>
    <w:rsid w:val="00240519"/>
    <w:rsid w:val="00240756"/>
    <w:rsid w:val="0024075A"/>
    <w:rsid w:val="00240787"/>
    <w:rsid w:val="002408B3"/>
    <w:rsid w:val="002408CB"/>
    <w:rsid w:val="002409E0"/>
    <w:rsid w:val="00240DEC"/>
    <w:rsid w:val="00240DFB"/>
    <w:rsid w:val="00240F05"/>
    <w:rsid w:val="00241286"/>
    <w:rsid w:val="002417D9"/>
    <w:rsid w:val="00241867"/>
    <w:rsid w:val="0024198D"/>
    <w:rsid w:val="00241A73"/>
    <w:rsid w:val="00241C38"/>
    <w:rsid w:val="00241C5A"/>
    <w:rsid w:val="00241F20"/>
    <w:rsid w:val="00242026"/>
    <w:rsid w:val="002420CE"/>
    <w:rsid w:val="00242207"/>
    <w:rsid w:val="002422CC"/>
    <w:rsid w:val="00242313"/>
    <w:rsid w:val="002425B1"/>
    <w:rsid w:val="002425D0"/>
    <w:rsid w:val="00242786"/>
    <w:rsid w:val="00242B22"/>
    <w:rsid w:val="00242B89"/>
    <w:rsid w:val="00242C0D"/>
    <w:rsid w:val="00242C70"/>
    <w:rsid w:val="00242DAB"/>
    <w:rsid w:val="00242DFF"/>
    <w:rsid w:val="0024316F"/>
    <w:rsid w:val="002433E2"/>
    <w:rsid w:val="00243499"/>
    <w:rsid w:val="0024349F"/>
    <w:rsid w:val="00243500"/>
    <w:rsid w:val="0024359A"/>
    <w:rsid w:val="00243A69"/>
    <w:rsid w:val="00243B56"/>
    <w:rsid w:val="00243B87"/>
    <w:rsid w:val="00243B92"/>
    <w:rsid w:val="00243C4C"/>
    <w:rsid w:val="0024429B"/>
    <w:rsid w:val="002442A8"/>
    <w:rsid w:val="002442DA"/>
    <w:rsid w:val="00244590"/>
    <w:rsid w:val="00244687"/>
    <w:rsid w:val="00244736"/>
    <w:rsid w:val="00244799"/>
    <w:rsid w:val="00244956"/>
    <w:rsid w:val="00244B2A"/>
    <w:rsid w:val="00244BE3"/>
    <w:rsid w:val="00244CDC"/>
    <w:rsid w:val="00244EB1"/>
    <w:rsid w:val="00244F46"/>
    <w:rsid w:val="00245183"/>
    <w:rsid w:val="002453B4"/>
    <w:rsid w:val="0024548D"/>
    <w:rsid w:val="0024557C"/>
    <w:rsid w:val="002455D9"/>
    <w:rsid w:val="0024588E"/>
    <w:rsid w:val="002458E7"/>
    <w:rsid w:val="00245D49"/>
    <w:rsid w:val="00245DFB"/>
    <w:rsid w:val="00245E2C"/>
    <w:rsid w:val="0024603C"/>
    <w:rsid w:val="00246073"/>
    <w:rsid w:val="00246456"/>
    <w:rsid w:val="002464D6"/>
    <w:rsid w:val="0024652C"/>
    <w:rsid w:val="00246598"/>
    <w:rsid w:val="002469B5"/>
    <w:rsid w:val="00246A0E"/>
    <w:rsid w:val="00246BB7"/>
    <w:rsid w:val="00246C60"/>
    <w:rsid w:val="00246C8B"/>
    <w:rsid w:val="00246CB0"/>
    <w:rsid w:val="00246EE2"/>
    <w:rsid w:val="00247044"/>
    <w:rsid w:val="002470BD"/>
    <w:rsid w:val="0024733B"/>
    <w:rsid w:val="0024734E"/>
    <w:rsid w:val="00247369"/>
    <w:rsid w:val="002475FE"/>
    <w:rsid w:val="0024782B"/>
    <w:rsid w:val="00247A26"/>
    <w:rsid w:val="00247A2B"/>
    <w:rsid w:val="00247AF0"/>
    <w:rsid w:val="00247D90"/>
    <w:rsid w:val="002501E1"/>
    <w:rsid w:val="002502F0"/>
    <w:rsid w:val="0025052D"/>
    <w:rsid w:val="00250634"/>
    <w:rsid w:val="00250BB5"/>
    <w:rsid w:val="00250C5A"/>
    <w:rsid w:val="00250DEF"/>
    <w:rsid w:val="00250E1E"/>
    <w:rsid w:val="0025106E"/>
    <w:rsid w:val="002510EE"/>
    <w:rsid w:val="0025131F"/>
    <w:rsid w:val="002513F8"/>
    <w:rsid w:val="002514A1"/>
    <w:rsid w:val="002516BE"/>
    <w:rsid w:val="00251733"/>
    <w:rsid w:val="0025179F"/>
    <w:rsid w:val="002518E7"/>
    <w:rsid w:val="00251A7B"/>
    <w:rsid w:val="00251CFA"/>
    <w:rsid w:val="00251D97"/>
    <w:rsid w:val="00251E2C"/>
    <w:rsid w:val="00251F2B"/>
    <w:rsid w:val="00252070"/>
    <w:rsid w:val="002520EC"/>
    <w:rsid w:val="002521D4"/>
    <w:rsid w:val="00252396"/>
    <w:rsid w:val="002523EC"/>
    <w:rsid w:val="00252420"/>
    <w:rsid w:val="0025252A"/>
    <w:rsid w:val="00252915"/>
    <w:rsid w:val="00252D1E"/>
    <w:rsid w:val="0025303A"/>
    <w:rsid w:val="002531D8"/>
    <w:rsid w:val="00253224"/>
    <w:rsid w:val="002532C0"/>
    <w:rsid w:val="002532C9"/>
    <w:rsid w:val="002533A1"/>
    <w:rsid w:val="00253454"/>
    <w:rsid w:val="00253484"/>
    <w:rsid w:val="00253796"/>
    <w:rsid w:val="00253B80"/>
    <w:rsid w:val="00253C0C"/>
    <w:rsid w:val="00253C24"/>
    <w:rsid w:val="00253FFE"/>
    <w:rsid w:val="0025404F"/>
    <w:rsid w:val="00254052"/>
    <w:rsid w:val="002541EC"/>
    <w:rsid w:val="00254226"/>
    <w:rsid w:val="0025428C"/>
    <w:rsid w:val="00254449"/>
    <w:rsid w:val="00254578"/>
    <w:rsid w:val="0025458A"/>
    <w:rsid w:val="002545B6"/>
    <w:rsid w:val="0025481C"/>
    <w:rsid w:val="002548B4"/>
    <w:rsid w:val="002548B7"/>
    <w:rsid w:val="002548D2"/>
    <w:rsid w:val="002548D3"/>
    <w:rsid w:val="002548E3"/>
    <w:rsid w:val="00254CE6"/>
    <w:rsid w:val="00254EC3"/>
    <w:rsid w:val="00255369"/>
    <w:rsid w:val="002553FF"/>
    <w:rsid w:val="002556D8"/>
    <w:rsid w:val="00255873"/>
    <w:rsid w:val="00255927"/>
    <w:rsid w:val="0025597A"/>
    <w:rsid w:val="00255BE0"/>
    <w:rsid w:val="00255EEC"/>
    <w:rsid w:val="0025606C"/>
    <w:rsid w:val="00256140"/>
    <w:rsid w:val="0025619E"/>
    <w:rsid w:val="002561C6"/>
    <w:rsid w:val="0025624B"/>
    <w:rsid w:val="002562EF"/>
    <w:rsid w:val="0025680B"/>
    <w:rsid w:val="00256926"/>
    <w:rsid w:val="00256B11"/>
    <w:rsid w:val="00256C23"/>
    <w:rsid w:val="00256CBB"/>
    <w:rsid w:val="00256DEE"/>
    <w:rsid w:val="00256E32"/>
    <w:rsid w:val="00256E83"/>
    <w:rsid w:val="00256EC7"/>
    <w:rsid w:val="0025735D"/>
    <w:rsid w:val="002574D9"/>
    <w:rsid w:val="00257556"/>
    <w:rsid w:val="0025760D"/>
    <w:rsid w:val="00260076"/>
    <w:rsid w:val="002601FD"/>
    <w:rsid w:val="00260235"/>
    <w:rsid w:val="0026023D"/>
    <w:rsid w:val="00260243"/>
    <w:rsid w:val="00260385"/>
    <w:rsid w:val="00260581"/>
    <w:rsid w:val="0026062B"/>
    <w:rsid w:val="00260EF5"/>
    <w:rsid w:val="00261014"/>
    <w:rsid w:val="002612CD"/>
    <w:rsid w:val="002612EF"/>
    <w:rsid w:val="00261485"/>
    <w:rsid w:val="00261539"/>
    <w:rsid w:val="002616FC"/>
    <w:rsid w:val="002617BC"/>
    <w:rsid w:val="00261C93"/>
    <w:rsid w:val="00261CA0"/>
    <w:rsid w:val="00261CDF"/>
    <w:rsid w:val="00261CFE"/>
    <w:rsid w:val="00261D65"/>
    <w:rsid w:val="00262062"/>
    <w:rsid w:val="002620E9"/>
    <w:rsid w:val="00262227"/>
    <w:rsid w:val="002623C2"/>
    <w:rsid w:val="0026261E"/>
    <w:rsid w:val="00262674"/>
    <w:rsid w:val="0026277B"/>
    <w:rsid w:val="00262991"/>
    <w:rsid w:val="00262AF2"/>
    <w:rsid w:val="00262B0F"/>
    <w:rsid w:val="00262BF3"/>
    <w:rsid w:val="00262CD3"/>
    <w:rsid w:val="00262D14"/>
    <w:rsid w:val="00262D1E"/>
    <w:rsid w:val="00262E86"/>
    <w:rsid w:val="00263510"/>
    <w:rsid w:val="00263815"/>
    <w:rsid w:val="00263923"/>
    <w:rsid w:val="00263AD0"/>
    <w:rsid w:val="00263D6C"/>
    <w:rsid w:val="00263E5C"/>
    <w:rsid w:val="00264110"/>
    <w:rsid w:val="002642C0"/>
    <w:rsid w:val="00264648"/>
    <w:rsid w:val="002646B3"/>
    <w:rsid w:val="00264841"/>
    <w:rsid w:val="002648B1"/>
    <w:rsid w:val="0026495C"/>
    <w:rsid w:val="00264C1E"/>
    <w:rsid w:val="00264E23"/>
    <w:rsid w:val="00264EAD"/>
    <w:rsid w:val="0026501D"/>
    <w:rsid w:val="0026535F"/>
    <w:rsid w:val="00265682"/>
    <w:rsid w:val="00265772"/>
    <w:rsid w:val="002658C0"/>
    <w:rsid w:val="00265A32"/>
    <w:rsid w:val="00265DE7"/>
    <w:rsid w:val="00266472"/>
    <w:rsid w:val="0026691A"/>
    <w:rsid w:val="00266B26"/>
    <w:rsid w:val="00266B9B"/>
    <w:rsid w:val="00267168"/>
    <w:rsid w:val="002672BD"/>
    <w:rsid w:val="002674C4"/>
    <w:rsid w:val="002674DC"/>
    <w:rsid w:val="002674EF"/>
    <w:rsid w:val="002675E7"/>
    <w:rsid w:val="002678D9"/>
    <w:rsid w:val="002679A8"/>
    <w:rsid w:val="00267B0F"/>
    <w:rsid w:val="00267BC4"/>
    <w:rsid w:val="00267BE3"/>
    <w:rsid w:val="00267DB9"/>
    <w:rsid w:val="00267F54"/>
    <w:rsid w:val="00270070"/>
    <w:rsid w:val="00270235"/>
    <w:rsid w:val="00270574"/>
    <w:rsid w:val="00270CB8"/>
    <w:rsid w:val="00270ED4"/>
    <w:rsid w:val="00271004"/>
    <w:rsid w:val="00271119"/>
    <w:rsid w:val="00271444"/>
    <w:rsid w:val="00271580"/>
    <w:rsid w:val="0027177D"/>
    <w:rsid w:val="002717C4"/>
    <w:rsid w:val="00271B6E"/>
    <w:rsid w:val="00271C43"/>
    <w:rsid w:val="00271C5E"/>
    <w:rsid w:val="00271E52"/>
    <w:rsid w:val="00271F9C"/>
    <w:rsid w:val="002720A9"/>
    <w:rsid w:val="0027225E"/>
    <w:rsid w:val="00272273"/>
    <w:rsid w:val="0027285F"/>
    <w:rsid w:val="00272A62"/>
    <w:rsid w:val="00272BA5"/>
    <w:rsid w:val="00272C21"/>
    <w:rsid w:val="00272DF0"/>
    <w:rsid w:val="0027311D"/>
    <w:rsid w:val="0027313A"/>
    <w:rsid w:val="00273629"/>
    <w:rsid w:val="00273632"/>
    <w:rsid w:val="00273650"/>
    <w:rsid w:val="002736C2"/>
    <w:rsid w:val="002737D6"/>
    <w:rsid w:val="00273A32"/>
    <w:rsid w:val="00273CCC"/>
    <w:rsid w:val="00273D51"/>
    <w:rsid w:val="00273E58"/>
    <w:rsid w:val="00274127"/>
    <w:rsid w:val="002742B0"/>
    <w:rsid w:val="002743A9"/>
    <w:rsid w:val="002745CE"/>
    <w:rsid w:val="00274879"/>
    <w:rsid w:val="00274B9F"/>
    <w:rsid w:val="00274FF0"/>
    <w:rsid w:val="00275074"/>
    <w:rsid w:val="00275570"/>
    <w:rsid w:val="00275726"/>
    <w:rsid w:val="002758AA"/>
    <w:rsid w:val="00275B03"/>
    <w:rsid w:val="00275B6B"/>
    <w:rsid w:val="00275D63"/>
    <w:rsid w:val="00275E39"/>
    <w:rsid w:val="00275F08"/>
    <w:rsid w:val="002761DA"/>
    <w:rsid w:val="00276391"/>
    <w:rsid w:val="00276480"/>
    <w:rsid w:val="002767B5"/>
    <w:rsid w:val="00276B11"/>
    <w:rsid w:val="00276BD0"/>
    <w:rsid w:val="00276D62"/>
    <w:rsid w:val="00276E17"/>
    <w:rsid w:val="0027703D"/>
    <w:rsid w:val="00277067"/>
    <w:rsid w:val="0027757A"/>
    <w:rsid w:val="0027766D"/>
    <w:rsid w:val="002776E7"/>
    <w:rsid w:val="00277803"/>
    <w:rsid w:val="0027795E"/>
    <w:rsid w:val="002779DB"/>
    <w:rsid w:val="00277A46"/>
    <w:rsid w:val="00277B3F"/>
    <w:rsid w:val="00277B5F"/>
    <w:rsid w:val="0028023D"/>
    <w:rsid w:val="0028031B"/>
    <w:rsid w:val="0028042B"/>
    <w:rsid w:val="00280442"/>
    <w:rsid w:val="00280453"/>
    <w:rsid w:val="0028055D"/>
    <w:rsid w:val="002806BF"/>
    <w:rsid w:val="002806E0"/>
    <w:rsid w:val="002807DB"/>
    <w:rsid w:val="002807F4"/>
    <w:rsid w:val="00280874"/>
    <w:rsid w:val="002808C6"/>
    <w:rsid w:val="00280AB4"/>
    <w:rsid w:val="00280DF2"/>
    <w:rsid w:val="00280FBF"/>
    <w:rsid w:val="00280FEB"/>
    <w:rsid w:val="00281183"/>
    <w:rsid w:val="002811DF"/>
    <w:rsid w:val="0028137E"/>
    <w:rsid w:val="002813D4"/>
    <w:rsid w:val="002813F4"/>
    <w:rsid w:val="002815F7"/>
    <w:rsid w:val="00281626"/>
    <w:rsid w:val="002817FA"/>
    <w:rsid w:val="002817FB"/>
    <w:rsid w:val="00281803"/>
    <w:rsid w:val="00281820"/>
    <w:rsid w:val="002818DF"/>
    <w:rsid w:val="0028194C"/>
    <w:rsid w:val="00281B65"/>
    <w:rsid w:val="00281C22"/>
    <w:rsid w:val="00281CEC"/>
    <w:rsid w:val="00281E56"/>
    <w:rsid w:val="00282095"/>
    <w:rsid w:val="00282295"/>
    <w:rsid w:val="0028247D"/>
    <w:rsid w:val="0028260F"/>
    <w:rsid w:val="002826F9"/>
    <w:rsid w:val="00282756"/>
    <w:rsid w:val="00282876"/>
    <w:rsid w:val="0028288F"/>
    <w:rsid w:val="002828EF"/>
    <w:rsid w:val="00282A64"/>
    <w:rsid w:val="00282B6C"/>
    <w:rsid w:val="00282C62"/>
    <w:rsid w:val="00282CD6"/>
    <w:rsid w:val="00282D80"/>
    <w:rsid w:val="00282F5E"/>
    <w:rsid w:val="00282FC4"/>
    <w:rsid w:val="0028314E"/>
    <w:rsid w:val="00283472"/>
    <w:rsid w:val="002834F8"/>
    <w:rsid w:val="0028383C"/>
    <w:rsid w:val="002838C8"/>
    <w:rsid w:val="00283931"/>
    <w:rsid w:val="002839ED"/>
    <w:rsid w:val="00283A65"/>
    <w:rsid w:val="00283AC0"/>
    <w:rsid w:val="00283C31"/>
    <w:rsid w:val="00283DA3"/>
    <w:rsid w:val="00283FAE"/>
    <w:rsid w:val="0028409D"/>
    <w:rsid w:val="00284154"/>
    <w:rsid w:val="00284297"/>
    <w:rsid w:val="002848BB"/>
    <w:rsid w:val="00284B49"/>
    <w:rsid w:val="00284C11"/>
    <w:rsid w:val="00284E77"/>
    <w:rsid w:val="002851F6"/>
    <w:rsid w:val="00285217"/>
    <w:rsid w:val="0028522D"/>
    <w:rsid w:val="00285314"/>
    <w:rsid w:val="00285458"/>
    <w:rsid w:val="002857B0"/>
    <w:rsid w:val="002857EA"/>
    <w:rsid w:val="0028581D"/>
    <w:rsid w:val="0028584B"/>
    <w:rsid w:val="00285AD3"/>
    <w:rsid w:val="00285BAA"/>
    <w:rsid w:val="00286168"/>
    <w:rsid w:val="00286333"/>
    <w:rsid w:val="002865E8"/>
    <w:rsid w:val="002867EB"/>
    <w:rsid w:val="00286859"/>
    <w:rsid w:val="00286984"/>
    <w:rsid w:val="00286A16"/>
    <w:rsid w:val="00286AFF"/>
    <w:rsid w:val="00286BDA"/>
    <w:rsid w:val="00286DBC"/>
    <w:rsid w:val="00286DE5"/>
    <w:rsid w:val="00286FD0"/>
    <w:rsid w:val="0028705C"/>
    <w:rsid w:val="002872A7"/>
    <w:rsid w:val="00287328"/>
    <w:rsid w:val="00287371"/>
    <w:rsid w:val="002873D9"/>
    <w:rsid w:val="002875E1"/>
    <w:rsid w:val="00287622"/>
    <w:rsid w:val="002900DF"/>
    <w:rsid w:val="002903EF"/>
    <w:rsid w:val="002906DB"/>
    <w:rsid w:val="00290737"/>
    <w:rsid w:val="002907C5"/>
    <w:rsid w:val="00290812"/>
    <w:rsid w:val="00290D9A"/>
    <w:rsid w:val="00290DA8"/>
    <w:rsid w:val="00290DEC"/>
    <w:rsid w:val="00291280"/>
    <w:rsid w:val="002912E0"/>
    <w:rsid w:val="00291460"/>
    <w:rsid w:val="00291647"/>
    <w:rsid w:val="00291656"/>
    <w:rsid w:val="002917AB"/>
    <w:rsid w:val="00291933"/>
    <w:rsid w:val="00291AE1"/>
    <w:rsid w:val="00291D1F"/>
    <w:rsid w:val="00291D98"/>
    <w:rsid w:val="0029206D"/>
    <w:rsid w:val="002922B7"/>
    <w:rsid w:val="002922DF"/>
    <w:rsid w:val="0029236F"/>
    <w:rsid w:val="0029246F"/>
    <w:rsid w:val="00292584"/>
    <w:rsid w:val="002925FD"/>
    <w:rsid w:val="00292705"/>
    <w:rsid w:val="002928CB"/>
    <w:rsid w:val="0029292E"/>
    <w:rsid w:val="00292987"/>
    <w:rsid w:val="00292AAA"/>
    <w:rsid w:val="00292AAB"/>
    <w:rsid w:val="00292BA1"/>
    <w:rsid w:val="002930D5"/>
    <w:rsid w:val="00293309"/>
    <w:rsid w:val="00293350"/>
    <w:rsid w:val="002934C7"/>
    <w:rsid w:val="0029386E"/>
    <w:rsid w:val="00293928"/>
    <w:rsid w:val="002939AD"/>
    <w:rsid w:val="00293B31"/>
    <w:rsid w:val="00293B32"/>
    <w:rsid w:val="00293B3D"/>
    <w:rsid w:val="00293C87"/>
    <w:rsid w:val="002941BC"/>
    <w:rsid w:val="0029424A"/>
    <w:rsid w:val="002943CD"/>
    <w:rsid w:val="0029463F"/>
    <w:rsid w:val="00294762"/>
    <w:rsid w:val="002948D9"/>
    <w:rsid w:val="00294A08"/>
    <w:rsid w:val="00294A0D"/>
    <w:rsid w:val="00294CF3"/>
    <w:rsid w:val="00294D9C"/>
    <w:rsid w:val="00294DD2"/>
    <w:rsid w:val="00294E5A"/>
    <w:rsid w:val="00294EB9"/>
    <w:rsid w:val="00294F1E"/>
    <w:rsid w:val="00294F54"/>
    <w:rsid w:val="00294F8A"/>
    <w:rsid w:val="002950D9"/>
    <w:rsid w:val="0029519A"/>
    <w:rsid w:val="0029550F"/>
    <w:rsid w:val="0029598C"/>
    <w:rsid w:val="00295990"/>
    <w:rsid w:val="002959E7"/>
    <w:rsid w:val="00295AA2"/>
    <w:rsid w:val="00295C18"/>
    <w:rsid w:val="00295CAC"/>
    <w:rsid w:val="00295D25"/>
    <w:rsid w:val="00295DCD"/>
    <w:rsid w:val="002961FB"/>
    <w:rsid w:val="0029647F"/>
    <w:rsid w:val="0029683E"/>
    <w:rsid w:val="0029686D"/>
    <w:rsid w:val="002969DE"/>
    <w:rsid w:val="00296A27"/>
    <w:rsid w:val="00296C2D"/>
    <w:rsid w:val="00296D17"/>
    <w:rsid w:val="00296D6B"/>
    <w:rsid w:val="00296DB2"/>
    <w:rsid w:val="00296F9A"/>
    <w:rsid w:val="0029705D"/>
    <w:rsid w:val="00297103"/>
    <w:rsid w:val="00297246"/>
    <w:rsid w:val="0029724A"/>
    <w:rsid w:val="00297314"/>
    <w:rsid w:val="0029746A"/>
    <w:rsid w:val="0029747F"/>
    <w:rsid w:val="0029752D"/>
    <w:rsid w:val="00297646"/>
    <w:rsid w:val="0029772D"/>
    <w:rsid w:val="0029776B"/>
    <w:rsid w:val="00297781"/>
    <w:rsid w:val="00297A75"/>
    <w:rsid w:val="00297AF6"/>
    <w:rsid w:val="00297BB2"/>
    <w:rsid w:val="00297DC4"/>
    <w:rsid w:val="00297E76"/>
    <w:rsid w:val="002A0057"/>
    <w:rsid w:val="002A00C2"/>
    <w:rsid w:val="002A0127"/>
    <w:rsid w:val="002A0275"/>
    <w:rsid w:val="002A0409"/>
    <w:rsid w:val="002A06F7"/>
    <w:rsid w:val="002A0737"/>
    <w:rsid w:val="002A09ED"/>
    <w:rsid w:val="002A09FC"/>
    <w:rsid w:val="002A0C39"/>
    <w:rsid w:val="002A142C"/>
    <w:rsid w:val="002A15BF"/>
    <w:rsid w:val="002A1899"/>
    <w:rsid w:val="002A199A"/>
    <w:rsid w:val="002A19F8"/>
    <w:rsid w:val="002A1DC2"/>
    <w:rsid w:val="002A1E17"/>
    <w:rsid w:val="002A1E43"/>
    <w:rsid w:val="002A1F02"/>
    <w:rsid w:val="002A2165"/>
    <w:rsid w:val="002A233D"/>
    <w:rsid w:val="002A2839"/>
    <w:rsid w:val="002A2881"/>
    <w:rsid w:val="002A28F6"/>
    <w:rsid w:val="002A2A5B"/>
    <w:rsid w:val="002A2B0F"/>
    <w:rsid w:val="002A2C51"/>
    <w:rsid w:val="002A2C91"/>
    <w:rsid w:val="002A2CAB"/>
    <w:rsid w:val="002A2CCF"/>
    <w:rsid w:val="002A2CD2"/>
    <w:rsid w:val="002A2CEE"/>
    <w:rsid w:val="002A2D87"/>
    <w:rsid w:val="002A2EAF"/>
    <w:rsid w:val="002A2ED4"/>
    <w:rsid w:val="002A30EF"/>
    <w:rsid w:val="002A3347"/>
    <w:rsid w:val="002A33EB"/>
    <w:rsid w:val="002A36EF"/>
    <w:rsid w:val="002A390B"/>
    <w:rsid w:val="002A39A4"/>
    <w:rsid w:val="002A3BF7"/>
    <w:rsid w:val="002A3CCF"/>
    <w:rsid w:val="002A3E86"/>
    <w:rsid w:val="002A3EF5"/>
    <w:rsid w:val="002A40EA"/>
    <w:rsid w:val="002A41AB"/>
    <w:rsid w:val="002A4323"/>
    <w:rsid w:val="002A432E"/>
    <w:rsid w:val="002A4522"/>
    <w:rsid w:val="002A46F6"/>
    <w:rsid w:val="002A4792"/>
    <w:rsid w:val="002A47FA"/>
    <w:rsid w:val="002A48C4"/>
    <w:rsid w:val="002A4B24"/>
    <w:rsid w:val="002A4B2D"/>
    <w:rsid w:val="002A4B57"/>
    <w:rsid w:val="002A4C9F"/>
    <w:rsid w:val="002A4F7C"/>
    <w:rsid w:val="002A5413"/>
    <w:rsid w:val="002A564F"/>
    <w:rsid w:val="002A56C4"/>
    <w:rsid w:val="002A56EE"/>
    <w:rsid w:val="002A58A5"/>
    <w:rsid w:val="002A5AFD"/>
    <w:rsid w:val="002A5BDA"/>
    <w:rsid w:val="002A5E24"/>
    <w:rsid w:val="002A60F3"/>
    <w:rsid w:val="002A62E3"/>
    <w:rsid w:val="002A6430"/>
    <w:rsid w:val="002A6680"/>
    <w:rsid w:val="002A66E1"/>
    <w:rsid w:val="002A6D25"/>
    <w:rsid w:val="002A6E5E"/>
    <w:rsid w:val="002A7117"/>
    <w:rsid w:val="002A71F1"/>
    <w:rsid w:val="002A72A4"/>
    <w:rsid w:val="002A72CD"/>
    <w:rsid w:val="002A72D1"/>
    <w:rsid w:val="002A7547"/>
    <w:rsid w:val="002A7BA6"/>
    <w:rsid w:val="002A7C67"/>
    <w:rsid w:val="002A7DD0"/>
    <w:rsid w:val="002B0320"/>
    <w:rsid w:val="002B0564"/>
    <w:rsid w:val="002B05D0"/>
    <w:rsid w:val="002B0A12"/>
    <w:rsid w:val="002B0A6B"/>
    <w:rsid w:val="002B0B26"/>
    <w:rsid w:val="002B0F8E"/>
    <w:rsid w:val="002B1012"/>
    <w:rsid w:val="002B10DE"/>
    <w:rsid w:val="002B116B"/>
    <w:rsid w:val="002B154B"/>
    <w:rsid w:val="002B15F6"/>
    <w:rsid w:val="002B1910"/>
    <w:rsid w:val="002B1EE6"/>
    <w:rsid w:val="002B20A8"/>
    <w:rsid w:val="002B215A"/>
    <w:rsid w:val="002B272B"/>
    <w:rsid w:val="002B28CE"/>
    <w:rsid w:val="002B2D20"/>
    <w:rsid w:val="002B2E0B"/>
    <w:rsid w:val="002B2EFA"/>
    <w:rsid w:val="002B2F1B"/>
    <w:rsid w:val="002B3360"/>
    <w:rsid w:val="002B346D"/>
    <w:rsid w:val="002B34A3"/>
    <w:rsid w:val="002B3782"/>
    <w:rsid w:val="002B37AC"/>
    <w:rsid w:val="002B3851"/>
    <w:rsid w:val="002B3ABB"/>
    <w:rsid w:val="002B3CC2"/>
    <w:rsid w:val="002B3FF4"/>
    <w:rsid w:val="002B429E"/>
    <w:rsid w:val="002B43DF"/>
    <w:rsid w:val="002B4407"/>
    <w:rsid w:val="002B4436"/>
    <w:rsid w:val="002B45E1"/>
    <w:rsid w:val="002B46BF"/>
    <w:rsid w:val="002B4750"/>
    <w:rsid w:val="002B48E2"/>
    <w:rsid w:val="002B493F"/>
    <w:rsid w:val="002B4C7F"/>
    <w:rsid w:val="002B4E86"/>
    <w:rsid w:val="002B4F6E"/>
    <w:rsid w:val="002B4FB5"/>
    <w:rsid w:val="002B505C"/>
    <w:rsid w:val="002B5061"/>
    <w:rsid w:val="002B506C"/>
    <w:rsid w:val="002B51EC"/>
    <w:rsid w:val="002B5254"/>
    <w:rsid w:val="002B54CD"/>
    <w:rsid w:val="002B5B73"/>
    <w:rsid w:val="002B5CDD"/>
    <w:rsid w:val="002B5D5C"/>
    <w:rsid w:val="002B5EB5"/>
    <w:rsid w:val="002B5F6E"/>
    <w:rsid w:val="002B60EC"/>
    <w:rsid w:val="002B6472"/>
    <w:rsid w:val="002B65CA"/>
    <w:rsid w:val="002B662F"/>
    <w:rsid w:val="002B6674"/>
    <w:rsid w:val="002B68FA"/>
    <w:rsid w:val="002B69AF"/>
    <w:rsid w:val="002B69B5"/>
    <w:rsid w:val="002B69B6"/>
    <w:rsid w:val="002B6A6F"/>
    <w:rsid w:val="002B6B5B"/>
    <w:rsid w:val="002B6EC0"/>
    <w:rsid w:val="002B6F57"/>
    <w:rsid w:val="002B6F93"/>
    <w:rsid w:val="002B6FD9"/>
    <w:rsid w:val="002B6FE4"/>
    <w:rsid w:val="002B7265"/>
    <w:rsid w:val="002B7345"/>
    <w:rsid w:val="002B759B"/>
    <w:rsid w:val="002B76AA"/>
    <w:rsid w:val="002B782F"/>
    <w:rsid w:val="002B7BC3"/>
    <w:rsid w:val="002B7C09"/>
    <w:rsid w:val="002B7C87"/>
    <w:rsid w:val="002B7DA7"/>
    <w:rsid w:val="002B7EAD"/>
    <w:rsid w:val="002B7F0E"/>
    <w:rsid w:val="002C0299"/>
    <w:rsid w:val="002C04AD"/>
    <w:rsid w:val="002C04CD"/>
    <w:rsid w:val="002C04D8"/>
    <w:rsid w:val="002C079F"/>
    <w:rsid w:val="002C07B3"/>
    <w:rsid w:val="002C09F0"/>
    <w:rsid w:val="002C0A7E"/>
    <w:rsid w:val="002C0AF3"/>
    <w:rsid w:val="002C0C30"/>
    <w:rsid w:val="002C0FCD"/>
    <w:rsid w:val="002C10F1"/>
    <w:rsid w:val="002C132E"/>
    <w:rsid w:val="002C13CB"/>
    <w:rsid w:val="002C1534"/>
    <w:rsid w:val="002C15E7"/>
    <w:rsid w:val="002C185D"/>
    <w:rsid w:val="002C1DA7"/>
    <w:rsid w:val="002C1DCE"/>
    <w:rsid w:val="002C1E83"/>
    <w:rsid w:val="002C1F27"/>
    <w:rsid w:val="002C1FFD"/>
    <w:rsid w:val="002C20B6"/>
    <w:rsid w:val="002C22B1"/>
    <w:rsid w:val="002C22B2"/>
    <w:rsid w:val="002C27F3"/>
    <w:rsid w:val="002C28FA"/>
    <w:rsid w:val="002C29DD"/>
    <w:rsid w:val="002C2A3E"/>
    <w:rsid w:val="002C2B85"/>
    <w:rsid w:val="002C2D08"/>
    <w:rsid w:val="002C2DF1"/>
    <w:rsid w:val="002C2E74"/>
    <w:rsid w:val="002C2EE6"/>
    <w:rsid w:val="002C2F6C"/>
    <w:rsid w:val="002C3339"/>
    <w:rsid w:val="002C3549"/>
    <w:rsid w:val="002C36CF"/>
    <w:rsid w:val="002C37CC"/>
    <w:rsid w:val="002C3AB8"/>
    <w:rsid w:val="002C3ACD"/>
    <w:rsid w:val="002C3AF9"/>
    <w:rsid w:val="002C3D1A"/>
    <w:rsid w:val="002C3E71"/>
    <w:rsid w:val="002C3EA5"/>
    <w:rsid w:val="002C3F46"/>
    <w:rsid w:val="002C3F85"/>
    <w:rsid w:val="002C3F8E"/>
    <w:rsid w:val="002C3FDF"/>
    <w:rsid w:val="002C41D6"/>
    <w:rsid w:val="002C4391"/>
    <w:rsid w:val="002C4CB7"/>
    <w:rsid w:val="002C509A"/>
    <w:rsid w:val="002C5145"/>
    <w:rsid w:val="002C52FF"/>
    <w:rsid w:val="002C54B4"/>
    <w:rsid w:val="002C55CE"/>
    <w:rsid w:val="002C5652"/>
    <w:rsid w:val="002C574B"/>
    <w:rsid w:val="002C582A"/>
    <w:rsid w:val="002C5E87"/>
    <w:rsid w:val="002C5F8D"/>
    <w:rsid w:val="002C6048"/>
    <w:rsid w:val="002C60C5"/>
    <w:rsid w:val="002C6176"/>
    <w:rsid w:val="002C6310"/>
    <w:rsid w:val="002C637F"/>
    <w:rsid w:val="002C639C"/>
    <w:rsid w:val="002C64F3"/>
    <w:rsid w:val="002C6563"/>
    <w:rsid w:val="002C6767"/>
    <w:rsid w:val="002C679A"/>
    <w:rsid w:val="002C6D67"/>
    <w:rsid w:val="002C6DAA"/>
    <w:rsid w:val="002C6FA6"/>
    <w:rsid w:val="002C707C"/>
    <w:rsid w:val="002C70B8"/>
    <w:rsid w:val="002C70E3"/>
    <w:rsid w:val="002C7335"/>
    <w:rsid w:val="002C73E1"/>
    <w:rsid w:val="002C76DD"/>
    <w:rsid w:val="002C7C98"/>
    <w:rsid w:val="002C7EE1"/>
    <w:rsid w:val="002C7FA1"/>
    <w:rsid w:val="002D0051"/>
    <w:rsid w:val="002D02E0"/>
    <w:rsid w:val="002D04B0"/>
    <w:rsid w:val="002D04ED"/>
    <w:rsid w:val="002D05E2"/>
    <w:rsid w:val="002D0868"/>
    <w:rsid w:val="002D08F8"/>
    <w:rsid w:val="002D098D"/>
    <w:rsid w:val="002D0CDE"/>
    <w:rsid w:val="002D0D74"/>
    <w:rsid w:val="002D0E3E"/>
    <w:rsid w:val="002D0F53"/>
    <w:rsid w:val="002D10D9"/>
    <w:rsid w:val="002D1278"/>
    <w:rsid w:val="002D1639"/>
    <w:rsid w:val="002D1EA4"/>
    <w:rsid w:val="002D1F95"/>
    <w:rsid w:val="002D2038"/>
    <w:rsid w:val="002D2132"/>
    <w:rsid w:val="002D21C2"/>
    <w:rsid w:val="002D2288"/>
    <w:rsid w:val="002D2524"/>
    <w:rsid w:val="002D253F"/>
    <w:rsid w:val="002D254B"/>
    <w:rsid w:val="002D25BE"/>
    <w:rsid w:val="002D2768"/>
    <w:rsid w:val="002D27FB"/>
    <w:rsid w:val="002D2A3F"/>
    <w:rsid w:val="002D2A7B"/>
    <w:rsid w:val="002D31D1"/>
    <w:rsid w:val="002D32EF"/>
    <w:rsid w:val="002D3522"/>
    <w:rsid w:val="002D3718"/>
    <w:rsid w:val="002D37E5"/>
    <w:rsid w:val="002D38C6"/>
    <w:rsid w:val="002D38CB"/>
    <w:rsid w:val="002D3AAB"/>
    <w:rsid w:val="002D3B04"/>
    <w:rsid w:val="002D3B08"/>
    <w:rsid w:val="002D3B87"/>
    <w:rsid w:val="002D3E88"/>
    <w:rsid w:val="002D3FFB"/>
    <w:rsid w:val="002D41BB"/>
    <w:rsid w:val="002D41D9"/>
    <w:rsid w:val="002D44C8"/>
    <w:rsid w:val="002D4500"/>
    <w:rsid w:val="002D461E"/>
    <w:rsid w:val="002D473E"/>
    <w:rsid w:val="002D49CF"/>
    <w:rsid w:val="002D4EF1"/>
    <w:rsid w:val="002D4EF8"/>
    <w:rsid w:val="002D4F36"/>
    <w:rsid w:val="002D511D"/>
    <w:rsid w:val="002D54E3"/>
    <w:rsid w:val="002D5508"/>
    <w:rsid w:val="002D55FB"/>
    <w:rsid w:val="002D57D2"/>
    <w:rsid w:val="002D5B66"/>
    <w:rsid w:val="002D5B72"/>
    <w:rsid w:val="002D5E45"/>
    <w:rsid w:val="002D6394"/>
    <w:rsid w:val="002D63D6"/>
    <w:rsid w:val="002D66C0"/>
    <w:rsid w:val="002D670E"/>
    <w:rsid w:val="002D6951"/>
    <w:rsid w:val="002D6ABA"/>
    <w:rsid w:val="002D6B3A"/>
    <w:rsid w:val="002D6C7F"/>
    <w:rsid w:val="002D6EE9"/>
    <w:rsid w:val="002D7096"/>
    <w:rsid w:val="002D70C1"/>
    <w:rsid w:val="002D7264"/>
    <w:rsid w:val="002D7289"/>
    <w:rsid w:val="002D76A1"/>
    <w:rsid w:val="002D770C"/>
    <w:rsid w:val="002D7DD9"/>
    <w:rsid w:val="002D7FEE"/>
    <w:rsid w:val="002E0091"/>
    <w:rsid w:val="002E0455"/>
    <w:rsid w:val="002E0847"/>
    <w:rsid w:val="002E0935"/>
    <w:rsid w:val="002E0DC6"/>
    <w:rsid w:val="002E0DD3"/>
    <w:rsid w:val="002E0E8B"/>
    <w:rsid w:val="002E1108"/>
    <w:rsid w:val="002E1384"/>
    <w:rsid w:val="002E1444"/>
    <w:rsid w:val="002E151F"/>
    <w:rsid w:val="002E153D"/>
    <w:rsid w:val="002E183B"/>
    <w:rsid w:val="002E18A1"/>
    <w:rsid w:val="002E18FF"/>
    <w:rsid w:val="002E197F"/>
    <w:rsid w:val="002E1D07"/>
    <w:rsid w:val="002E1D32"/>
    <w:rsid w:val="002E1DED"/>
    <w:rsid w:val="002E216D"/>
    <w:rsid w:val="002E23FB"/>
    <w:rsid w:val="002E2500"/>
    <w:rsid w:val="002E265E"/>
    <w:rsid w:val="002E2775"/>
    <w:rsid w:val="002E2942"/>
    <w:rsid w:val="002E29B7"/>
    <w:rsid w:val="002E2A2F"/>
    <w:rsid w:val="002E2AE8"/>
    <w:rsid w:val="002E2B9D"/>
    <w:rsid w:val="002E2D28"/>
    <w:rsid w:val="002E2E21"/>
    <w:rsid w:val="002E2E9D"/>
    <w:rsid w:val="002E305A"/>
    <w:rsid w:val="002E3083"/>
    <w:rsid w:val="002E30FD"/>
    <w:rsid w:val="002E313F"/>
    <w:rsid w:val="002E315E"/>
    <w:rsid w:val="002E33A5"/>
    <w:rsid w:val="002E392D"/>
    <w:rsid w:val="002E3956"/>
    <w:rsid w:val="002E39A5"/>
    <w:rsid w:val="002E3A7F"/>
    <w:rsid w:val="002E3B79"/>
    <w:rsid w:val="002E3B7F"/>
    <w:rsid w:val="002E3BC5"/>
    <w:rsid w:val="002E3D3F"/>
    <w:rsid w:val="002E3D84"/>
    <w:rsid w:val="002E3F90"/>
    <w:rsid w:val="002E3FAD"/>
    <w:rsid w:val="002E4155"/>
    <w:rsid w:val="002E42AE"/>
    <w:rsid w:val="002E42E4"/>
    <w:rsid w:val="002E448A"/>
    <w:rsid w:val="002E44FC"/>
    <w:rsid w:val="002E4627"/>
    <w:rsid w:val="002E4642"/>
    <w:rsid w:val="002E473D"/>
    <w:rsid w:val="002E4A91"/>
    <w:rsid w:val="002E4B57"/>
    <w:rsid w:val="002E4D29"/>
    <w:rsid w:val="002E4ED5"/>
    <w:rsid w:val="002E50D5"/>
    <w:rsid w:val="002E5246"/>
    <w:rsid w:val="002E52E2"/>
    <w:rsid w:val="002E5381"/>
    <w:rsid w:val="002E5396"/>
    <w:rsid w:val="002E5450"/>
    <w:rsid w:val="002E54F3"/>
    <w:rsid w:val="002E5663"/>
    <w:rsid w:val="002E56D4"/>
    <w:rsid w:val="002E5718"/>
    <w:rsid w:val="002E5899"/>
    <w:rsid w:val="002E5A94"/>
    <w:rsid w:val="002E5C43"/>
    <w:rsid w:val="002E5F37"/>
    <w:rsid w:val="002E6248"/>
    <w:rsid w:val="002E62F9"/>
    <w:rsid w:val="002E6308"/>
    <w:rsid w:val="002E6312"/>
    <w:rsid w:val="002E65F7"/>
    <w:rsid w:val="002E6677"/>
    <w:rsid w:val="002E6816"/>
    <w:rsid w:val="002E6826"/>
    <w:rsid w:val="002E69DB"/>
    <w:rsid w:val="002E6C09"/>
    <w:rsid w:val="002E6D46"/>
    <w:rsid w:val="002E718A"/>
    <w:rsid w:val="002E7218"/>
    <w:rsid w:val="002E727C"/>
    <w:rsid w:val="002E742D"/>
    <w:rsid w:val="002E76D3"/>
    <w:rsid w:val="002E778C"/>
    <w:rsid w:val="002E78BD"/>
    <w:rsid w:val="002E78F2"/>
    <w:rsid w:val="002E7B23"/>
    <w:rsid w:val="002E7BD9"/>
    <w:rsid w:val="002E7E78"/>
    <w:rsid w:val="002E7F5C"/>
    <w:rsid w:val="002F004A"/>
    <w:rsid w:val="002F0105"/>
    <w:rsid w:val="002F0118"/>
    <w:rsid w:val="002F02EB"/>
    <w:rsid w:val="002F03CC"/>
    <w:rsid w:val="002F048E"/>
    <w:rsid w:val="002F04C7"/>
    <w:rsid w:val="002F058A"/>
    <w:rsid w:val="002F05C9"/>
    <w:rsid w:val="002F074B"/>
    <w:rsid w:val="002F07EB"/>
    <w:rsid w:val="002F097F"/>
    <w:rsid w:val="002F09A8"/>
    <w:rsid w:val="002F0CCC"/>
    <w:rsid w:val="002F0D1F"/>
    <w:rsid w:val="002F0D45"/>
    <w:rsid w:val="002F0DB7"/>
    <w:rsid w:val="002F0EAC"/>
    <w:rsid w:val="002F0F7F"/>
    <w:rsid w:val="002F12C9"/>
    <w:rsid w:val="002F1385"/>
    <w:rsid w:val="002F14FC"/>
    <w:rsid w:val="002F1657"/>
    <w:rsid w:val="002F180F"/>
    <w:rsid w:val="002F1ADF"/>
    <w:rsid w:val="002F1DAC"/>
    <w:rsid w:val="002F1F6A"/>
    <w:rsid w:val="002F2108"/>
    <w:rsid w:val="002F218D"/>
    <w:rsid w:val="002F222F"/>
    <w:rsid w:val="002F2295"/>
    <w:rsid w:val="002F22C0"/>
    <w:rsid w:val="002F265E"/>
    <w:rsid w:val="002F2668"/>
    <w:rsid w:val="002F29D1"/>
    <w:rsid w:val="002F29F7"/>
    <w:rsid w:val="002F2A1B"/>
    <w:rsid w:val="002F2FDA"/>
    <w:rsid w:val="002F306B"/>
    <w:rsid w:val="002F346D"/>
    <w:rsid w:val="002F347A"/>
    <w:rsid w:val="002F3666"/>
    <w:rsid w:val="002F386F"/>
    <w:rsid w:val="002F38D0"/>
    <w:rsid w:val="002F3A4A"/>
    <w:rsid w:val="002F3C3B"/>
    <w:rsid w:val="002F3C48"/>
    <w:rsid w:val="002F3C92"/>
    <w:rsid w:val="002F3D80"/>
    <w:rsid w:val="002F3E47"/>
    <w:rsid w:val="002F3FF3"/>
    <w:rsid w:val="002F421C"/>
    <w:rsid w:val="002F42EC"/>
    <w:rsid w:val="002F445F"/>
    <w:rsid w:val="002F45FA"/>
    <w:rsid w:val="002F4630"/>
    <w:rsid w:val="002F4786"/>
    <w:rsid w:val="002F4842"/>
    <w:rsid w:val="002F4F23"/>
    <w:rsid w:val="002F5607"/>
    <w:rsid w:val="002F568D"/>
    <w:rsid w:val="002F57A0"/>
    <w:rsid w:val="002F57C5"/>
    <w:rsid w:val="002F587C"/>
    <w:rsid w:val="002F5ADD"/>
    <w:rsid w:val="002F5CCD"/>
    <w:rsid w:val="002F5D1F"/>
    <w:rsid w:val="002F6023"/>
    <w:rsid w:val="002F6090"/>
    <w:rsid w:val="002F6188"/>
    <w:rsid w:val="002F62EE"/>
    <w:rsid w:val="002F68FF"/>
    <w:rsid w:val="002F6B2E"/>
    <w:rsid w:val="002F6B38"/>
    <w:rsid w:val="002F6B70"/>
    <w:rsid w:val="002F6BFE"/>
    <w:rsid w:val="002F6D0D"/>
    <w:rsid w:val="002F7114"/>
    <w:rsid w:val="002F72A8"/>
    <w:rsid w:val="002F755D"/>
    <w:rsid w:val="002F7714"/>
    <w:rsid w:val="002F7BFF"/>
    <w:rsid w:val="002F7C3F"/>
    <w:rsid w:val="002F7C5B"/>
    <w:rsid w:val="00300093"/>
    <w:rsid w:val="003000D8"/>
    <w:rsid w:val="003004FD"/>
    <w:rsid w:val="0030057A"/>
    <w:rsid w:val="00300826"/>
    <w:rsid w:val="00300927"/>
    <w:rsid w:val="00300AD8"/>
    <w:rsid w:val="00300E03"/>
    <w:rsid w:val="00300EBA"/>
    <w:rsid w:val="00301114"/>
    <w:rsid w:val="0030114D"/>
    <w:rsid w:val="0030128D"/>
    <w:rsid w:val="00301331"/>
    <w:rsid w:val="0030135D"/>
    <w:rsid w:val="003013E9"/>
    <w:rsid w:val="00301438"/>
    <w:rsid w:val="00301480"/>
    <w:rsid w:val="00301503"/>
    <w:rsid w:val="003015BB"/>
    <w:rsid w:val="00301626"/>
    <w:rsid w:val="003016AC"/>
    <w:rsid w:val="00301943"/>
    <w:rsid w:val="003019E9"/>
    <w:rsid w:val="00301C19"/>
    <w:rsid w:val="00301CF3"/>
    <w:rsid w:val="00301E1B"/>
    <w:rsid w:val="00301EC0"/>
    <w:rsid w:val="00301FE1"/>
    <w:rsid w:val="0030241A"/>
    <w:rsid w:val="00302514"/>
    <w:rsid w:val="00302618"/>
    <w:rsid w:val="003026D4"/>
    <w:rsid w:val="00302B77"/>
    <w:rsid w:val="00302C6D"/>
    <w:rsid w:val="00302E59"/>
    <w:rsid w:val="00302F8F"/>
    <w:rsid w:val="00302FC7"/>
    <w:rsid w:val="0030319D"/>
    <w:rsid w:val="003033AF"/>
    <w:rsid w:val="003033B6"/>
    <w:rsid w:val="003033D8"/>
    <w:rsid w:val="00303533"/>
    <w:rsid w:val="00303565"/>
    <w:rsid w:val="0030363C"/>
    <w:rsid w:val="00303688"/>
    <w:rsid w:val="00303713"/>
    <w:rsid w:val="00303717"/>
    <w:rsid w:val="00303791"/>
    <w:rsid w:val="0030385C"/>
    <w:rsid w:val="0030391B"/>
    <w:rsid w:val="00303A25"/>
    <w:rsid w:val="00303A4A"/>
    <w:rsid w:val="00303B4B"/>
    <w:rsid w:val="00303C2B"/>
    <w:rsid w:val="0030402D"/>
    <w:rsid w:val="00304374"/>
    <w:rsid w:val="00304418"/>
    <w:rsid w:val="003044C8"/>
    <w:rsid w:val="00304692"/>
    <w:rsid w:val="00304BA6"/>
    <w:rsid w:val="00304CC3"/>
    <w:rsid w:val="00304D5B"/>
    <w:rsid w:val="00304FC2"/>
    <w:rsid w:val="0030513F"/>
    <w:rsid w:val="00305167"/>
    <w:rsid w:val="003051D1"/>
    <w:rsid w:val="00305229"/>
    <w:rsid w:val="003052B5"/>
    <w:rsid w:val="00305307"/>
    <w:rsid w:val="00305324"/>
    <w:rsid w:val="00305346"/>
    <w:rsid w:val="003053A8"/>
    <w:rsid w:val="003053CE"/>
    <w:rsid w:val="00305511"/>
    <w:rsid w:val="00305A0A"/>
    <w:rsid w:val="00305C5E"/>
    <w:rsid w:val="00305E8F"/>
    <w:rsid w:val="0030604B"/>
    <w:rsid w:val="003060F7"/>
    <w:rsid w:val="003061AD"/>
    <w:rsid w:val="00306372"/>
    <w:rsid w:val="003064B1"/>
    <w:rsid w:val="00306546"/>
    <w:rsid w:val="003066D1"/>
    <w:rsid w:val="0030711C"/>
    <w:rsid w:val="0030713A"/>
    <w:rsid w:val="00307157"/>
    <w:rsid w:val="0030718B"/>
    <w:rsid w:val="0030721E"/>
    <w:rsid w:val="003072D7"/>
    <w:rsid w:val="003073C9"/>
    <w:rsid w:val="003079FD"/>
    <w:rsid w:val="00307BD9"/>
    <w:rsid w:val="00307C44"/>
    <w:rsid w:val="00307D12"/>
    <w:rsid w:val="00307D92"/>
    <w:rsid w:val="00307DB0"/>
    <w:rsid w:val="00307EFE"/>
    <w:rsid w:val="0031021B"/>
    <w:rsid w:val="00310245"/>
    <w:rsid w:val="0031030C"/>
    <w:rsid w:val="0031031D"/>
    <w:rsid w:val="003104AC"/>
    <w:rsid w:val="003104E3"/>
    <w:rsid w:val="003104FE"/>
    <w:rsid w:val="0031061F"/>
    <w:rsid w:val="00310AB4"/>
    <w:rsid w:val="00310B5E"/>
    <w:rsid w:val="00310BC8"/>
    <w:rsid w:val="00310C4F"/>
    <w:rsid w:val="00310DE8"/>
    <w:rsid w:val="0031115B"/>
    <w:rsid w:val="0031150A"/>
    <w:rsid w:val="00311D52"/>
    <w:rsid w:val="00311E0E"/>
    <w:rsid w:val="00311F8E"/>
    <w:rsid w:val="0031200B"/>
    <w:rsid w:val="00312123"/>
    <w:rsid w:val="00312370"/>
    <w:rsid w:val="0031247C"/>
    <w:rsid w:val="003127BB"/>
    <w:rsid w:val="00312874"/>
    <w:rsid w:val="0031298F"/>
    <w:rsid w:val="003129A3"/>
    <w:rsid w:val="003129D7"/>
    <w:rsid w:val="00312A64"/>
    <w:rsid w:val="00312B78"/>
    <w:rsid w:val="00312CAB"/>
    <w:rsid w:val="00312DB7"/>
    <w:rsid w:val="003131B8"/>
    <w:rsid w:val="0031321D"/>
    <w:rsid w:val="003132B1"/>
    <w:rsid w:val="0031347A"/>
    <w:rsid w:val="00313698"/>
    <w:rsid w:val="0031374E"/>
    <w:rsid w:val="00313760"/>
    <w:rsid w:val="003138D6"/>
    <w:rsid w:val="00313B54"/>
    <w:rsid w:val="00314135"/>
    <w:rsid w:val="00314152"/>
    <w:rsid w:val="003141D8"/>
    <w:rsid w:val="003143F3"/>
    <w:rsid w:val="003147B0"/>
    <w:rsid w:val="003148A8"/>
    <w:rsid w:val="003149D1"/>
    <w:rsid w:val="00314D0A"/>
    <w:rsid w:val="00314DAF"/>
    <w:rsid w:val="00314E82"/>
    <w:rsid w:val="00314F3E"/>
    <w:rsid w:val="00315041"/>
    <w:rsid w:val="00315101"/>
    <w:rsid w:val="003151DB"/>
    <w:rsid w:val="00315251"/>
    <w:rsid w:val="003153BD"/>
    <w:rsid w:val="0031572F"/>
    <w:rsid w:val="00315872"/>
    <w:rsid w:val="00315899"/>
    <w:rsid w:val="003159A3"/>
    <w:rsid w:val="00315AB2"/>
    <w:rsid w:val="00315B23"/>
    <w:rsid w:val="00315CF2"/>
    <w:rsid w:val="00315D88"/>
    <w:rsid w:val="00316038"/>
    <w:rsid w:val="003161F4"/>
    <w:rsid w:val="0031621B"/>
    <w:rsid w:val="003163AA"/>
    <w:rsid w:val="0031650C"/>
    <w:rsid w:val="0031658E"/>
    <w:rsid w:val="003166C3"/>
    <w:rsid w:val="003167AF"/>
    <w:rsid w:val="00316989"/>
    <w:rsid w:val="00317010"/>
    <w:rsid w:val="00317083"/>
    <w:rsid w:val="003170FA"/>
    <w:rsid w:val="003171FF"/>
    <w:rsid w:val="003172AC"/>
    <w:rsid w:val="0031736B"/>
    <w:rsid w:val="0031742F"/>
    <w:rsid w:val="00317530"/>
    <w:rsid w:val="00317590"/>
    <w:rsid w:val="003177D0"/>
    <w:rsid w:val="003177E7"/>
    <w:rsid w:val="00317DC9"/>
    <w:rsid w:val="00317DD0"/>
    <w:rsid w:val="00317DEE"/>
    <w:rsid w:val="0032048D"/>
    <w:rsid w:val="003207C0"/>
    <w:rsid w:val="00320960"/>
    <w:rsid w:val="00320B3B"/>
    <w:rsid w:val="00320BF0"/>
    <w:rsid w:val="00320DF7"/>
    <w:rsid w:val="00320F5B"/>
    <w:rsid w:val="00321003"/>
    <w:rsid w:val="0032110C"/>
    <w:rsid w:val="00321537"/>
    <w:rsid w:val="003219A1"/>
    <w:rsid w:val="00321BB8"/>
    <w:rsid w:val="00321D16"/>
    <w:rsid w:val="00321F9E"/>
    <w:rsid w:val="0032227E"/>
    <w:rsid w:val="003223C0"/>
    <w:rsid w:val="00322576"/>
    <w:rsid w:val="00322944"/>
    <w:rsid w:val="00322ADA"/>
    <w:rsid w:val="00322B09"/>
    <w:rsid w:val="00322C21"/>
    <w:rsid w:val="00322CEE"/>
    <w:rsid w:val="00322DD1"/>
    <w:rsid w:val="00322E17"/>
    <w:rsid w:val="00322F9C"/>
    <w:rsid w:val="00323201"/>
    <w:rsid w:val="003232C3"/>
    <w:rsid w:val="0032384A"/>
    <w:rsid w:val="00323AC6"/>
    <w:rsid w:val="00323BA8"/>
    <w:rsid w:val="00323D82"/>
    <w:rsid w:val="00323FA6"/>
    <w:rsid w:val="00323FAE"/>
    <w:rsid w:val="0032402C"/>
    <w:rsid w:val="003240D9"/>
    <w:rsid w:val="00324501"/>
    <w:rsid w:val="0032450E"/>
    <w:rsid w:val="003246A6"/>
    <w:rsid w:val="0032476A"/>
    <w:rsid w:val="003247F6"/>
    <w:rsid w:val="00324922"/>
    <w:rsid w:val="00324C06"/>
    <w:rsid w:val="00324C2D"/>
    <w:rsid w:val="00324DCF"/>
    <w:rsid w:val="00325154"/>
    <w:rsid w:val="003253A0"/>
    <w:rsid w:val="0032543D"/>
    <w:rsid w:val="0032582A"/>
    <w:rsid w:val="00325942"/>
    <w:rsid w:val="003259BA"/>
    <w:rsid w:val="00325C98"/>
    <w:rsid w:val="00325CE7"/>
    <w:rsid w:val="00325E6F"/>
    <w:rsid w:val="0032659D"/>
    <w:rsid w:val="00326615"/>
    <w:rsid w:val="0032673F"/>
    <w:rsid w:val="003267C3"/>
    <w:rsid w:val="00326B45"/>
    <w:rsid w:val="00326CDA"/>
    <w:rsid w:val="00326D11"/>
    <w:rsid w:val="0032711D"/>
    <w:rsid w:val="0032715C"/>
    <w:rsid w:val="00327438"/>
    <w:rsid w:val="003274DC"/>
    <w:rsid w:val="003275C3"/>
    <w:rsid w:val="003275CD"/>
    <w:rsid w:val="003275F0"/>
    <w:rsid w:val="00327608"/>
    <w:rsid w:val="003276DA"/>
    <w:rsid w:val="00327A6B"/>
    <w:rsid w:val="00327BE3"/>
    <w:rsid w:val="00327C97"/>
    <w:rsid w:val="00327E5F"/>
    <w:rsid w:val="003300C7"/>
    <w:rsid w:val="0033031B"/>
    <w:rsid w:val="003303C3"/>
    <w:rsid w:val="003304B5"/>
    <w:rsid w:val="003306E3"/>
    <w:rsid w:val="00330826"/>
    <w:rsid w:val="003308DB"/>
    <w:rsid w:val="00330953"/>
    <w:rsid w:val="0033097F"/>
    <w:rsid w:val="00330B1C"/>
    <w:rsid w:val="00330C54"/>
    <w:rsid w:val="00330D31"/>
    <w:rsid w:val="00330DF4"/>
    <w:rsid w:val="00330F28"/>
    <w:rsid w:val="00330F3F"/>
    <w:rsid w:val="00330FE1"/>
    <w:rsid w:val="003314A1"/>
    <w:rsid w:val="003314A3"/>
    <w:rsid w:val="0033161D"/>
    <w:rsid w:val="0033171E"/>
    <w:rsid w:val="00331720"/>
    <w:rsid w:val="0033197D"/>
    <w:rsid w:val="00331A1C"/>
    <w:rsid w:val="00331B21"/>
    <w:rsid w:val="00331C26"/>
    <w:rsid w:val="00331DA7"/>
    <w:rsid w:val="00331F10"/>
    <w:rsid w:val="00331F98"/>
    <w:rsid w:val="00332053"/>
    <w:rsid w:val="003321EA"/>
    <w:rsid w:val="00332393"/>
    <w:rsid w:val="0033262B"/>
    <w:rsid w:val="003328CB"/>
    <w:rsid w:val="00332925"/>
    <w:rsid w:val="00332961"/>
    <w:rsid w:val="00332BA0"/>
    <w:rsid w:val="00332BB8"/>
    <w:rsid w:val="00332DAF"/>
    <w:rsid w:val="00332E37"/>
    <w:rsid w:val="00332E4B"/>
    <w:rsid w:val="00333238"/>
    <w:rsid w:val="00333401"/>
    <w:rsid w:val="00333472"/>
    <w:rsid w:val="003334AB"/>
    <w:rsid w:val="003337C2"/>
    <w:rsid w:val="0033384B"/>
    <w:rsid w:val="003339F8"/>
    <w:rsid w:val="00333B14"/>
    <w:rsid w:val="00333CB5"/>
    <w:rsid w:val="00333D38"/>
    <w:rsid w:val="00333D8D"/>
    <w:rsid w:val="00334202"/>
    <w:rsid w:val="00334226"/>
    <w:rsid w:val="003342EB"/>
    <w:rsid w:val="00334679"/>
    <w:rsid w:val="00334712"/>
    <w:rsid w:val="00334811"/>
    <w:rsid w:val="00334889"/>
    <w:rsid w:val="00334C07"/>
    <w:rsid w:val="00334D08"/>
    <w:rsid w:val="00334EE1"/>
    <w:rsid w:val="00334F09"/>
    <w:rsid w:val="00334F36"/>
    <w:rsid w:val="00335138"/>
    <w:rsid w:val="0033515D"/>
    <w:rsid w:val="0033524A"/>
    <w:rsid w:val="003352E6"/>
    <w:rsid w:val="00335598"/>
    <w:rsid w:val="0033559A"/>
    <w:rsid w:val="003355CB"/>
    <w:rsid w:val="003356B1"/>
    <w:rsid w:val="00335798"/>
    <w:rsid w:val="0033590A"/>
    <w:rsid w:val="00335972"/>
    <w:rsid w:val="00335AB3"/>
    <w:rsid w:val="00335ACC"/>
    <w:rsid w:val="00335AD7"/>
    <w:rsid w:val="003360BA"/>
    <w:rsid w:val="00336402"/>
    <w:rsid w:val="0033649A"/>
    <w:rsid w:val="0033675B"/>
    <w:rsid w:val="00336929"/>
    <w:rsid w:val="00336E03"/>
    <w:rsid w:val="00336EED"/>
    <w:rsid w:val="00336F59"/>
    <w:rsid w:val="00336FA7"/>
    <w:rsid w:val="003370F3"/>
    <w:rsid w:val="00337109"/>
    <w:rsid w:val="0033714F"/>
    <w:rsid w:val="00337240"/>
    <w:rsid w:val="0033729E"/>
    <w:rsid w:val="00337395"/>
    <w:rsid w:val="003373B8"/>
    <w:rsid w:val="0033748B"/>
    <w:rsid w:val="00337544"/>
    <w:rsid w:val="003377EC"/>
    <w:rsid w:val="00337A7D"/>
    <w:rsid w:val="00337ACF"/>
    <w:rsid w:val="00337CA6"/>
    <w:rsid w:val="00337D0E"/>
    <w:rsid w:val="00337E3E"/>
    <w:rsid w:val="00337E94"/>
    <w:rsid w:val="00340059"/>
    <w:rsid w:val="0034014A"/>
    <w:rsid w:val="003401D1"/>
    <w:rsid w:val="0034028A"/>
    <w:rsid w:val="00340301"/>
    <w:rsid w:val="00340AE7"/>
    <w:rsid w:val="00340CA9"/>
    <w:rsid w:val="00340E6D"/>
    <w:rsid w:val="00340ED8"/>
    <w:rsid w:val="00340F01"/>
    <w:rsid w:val="00340FBD"/>
    <w:rsid w:val="003410C4"/>
    <w:rsid w:val="003413A1"/>
    <w:rsid w:val="0034150D"/>
    <w:rsid w:val="00341BF2"/>
    <w:rsid w:val="00341C4B"/>
    <w:rsid w:val="00342005"/>
    <w:rsid w:val="00342366"/>
    <w:rsid w:val="0034251F"/>
    <w:rsid w:val="003428D4"/>
    <w:rsid w:val="00342A31"/>
    <w:rsid w:val="00342AE7"/>
    <w:rsid w:val="00342C08"/>
    <w:rsid w:val="00342D82"/>
    <w:rsid w:val="00342DCC"/>
    <w:rsid w:val="00343093"/>
    <w:rsid w:val="003431B2"/>
    <w:rsid w:val="003432DF"/>
    <w:rsid w:val="00343403"/>
    <w:rsid w:val="003435C9"/>
    <w:rsid w:val="0034365C"/>
    <w:rsid w:val="0034395F"/>
    <w:rsid w:val="003439FE"/>
    <w:rsid w:val="00343A10"/>
    <w:rsid w:val="00343B27"/>
    <w:rsid w:val="00343B3B"/>
    <w:rsid w:val="00343EEB"/>
    <w:rsid w:val="00343F87"/>
    <w:rsid w:val="00344058"/>
    <w:rsid w:val="00344275"/>
    <w:rsid w:val="0034442F"/>
    <w:rsid w:val="0034444D"/>
    <w:rsid w:val="00344683"/>
    <w:rsid w:val="0034469A"/>
    <w:rsid w:val="00344736"/>
    <w:rsid w:val="003448FE"/>
    <w:rsid w:val="00344B48"/>
    <w:rsid w:val="00344CBB"/>
    <w:rsid w:val="00344F20"/>
    <w:rsid w:val="00345158"/>
    <w:rsid w:val="00345245"/>
    <w:rsid w:val="00345278"/>
    <w:rsid w:val="003456B8"/>
    <w:rsid w:val="00345BB5"/>
    <w:rsid w:val="00345C87"/>
    <w:rsid w:val="00345CBE"/>
    <w:rsid w:val="00346177"/>
    <w:rsid w:val="003464F4"/>
    <w:rsid w:val="0034653B"/>
    <w:rsid w:val="003466D7"/>
    <w:rsid w:val="00346AB2"/>
    <w:rsid w:val="00346BC7"/>
    <w:rsid w:val="00346CD7"/>
    <w:rsid w:val="00346F89"/>
    <w:rsid w:val="003472D0"/>
    <w:rsid w:val="00347306"/>
    <w:rsid w:val="0034734F"/>
    <w:rsid w:val="0034750B"/>
    <w:rsid w:val="0034754A"/>
    <w:rsid w:val="00347820"/>
    <w:rsid w:val="00347AC1"/>
    <w:rsid w:val="00347BA6"/>
    <w:rsid w:val="00347BD8"/>
    <w:rsid w:val="00347C81"/>
    <w:rsid w:val="00347FBD"/>
    <w:rsid w:val="0035010F"/>
    <w:rsid w:val="003502F2"/>
    <w:rsid w:val="0035036B"/>
    <w:rsid w:val="00350565"/>
    <w:rsid w:val="00350590"/>
    <w:rsid w:val="0035066B"/>
    <w:rsid w:val="00350718"/>
    <w:rsid w:val="0035097F"/>
    <w:rsid w:val="00350A31"/>
    <w:rsid w:val="00350A40"/>
    <w:rsid w:val="00350D0A"/>
    <w:rsid w:val="00350D78"/>
    <w:rsid w:val="00350DB7"/>
    <w:rsid w:val="00350E31"/>
    <w:rsid w:val="00350FF9"/>
    <w:rsid w:val="0035114B"/>
    <w:rsid w:val="003514C5"/>
    <w:rsid w:val="003515A3"/>
    <w:rsid w:val="00351961"/>
    <w:rsid w:val="00351B86"/>
    <w:rsid w:val="00351BE1"/>
    <w:rsid w:val="003520C5"/>
    <w:rsid w:val="003521A4"/>
    <w:rsid w:val="003523AC"/>
    <w:rsid w:val="003524B9"/>
    <w:rsid w:val="003525A6"/>
    <w:rsid w:val="003526B5"/>
    <w:rsid w:val="00352746"/>
    <w:rsid w:val="00352A1E"/>
    <w:rsid w:val="00352B69"/>
    <w:rsid w:val="00352BF3"/>
    <w:rsid w:val="00352CB9"/>
    <w:rsid w:val="00352E44"/>
    <w:rsid w:val="003532CE"/>
    <w:rsid w:val="0035330A"/>
    <w:rsid w:val="003536CC"/>
    <w:rsid w:val="003537D5"/>
    <w:rsid w:val="003538E0"/>
    <w:rsid w:val="00353975"/>
    <w:rsid w:val="00353DAB"/>
    <w:rsid w:val="00353EA8"/>
    <w:rsid w:val="003542B6"/>
    <w:rsid w:val="003544EA"/>
    <w:rsid w:val="003545E3"/>
    <w:rsid w:val="003546ED"/>
    <w:rsid w:val="0035492B"/>
    <w:rsid w:val="00354A14"/>
    <w:rsid w:val="00354DD8"/>
    <w:rsid w:val="00354DFB"/>
    <w:rsid w:val="00354E3D"/>
    <w:rsid w:val="00354F16"/>
    <w:rsid w:val="00355538"/>
    <w:rsid w:val="00355578"/>
    <w:rsid w:val="0035562F"/>
    <w:rsid w:val="00355716"/>
    <w:rsid w:val="003557D0"/>
    <w:rsid w:val="00355849"/>
    <w:rsid w:val="0035587E"/>
    <w:rsid w:val="003558A5"/>
    <w:rsid w:val="00355A2A"/>
    <w:rsid w:val="00355BF4"/>
    <w:rsid w:val="00355C42"/>
    <w:rsid w:val="00355CF4"/>
    <w:rsid w:val="00355D2E"/>
    <w:rsid w:val="00355ED0"/>
    <w:rsid w:val="00356164"/>
    <w:rsid w:val="00356196"/>
    <w:rsid w:val="003561A1"/>
    <w:rsid w:val="00356244"/>
    <w:rsid w:val="003563EC"/>
    <w:rsid w:val="00356565"/>
    <w:rsid w:val="0035656F"/>
    <w:rsid w:val="003565BC"/>
    <w:rsid w:val="003566D7"/>
    <w:rsid w:val="003567F9"/>
    <w:rsid w:val="003568C5"/>
    <w:rsid w:val="003568E9"/>
    <w:rsid w:val="00356FB3"/>
    <w:rsid w:val="00356FF2"/>
    <w:rsid w:val="00357219"/>
    <w:rsid w:val="00357473"/>
    <w:rsid w:val="003574A7"/>
    <w:rsid w:val="00357593"/>
    <w:rsid w:val="00357630"/>
    <w:rsid w:val="0035776F"/>
    <w:rsid w:val="003577DA"/>
    <w:rsid w:val="00357A97"/>
    <w:rsid w:val="00357B21"/>
    <w:rsid w:val="00357CAC"/>
    <w:rsid w:val="00357CF2"/>
    <w:rsid w:val="00357D20"/>
    <w:rsid w:val="00357D4B"/>
    <w:rsid w:val="00357E31"/>
    <w:rsid w:val="00357E8A"/>
    <w:rsid w:val="003600D2"/>
    <w:rsid w:val="00360181"/>
    <w:rsid w:val="0036027B"/>
    <w:rsid w:val="003604A6"/>
    <w:rsid w:val="003604FB"/>
    <w:rsid w:val="0036051D"/>
    <w:rsid w:val="0036055C"/>
    <w:rsid w:val="0036065D"/>
    <w:rsid w:val="00360960"/>
    <w:rsid w:val="003609E3"/>
    <w:rsid w:val="00360B00"/>
    <w:rsid w:val="00360B34"/>
    <w:rsid w:val="00360B9F"/>
    <w:rsid w:val="00360BB5"/>
    <w:rsid w:val="00360C3A"/>
    <w:rsid w:val="00360C99"/>
    <w:rsid w:val="00360E92"/>
    <w:rsid w:val="00361043"/>
    <w:rsid w:val="00361256"/>
    <w:rsid w:val="003612BD"/>
    <w:rsid w:val="003612C0"/>
    <w:rsid w:val="003614B0"/>
    <w:rsid w:val="003616B7"/>
    <w:rsid w:val="00361929"/>
    <w:rsid w:val="00361A68"/>
    <w:rsid w:val="00361AEF"/>
    <w:rsid w:val="00361B6B"/>
    <w:rsid w:val="00361C18"/>
    <w:rsid w:val="00362319"/>
    <w:rsid w:val="003624D9"/>
    <w:rsid w:val="00362504"/>
    <w:rsid w:val="0036250D"/>
    <w:rsid w:val="003625A7"/>
    <w:rsid w:val="00362736"/>
    <w:rsid w:val="0036291B"/>
    <w:rsid w:val="00362A2D"/>
    <w:rsid w:val="00362C32"/>
    <w:rsid w:val="00362C4B"/>
    <w:rsid w:val="00362CB3"/>
    <w:rsid w:val="00362F07"/>
    <w:rsid w:val="00362F65"/>
    <w:rsid w:val="00362FF4"/>
    <w:rsid w:val="003630B8"/>
    <w:rsid w:val="0036316A"/>
    <w:rsid w:val="0036325E"/>
    <w:rsid w:val="003633C4"/>
    <w:rsid w:val="003635AB"/>
    <w:rsid w:val="0036368E"/>
    <w:rsid w:val="00363839"/>
    <w:rsid w:val="00363A74"/>
    <w:rsid w:val="00363C06"/>
    <w:rsid w:val="00363CB3"/>
    <w:rsid w:val="00363D20"/>
    <w:rsid w:val="00363DCD"/>
    <w:rsid w:val="00363E52"/>
    <w:rsid w:val="00363FD2"/>
    <w:rsid w:val="00364068"/>
    <w:rsid w:val="003641CA"/>
    <w:rsid w:val="003641E8"/>
    <w:rsid w:val="003644B3"/>
    <w:rsid w:val="003646D5"/>
    <w:rsid w:val="003646EB"/>
    <w:rsid w:val="00364753"/>
    <w:rsid w:val="00364907"/>
    <w:rsid w:val="00364A7B"/>
    <w:rsid w:val="00364F30"/>
    <w:rsid w:val="00364F52"/>
    <w:rsid w:val="00364F65"/>
    <w:rsid w:val="0036540E"/>
    <w:rsid w:val="0036545C"/>
    <w:rsid w:val="003655AB"/>
    <w:rsid w:val="003658B1"/>
    <w:rsid w:val="00365991"/>
    <w:rsid w:val="00365C24"/>
    <w:rsid w:val="00365D2E"/>
    <w:rsid w:val="00365D33"/>
    <w:rsid w:val="00365E2C"/>
    <w:rsid w:val="00365ECD"/>
    <w:rsid w:val="003661CD"/>
    <w:rsid w:val="00366204"/>
    <w:rsid w:val="00366242"/>
    <w:rsid w:val="0036627E"/>
    <w:rsid w:val="00366296"/>
    <w:rsid w:val="0036629E"/>
    <w:rsid w:val="00366468"/>
    <w:rsid w:val="00366552"/>
    <w:rsid w:val="003665EA"/>
    <w:rsid w:val="003668AC"/>
    <w:rsid w:val="0036690A"/>
    <w:rsid w:val="00366922"/>
    <w:rsid w:val="00366B88"/>
    <w:rsid w:val="00366D56"/>
    <w:rsid w:val="00366E23"/>
    <w:rsid w:val="00366E78"/>
    <w:rsid w:val="003673A5"/>
    <w:rsid w:val="00367674"/>
    <w:rsid w:val="003679CA"/>
    <w:rsid w:val="00367AB5"/>
    <w:rsid w:val="00367BC7"/>
    <w:rsid w:val="00367C70"/>
    <w:rsid w:val="00367ED0"/>
    <w:rsid w:val="00367F29"/>
    <w:rsid w:val="00367F84"/>
    <w:rsid w:val="003700E6"/>
    <w:rsid w:val="00370234"/>
    <w:rsid w:val="0037028F"/>
    <w:rsid w:val="00370358"/>
    <w:rsid w:val="003704D0"/>
    <w:rsid w:val="00370582"/>
    <w:rsid w:val="00370696"/>
    <w:rsid w:val="00370704"/>
    <w:rsid w:val="00370722"/>
    <w:rsid w:val="0037072B"/>
    <w:rsid w:val="003709E0"/>
    <w:rsid w:val="003709F8"/>
    <w:rsid w:val="00370A0F"/>
    <w:rsid w:val="00370B98"/>
    <w:rsid w:val="00370C7C"/>
    <w:rsid w:val="00370CAE"/>
    <w:rsid w:val="00370F57"/>
    <w:rsid w:val="00371009"/>
    <w:rsid w:val="0037100E"/>
    <w:rsid w:val="00371196"/>
    <w:rsid w:val="003713E7"/>
    <w:rsid w:val="003714D7"/>
    <w:rsid w:val="00371616"/>
    <w:rsid w:val="00371799"/>
    <w:rsid w:val="003717CA"/>
    <w:rsid w:val="003718C9"/>
    <w:rsid w:val="00371A4E"/>
    <w:rsid w:val="00371B59"/>
    <w:rsid w:val="00371F6A"/>
    <w:rsid w:val="00372448"/>
    <w:rsid w:val="00372462"/>
    <w:rsid w:val="003728C0"/>
    <w:rsid w:val="003729ED"/>
    <w:rsid w:val="00372CA6"/>
    <w:rsid w:val="003734E1"/>
    <w:rsid w:val="0037357A"/>
    <w:rsid w:val="00373866"/>
    <w:rsid w:val="00373CAB"/>
    <w:rsid w:val="00373D1F"/>
    <w:rsid w:val="003740A4"/>
    <w:rsid w:val="00374636"/>
    <w:rsid w:val="0037472B"/>
    <w:rsid w:val="00374759"/>
    <w:rsid w:val="003748A6"/>
    <w:rsid w:val="003748EE"/>
    <w:rsid w:val="003749C1"/>
    <w:rsid w:val="00374A4A"/>
    <w:rsid w:val="00374C3A"/>
    <w:rsid w:val="00374E38"/>
    <w:rsid w:val="00374FE5"/>
    <w:rsid w:val="003754C1"/>
    <w:rsid w:val="003754E0"/>
    <w:rsid w:val="0037569A"/>
    <w:rsid w:val="003756BB"/>
    <w:rsid w:val="00375AC5"/>
    <w:rsid w:val="00375B5F"/>
    <w:rsid w:val="00375D66"/>
    <w:rsid w:val="00375F47"/>
    <w:rsid w:val="0037602E"/>
    <w:rsid w:val="003761E2"/>
    <w:rsid w:val="00376254"/>
    <w:rsid w:val="0037659A"/>
    <w:rsid w:val="00376743"/>
    <w:rsid w:val="00376961"/>
    <w:rsid w:val="00376983"/>
    <w:rsid w:val="00376A38"/>
    <w:rsid w:val="00376A66"/>
    <w:rsid w:val="00376BB8"/>
    <w:rsid w:val="00376C74"/>
    <w:rsid w:val="00376FFB"/>
    <w:rsid w:val="00377097"/>
    <w:rsid w:val="00377356"/>
    <w:rsid w:val="00377427"/>
    <w:rsid w:val="00377437"/>
    <w:rsid w:val="00377513"/>
    <w:rsid w:val="003777E9"/>
    <w:rsid w:val="00377863"/>
    <w:rsid w:val="00377905"/>
    <w:rsid w:val="00377915"/>
    <w:rsid w:val="0037794C"/>
    <w:rsid w:val="00377971"/>
    <w:rsid w:val="00377A4B"/>
    <w:rsid w:val="0038025D"/>
    <w:rsid w:val="00380366"/>
    <w:rsid w:val="00380564"/>
    <w:rsid w:val="00380652"/>
    <w:rsid w:val="003807C3"/>
    <w:rsid w:val="00380822"/>
    <w:rsid w:val="003809A9"/>
    <w:rsid w:val="003809AD"/>
    <w:rsid w:val="00380E4E"/>
    <w:rsid w:val="003811A9"/>
    <w:rsid w:val="003813F8"/>
    <w:rsid w:val="00381427"/>
    <w:rsid w:val="00381429"/>
    <w:rsid w:val="003814F9"/>
    <w:rsid w:val="003815F5"/>
    <w:rsid w:val="003817AD"/>
    <w:rsid w:val="00381D7E"/>
    <w:rsid w:val="00381FD0"/>
    <w:rsid w:val="00382232"/>
    <w:rsid w:val="00382347"/>
    <w:rsid w:val="003824C6"/>
    <w:rsid w:val="0038261F"/>
    <w:rsid w:val="00382B64"/>
    <w:rsid w:val="00382C0C"/>
    <w:rsid w:val="00382CA0"/>
    <w:rsid w:val="00382D05"/>
    <w:rsid w:val="0038310E"/>
    <w:rsid w:val="0038310F"/>
    <w:rsid w:val="0038313D"/>
    <w:rsid w:val="00383393"/>
    <w:rsid w:val="003833B0"/>
    <w:rsid w:val="00383424"/>
    <w:rsid w:val="00383719"/>
    <w:rsid w:val="003839CC"/>
    <w:rsid w:val="00383AA8"/>
    <w:rsid w:val="00383B6A"/>
    <w:rsid w:val="00383BC7"/>
    <w:rsid w:val="00383CB4"/>
    <w:rsid w:val="00383CEC"/>
    <w:rsid w:val="00383F58"/>
    <w:rsid w:val="003841D2"/>
    <w:rsid w:val="003845B2"/>
    <w:rsid w:val="003847EA"/>
    <w:rsid w:val="00384A2A"/>
    <w:rsid w:val="00384C28"/>
    <w:rsid w:val="00384E05"/>
    <w:rsid w:val="00384E1B"/>
    <w:rsid w:val="00384E39"/>
    <w:rsid w:val="00384ED6"/>
    <w:rsid w:val="00385159"/>
    <w:rsid w:val="003854DE"/>
    <w:rsid w:val="003854E0"/>
    <w:rsid w:val="00385566"/>
    <w:rsid w:val="0038558C"/>
    <w:rsid w:val="003857B9"/>
    <w:rsid w:val="003859FB"/>
    <w:rsid w:val="00385AA0"/>
    <w:rsid w:val="00385CB7"/>
    <w:rsid w:val="00386250"/>
    <w:rsid w:val="0038628D"/>
    <w:rsid w:val="0038636D"/>
    <w:rsid w:val="003869A8"/>
    <w:rsid w:val="00386A34"/>
    <w:rsid w:val="00386B66"/>
    <w:rsid w:val="00386CBD"/>
    <w:rsid w:val="00386CDB"/>
    <w:rsid w:val="00386E2F"/>
    <w:rsid w:val="00386E8B"/>
    <w:rsid w:val="00386ECB"/>
    <w:rsid w:val="00386F91"/>
    <w:rsid w:val="003872C5"/>
    <w:rsid w:val="003877CF"/>
    <w:rsid w:val="00387A03"/>
    <w:rsid w:val="00387AB0"/>
    <w:rsid w:val="00387C97"/>
    <w:rsid w:val="00387CC1"/>
    <w:rsid w:val="00387D88"/>
    <w:rsid w:val="00387ED3"/>
    <w:rsid w:val="00387FC2"/>
    <w:rsid w:val="00390240"/>
    <w:rsid w:val="003902ED"/>
    <w:rsid w:val="00390354"/>
    <w:rsid w:val="003903CD"/>
    <w:rsid w:val="003907E6"/>
    <w:rsid w:val="003907E7"/>
    <w:rsid w:val="003907F5"/>
    <w:rsid w:val="0039095D"/>
    <w:rsid w:val="00390A68"/>
    <w:rsid w:val="00390DE6"/>
    <w:rsid w:val="00390DE7"/>
    <w:rsid w:val="00390E56"/>
    <w:rsid w:val="00390F44"/>
    <w:rsid w:val="00391041"/>
    <w:rsid w:val="00391226"/>
    <w:rsid w:val="00391638"/>
    <w:rsid w:val="003918A2"/>
    <w:rsid w:val="003918D6"/>
    <w:rsid w:val="003918D8"/>
    <w:rsid w:val="003918DC"/>
    <w:rsid w:val="00391B58"/>
    <w:rsid w:val="00391C59"/>
    <w:rsid w:val="00391C7C"/>
    <w:rsid w:val="00391D38"/>
    <w:rsid w:val="00391D41"/>
    <w:rsid w:val="00391E68"/>
    <w:rsid w:val="00391E7C"/>
    <w:rsid w:val="00391F22"/>
    <w:rsid w:val="00391FF5"/>
    <w:rsid w:val="00392188"/>
    <w:rsid w:val="00392522"/>
    <w:rsid w:val="003928AE"/>
    <w:rsid w:val="003928ED"/>
    <w:rsid w:val="00392C74"/>
    <w:rsid w:val="00392E46"/>
    <w:rsid w:val="00393148"/>
    <w:rsid w:val="00393328"/>
    <w:rsid w:val="00393655"/>
    <w:rsid w:val="003936DE"/>
    <w:rsid w:val="0039379A"/>
    <w:rsid w:val="003937CF"/>
    <w:rsid w:val="00393BAB"/>
    <w:rsid w:val="00393C1D"/>
    <w:rsid w:val="00393C8C"/>
    <w:rsid w:val="00393DB3"/>
    <w:rsid w:val="00393F7D"/>
    <w:rsid w:val="00394011"/>
    <w:rsid w:val="00394043"/>
    <w:rsid w:val="00394093"/>
    <w:rsid w:val="00394100"/>
    <w:rsid w:val="0039425E"/>
    <w:rsid w:val="0039429B"/>
    <w:rsid w:val="003943D8"/>
    <w:rsid w:val="0039444B"/>
    <w:rsid w:val="00394461"/>
    <w:rsid w:val="003944ED"/>
    <w:rsid w:val="00394542"/>
    <w:rsid w:val="003946DA"/>
    <w:rsid w:val="00394718"/>
    <w:rsid w:val="00394767"/>
    <w:rsid w:val="0039493C"/>
    <w:rsid w:val="0039497F"/>
    <w:rsid w:val="00394991"/>
    <w:rsid w:val="00394CD1"/>
    <w:rsid w:val="00394D04"/>
    <w:rsid w:val="00394D0A"/>
    <w:rsid w:val="00394D78"/>
    <w:rsid w:val="00394D9A"/>
    <w:rsid w:val="00394EAB"/>
    <w:rsid w:val="0039503F"/>
    <w:rsid w:val="00395070"/>
    <w:rsid w:val="00395205"/>
    <w:rsid w:val="00395597"/>
    <w:rsid w:val="003957B9"/>
    <w:rsid w:val="0039582B"/>
    <w:rsid w:val="00395949"/>
    <w:rsid w:val="00395A5F"/>
    <w:rsid w:val="00395E46"/>
    <w:rsid w:val="00395E63"/>
    <w:rsid w:val="00396017"/>
    <w:rsid w:val="00396122"/>
    <w:rsid w:val="0039664F"/>
    <w:rsid w:val="00396763"/>
    <w:rsid w:val="003968A3"/>
    <w:rsid w:val="00396A03"/>
    <w:rsid w:val="00396BE8"/>
    <w:rsid w:val="00396E15"/>
    <w:rsid w:val="00397218"/>
    <w:rsid w:val="003972BC"/>
    <w:rsid w:val="003974ED"/>
    <w:rsid w:val="0039761C"/>
    <w:rsid w:val="0039763E"/>
    <w:rsid w:val="00397692"/>
    <w:rsid w:val="0039780D"/>
    <w:rsid w:val="003978FC"/>
    <w:rsid w:val="0039797C"/>
    <w:rsid w:val="00397B2F"/>
    <w:rsid w:val="00397D23"/>
    <w:rsid w:val="003A0029"/>
    <w:rsid w:val="003A01AF"/>
    <w:rsid w:val="003A025E"/>
    <w:rsid w:val="003A038E"/>
    <w:rsid w:val="003A0437"/>
    <w:rsid w:val="003A05DC"/>
    <w:rsid w:val="003A0771"/>
    <w:rsid w:val="003A0870"/>
    <w:rsid w:val="003A0895"/>
    <w:rsid w:val="003A0A0C"/>
    <w:rsid w:val="003A0C35"/>
    <w:rsid w:val="003A0CD6"/>
    <w:rsid w:val="003A0DB9"/>
    <w:rsid w:val="003A0E6D"/>
    <w:rsid w:val="003A0F5A"/>
    <w:rsid w:val="003A12A8"/>
    <w:rsid w:val="003A14A5"/>
    <w:rsid w:val="003A15F9"/>
    <w:rsid w:val="003A16FF"/>
    <w:rsid w:val="003A1E41"/>
    <w:rsid w:val="003A1FBA"/>
    <w:rsid w:val="003A20D9"/>
    <w:rsid w:val="003A22F6"/>
    <w:rsid w:val="003A23DE"/>
    <w:rsid w:val="003A24BA"/>
    <w:rsid w:val="003A25B2"/>
    <w:rsid w:val="003A2692"/>
    <w:rsid w:val="003A2D87"/>
    <w:rsid w:val="003A31F4"/>
    <w:rsid w:val="003A3617"/>
    <w:rsid w:val="003A39FF"/>
    <w:rsid w:val="003A3C86"/>
    <w:rsid w:val="003A3CBD"/>
    <w:rsid w:val="003A3D77"/>
    <w:rsid w:val="003A3F42"/>
    <w:rsid w:val="003A4180"/>
    <w:rsid w:val="003A41E4"/>
    <w:rsid w:val="003A4278"/>
    <w:rsid w:val="003A4312"/>
    <w:rsid w:val="003A4355"/>
    <w:rsid w:val="003A4611"/>
    <w:rsid w:val="003A4C51"/>
    <w:rsid w:val="003A4D9F"/>
    <w:rsid w:val="003A5344"/>
    <w:rsid w:val="003A54B2"/>
    <w:rsid w:val="003A5557"/>
    <w:rsid w:val="003A55A5"/>
    <w:rsid w:val="003A55F8"/>
    <w:rsid w:val="003A59C5"/>
    <w:rsid w:val="003A5E3E"/>
    <w:rsid w:val="003A5E89"/>
    <w:rsid w:val="003A61CC"/>
    <w:rsid w:val="003A61F9"/>
    <w:rsid w:val="003A63AB"/>
    <w:rsid w:val="003A642A"/>
    <w:rsid w:val="003A6657"/>
    <w:rsid w:val="003A674F"/>
    <w:rsid w:val="003A6B49"/>
    <w:rsid w:val="003A6D36"/>
    <w:rsid w:val="003A6E77"/>
    <w:rsid w:val="003A6F52"/>
    <w:rsid w:val="003A723E"/>
    <w:rsid w:val="003A736E"/>
    <w:rsid w:val="003A7384"/>
    <w:rsid w:val="003A738D"/>
    <w:rsid w:val="003A73FF"/>
    <w:rsid w:val="003A7433"/>
    <w:rsid w:val="003A748D"/>
    <w:rsid w:val="003A7739"/>
    <w:rsid w:val="003A7C67"/>
    <w:rsid w:val="003A7CB1"/>
    <w:rsid w:val="003A7DB1"/>
    <w:rsid w:val="003A7E4A"/>
    <w:rsid w:val="003B0043"/>
    <w:rsid w:val="003B022B"/>
    <w:rsid w:val="003B029A"/>
    <w:rsid w:val="003B02DF"/>
    <w:rsid w:val="003B04FB"/>
    <w:rsid w:val="003B065E"/>
    <w:rsid w:val="003B06C0"/>
    <w:rsid w:val="003B07A5"/>
    <w:rsid w:val="003B07A9"/>
    <w:rsid w:val="003B0A87"/>
    <w:rsid w:val="003B0F54"/>
    <w:rsid w:val="003B130A"/>
    <w:rsid w:val="003B15A2"/>
    <w:rsid w:val="003B15AB"/>
    <w:rsid w:val="003B19C8"/>
    <w:rsid w:val="003B1AC9"/>
    <w:rsid w:val="003B1B38"/>
    <w:rsid w:val="003B1DDA"/>
    <w:rsid w:val="003B22EC"/>
    <w:rsid w:val="003B25AF"/>
    <w:rsid w:val="003B2AAC"/>
    <w:rsid w:val="003B2CCC"/>
    <w:rsid w:val="003B2E3B"/>
    <w:rsid w:val="003B2F31"/>
    <w:rsid w:val="003B307A"/>
    <w:rsid w:val="003B30FC"/>
    <w:rsid w:val="003B346A"/>
    <w:rsid w:val="003B365C"/>
    <w:rsid w:val="003B36DE"/>
    <w:rsid w:val="003B3902"/>
    <w:rsid w:val="003B3C45"/>
    <w:rsid w:val="003B3CFE"/>
    <w:rsid w:val="003B3ED7"/>
    <w:rsid w:val="003B3EDA"/>
    <w:rsid w:val="003B3EF2"/>
    <w:rsid w:val="003B3F06"/>
    <w:rsid w:val="003B4713"/>
    <w:rsid w:val="003B4788"/>
    <w:rsid w:val="003B47EE"/>
    <w:rsid w:val="003B49C7"/>
    <w:rsid w:val="003B4CAC"/>
    <w:rsid w:val="003B4CD1"/>
    <w:rsid w:val="003B4E73"/>
    <w:rsid w:val="003B5453"/>
    <w:rsid w:val="003B54E6"/>
    <w:rsid w:val="003B57DE"/>
    <w:rsid w:val="003B58DF"/>
    <w:rsid w:val="003B59A2"/>
    <w:rsid w:val="003B59A5"/>
    <w:rsid w:val="003B59D6"/>
    <w:rsid w:val="003B5A4C"/>
    <w:rsid w:val="003B5B46"/>
    <w:rsid w:val="003B5D23"/>
    <w:rsid w:val="003B5D33"/>
    <w:rsid w:val="003B5E6B"/>
    <w:rsid w:val="003B6051"/>
    <w:rsid w:val="003B63D8"/>
    <w:rsid w:val="003B664B"/>
    <w:rsid w:val="003B6841"/>
    <w:rsid w:val="003B6960"/>
    <w:rsid w:val="003B6AD0"/>
    <w:rsid w:val="003B6C55"/>
    <w:rsid w:val="003B6D38"/>
    <w:rsid w:val="003B6EA9"/>
    <w:rsid w:val="003B7111"/>
    <w:rsid w:val="003B7188"/>
    <w:rsid w:val="003B723E"/>
    <w:rsid w:val="003B74E9"/>
    <w:rsid w:val="003B7521"/>
    <w:rsid w:val="003B78BC"/>
    <w:rsid w:val="003B7A5E"/>
    <w:rsid w:val="003B7A69"/>
    <w:rsid w:val="003B7B63"/>
    <w:rsid w:val="003B7E60"/>
    <w:rsid w:val="003B7F37"/>
    <w:rsid w:val="003B7FF6"/>
    <w:rsid w:val="003C00B2"/>
    <w:rsid w:val="003C00CD"/>
    <w:rsid w:val="003C02AB"/>
    <w:rsid w:val="003C03D6"/>
    <w:rsid w:val="003C0497"/>
    <w:rsid w:val="003C0533"/>
    <w:rsid w:val="003C054F"/>
    <w:rsid w:val="003C0623"/>
    <w:rsid w:val="003C06B4"/>
    <w:rsid w:val="003C0740"/>
    <w:rsid w:val="003C082B"/>
    <w:rsid w:val="003C084C"/>
    <w:rsid w:val="003C0881"/>
    <w:rsid w:val="003C0A66"/>
    <w:rsid w:val="003C0B8D"/>
    <w:rsid w:val="003C0BE1"/>
    <w:rsid w:val="003C0C3B"/>
    <w:rsid w:val="003C1099"/>
    <w:rsid w:val="003C12F4"/>
    <w:rsid w:val="003C164F"/>
    <w:rsid w:val="003C169A"/>
    <w:rsid w:val="003C1897"/>
    <w:rsid w:val="003C1AA6"/>
    <w:rsid w:val="003C1BC6"/>
    <w:rsid w:val="003C2005"/>
    <w:rsid w:val="003C2107"/>
    <w:rsid w:val="003C22E5"/>
    <w:rsid w:val="003C256D"/>
    <w:rsid w:val="003C25FB"/>
    <w:rsid w:val="003C2938"/>
    <w:rsid w:val="003C297F"/>
    <w:rsid w:val="003C2A01"/>
    <w:rsid w:val="003C2A19"/>
    <w:rsid w:val="003C2A63"/>
    <w:rsid w:val="003C2BCC"/>
    <w:rsid w:val="003C2DDC"/>
    <w:rsid w:val="003C314C"/>
    <w:rsid w:val="003C3194"/>
    <w:rsid w:val="003C31AC"/>
    <w:rsid w:val="003C336B"/>
    <w:rsid w:val="003C3471"/>
    <w:rsid w:val="003C3604"/>
    <w:rsid w:val="003C3642"/>
    <w:rsid w:val="003C397A"/>
    <w:rsid w:val="003C3A25"/>
    <w:rsid w:val="003C3C68"/>
    <w:rsid w:val="003C3CDB"/>
    <w:rsid w:val="003C3E37"/>
    <w:rsid w:val="003C3F13"/>
    <w:rsid w:val="003C407E"/>
    <w:rsid w:val="003C4224"/>
    <w:rsid w:val="003C45A1"/>
    <w:rsid w:val="003C4666"/>
    <w:rsid w:val="003C466B"/>
    <w:rsid w:val="003C46A9"/>
    <w:rsid w:val="003C46BB"/>
    <w:rsid w:val="003C4922"/>
    <w:rsid w:val="003C4953"/>
    <w:rsid w:val="003C49A0"/>
    <w:rsid w:val="003C4A95"/>
    <w:rsid w:val="003C4B8F"/>
    <w:rsid w:val="003C5028"/>
    <w:rsid w:val="003C503E"/>
    <w:rsid w:val="003C5188"/>
    <w:rsid w:val="003C5273"/>
    <w:rsid w:val="003C52CC"/>
    <w:rsid w:val="003C566C"/>
    <w:rsid w:val="003C5C2D"/>
    <w:rsid w:val="003C5C92"/>
    <w:rsid w:val="003C5CA7"/>
    <w:rsid w:val="003C5CDB"/>
    <w:rsid w:val="003C5CDD"/>
    <w:rsid w:val="003C5CF4"/>
    <w:rsid w:val="003C5DA2"/>
    <w:rsid w:val="003C5F6E"/>
    <w:rsid w:val="003C6055"/>
    <w:rsid w:val="003C60ED"/>
    <w:rsid w:val="003C61C4"/>
    <w:rsid w:val="003C638E"/>
    <w:rsid w:val="003C645E"/>
    <w:rsid w:val="003C6654"/>
    <w:rsid w:val="003C6718"/>
    <w:rsid w:val="003C6787"/>
    <w:rsid w:val="003C6C26"/>
    <w:rsid w:val="003C6F4D"/>
    <w:rsid w:val="003C708B"/>
    <w:rsid w:val="003C7730"/>
    <w:rsid w:val="003C77E8"/>
    <w:rsid w:val="003C77F7"/>
    <w:rsid w:val="003C78E0"/>
    <w:rsid w:val="003C7EEE"/>
    <w:rsid w:val="003D009D"/>
    <w:rsid w:val="003D0191"/>
    <w:rsid w:val="003D0361"/>
    <w:rsid w:val="003D0508"/>
    <w:rsid w:val="003D0612"/>
    <w:rsid w:val="003D07F7"/>
    <w:rsid w:val="003D09AE"/>
    <w:rsid w:val="003D0A4F"/>
    <w:rsid w:val="003D0AD3"/>
    <w:rsid w:val="003D0B51"/>
    <w:rsid w:val="003D0BA7"/>
    <w:rsid w:val="003D0BE2"/>
    <w:rsid w:val="003D0DAD"/>
    <w:rsid w:val="003D0E31"/>
    <w:rsid w:val="003D0F80"/>
    <w:rsid w:val="003D11AC"/>
    <w:rsid w:val="003D1358"/>
    <w:rsid w:val="003D191E"/>
    <w:rsid w:val="003D196C"/>
    <w:rsid w:val="003D1AA0"/>
    <w:rsid w:val="003D1C0D"/>
    <w:rsid w:val="003D1D21"/>
    <w:rsid w:val="003D1D4D"/>
    <w:rsid w:val="003D1E45"/>
    <w:rsid w:val="003D204F"/>
    <w:rsid w:val="003D24E4"/>
    <w:rsid w:val="003D2A70"/>
    <w:rsid w:val="003D2B47"/>
    <w:rsid w:val="003D2B84"/>
    <w:rsid w:val="003D2C36"/>
    <w:rsid w:val="003D2DF2"/>
    <w:rsid w:val="003D2F49"/>
    <w:rsid w:val="003D31E7"/>
    <w:rsid w:val="003D32C7"/>
    <w:rsid w:val="003D340C"/>
    <w:rsid w:val="003D34D2"/>
    <w:rsid w:val="003D39B5"/>
    <w:rsid w:val="003D3A2B"/>
    <w:rsid w:val="003D3DB9"/>
    <w:rsid w:val="003D3DC3"/>
    <w:rsid w:val="003D426F"/>
    <w:rsid w:val="003D45D1"/>
    <w:rsid w:val="003D4602"/>
    <w:rsid w:val="003D4982"/>
    <w:rsid w:val="003D499C"/>
    <w:rsid w:val="003D4A86"/>
    <w:rsid w:val="003D4ACE"/>
    <w:rsid w:val="003D4E52"/>
    <w:rsid w:val="003D4F8A"/>
    <w:rsid w:val="003D50BB"/>
    <w:rsid w:val="003D5190"/>
    <w:rsid w:val="003D5249"/>
    <w:rsid w:val="003D53C7"/>
    <w:rsid w:val="003D5A69"/>
    <w:rsid w:val="003D5D80"/>
    <w:rsid w:val="003D60B5"/>
    <w:rsid w:val="003D6131"/>
    <w:rsid w:val="003D622D"/>
    <w:rsid w:val="003D624E"/>
    <w:rsid w:val="003D6493"/>
    <w:rsid w:val="003D654A"/>
    <w:rsid w:val="003D6598"/>
    <w:rsid w:val="003D6676"/>
    <w:rsid w:val="003D669C"/>
    <w:rsid w:val="003D66D7"/>
    <w:rsid w:val="003D6739"/>
    <w:rsid w:val="003D681D"/>
    <w:rsid w:val="003D68FC"/>
    <w:rsid w:val="003D6A6C"/>
    <w:rsid w:val="003D6C4F"/>
    <w:rsid w:val="003D6CDA"/>
    <w:rsid w:val="003D6DA4"/>
    <w:rsid w:val="003D6EDA"/>
    <w:rsid w:val="003D70CC"/>
    <w:rsid w:val="003D733D"/>
    <w:rsid w:val="003D7673"/>
    <w:rsid w:val="003D7969"/>
    <w:rsid w:val="003D7A1D"/>
    <w:rsid w:val="003D7A6A"/>
    <w:rsid w:val="003D7C32"/>
    <w:rsid w:val="003D7E45"/>
    <w:rsid w:val="003E0204"/>
    <w:rsid w:val="003E02A9"/>
    <w:rsid w:val="003E032B"/>
    <w:rsid w:val="003E0560"/>
    <w:rsid w:val="003E056A"/>
    <w:rsid w:val="003E07CE"/>
    <w:rsid w:val="003E08F0"/>
    <w:rsid w:val="003E0AC5"/>
    <w:rsid w:val="003E0BB4"/>
    <w:rsid w:val="003E0C36"/>
    <w:rsid w:val="003E0CE9"/>
    <w:rsid w:val="003E0D83"/>
    <w:rsid w:val="003E0EB5"/>
    <w:rsid w:val="003E0F08"/>
    <w:rsid w:val="003E0F1A"/>
    <w:rsid w:val="003E0F8F"/>
    <w:rsid w:val="003E15EC"/>
    <w:rsid w:val="003E1669"/>
    <w:rsid w:val="003E1704"/>
    <w:rsid w:val="003E1738"/>
    <w:rsid w:val="003E19C2"/>
    <w:rsid w:val="003E1A80"/>
    <w:rsid w:val="003E1E6A"/>
    <w:rsid w:val="003E1EAA"/>
    <w:rsid w:val="003E1FEF"/>
    <w:rsid w:val="003E2232"/>
    <w:rsid w:val="003E2692"/>
    <w:rsid w:val="003E26AC"/>
    <w:rsid w:val="003E26D9"/>
    <w:rsid w:val="003E2725"/>
    <w:rsid w:val="003E2804"/>
    <w:rsid w:val="003E29B9"/>
    <w:rsid w:val="003E2D82"/>
    <w:rsid w:val="003E2E46"/>
    <w:rsid w:val="003E2EEC"/>
    <w:rsid w:val="003E326F"/>
    <w:rsid w:val="003E327D"/>
    <w:rsid w:val="003E32D2"/>
    <w:rsid w:val="003E32DC"/>
    <w:rsid w:val="003E350F"/>
    <w:rsid w:val="003E372C"/>
    <w:rsid w:val="003E37C3"/>
    <w:rsid w:val="003E3921"/>
    <w:rsid w:val="003E39DC"/>
    <w:rsid w:val="003E3B5A"/>
    <w:rsid w:val="003E3B73"/>
    <w:rsid w:val="003E3BFD"/>
    <w:rsid w:val="003E3C7D"/>
    <w:rsid w:val="003E3EBF"/>
    <w:rsid w:val="003E40D8"/>
    <w:rsid w:val="003E4387"/>
    <w:rsid w:val="003E4418"/>
    <w:rsid w:val="003E444E"/>
    <w:rsid w:val="003E45DE"/>
    <w:rsid w:val="003E48BD"/>
    <w:rsid w:val="003E4A7F"/>
    <w:rsid w:val="003E4B50"/>
    <w:rsid w:val="003E4C79"/>
    <w:rsid w:val="003E4D90"/>
    <w:rsid w:val="003E4EBB"/>
    <w:rsid w:val="003E5203"/>
    <w:rsid w:val="003E53A0"/>
    <w:rsid w:val="003E5610"/>
    <w:rsid w:val="003E5A8E"/>
    <w:rsid w:val="003E5E8F"/>
    <w:rsid w:val="003E5EFE"/>
    <w:rsid w:val="003E5F32"/>
    <w:rsid w:val="003E5F9B"/>
    <w:rsid w:val="003E606D"/>
    <w:rsid w:val="003E65FC"/>
    <w:rsid w:val="003E65FF"/>
    <w:rsid w:val="003E66C4"/>
    <w:rsid w:val="003E6736"/>
    <w:rsid w:val="003E6CF1"/>
    <w:rsid w:val="003E6F06"/>
    <w:rsid w:val="003E6F29"/>
    <w:rsid w:val="003E7414"/>
    <w:rsid w:val="003E74D7"/>
    <w:rsid w:val="003E75C5"/>
    <w:rsid w:val="003E770D"/>
    <w:rsid w:val="003E77B2"/>
    <w:rsid w:val="003E7825"/>
    <w:rsid w:val="003E791B"/>
    <w:rsid w:val="003E7A0D"/>
    <w:rsid w:val="003E7CEA"/>
    <w:rsid w:val="003E7E9F"/>
    <w:rsid w:val="003E7F33"/>
    <w:rsid w:val="003E7F37"/>
    <w:rsid w:val="003F0012"/>
    <w:rsid w:val="003F00DA"/>
    <w:rsid w:val="003F0253"/>
    <w:rsid w:val="003F0516"/>
    <w:rsid w:val="003F05AD"/>
    <w:rsid w:val="003F05FB"/>
    <w:rsid w:val="003F08F7"/>
    <w:rsid w:val="003F093F"/>
    <w:rsid w:val="003F0979"/>
    <w:rsid w:val="003F0A87"/>
    <w:rsid w:val="003F0B0D"/>
    <w:rsid w:val="003F0C79"/>
    <w:rsid w:val="003F0D05"/>
    <w:rsid w:val="003F0E8E"/>
    <w:rsid w:val="003F1165"/>
    <w:rsid w:val="003F118C"/>
    <w:rsid w:val="003F119E"/>
    <w:rsid w:val="003F122F"/>
    <w:rsid w:val="003F12B2"/>
    <w:rsid w:val="003F13DB"/>
    <w:rsid w:val="003F144B"/>
    <w:rsid w:val="003F1647"/>
    <w:rsid w:val="003F1790"/>
    <w:rsid w:val="003F18EE"/>
    <w:rsid w:val="003F1AEC"/>
    <w:rsid w:val="003F1BBA"/>
    <w:rsid w:val="003F1C51"/>
    <w:rsid w:val="003F1D0D"/>
    <w:rsid w:val="003F208B"/>
    <w:rsid w:val="003F2581"/>
    <w:rsid w:val="003F2596"/>
    <w:rsid w:val="003F26E8"/>
    <w:rsid w:val="003F2A0F"/>
    <w:rsid w:val="003F2BEA"/>
    <w:rsid w:val="003F2C98"/>
    <w:rsid w:val="003F2E7C"/>
    <w:rsid w:val="003F2ECD"/>
    <w:rsid w:val="003F3077"/>
    <w:rsid w:val="003F30C2"/>
    <w:rsid w:val="003F30D4"/>
    <w:rsid w:val="003F3B95"/>
    <w:rsid w:val="003F3C77"/>
    <w:rsid w:val="003F3F69"/>
    <w:rsid w:val="003F402B"/>
    <w:rsid w:val="003F4152"/>
    <w:rsid w:val="003F41B6"/>
    <w:rsid w:val="003F4692"/>
    <w:rsid w:val="003F4787"/>
    <w:rsid w:val="003F49F3"/>
    <w:rsid w:val="003F4C14"/>
    <w:rsid w:val="003F4F87"/>
    <w:rsid w:val="003F5021"/>
    <w:rsid w:val="003F50E4"/>
    <w:rsid w:val="003F51FC"/>
    <w:rsid w:val="003F5532"/>
    <w:rsid w:val="003F5597"/>
    <w:rsid w:val="003F56C9"/>
    <w:rsid w:val="003F56FC"/>
    <w:rsid w:val="003F5770"/>
    <w:rsid w:val="003F579C"/>
    <w:rsid w:val="003F57FF"/>
    <w:rsid w:val="003F5972"/>
    <w:rsid w:val="003F59B6"/>
    <w:rsid w:val="003F5AD8"/>
    <w:rsid w:val="003F5C54"/>
    <w:rsid w:val="003F5F4C"/>
    <w:rsid w:val="003F5FD2"/>
    <w:rsid w:val="003F6329"/>
    <w:rsid w:val="003F659E"/>
    <w:rsid w:val="003F66EF"/>
    <w:rsid w:val="003F6764"/>
    <w:rsid w:val="003F6821"/>
    <w:rsid w:val="003F686C"/>
    <w:rsid w:val="003F6A94"/>
    <w:rsid w:val="003F6CDA"/>
    <w:rsid w:val="003F6DB0"/>
    <w:rsid w:val="003F6DE6"/>
    <w:rsid w:val="003F6E38"/>
    <w:rsid w:val="003F6EBA"/>
    <w:rsid w:val="003F6F72"/>
    <w:rsid w:val="003F6FDD"/>
    <w:rsid w:val="003F7192"/>
    <w:rsid w:val="003F7237"/>
    <w:rsid w:val="003F726D"/>
    <w:rsid w:val="003F7298"/>
    <w:rsid w:val="003F746A"/>
    <w:rsid w:val="003F76E2"/>
    <w:rsid w:val="003F7773"/>
    <w:rsid w:val="003F7783"/>
    <w:rsid w:val="003F78D6"/>
    <w:rsid w:val="003F7B44"/>
    <w:rsid w:val="003F7F5D"/>
    <w:rsid w:val="003F7F82"/>
    <w:rsid w:val="003F7FB6"/>
    <w:rsid w:val="003F7FC2"/>
    <w:rsid w:val="0040017F"/>
    <w:rsid w:val="004001DE"/>
    <w:rsid w:val="00400584"/>
    <w:rsid w:val="004005A8"/>
    <w:rsid w:val="00400985"/>
    <w:rsid w:val="004009BC"/>
    <w:rsid w:val="004009E5"/>
    <w:rsid w:val="004009FC"/>
    <w:rsid w:val="00400B36"/>
    <w:rsid w:val="00400C3D"/>
    <w:rsid w:val="00400E44"/>
    <w:rsid w:val="00400F3B"/>
    <w:rsid w:val="00400F6D"/>
    <w:rsid w:val="0040110C"/>
    <w:rsid w:val="0040117F"/>
    <w:rsid w:val="00401270"/>
    <w:rsid w:val="00401368"/>
    <w:rsid w:val="0040176A"/>
    <w:rsid w:val="00401989"/>
    <w:rsid w:val="004019FB"/>
    <w:rsid w:val="00401AD6"/>
    <w:rsid w:val="00401C14"/>
    <w:rsid w:val="00401F99"/>
    <w:rsid w:val="00401FC7"/>
    <w:rsid w:val="004023CC"/>
    <w:rsid w:val="0040297F"/>
    <w:rsid w:val="00402B4E"/>
    <w:rsid w:val="00402D0C"/>
    <w:rsid w:val="00402E2F"/>
    <w:rsid w:val="00402FA7"/>
    <w:rsid w:val="0040301B"/>
    <w:rsid w:val="00403143"/>
    <w:rsid w:val="00403195"/>
    <w:rsid w:val="004031D5"/>
    <w:rsid w:val="004031E5"/>
    <w:rsid w:val="004033C0"/>
    <w:rsid w:val="00403657"/>
    <w:rsid w:val="0040379E"/>
    <w:rsid w:val="00403B0C"/>
    <w:rsid w:val="00403BD9"/>
    <w:rsid w:val="00403D07"/>
    <w:rsid w:val="00403D50"/>
    <w:rsid w:val="00403F14"/>
    <w:rsid w:val="004040C6"/>
    <w:rsid w:val="0040414A"/>
    <w:rsid w:val="004042B1"/>
    <w:rsid w:val="0040439C"/>
    <w:rsid w:val="00404978"/>
    <w:rsid w:val="00404A15"/>
    <w:rsid w:val="00404B3E"/>
    <w:rsid w:val="00404B95"/>
    <w:rsid w:val="00404C54"/>
    <w:rsid w:val="00404C9A"/>
    <w:rsid w:val="00404D84"/>
    <w:rsid w:val="00404D88"/>
    <w:rsid w:val="00405176"/>
    <w:rsid w:val="0040522A"/>
    <w:rsid w:val="00405266"/>
    <w:rsid w:val="004053E2"/>
    <w:rsid w:val="00405450"/>
    <w:rsid w:val="004054EF"/>
    <w:rsid w:val="00405623"/>
    <w:rsid w:val="004057D7"/>
    <w:rsid w:val="00405809"/>
    <w:rsid w:val="00405BAD"/>
    <w:rsid w:val="00405BC1"/>
    <w:rsid w:val="00405CB0"/>
    <w:rsid w:val="00405CC4"/>
    <w:rsid w:val="00405D44"/>
    <w:rsid w:val="00405D51"/>
    <w:rsid w:val="00405F9F"/>
    <w:rsid w:val="00406009"/>
    <w:rsid w:val="00406062"/>
    <w:rsid w:val="0040626E"/>
    <w:rsid w:val="004062AE"/>
    <w:rsid w:val="0040669D"/>
    <w:rsid w:val="004068D7"/>
    <w:rsid w:val="004069AB"/>
    <w:rsid w:val="00406AC2"/>
    <w:rsid w:val="00406AEB"/>
    <w:rsid w:val="00406E87"/>
    <w:rsid w:val="00406FFB"/>
    <w:rsid w:val="0040707D"/>
    <w:rsid w:val="0040707E"/>
    <w:rsid w:val="0040717B"/>
    <w:rsid w:val="00407195"/>
    <w:rsid w:val="0040723A"/>
    <w:rsid w:val="0040728E"/>
    <w:rsid w:val="00407523"/>
    <w:rsid w:val="00407534"/>
    <w:rsid w:val="00407634"/>
    <w:rsid w:val="00407800"/>
    <w:rsid w:val="004079A2"/>
    <w:rsid w:val="00407D16"/>
    <w:rsid w:val="00407E46"/>
    <w:rsid w:val="004100C1"/>
    <w:rsid w:val="00410119"/>
    <w:rsid w:val="004102CE"/>
    <w:rsid w:val="0041038B"/>
    <w:rsid w:val="004105B5"/>
    <w:rsid w:val="00410620"/>
    <w:rsid w:val="00410804"/>
    <w:rsid w:val="00410C8C"/>
    <w:rsid w:val="00410E0F"/>
    <w:rsid w:val="00410FB7"/>
    <w:rsid w:val="004113C8"/>
    <w:rsid w:val="00411466"/>
    <w:rsid w:val="004115D4"/>
    <w:rsid w:val="004116E1"/>
    <w:rsid w:val="004116F3"/>
    <w:rsid w:val="00411C9A"/>
    <w:rsid w:val="00411DD1"/>
    <w:rsid w:val="0041207C"/>
    <w:rsid w:val="00412179"/>
    <w:rsid w:val="004122B1"/>
    <w:rsid w:val="00412556"/>
    <w:rsid w:val="004126A4"/>
    <w:rsid w:val="0041293F"/>
    <w:rsid w:val="00412A06"/>
    <w:rsid w:val="00412C40"/>
    <w:rsid w:val="00412D16"/>
    <w:rsid w:val="00412EF1"/>
    <w:rsid w:val="00412F7C"/>
    <w:rsid w:val="00412FB6"/>
    <w:rsid w:val="0041316A"/>
    <w:rsid w:val="004131F4"/>
    <w:rsid w:val="00413298"/>
    <w:rsid w:val="00413379"/>
    <w:rsid w:val="0041341A"/>
    <w:rsid w:val="0041355A"/>
    <w:rsid w:val="004137EF"/>
    <w:rsid w:val="0041388E"/>
    <w:rsid w:val="00413931"/>
    <w:rsid w:val="00413A04"/>
    <w:rsid w:val="00413A9C"/>
    <w:rsid w:val="00413C54"/>
    <w:rsid w:val="00413CBA"/>
    <w:rsid w:val="00413D00"/>
    <w:rsid w:val="00413D65"/>
    <w:rsid w:val="00413ECF"/>
    <w:rsid w:val="0041410E"/>
    <w:rsid w:val="0041420F"/>
    <w:rsid w:val="00414367"/>
    <w:rsid w:val="004143E9"/>
    <w:rsid w:val="00414433"/>
    <w:rsid w:val="0041446D"/>
    <w:rsid w:val="00414482"/>
    <w:rsid w:val="00414620"/>
    <w:rsid w:val="0041493C"/>
    <w:rsid w:val="0041497A"/>
    <w:rsid w:val="00414B79"/>
    <w:rsid w:val="00414F60"/>
    <w:rsid w:val="004152C4"/>
    <w:rsid w:val="004152DA"/>
    <w:rsid w:val="004157BA"/>
    <w:rsid w:val="004157EC"/>
    <w:rsid w:val="004157FE"/>
    <w:rsid w:val="00415C92"/>
    <w:rsid w:val="00415CA6"/>
    <w:rsid w:val="00415FF2"/>
    <w:rsid w:val="0041612E"/>
    <w:rsid w:val="00416670"/>
    <w:rsid w:val="00416754"/>
    <w:rsid w:val="004167EE"/>
    <w:rsid w:val="00416840"/>
    <w:rsid w:val="00416FAA"/>
    <w:rsid w:val="0041731A"/>
    <w:rsid w:val="0041738C"/>
    <w:rsid w:val="004173A6"/>
    <w:rsid w:val="004173BC"/>
    <w:rsid w:val="00417532"/>
    <w:rsid w:val="0041767C"/>
    <w:rsid w:val="00417822"/>
    <w:rsid w:val="0041787C"/>
    <w:rsid w:val="00417B95"/>
    <w:rsid w:val="00417C8D"/>
    <w:rsid w:val="00417CC0"/>
    <w:rsid w:val="00417DA0"/>
    <w:rsid w:val="00417E3F"/>
    <w:rsid w:val="0042007B"/>
    <w:rsid w:val="00420246"/>
    <w:rsid w:val="0042027F"/>
    <w:rsid w:val="004202ED"/>
    <w:rsid w:val="00420811"/>
    <w:rsid w:val="00420903"/>
    <w:rsid w:val="00420A77"/>
    <w:rsid w:val="00420B9F"/>
    <w:rsid w:val="00420C0D"/>
    <w:rsid w:val="00420C22"/>
    <w:rsid w:val="00420EBB"/>
    <w:rsid w:val="004212FF"/>
    <w:rsid w:val="00421877"/>
    <w:rsid w:val="004219ED"/>
    <w:rsid w:val="00421A1E"/>
    <w:rsid w:val="00421A4C"/>
    <w:rsid w:val="00421AC1"/>
    <w:rsid w:val="00421C98"/>
    <w:rsid w:val="00421DD8"/>
    <w:rsid w:val="0042205E"/>
    <w:rsid w:val="00422164"/>
    <w:rsid w:val="004224A6"/>
    <w:rsid w:val="004227D8"/>
    <w:rsid w:val="004227F8"/>
    <w:rsid w:val="00422863"/>
    <w:rsid w:val="00422907"/>
    <w:rsid w:val="004229BA"/>
    <w:rsid w:val="00422CC4"/>
    <w:rsid w:val="00422E0A"/>
    <w:rsid w:val="00422E51"/>
    <w:rsid w:val="00422FCD"/>
    <w:rsid w:val="004230B8"/>
    <w:rsid w:val="00423219"/>
    <w:rsid w:val="004233F4"/>
    <w:rsid w:val="004234A7"/>
    <w:rsid w:val="004234B5"/>
    <w:rsid w:val="00423573"/>
    <w:rsid w:val="004237EB"/>
    <w:rsid w:val="00423844"/>
    <w:rsid w:val="00423879"/>
    <w:rsid w:val="00423A29"/>
    <w:rsid w:val="00423C0D"/>
    <w:rsid w:val="00423D1F"/>
    <w:rsid w:val="00423DD8"/>
    <w:rsid w:val="00423E8C"/>
    <w:rsid w:val="00424067"/>
    <w:rsid w:val="004243A4"/>
    <w:rsid w:val="0042467C"/>
    <w:rsid w:val="00424816"/>
    <w:rsid w:val="00424C36"/>
    <w:rsid w:val="00424D0D"/>
    <w:rsid w:val="00424DF3"/>
    <w:rsid w:val="00424F68"/>
    <w:rsid w:val="0042515E"/>
    <w:rsid w:val="00425164"/>
    <w:rsid w:val="00425192"/>
    <w:rsid w:val="00425474"/>
    <w:rsid w:val="00425903"/>
    <w:rsid w:val="00425A93"/>
    <w:rsid w:val="00425AE9"/>
    <w:rsid w:val="00425BE0"/>
    <w:rsid w:val="00425C60"/>
    <w:rsid w:val="00425DBC"/>
    <w:rsid w:val="00425DE1"/>
    <w:rsid w:val="00426246"/>
    <w:rsid w:val="00426251"/>
    <w:rsid w:val="004262DC"/>
    <w:rsid w:val="00426363"/>
    <w:rsid w:val="00426662"/>
    <w:rsid w:val="00426719"/>
    <w:rsid w:val="004267B9"/>
    <w:rsid w:val="004267CB"/>
    <w:rsid w:val="004267FF"/>
    <w:rsid w:val="004269A7"/>
    <w:rsid w:val="0042713A"/>
    <w:rsid w:val="004273E1"/>
    <w:rsid w:val="004273FD"/>
    <w:rsid w:val="00427683"/>
    <w:rsid w:val="00427758"/>
    <w:rsid w:val="004277D3"/>
    <w:rsid w:val="004277D6"/>
    <w:rsid w:val="00427834"/>
    <w:rsid w:val="004279AB"/>
    <w:rsid w:val="004279EF"/>
    <w:rsid w:val="00427FE1"/>
    <w:rsid w:val="004301A1"/>
    <w:rsid w:val="0043038D"/>
    <w:rsid w:val="004303FD"/>
    <w:rsid w:val="004308B1"/>
    <w:rsid w:val="00430931"/>
    <w:rsid w:val="00430B10"/>
    <w:rsid w:val="00430CB0"/>
    <w:rsid w:val="00430F16"/>
    <w:rsid w:val="00431258"/>
    <w:rsid w:val="0043144C"/>
    <w:rsid w:val="00431472"/>
    <w:rsid w:val="00431526"/>
    <w:rsid w:val="0043157F"/>
    <w:rsid w:val="00431894"/>
    <w:rsid w:val="0043196C"/>
    <w:rsid w:val="00431A6F"/>
    <w:rsid w:val="00431BFF"/>
    <w:rsid w:val="00431D30"/>
    <w:rsid w:val="00431D3D"/>
    <w:rsid w:val="00431D94"/>
    <w:rsid w:val="00431DD6"/>
    <w:rsid w:val="00431E12"/>
    <w:rsid w:val="00431F57"/>
    <w:rsid w:val="00432084"/>
    <w:rsid w:val="004321F3"/>
    <w:rsid w:val="004324E8"/>
    <w:rsid w:val="0043285C"/>
    <w:rsid w:val="00432884"/>
    <w:rsid w:val="004329C1"/>
    <w:rsid w:val="00432A47"/>
    <w:rsid w:val="00432CF2"/>
    <w:rsid w:val="00432D56"/>
    <w:rsid w:val="00432D85"/>
    <w:rsid w:val="00432F00"/>
    <w:rsid w:val="00433215"/>
    <w:rsid w:val="00433334"/>
    <w:rsid w:val="00433470"/>
    <w:rsid w:val="00433558"/>
    <w:rsid w:val="0043364B"/>
    <w:rsid w:val="00433B21"/>
    <w:rsid w:val="00433B3B"/>
    <w:rsid w:val="00433BFD"/>
    <w:rsid w:val="00433C24"/>
    <w:rsid w:val="00433C38"/>
    <w:rsid w:val="00433DDC"/>
    <w:rsid w:val="00433E97"/>
    <w:rsid w:val="004340A2"/>
    <w:rsid w:val="0043434A"/>
    <w:rsid w:val="0043435D"/>
    <w:rsid w:val="0043444B"/>
    <w:rsid w:val="004345E4"/>
    <w:rsid w:val="00434661"/>
    <w:rsid w:val="0043470A"/>
    <w:rsid w:val="00434BF9"/>
    <w:rsid w:val="004350A1"/>
    <w:rsid w:val="00435156"/>
    <w:rsid w:val="00435217"/>
    <w:rsid w:val="00435394"/>
    <w:rsid w:val="004353FE"/>
    <w:rsid w:val="00435557"/>
    <w:rsid w:val="004357CF"/>
    <w:rsid w:val="004359BF"/>
    <w:rsid w:val="004359D5"/>
    <w:rsid w:val="00435A9B"/>
    <w:rsid w:val="00435BB8"/>
    <w:rsid w:val="00435C9A"/>
    <w:rsid w:val="00435CF7"/>
    <w:rsid w:val="00435D27"/>
    <w:rsid w:val="00435EFA"/>
    <w:rsid w:val="00436430"/>
    <w:rsid w:val="004365E1"/>
    <w:rsid w:val="004368E3"/>
    <w:rsid w:val="00436A28"/>
    <w:rsid w:val="00436BAC"/>
    <w:rsid w:val="0043712B"/>
    <w:rsid w:val="00437218"/>
    <w:rsid w:val="0043724B"/>
    <w:rsid w:val="00437482"/>
    <w:rsid w:val="004374D5"/>
    <w:rsid w:val="00437727"/>
    <w:rsid w:val="004377E9"/>
    <w:rsid w:val="00437916"/>
    <w:rsid w:val="00437E11"/>
    <w:rsid w:val="00440372"/>
    <w:rsid w:val="004405DA"/>
    <w:rsid w:val="00440781"/>
    <w:rsid w:val="0044086D"/>
    <w:rsid w:val="00440DA0"/>
    <w:rsid w:val="00440EEA"/>
    <w:rsid w:val="00440F79"/>
    <w:rsid w:val="0044146B"/>
    <w:rsid w:val="00441705"/>
    <w:rsid w:val="004417A1"/>
    <w:rsid w:val="004419DB"/>
    <w:rsid w:val="00441AB7"/>
    <w:rsid w:val="00441C70"/>
    <w:rsid w:val="00441D03"/>
    <w:rsid w:val="00442324"/>
    <w:rsid w:val="004424CA"/>
    <w:rsid w:val="00442521"/>
    <w:rsid w:val="0044254B"/>
    <w:rsid w:val="004429BE"/>
    <w:rsid w:val="00442B34"/>
    <w:rsid w:val="00442BA2"/>
    <w:rsid w:val="00442D3B"/>
    <w:rsid w:val="00442F47"/>
    <w:rsid w:val="0044318C"/>
    <w:rsid w:val="0044338B"/>
    <w:rsid w:val="0044343E"/>
    <w:rsid w:val="0044360F"/>
    <w:rsid w:val="004436FC"/>
    <w:rsid w:val="00443BAA"/>
    <w:rsid w:val="00443D72"/>
    <w:rsid w:val="00443E35"/>
    <w:rsid w:val="00443EE7"/>
    <w:rsid w:val="00444004"/>
    <w:rsid w:val="00444040"/>
    <w:rsid w:val="0044412C"/>
    <w:rsid w:val="0044438F"/>
    <w:rsid w:val="004443A7"/>
    <w:rsid w:val="00444400"/>
    <w:rsid w:val="00444440"/>
    <w:rsid w:val="00444786"/>
    <w:rsid w:val="00444A83"/>
    <w:rsid w:val="00444AE2"/>
    <w:rsid w:val="00444AF7"/>
    <w:rsid w:val="00444DAE"/>
    <w:rsid w:val="004451EF"/>
    <w:rsid w:val="004456D6"/>
    <w:rsid w:val="00445A56"/>
    <w:rsid w:val="00445AE6"/>
    <w:rsid w:val="00445C3E"/>
    <w:rsid w:val="00445F93"/>
    <w:rsid w:val="004460F4"/>
    <w:rsid w:val="00446205"/>
    <w:rsid w:val="00446547"/>
    <w:rsid w:val="004465F6"/>
    <w:rsid w:val="0044674D"/>
    <w:rsid w:val="00446782"/>
    <w:rsid w:val="00446BAC"/>
    <w:rsid w:val="00446BF2"/>
    <w:rsid w:val="00446E5A"/>
    <w:rsid w:val="00446EAF"/>
    <w:rsid w:val="0044702E"/>
    <w:rsid w:val="0044713B"/>
    <w:rsid w:val="00447414"/>
    <w:rsid w:val="0044756C"/>
    <w:rsid w:val="004476DD"/>
    <w:rsid w:val="004477AB"/>
    <w:rsid w:val="004477CA"/>
    <w:rsid w:val="0044791A"/>
    <w:rsid w:val="00447967"/>
    <w:rsid w:val="0045010A"/>
    <w:rsid w:val="0045061C"/>
    <w:rsid w:val="00450660"/>
    <w:rsid w:val="00450706"/>
    <w:rsid w:val="00450779"/>
    <w:rsid w:val="00450941"/>
    <w:rsid w:val="004509E0"/>
    <w:rsid w:val="00450AAC"/>
    <w:rsid w:val="00450BC9"/>
    <w:rsid w:val="00450CE6"/>
    <w:rsid w:val="00450D0C"/>
    <w:rsid w:val="00450D3B"/>
    <w:rsid w:val="00450DDE"/>
    <w:rsid w:val="00450E55"/>
    <w:rsid w:val="0045100E"/>
    <w:rsid w:val="004511C8"/>
    <w:rsid w:val="00451269"/>
    <w:rsid w:val="0045129E"/>
    <w:rsid w:val="0045136C"/>
    <w:rsid w:val="004514BF"/>
    <w:rsid w:val="00451664"/>
    <w:rsid w:val="0045183F"/>
    <w:rsid w:val="00451D2F"/>
    <w:rsid w:val="00451E61"/>
    <w:rsid w:val="004520D4"/>
    <w:rsid w:val="00452129"/>
    <w:rsid w:val="004522BF"/>
    <w:rsid w:val="00452644"/>
    <w:rsid w:val="004526B6"/>
    <w:rsid w:val="004527AD"/>
    <w:rsid w:val="004527DE"/>
    <w:rsid w:val="00452F76"/>
    <w:rsid w:val="00453073"/>
    <w:rsid w:val="004530FB"/>
    <w:rsid w:val="00453485"/>
    <w:rsid w:val="00453659"/>
    <w:rsid w:val="00453C42"/>
    <w:rsid w:val="00453D1F"/>
    <w:rsid w:val="00453D84"/>
    <w:rsid w:val="00453E56"/>
    <w:rsid w:val="00453FEA"/>
    <w:rsid w:val="004542B1"/>
    <w:rsid w:val="004543FB"/>
    <w:rsid w:val="00454500"/>
    <w:rsid w:val="00454516"/>
    <w:rsid w:val="004545DC"/>
    <w:rsid w:val="00454A17"/>
    <w:rsid w:val="00454AB0"/>
    <w:rsid w:val="00454B4D"/>
    <w:rsid w:val="00454BA7"/>
    <w:rsid w:val="00454BDB"/>
    <w:rsid w:val="00454E3B"/>
    <w:rsid w:val="00455139"/>
    <w:rsid w:val="00455176"/>
    <w:rsid w:val="004551BE"/>
    <w:rsid w:val="004551D7"/>
    <w:rsid w:val="00455243"/>
    <w:rsid w:val="004557D4"/>
    <w:rsid w:val="00455A94"/>
    <w:rsid w:val="00455BC9"/>
    <w:rsid w:val="00455C6E"/>
    <w:rsid w:val="00455CC3"/>
    <w:rsid w:val="00455CDB"/>
    <w:rsid w:val="00455D43"/>
    <w:rsid w:val="004560F1"/>
    <w:rsid w:val="0045621A"/>
    <w:rsid w:val="0045658A"/>
    <w:rsid w:val="0045663C"/>
    <w:rsid w:val="00456692"/>
    <w:rsid w:val="00456C02"/>
    <w:rsid w:val="00456D62"/>
    <w:rsid w:val="00456EE1"/>
    <w:rsid w:val="00456EF7"/>
    <w:rsid w:val="00456F12"/>
    <w:rsid w:val="00456F3B"/>
    <w:rsid w:val="00456FEB"/>
    <w:rsid w:val="004574FB"/>
    <w:rsid w:val="00457990"/>
    <w:rsid w:val="0045799A"/>
    <w:rsid w:val="004579FA"/>
    <w:rsid w:val="00457AC1"/>
    <w:rsid w:val="00457C12"/>
    <w:rsid w:val="00457D5A"/>
    <w:rsid w:val="00460273"/>
    <w:rsid w:val="00460393"/>
    <w:rsid w:val="0046056C"/>
    <w:rsid w:val="0046093B"/>
    <w:rsid w:val="004609DB"/>
    <w:rsid w:val="00460EB3"/>
    <w:rsid w:val="00460F12"/>
    <w:rsid w:val="00460FD2"/>
    <w:rsid w:val="00461497"/>
    <w:rsid w:val="00461AD9"/>
    <w:rsid w:val="00461B8F"/>
    <w:rsid w:val="00461BD7"/>
    <w:rsid w:val="00461FBA"/>
    <w:rsid w:val="0046200A"/>
    <w:rsid w:val="004620C6"/>
    <w:rsid w:val="004621C5"/>
    <w:rsid w:val="004624D3"/>
    <w:rsid w:val="00462515"/>
    <w:rsid w:val="0046269B"/>
    <w:rsid w:val="0046279C"/>
    <w:rsid w:val="004628E0"/>
    <w:rsid w:val="00462909"/>
    <w:rsid w:val="00462A00"/>
    <w:rsid w:val="00462B01"/>
    <w:rsid w:val="00462B66"/>
    <w:rsid w:val="00462BDC"/>
    <w:rsid w:val="00462DAE"/>
    <w:rsid w:val="00463565"/>
    <w:rsid w:val="004636C5"/>
    <w:rsid w:val="004636D0"/>
    <w:rsid w:val="004637C6"/>
    <w:rsid w:val="004638FA"/>
    <w:rsid w:val="00463D01"/>
    <w:rsid w:val="00463ED2"/>
    <w:rsid w:val="00464111"/>
    <w:rsid w:val="004643C8"/>
    <w:rsid w:val="00464441"/>
    <w:rsid w:val="004647D7"/>
    <w:rsid w:val="0046495E"/>
    <w:rsid w:val="00464999"/>
    <w:rsid w:val="00464DAC"/>
    <w:rsid w:val="00464EA0"/>
    <w:rsid w:val="00465150"/>
    <w:rsid w:val="0046526B"/>
    <w:rsid w:val="0046596B"/>
    <w:rsid w:val="00465A61"/>
    <w:rsid w:val="00465A71"/>
    <w:rsid w:val="00465AC0"/>
    <w:rsid w:val="00465C74"/>
    <w:rsid w:val="004661E5"/>
    <w:rsid w:val="0046642D"/>
    <w:rsid w:val="00466548"/>
    <w:rsid w:val="00466701"/>
    <w:rsid w:val="0046682A"/>
    <w:rsid w:val="0046698A"/>
    <w:rsid w:val="00466C1F"/>
    <w:rsid w:val="00466E0C"/>
    <w:rsid w:val="00466EAC"/>
    <w:rsid w:val="00466EE7"/>
    <w:rsid w:val="00466F9D"/>
    <w:rsid w:val="00467236"/>
    <w:rsid w:val="0046725A"/>
    <w:rsid w:val="004672A3"/>
    <w:rsid w:val="00467875"/>
    <w:rsid w:val="00467A2E"/>
    <w:rsid w:val="00467CB2"/>
    <w:rsid w:val="00467E61"/>
    <w:rsid w:val="00467F01"/>
    <w:rsid w:val="00467F2F"/>
    <w:rsid w:val="00470037"/>
    <w:rsid w:val="00470092"/>
    <w:rsid w:val="00470164"/>
    <w:rsid w:val="00470294"/>
    <w:rsid w:val="004702CA"/>
    <w:rsid w:val="0047083D"/>
    <w:rsid w:val="00470970"/>
    <w:rsid w:val="00470C19"/>
    <w:rsid w:val="00470C63"/>
    <w:rsid w:val="00470CEB"/>
    <w:rsid w:val="00470DB6"/>
    <w:rsid w:val="00470E77"/>
    <w:rsid w:val="00470EBE"/>
    <w:rsid w:val="00470EC8"/>
    <w:rsid w:val="00470FDA"/>
    <w:rsid w:val="00471030"/>
    <w:rsid w:val="004711B2"/>
    <w:rsid w:val="00471478"/>
    <w:rsid w:val="00471490"/>
    <w:rsid w:val="004714DE"/>
    <w:rsid w:val="004718B3"/>
    <w:rsid w:val="00471B67"/>
    <w:rsid w:val="00471BF7"/>
    <w:rsid w:val="00471C28"/>
    <w:rsid w:val="00471CAC"/>
    <w:rsid w:val="00471D20"/>
    <w:rsid w:val="00471D28"/>
    <w:rsid w:val="00471DFD"/>
    <w:rsid w:val="00471E15"/>
    <w:rsid w:val="00472075"/>
    <w:rsid w:val="00472186"/>
    <w:rsid w:val="00472234"/>
    <w:rsid w:val="00472530"/>
    <w:rsid w:val="004725B3"/>
    <w:rsid w:val="004725E0"/>
    <w:rsid w:val="00472708"/>
    <w:rsid w:val="00472885"/>
    <w:rsid w:val="00472B29"/>
    <w:rsid w:val="00472C3A"/>
    <w:rsid w:val="00473060"/>
    <w:rsid w:val="004730F5"/>
    <w:rsid w:val="00473127"/>
    <w:rsid w:val="0047357C"/>
    <w:rsid w:val="00473599"/>
    <w:rsid w:val="004735EE"/>
    <w:rsid w:val="0047391C"/>
    <w:rsid w:val="00473967"/>
    <w:rsid w:val="00473EB2"/>
    <w:rsid w:val="00473EB5"/>
    <w:rsid w:val="004741A6"/>
    <w:rsid w:val="004742CE"/>
    <w:rsid w:val="00474346"/>
    <w:rsid w:val="00474379"/>
    <w:rsid w:val="004743FD"/>
    <w:rsid w:val="00474990"/>
    <w:rsid w:val="00474A37"/>
    <w:rsid w:val="00474CA5"/>
    <w:rsid w:val="00474D1D"/>
    <w:rsid w:val="00474D77"/>
    <w:rsid w:val="0047500B"/>
    <w:rsid w:val="0047535D"/>
    <w:rsid w:val="00475912"/>
    <w:rsid w:val="00475933"/>
    <w:rsid w:val="00475AB9"/>
    <w:rsid w:val="00475CAE"/>
    <w:rsid w:val="00475DD4"/>
    <w:rsid w:val="00475E49"/>
    <w:rsid w:val="00475F71"/>
    <w:rsid w:val="0047618E"/>
    <w:rsid w:val="00476211"/>
    <w:rsid w:val="0047647F"/>
    <w:rsid w:val="004764D6"/>
    <w:rsid w:val="0047664D"/>
    <w:rsid w:val="0047665A"/>
    <w:rsid w:val="00476904"/>
    <w:rsid w:val="00476A22"/>
    <w:rsid w:val="00476A36"/>
    <w:rsid w:val="00476A97"/>
    <w:rsid w:val="00476BFE"/>
    <w:rsid w:val="00476DE1"/>
    <w:rsid w:val="00476FB7"/>
    <w:rsid w:val="00476FD7"/>
    <w:rsid w:val="00477075"/>
    <w:rsid w:val="00477157"/>
    <w:rsid w:val="00477345"/>
    <w:rsid w:val="00477374"/>
    <w:rsid w:val="0047766E"/>
    <w:rsid w:val="004778C3"/>
    <w:rsid w:val="00477A47"/>
    <w:rsid w:val="00477AE5"/>
    <w:rsid w:val="00477D4B"/>
    <w:rsid w:val="00477D4F"/>
    <w:rsid w:val="00477FCF"/>
    <w:rsid w:val="0048000B"/>
    <w:rsid w:val="00480075"/>
    <w:rsid w:val="004800FD"/>
    <w:rsid w:val="0048011C"/>
    <w:rsid w:val="00480305"/>
    <w:rsid w:val="004805A5"/>
    <w:rsid w:val="00480647"/>
    <w:rsid w:val="0048066F"/>
    <w:rsid w:val="00480810"/>
    <w:rsid w:val="00480880"/>
    <w:rsid w:val="00480907"/>
    <w:rsid w:val="004809FF"/>
    <w:rsid w:val="00480B8A"/>
    <w:rsid w:val="00480D67"/>
    <w:rsid w:val="00480E69"/>
    <w:rsid w:val="00480F2F"/>
    <w:rsid w:val="00480FBD"/>
    <w:rsid w:val="00480FE8"/>
    <w:rsid w:val="0048155C"/>
    <w:rsid w:val="004815CE"/>
    <w:rsid w:val="004816F0"/>
    <w:rsid w:val="00481881"/>
    <w:rsid w:val="00481B72"/>
    <w:rsid w:val="00481D18"/>
    <w:rsid w:val="00481D27"/>
    <w:rsid w:val="00481E0A"/>
    <w:rsid w:val="00481E22"/>
    <w:rsid w:val="00481EE5"/>
    <w:rsid w:val="00481FCA"/>
    <w:rsid w:val="00482087"/>
    <w:rsid w:val="0048251D"/>
    <w:rsid w:val="004825FE"/>
    <w:rsid w:val="004827A8"/>
    <w:rsid w:val="00482861"/>
    <w:rsid w:val="00482878"/>
    <w:rsid w:val="004828C8"/>
    <w:rsid w:val="00482936"/>
    <w:rsid w:val="00482A22"/>
    <w:rsid w:val="00482BC1"/>
    <w:rsid w:val="00483044"/>
    <w:rsid w:val="0048314B"/>
    <w:rsid w:val="00483184"/>
    <w:rsid w:val="004833A2"/>
    <w:rsid w:val="0048346C"/>
    <w:rsid w:val="004834C6"/>
    <w:rsid w:val="004835D0"/>
    <w:rsid w:val="0048381D"/>
    <w:rsid w:val="00483AE5"/>
    <w:rsid w:val="00483FAF"/>
    <w:rsid w:val="00484152"/>
    <w:rsid w:val="00484154"/>
    <w:rsid w:val="004841AD"/>
    <w:rsid w:val="004842B3"/>
    <w:rsid w:val="004843D5"/>
    <w:rsid w:val="004844AE"/>
    <w:rsid w:val="004844C9"/>
    <w:rsid w:val="00484817"/>
    <w:rsid w:val="00484A05"/>
    <w:rsid w:val="00484D7E"/>
    <w:rsid w:val="00484DAC"/>
    <w:rsid w:val="00485012"/>
    <w:rsid w:val="00485124"/>
    <w:rsid w:val="004856A0"/>
    <w:rsid w:val="004856DE"/>
    <w:rsid w:val="0048579B"/>
    <w:rsid w:val="004858EE"/>
    <w:rsid w:val="0048597A"/>
    <w:rsid w:val="00485A75"/>
    <w:rsid w:val="00485BE0"/>
    <w:rsid w:val="00485FA8"/>
    <w:rsid w:val="0048633D"/>
    <w:rsid w:val="0048637B"/>
    <w:rsid w:val="0048656E"/>
    <w:rsid w:val="00486618"/>
    <w:rsid w:val="00486A04"/>
    <w:rsid w:val="00486A4B"/>
    <w:rsid w:val="00486B01"/>
    <w:rsid w:val="00486BE2"/>
    <w:rsid w:val="00486C52"/>
    <w:rsid w:val="00486DD3"/>
    <w:rsid w:val="00486DFB"/>
    <w:rsid w:val="00486EC9"/>
    <w:rsid w:val="00487277"/>
    <w:rsid w:val="00487282"/>
    <w:rsid w:val="00487343"/>
    <w:rsid w:val="00487469"/>
    <w:rsid w:val="00487578"/>
    <w:rsid w:val="00487599"/>
    <w:rsid w:val="0048781F"/>
    <w:rsid w:val="00487A8E"/>
    <w:rsid w:val="00487B62"/>
    <w:rsid w:val="00487F4A"/>
    <w:rsid w:val="00490171"/>
    <w:rsid w:val="00490239"/>
    <w:rsid w:val="004903F2"/>
    <w:rsid w:val="00490518"/>
    <w:rsid w:val="004907AD"/>
    <w:rsid w:val="004909A7"/>
    <w:rsid w:val="00490A04"/>
    <w:rsid w:val="00490A1F"/>
    <w:rsid w:val="00490C6B"/>
    <w:rsid w:val="00490F7A"/>
    <w:rsid w:val="004912FB"/>
    <w:rsid w:val="004915FD"/>
    <w:rsid w:val="00491809"/>
    <w:rsid w:val="00491AEF"/>
    <w:rsid w:val="00491BFC"/>
    <w:rsid w:val="0049217F"/>
    <w:rsid w:val="004921D1"/>
    <w:rsid w:val="00492244"/>
    <w:rsid w:val="0049249B"/>
    <w:rsid w:val="00492525"/>
    <w:rsid w:val="00492608"/>
    <w:rsid w:val="0049262D"/>
    <w:rsid w:val="00492983"/>
    <w:rsid w:val="00492AF3"/>
    <w:rsid w:val="00492B7D"/>
    <w:rsid w:val="00492C49"/>
    <w:rsid w:val="00492EDC"/>
    <w:rsid w:val="00492F69"/>
    <w:rsid w:val="004930BE"/>
    <w:rsid w:val="004931E7"/>
    <w:rsid w:val="0049324C"/>
    <w:rsid w:val="00493A25"/>
    <w:rsid w:val="00493AAE"/>
    <w:rsid w:val="00493C14"/>
    <w:rsid w:val="00493CFD"/>
    <w:rsid w:val="00493E3A"/>
    <w:rsid w:val="00493EDE"/>
    <w:rsid w:val="00494298"/>
    <w:rsid w:val="00494474"/>
    <w:rsid w:val="00494568"/>
    <w:rsid w:val="00494A96"/>
    <w:rsid w:val="00494AA6"/>
    <w:rsid w:val="00494B82"/>
    <w:rsid w:val="00494B93"/>
    <w:rsid w:val="00494C2A"/>
    <w:rsid w:val="00494DCF"/>
    <w:rsid w:val="0049513C"/>
    <w:rsid w:val="00495200"/>
    <w:rsid w:val="00495268"/>
    <w:rsid w:val="004952CC"/>
    <w:rsid w:val="004956E8"/>
    <w:rsid w:val="004957AE"/>
    <w:rsid w:val="00495843"/>
    <w:rsid w:val="004958D9"/>
    <w:rsid w:val="00495B04"/>
    <w:rsid w:val="00496123"/>
    <w:rsid w:val="00496259"/>
    <w:rsid w:val="00496294"/>
    <w:rsid w:val="00496330"/>
    <w:rsid w:val="00496360"/>
    <w:rsid w:val="00496499"/>
    <w:rsid w:val="00496A11"/>
    <w:rsid w:val="00496D9F"/>
    <w:rsid w:val="00496E00"/>
    <w:rsid w:val="00496FD7"/>
    <w:rsid w:val="00497042"/>
    <w:rsid w:val="004970D4"/>
    <w:rsid w:val="004973BB"/>
    <w:rsid w:val="004973FB"/>
    <w:rsid w:val="00497621"/>
    <w:rsid w:val="004976BA"/>
    <w:rsid w:val="004977EC"/>
    <w:rsid w:val="00497A89"/>
    <w:rsid w:val="00497D56"/>
    <w:rsid w:val="00497E41"/>
    <w:rsid w:val="00497EB2"/>
    <w:rsid w:val="00497FC2"/>
    <w:rsid w:val="004A01FD"/>
    <w:rsid w:val="004A0325"/>
    <w:rsid w:val="004A035B"/>
    <w:rsid w:val="004A0383"/>
    <w:rsid w:val="004A0431"/>
    <w:rsid w:val="004A0657"/>
    <w:rsid w:val="004A0B5E"/>
    <w:rsid w:val="004A0C3C"/>
    <w:rsid w:val="004A0DE9"/>
    <w:rsid w:val="004A0FE2"/>
    <w:rsid w:val="004A12FC"/>
    <w:rsid w:val="004A147B"/>
    <w:rsid w:val="004A14FB"/>
    <w:rsid w:val="004A1629"/>
    <w:rsid w:val="004A1673"/>
    <w:rsid w:val="004A1CE3"/>
    <w:rsid w:val="004A1D3B"/>
    <w:rsid w:val="004A1E6C"/>
    <w:rsid w:val="004A1EF4"/>
    <w:rsid w:val="004A1FF9"/>
    <w:rsid w:val="004A230C"/>
    <w:rsid w:val="004A235E"/>
    <w:rsid w:val="004A25C0"/>
    <w:rsid w:val="004A270F"/>
    <w:rsid w:val="004A2C6E"/>
    <w:rsid w:val="004A2CD2"/>
    <w:rsid w:val="004A2D5F"/>
    <w:rsid w:val="004A2E56"/>
    <w:rsid w:val="004A336F"/>
    <w:rsid w:val="004A3442"/>
    <w:rsid w:val="004A3473"/>
    <w:rsid w:val="004A3604"/>
    <w:rsid w:val="004A3608"/>
    <w:rsid w:val="004A36BF"/>
    <w:rsid w:val="004A3750"/>
    <w:rsid w:val="004A3982"/>
    <w:rsid w:val="004A3A81"/>
    <w:rsid w:val="004A3AAB"/>
    <w:rsid w:val="004A3B47"/>
    <w:rsid w:val="004A3B8F"/>
    <w:rsid w:val="004A3C4E"/>
    <w:rsid w:val="004A3EC4"/>
    <w:rsid w:val="004A3FB8"/>
    <w:rsid w:val="004A3FE0"/>
    <w:rsid w:val="004A4093"/>
    <w:rsid w:val="004A41ED"/>
    <w:rsid w:val="004A46A6"/>
    <w:rsid w:val="004A484F"/>
    <w:rsid w:val="004A48F7"/>
    <w:rsid w:val="004A4A78"/>
    <w:rsid w:val="004A4CFF"/>
    <w:rsid w:val="004A4E33"/>
    <w:rsid w:val="004A4F59"/>
    <w:rsid w:val="004A4F7F"/>
    <w:rsid w:val="004A5389"/>
    <w:rsid w:val="004A53F7"/>
    <w:rsid w:val="004A55C7"/>
    <w:rsid w:val="004A581D"/>
    <w:rsid w:val="004A592D"/>
    <w:rsid w:val="004A5B88"/>
    <w:rsid w:val="004A5BFC"/>
    <w:rsid w:val="004A5C0F"/>
    <w:rsid w:val="004A5E00"/>
    <w:rsid w:val="004A5E28"/>
    <w:rsid w:val="004A5EA5"/>
    <w:rsid w:val="004A5F2E"/>
    <w:rsid w:val="004A5FB0"/>
    <w:rsid w:val="004A6121"/>
    <w:rsid w:val="004A617B"/>
    <w:rsid w:val="004A61A5"/>
    <w:rsid w:val="004A62CB"/>
    <w:rsid w:val="004A658B"/>
    <w:rsid w:val="004A65AA"/>
    <w:rsid w:val="004A6718"/>
    <w:rsid w:val="004A677A"/>
    <w:rsid w:val="004A6B00"/>
    <w:rsid w:val="004A7196"/>
    <w:rsid w:val="004A72F3"/>
    <w:rsid w:val="004A74AC"/>
    <w:rsid w:val="004A7586"/>
    <w:rsid w:val="004A75FA"/>
    <w:rsid w:val="004A776B"/>
    <w:rsid w:val="004A7AC7"/>
    <w:rsid w:val="004A7B37"/>
    <w:rsid w:val="004A7B4C"/>
    <w:rsid w:val="004A7F13"/>
    <w:rsid w:val="004A7F84"/>
    <w:rsid w:val="004B02B3"/>
    <w:rsid w:val="004B0303"/>
    <w:rsid w:val="004B062E"/>
    <w:rsid w:val="004B068B"/>
    <w:rsid w:val="004B07F1"/>
    <w:rsid w:val="004B098A"/>
    <w:rsid w:val="004B09E2"/>
    <w:rsid w:val="004B0ED8"/>
    <w:rsid w:val="004B0F80"/>
    <w:rsid w:val="004B110D"/>
    <w:rsid w:val="004B14DF"/>
    <w:rsid w:val="004B16A4"/>
    <w:rsid w:val="004B19AF"/>
    <w:rsid w:val="004B1A2E"/>
    <w:rsid w:val="004B1AD7"/>
    <w:rsid w:val="004B1BA7"/>
    <w:rsid w:val="004B1C3B"/>
    <w:rsid w:val="004B1C63"/>
    <w:rsid w:val="004B1D28"/>
    <w:rsid w:val="004B1FD1"/>
    <w:rsid w:val="004B2232"/>
    <w:rsid w:val="004B22C3"/>
    <w:rsid w:val="004B243C"/>
    <w:rsid w:val="004B24A6"/>
    <w:rsid w:val="004B27EF"/>
    <w:rsid w:val="004B2932"/>
    <w:rsid w:val="004B2ABE"/>
    <w:rsid w:val="004B2B22"/>
    <w:rsid w:val="004B2B7B"/>
    <w:rsid w:val="004B2CB0"/>
    <w:rsid w:val="004B2CC5"/>
    <w:rsid w:val="004B2E70"/>
    <w:rsid w:val="004B32A6"/>
    <w:rsid w:val="004B349E"/>
    <w:rsid w:val="004B3653"/>
    <w:rsid w:val="004B3885"/>
    <w:rsid w:val="004B3A56"/>
    <w:rsid w:val="004B3BE3"/>
    <w:rsid w:val="004B3CBD"/>
    <w:rsid w:val="004B3D02"/>
    <w:rsid w:val="004B3DC3"/>
    <w:rsid w:val="004B3ED5"/>
    <w:rsid w:val="004B3EF5"/>
    <w:rsid w:val="004B436C"/>
    <w:rsid w:val="004B43E4"/>
    <w:rsid w:val="004B4510"/>
    <w:rsid w:val="004B46A2"/>
    <w:rsid w:val="004B46C7"/>
    <w:rsid w:val="004B476B"/>
    <w:rsid w:val="004B4A43"/>
    <w:rsid w:val="004B4C58"/>
    <w:rsid w:val="004B4E22"/>
    <w:rsid w:val="004B4E57"/>
    <w:rsid w:val="004B4EA0"/>
    <w:rsid w:val="004B4FAD"/>
    <w:rsid w:val="004B51CE"/>
    <w:rsid w:val="004B5356"/>
    <w:rsid w:val="004B53C8"/>
    <w:rsid w:val="004B5435"/>
    <w:rsid w:val="004B5930"/>
    <w:rsid w:val="004B5ACE"/>
    <w:rsid w:val="004B5C13"/>
    <w:rsid w:val="004B5C89"/>
    <w:rsid w:val="004B5FBC"/>
    <w:rsid w:val="004B6072"/>
    <w:rsid w:val="004B6084"/>
    <w:rsid w:val="004B622C"/>
    <w:rsid w:val="004B6256"/>
    <w:rsid w:val="004B64DE"/>
    <w:rsid w:val="004B6635"/>
    <w:rsid w:val="004B6761"/>
    <w:rsid w:val="004B6780"/>
    <w:rsid w:val="004B67E7"/>
    <w:rsid w:val="004B6951"/>
    <w:rsid w:val="004B69FC"/>
    <w:rsid w:val="004B6B1B"/>
    <w:rsid w:val="004B6C18"/>
    <w:rsid w:val="004B6ECB"/>
    <w:rsid w:val="004B7041"/>
    <w:rsid w:val="004B706D"/>
    <w:rsid w:val="004B7136"/>
    <w:rsid w:val="004B71A6"/>
    <w:rsid w:val="004B7882"/>
    <w:rsid w:val="004B7A28"/>
    <w:rsid w:val="004B7C94"/>
    <w:rsid w:val="004B7CE3"/>
    <w:rsid w:val="004B7EB1"/>
    <w:rsid w:val="004B7EB8"/>
    <w:rsid w:val="004B7F5E"/>
    <w:rsid w:val="004C01DC"/>
    <w:rsid w:val="004C02E5"/>
    <w:rsid w:val="004C0755"/>
    <w:rsid w:val="004C09E0"/>
    <w:rsid w:val="004C0A2E"/>
    <w:rsid w:val="004C0D23"/>
    <w:rsid w:val="004C0D4D"/>
    <w:rsid w:val="004C104F"/>
    <w:rsid w:val="004C11B1"/>
    <w:rsid w:val="004C1287"/>
    <w:rsid w:val="004C12D1"/>
    <w:rsid w:val="004C133D"/>
    <w:rsid w:val="004C150F"/>
    <w:rsid w:val="004C1569"/>
    <w:rsid w:val="004C1A3B"/>
    <w:rsid w:val="004C1AF5"/>
    <w:rsid w:val="004C1DFF"/>
    <w:rsid w:val="004C206E"/>
    <w:rsid w:val="004C21B7"/>
    <w:rsid w:val="004C239A"/>
    <w:rsid w:val="004C23A5"/>
    <w:rsid w:val="004C24FD"/>
    <w:rsid w:val="004C2594"/>
    <w:rsid w:val="004C2617"/>
    <w:rsid w:val="004C2815"/>
    <w:rsid w:val="004C28FD"/>
    <w:rsid w:val="004C293E"/>
    <w:rsid w:val="004C29E6"/>
    <w:rsid w:val="004C2AAE"/>
    <w:rsid w:val="004C31CC"/>
    <w:rsid w:val="004C32D5"/>
    <w:rsid w:val="004C3323"/>
    <w:rsid w:val="004C3401"/>
    <w:rsid w:val="004C34C1"/>
    <w:rsid w:val="004C395D"/>
    <w:rsid w:val="004C41BC"/>
    <w:rsid w:val="004C41DF"/>
    <w:rsid w:val="004C47E0"/>
    <w:rsid w:val="004C48B3"/>
    <w:rsid w:val="004C4C1D"/>
    <w:rsid w:val="004C4C90"/>
    <w:rsid w:val="004C4CA3"/>
    <w:rsid w:val="004C4E68"/>
    <w:rsid w:val="004C4E71"/>
    <w:rsid w:val="004C5172"/>
    <w:rsid w:val="004C51A0"/>
    <w:rsid w:val="004C51BB"/>
    <w:rsid w:val="004C547D"/>
    <w:rsid w:val="004C5595"/>
    <w:rsid w:val="004C55DC"/>
    <w:rsid w:val="004C5920"/>
    <w:rsid w:val="004C59A3"/>
    <w:rsid w:val="004C59B0"/>
    <w:rsid w:val="004C5A51"/>
    <w:rsid w:val="004C5BBA"/>
    <w:rsid w:val="004C5F3A"/>
    <w:rsid w:val="004C5F71"/>
    <w:rsid w:val="004C60EB"/>
    <w:rsid w:val="004C61C8"/>
    <w:rsid w:val="004C62FC"/>
    <w:rsid w:val="004C63BE"/>
    <w:rsid w:val="004C6455"/>
    <w:rsid w:val="004C64E0"/>
    <w:rsid w:val="004C65E4"/>
    <w:rsid w:val="004C6620"/>
    <w:rsid w:val="004C6784"/>
    <w:rsid w:val="004C67E1"/>
    <w:rsid w:val="004C696A"/>
    <w:rsid w:val="004C6A47"/>
    <w:rsid w:val="004C6AF7"/>
    <w:rsid w:val="004C6CEE"/>
    <w:rsid w:val="004C6DA8"/>
    <w:rsid w:val="004C6F23"/>
    <w:rsid w:val="004C6F9D"/>
    <w:rsid w:val="004C6FAE"/>
    <w:rsid w:val="004C70EE"/>
    <w:rsid w:val="004C7390"/>
    <w:rsid w:val="004C7501"/>
    <w:rsid w:val="004C7521"/>
    <w:rsid w:val="004C783A"/>
    <w:rsid w:val="004C795E"/>
    <w:rsid w:val="004C7C2E"/>
    <w:rsid w:val="004C7E00"/>
    <w:rsid w:val="004C7F13"/>
    <w:rsid w:val="004D0139"/>
    <w:rsid w:val="004D0270"/>
    <w:rsid w:val="004D047C"/>
    <w:rsid w:val="004D04AE"/>
    <w:rsid w:val="004D0646"/>
    <w:rsid w:val="004D0731"/>
    <w:rsid w:val="004D089A"/>
    <w:rsid w:val="004D0B8F"/>
    <w:rsid w:val="004D0CCA"/>
    <w:rsid w:val="004D0D89"/>
    <w:rsid w:val="004D0D99"/>
    <w:rsid w:val="004D0DCD"/>
    <w:rsid w:val="004D0E1E"/>
    <w:rsid w:val="004D105A"/>
    <w:rsid w:val="004D10DF"/>
    <w:rsid w:val="004D1198"/>
    <w:rsid w:val="004D11ED"/>
    <w:rsid w:val="004D15DA"/>
    <w:rsid w:val="004D168D"/>
    <w:rsid w:val="004D17DB"/>
    <w:rsid w:val="004D1CEC"/>
    <w:rsid w:val="004D1EFA"/>
    <w:rsid w:val="004D1FE0"/>
    <w:rsid w:val="004D221F"/>
    <w:rsid w:val="004D2369"/>
    <w:rsid w:val="004D23A1"/>
    <w:rsid w:val="004D2585"/>
    <w:rsid w:val="004D2587"/>
    <w:rsid w:val="004D266E"/>
    <w:rsid w:val="004D27C5"/>
    <w:rsid w:val="004D28A3"/>
    <w:rsid w:val="004D2A3E"/>
    <w:rsid w:val="004D2B16"/>
    <w:rsid w:val="004D2C95"/>
    <w:rsid w:val="004D2D77"/>
    <w:rsid w:val="004D2E8F"/>
    <w:rsid w:val="004D332C"/>
    <w:rsid w:val="004D3349"/>
    <w:rsid w:val="004D375D"/>
    <w:rsid w:val="004D3872"/>
    <w:rsid w:val="004D3BE7"/>
    <w:rsid w:val="004D3D83"/>
    <w:rsid w:val="004D3E7E"/>
    <w:rsid w:val="004D41E1"/>
    <w:rsid w:val="004D4299"/>
    <w:rsid w:val="004D4616"/>
    <w:rsid w:val="004D4695"/>
    <w:rsid w:val="004D48D8"/>
    <w:rsid w:val="004D4BA8"/>
    <w:rsid w:val="004D4BB6"/>
    <w:rsid w:val="004D4E79"/>
    <w:rsid w:val="004D4E7B"/>
    <w:rsid w:val="004D4F4D"/>
    <w:rsid w:val="004D4F6F"/>
    <w:rsid w:val="004D5280"/>
    <w:rsid w:val="004D549B"/>
    <w:rsid w:val="004D56C5"/>
    <w:rsid w:val="004D59B7"/>
    <w:rsid w:val="004D5C75"/>
    <w:rsid w:val="004D5E51"/>
    <w:rsid w:val="004D6125"/>
    <w:rsid w:val="004D6518"/>
    <w:rsid w:val="004D6793"/>
    <w:rsid w:val="004D6D4C"/>
    <w:rsid w:val="004D6D77"/>
    <w:rsid w:val="004D6E53"/>
    <w:rsid w:val="004D6E98"/>
    <w:rsid w:val="004D6F0C"/>
    <w:rsid w:val="004D7237"/>
    <w:rsid w:val="004D725C"/>
    <w:rsid w:val="004D72A0"/>
    <w:rsid w:val="004D74A8"/>
    <w:rsid w:val="004D74AE"/>
    <w:rsid w:val="004D74B0"/>
    <w:rsid w:val="004D769B"/>
    <w:rsid w:val="004D775E"/>
    <w:rsid w:val="004D7856"/>
    <w:rsid w:val="004D7949"/>
    <w:rsid w:val="004D7A8D"/>
    <w:rsid w:val="004D7D5D"/>
    <w:rsid w:val="004E008E"/>
    <w:rsid w:val="004E034F"/>
    <w:rsid w:val="004E04F4"/>
    <w:rsid w:val="004E0733"/>
    <w:rsid w:val="004E0B50"/>
    <w:rsid w:val="004E0DDF"/>
    <w:rsid w:val="004E0F53"/>
    <w:rsid w:val="004E0F55"/>
    <w:rsid w:val="004E1136"/>
    <w:rsid w:val="004E1159"/>
    <w:rsid w:val="004E14B8"/>
    <w:rsid w:val="004E16A2"/>
    <w:rsid w:val="004E1745"/>
    <w:rsid w:val="004E19D0"/>
    <w:rsid w:val="004E19DA"/>
    <w:rsid w:val="004E19F5"/>
    <w:rsid w:val="004E1C5F"/>
    <w:rsid w:val="004E1CF1"/>
    <w:rsid w:val="004E204A"/>
    <w:rsid w:val="004E225E"/>
    <w:rsid w:val="004E266F"/>
    <w:rsid w:val="004E27EE"/>
    <w:rsid w:val="004E2861"/>
    <w:rsid w:val="004E28ED"/>
    <w:rsid w:val="004E2D50"/>
    <w:rsid w:val="004E2DA7"/>
    <w:rsid w:val="004E30B9"/>
    <w:rsid w:val="004E32DC"/>
    <w:rsid w:val="004E36A9"/>
    <w:rsid w:val="004E380D"/>
    <w:rsid w:val="004E382B"/>
    <w:rsid w:val="004E386C"/>
    <w:rsid w:val="004E390C"/>
    <w:rsid w:val="004E3A94"/>
    <w:rsid w:val="004E3B6F"/>
    <w:rsid w:val="004E43F0"/>
    <w:rsid w:val="004E4432"/>
    <w:rsid w:val="004E44E4"/>
    <w:rsid w:val="004E4804"/>
    <w:rsid w:val="004E4BBB"/>
    <w:rsid w:val="004E4D1F"/>
    <w:rsid w:val="004E504A"/>
    <w:rsid w:val="004E5140"/>
    <w:rsid w:val="004E52CA"/>
    <w:rsid w:val="004E5ABC"/>
    <w:rsid w:val="004E5DB5"/>
    <w:rsid w:val="004E5E60"/>
    <w:rsid w:val="004E60C8"/>
    <w:rsid w:val="004E610C"/>
    <w:rsid w:val="004E64C1"/>
    <w:rsid w:val="004E6A1D"/>
    <w:rsid w:val="004E6BA2"/>
    <w:rsid w:val="004E6CEC"/>
    <w:rsid w:val="004E7016"/>
    <w:rsid w:val="004E7499"/>
    <w:rsid w:val="004E76C1"/>
    <w:rsid w:val="004E7735"/>
    <w:rsid w:val="004E783E"/>
    <w:rsid w:val="004E787D"/>
    <w:rsid w:val="004E789A"/>
    <w:rsid w:val="004E7A78"/>
    <w:rsid w:val="004E7B62"/>
    <w:rsid w:val="004F012B"/>
    <w:rsid w:val="004F0159"/>
    <w:rsid w:val="004F0247"/>
    <w:rsid w:val="004F02B7"/>
    <w:rsid w:val="004F0371"/>
    <w:rsid w:val="004F039B"/>
    <w:rsid w:val="004F0720"/>
    <w:rsid w:val="004F08AA"/>
    <w:rsid w:val="004F08F9"/>
    <w:rsid w:val="004F0940"/>
    <w:rsid w:val="004F0CB6"/>
    <w:rsid w:val="004F0D18"/>
    <w:rsid w:val="004F0EF3"/>
    <w:rsid w:val="004F12BC"/>
    <w:rsid w:val="004F12BE"/>
    <w:rsid w:val="004F1347"/>
    <w:rsid w:val="004F146E"/>
    <w:rsid w:val="004F14F1"/>
    <w:rsid w:val="004F1667"/>
    <w:rsid w:val="004F16BC"/>
    <w:rsid w:val="004F17AE"/>
    <w:rsid w:val="004F17D8"/>
    <w:rsid w:val="004F1DC5"/>
    <w:rsid w:val="004F1DFF"/>
    <w:rsid w:val="004F212F"/>
    <w:rsid w:val="004F2572"/>
    <w:rsid w:val="004F260A"/>
    <w:rsid w:val="004F267B"/>
    <w:rsid w:val="004F27D9"/>
    <w:rsid w:val="004F27E9"/>
    <w:rsid w:val="004F282E"/>
    <w:rsid w:val="004F28D5"/>
    <w:rsid w:val="004F2B09"/>
    <w:rsid w:val="004F2DFB"/>
    <w:rsid w:val="004F2F41"/>
    <w:rsid w:val="004F308E"/>
    <w:rsid w:val="004F30A3"/>
    <w:rsid w:val="004F3320"/>
    <w:rsid w:val="004F3868"/>
    <w:rsid w:val="004F3E22"/>
    <w:rsid w:val="004F43C9"/>
    <w:rsid w:val="004F4622"/>
    <w:rsid w:val="004F47FE"/>
    <w:rsid w:val="004F4A58"/>
    <w:rsid w:val="004F4D6A"/>
    <w:rsid w:val="004F5026"/>
    <w:rsid w:val="004F5390"/>
    <w:rsid w:val="004F57B5"/>
    <w:rsid w:val="004F58BB"/>
    <w:rsid w:val="004F5BAC"/>
    <w:rsid w:val="004F5CB5"/>
    <w:rsid w:val="004F5D9A"/>
    <w:rsid w:val="004F5E34"/>
    <w:rsid w:val="004F5ED3"/>
    <w:rsid w:val="004F6496"/>
    <w:rsid w:val="004F68A3"/>
    <w:rsid w:val="004F68F9"/>
    <w:rsid w:val="004F6A92"/>
    <w:rsid w:val="004F6B15"/>
    <w:rsid w:val="004F6BDE"/>
    <w:rsid w:val="004F6FC8"/>
    <w:rsid w:val="004F6FE6"/>
    <w:rsid w:val="004F6FEE"/>
    <w:rsid w:val="004F7126"/>
    <w:rsid w:val="004F7261"/>
    <w:rsid w:val="004F74BB"/>
    <w:rsid w:val="004F7681"/>
    <w:rsid w:val="004F7AA7"/>
    <w:rsid w:val="004F7B45"/>
    <w:rsid w:val="004F7C13"/>
    <w:rsid w:val="004F7E14"/>
    <w:rsid w:val="004F7E51"/>
    <w:rsid w:val="004F7EBB"/>
    <w:rsid w:val="004F7EF8"/>
    <w:rsid w:val="004F7F7E"/>
    <w:rsid w:val="0050016C"/>
    <w:rsid w:val="00500367"/>
    <w:rsid w:val="00500399"/>
    <w:rsid w:val="00500485"/>
    <w:rsid w:val="005004F2"/>
    <w:rsid w:val="005006A0"/>
    <w:rsid w:val="005009FD"/>
    <w:rsid w:val="00500B2F"/>
    <w:rsid w:val="00500C99"/>
    <w:rsid w:val="005010B1"/>
    <w:rsid w:val="005010BA"/>
    <w:rsid w:val="005012BC"/>
    <w:rsid w:val="00501417"/>
    <w:rsid w:val="00501598"/>
    <w:rsid w:val="00501903"/>
    <w:rsid w:val="00501A6E"/>
    <w:rsid w:val="00501C21"/>
    <w:rsid w:val="00501C40"/>
    <w:rsid w:val="00501D86"/>
    <w:rsid w:val="00501EE9"/>
    <w:rsid w:val="00501F75"/>
    <w:rsid w:val="00502331"/>
    <w:rsid w:val="005024E0"/>
    <w:rsid w:val="00502570"/>
    <w:rsid w:val="005025DF"/>
    <w:rsid w:val="005027FC"/>
    <w:rsid w:val="00502875"/>
    <w:rsid w:val="00502A45"/>
    <w:rsid w:val="00502ABF"/>
    <w:rsid w:val="00502B90"/>
    <w:rsid w:val="00502CB4"/>
    <w:rsid w:val="00502F45"/>
    <w:rsid w:val="00503059"/>
    <w:rsid w:val="00503085"/>
    <w:rsid w:val="005030A6"/>
    <w:rsid w:val="005031F4"/>
    <w:rsid w:val="005031FC"/>
    <w:rsid w:val="00503300"/>
    <w:rsid w:val="005036A2"/>
    <w:rsid w:val="00503B97"/>
    <w:rsid w:val="00503E5B"/>
    <w:rsid w:val="00503E71"/>
    <w:rsid w:val="0050420F"/>
    <w:rsid w:val="005043DF"/>
    <w:rsid w:val="00504447"/>
    <w:rsid w:val="00504504"/>
    <w:rsid w:val="005045F4"/>
    <w:rsid w:val="00504902"/>
    <w:rsid w:val="00504A73"/>
    <w:rsid w:val="00504A7A"/>
    <w:rsid w:val="00504D22"/>
    <w:rsid w:val="00504DA3"/>
    <w:rsid w:val="00504DC3"/>
    <w:rsid w:val="00504DF8"/>
    <w:rsid w:val="005050AD"/>
    <w:rsid w:val="00505487"/>
    <w:rsid w:val="00505682"/>
    <w:rsid w:val="00505685"/>
    <w:rsid w:val="005056A2"/>
    <w:rsid w:val="005056AB"/>
    <w:rsid w:val="005056D3"/>
    <w:rsid w:val="0050579D"/>
    <w:rsid w:val="00505C1E"/>
    <w:rsid w:val="00505C47"/>
    <w:rsid w:val="00505DE2"/>
    <w:rsid w:val="005060D9"/>
    <w:rsid w:val="005063AC"/>
    <w:rsid w:val="0050644D"/>
    <w:rsid w:val="0050677F"/>
    <w:rsid w:val="00506782"/>
    <w:rsid w:val="00506C1C"/>
    <w:rsid w:val="00506D7E"/>
    <w:rsid w:val="00506FC2"/>
    <w:rsid w:val="0050708F"/>
    <w:rsid w:val="00507108"/>
    <w:rsid w:val="00507167"/>
    <w:rsid w:val="005071BB"/>
    <w:rsid w:val="005071D1"/>
    <w:rsid w:val="00507571"/>
    <w:rsid w:val="0050762A"/>
    <w:rsid w:val="00507650"/>
    <w:rsid w:val="0050770C"/>
    <w:rsid w:val="00507828"/>
    <w:rsid w:val="0050791F"/>
    <w:rsid w:val="00507D8E"/>
    <w:rsid w:val="00507FE7"/>
    <w:rsid w:val="005101A0"/>
    <w:rsid w:val="0051068A"/>
    <w:rsid w:val="00510742"/>
    <w:rsid w:val="00510748"/>
    <w:rsid w:val="00510A2F"/>
    <w:rsid w:val="00510A4E"/>
    <w:rsid w:val="00510B45"/>
    <w:rsid w:val="00510E93"/>
    <w:rsid w:val="00511044"/>
    <w:rsid w:val="0051104F"/>
    <w:rsid w:val="0051119C"/>
    <w:rsid w:val="005111C5"/>
    <w:rsid w:val="005113FB"/>
    <w:rsid w:val="00511493"/>
    <w:rsid w:val="0051168E"/>
    <w:rsid w:val="0051181A"/>
    <w:rsid w:val="00511892"/>
    <w:rsid w:val="0051193D"/>
    <w:rsid w:val="00511AAA"/>
    <w:rsid w:val="00511B07"/>
    <w:rsid w:val="00511B57"/>
    <w:rsid w:val="00511D07"/>
    <w:rsid w:val="00511E46"/>
    <w:rsid w:val="00511FEB"/>
    <w:rsid w:val="0051217B"/>
    <w:rsid w:val="005121CE"/>
    <w:rsid w:val="005121DD"/>
    <w:rsid w:val="005129E7"/>
    <w:rsid w:val="00512A64"/>
    <w:rsid w:val="00512AE5"/>
    <w:rsid w:val="00512BA0"/>
    <w:rsid w:val="00512D7D"/>
    <w:rsid w:val="00512F02"/>
    <w:rsid w:val="00513025"/>
    <w:rsid w:val="00513153"/>
    <w:rsid w:val="00513160"/>
    <w:rsid w:val="00513311"/>
    <w:rsid w:val="005134AC"/>
    <w:rsid w:val="005137CF"/>
    <w:rsid w:val="005138E5"/>
    <w:rsid w:val="00513A87"/>
    <w:rsid w:val="00513D48"/>
    <w:rsid w:val="005140D2"/>
    <w:rsid w:val="0051431F"/>
    <w:rsid w:val="00514416"/>
    <w:rsid w:val="005145DB"/>
    <w:rsid w:val="00514834"/>
    <w:rsid w:val="0051499A"/>
    <w:rsid w:val="005149B3"/>
    <w:rsid w:val="00514B77"/>
    <w:rsid w:val="00514CBB"/>
    <w:rsid w:val="00514DEE"/>
    <w:rsid w:val="00514E3F"/>
    <w:rsid w:val="00514E74"/>
    <w:rsid w:val="005151C0"/>
    <w:rsid w:val="005151E1"/>
    <w:rsid w:val="00515AE0"/>
    <w:rsid w:val="00515AEE"/>
    <w:rsid w:val="00515B9A"/>
    <w:rsid w:val="00515C00"/>
    <w:rsid w:val="00515C63"/>
    <w:rsid w:val="00515C92"/>
    <w:rsid w:val="00515CD2"/>
    <w:rsid w:val="00515F05"/>
    <w:rsid w:val="005162DB"/>
    <w:rsid w:val="005163B3"/>
    <w:rsid w:val="00516469"/>
    <w:rsid w:val="005169C5"/>
    <w:rsid w:val="00516AAA"/>
    <w:rsid w:val="00516AD4"/>
    <w:rsid w:val="00516CB2"/>
    <w:rsid w:val="00516E74"/>
    <w:rsid w:val="00516F25"/>
    <w:rsid w:val="005171CA"/>
    <w:rsid w:val="005172DE"/>
    <w:rsid w:val="005175BA"/>
    <w:rsid w:val="00517657"/>
    <w:rsid w:val="005176A2"/>
    <w:rsid w:val="0051773E"/>
    <w:rsid w:val="0051791C"/>
    <w:rsid w:val="0051794D"/>
    <w:rsid w:val="00517B0B"/>
    <w:rsid w:val="00517B65"/>
    <w:rsid w:val="00517E02"/>
    <w:rsid w:val="00517E61"/>
    <w:rsid w:val="005200B1"/>
    <w:rsid w:val="005202ED"/>
    <w:rsid w:val="00520423"/>
    <w:rsid w:val="0052046C"/>
    <w:rsid w:val="00520596"/>
    <w:rsid w:val="005205CD"/>
    <w:rsid w:val="00520707"/>
    <w:rsid w:val="00520788"/>
    <w:rsid w:val="00520851"/>
    <w:rsid w:val="005208D2"/>
    <w:rsid w:val="00520A61"/>
    <w:rsid w:val="00520A8F"/>
    <w:rsid w:val="00520A9A"/>
    <w:rsid w:val="00520B5B"/>
    <w:rsid w:val="00520BAC"/>
    <w:rsid w:val="00520C4A"/>
    <w:rsid w:val="00520FDF"/>
    <w:rsid w:val="00521096"/>
    <w:rsid w:val="0052114E"/>
    <w:rsid w:val="0052126C"/>
    <w:rsid w:val="005213F3"/>
    <w:rsid w:val="0052156C"/>
    <w:rsid w:val="0052177F"/>
    <w:rsid w:val="005217FB"/>
    <w:rsid w:val="00521A25"/>
    <w:rsid w:val="00521BCB"/>
    <w:rsid w:val="00521DE6"/>
    <w:rsid w:val="00521E1C"/>
    <w:rsid w:val="00521ED9"/>
    <w:rsid w:val="00521F32"/>
    <w:rsid w:val="0052200C"/>
    <w:rsid w:val="005220DA"/>
    <w:rsid w:val="00522212"/>
    <w:rsid w:val="005223A9"/>
    <w:rsid w:val="00522588"/>
    <w:rsid w:val="00522657"/>
    <w:rsid w:val="00522939"/>
    <w:rsid w:val="005229D8"/>
    <w:rsid w:val="00522A53"/>
    <w:rsid w:val="00522C2C"/>
    <w:rsid w:val="00522DE2"/>
    <w:rsid w:val="00522E4B"/>
    <w:rsid w:val="00522F59"/>
    <w:rsid w:val="00522FFC"/>
    <w:rsid w:val="00523220"/>
    <w:rsid w:val="0052323E"/>
    <w:rsid w:val="005233B9"/>
    <w:rsid w:val="005233CB"/>
    <w:rsid w:val="005233D9"/>
    <w:rsid w:val="005235F4"/>
    <w:rsid w:val="0052361F"/>
    <w:rsid w:val="00523911"/>
    <w:rsid w:val="00523966"/>
    <w:rsid w:val="00523994"/>
    <w:rsid w:val="00523A72"/>
    <w:rsid w:val="00523D6E"/>
    <w:rsid w:val="00523DAD"/>
    <w:rsid w:val="00523F34"/>
    <w:rsid w:val="0052404A"/>
    <w:rsid w:val="0052416A"/>
    <w:rsid w:val="005241D2"/>
    <w:rsid w:val="00524301"/>
    <w:rsid w:val="00524352"/>
    <w:rsid w:val="005243A7"/>
    <w:rsid w:val="005244EA"/>
    <w:rsid w:val="00524603"/>
    <w:rsid w:val="0052461A"/>
    <w:rsid w:val="005246D4"/>
    <w:rsid w:val="005248B9"/>
    <w:rsid w:val="00524A58"/>
    <w:rsid w:val="00524A97"/>
    <w:rsid w:val="00524CD4"/>
    <w:rsid w:val="00524D81"/>
    <w:rsid w:val="00525060"/>
    <w:rsid w:val="00525325"/>
    <w:rsid w:val="0052557E"/>
    <w:rsid w:val="00525615"/>
    <w:rsid w:val="00525666"/>
    <w:rsid w:val="005257A8"/>
    <w:rsid w:val="00525860"/>
    <w:rsid w:val="00525F50"/>
    <w:rsid w:val="00525FE7"/>
    <w:rsid w:val="00526087"/>
    <w:rsid w:val="00526975"/>
    <w:rsid w:val="00526AA0"/>
    <w:rsid w:val="00526B3F"/>
    <w:rsid w:val="00526D72"/>
    <w:rsid w:val="00526E10"/>
    <w:rsid w:val="00526FFE"/>
    <w:rsid w:val="0052705A"/>
    <w:rsid w:val="0052714C"/>
    <w:rsid w:val="0052740A"/>
    <w:rsid w:val="00527554"/>
    <w:rsid w:val="00527920"/>
    <w:rsid w:val="00527949"/>
    <w:rsid w:val="00527AC3"/>
    <w:rsid w:val="00527E13"/>
    <w:rsid w:val="00527EFB"/>
    <w:rsid w:val="00530032"/>
    <w:rsid w:val="0053021A"/>
    <w:rsid w:val="00530269"/>
    <w:rsid w:val="00530274"/>
    <w:rsid w:val="0053027B"/>
    <w:rsid w:val="0053027D"/>
    <w:rsid w:val="00530442"/>
    <w:rsid w:val="00530481"/>
    <w:rsid w:val="005305C6"/>
    <w:rsid w:val="00530822"/>
    <w:rsid w:val="00530943"/>
    <w:rsid w:val="00530B81"/>
    <w:rsid w:val="00530D80"/>
    <w:rsid w:val="00530EC5"/>
    <w:rsid w:val="005312EB"/>
    <w:rsid w:val="005313C1"/>
    <w:rsid w:val="005314E8"/>
    <w:rsid w:val="00531542"/>
    <w:rsid w:val="00531621"/>
    <w:rsid w:val="005316EA"/>
    <w:rsid w:val="00531B4C"/>
    <w:rsid w:val="00531CAF"/>
    <w:rsid w:val="00531ECB"/>
    <w:rsid w:val="00531F2F"/>
    <w:rsid w:val="005320FC"/>
    <w:rsid w:val="0053210B"/>
    <w:rsid w:val="00532155"/>
    <w:rsid w:val="0053239A"/>
    <w:rsid w:val="005323CF"/>
    <w:rsid w:val="005324C3"/>
    <w:rsid w:val="00532679"/>
    <w:rsid w:val="0053267A"/>
    <w:rsid w:val="005327A4"/>
    <w:rsid w:val="00532973"/>
    <w:rsid w:val="005329D5"/>
    <w:rsid w:val="005329DA"/>
    <w:rsid w:val="00532A10"/>
    <w:rsid w:val="00532A29"/>
    <w:rsid w:val="00532D0A"/>
    <w:rsid w:val="0053308E"/>
    <w:rsid w:val="00533475"/>
    <w:rsid w:val="005335FD"/>
    <w:rsid w:val="005336D9"/>
    <w:rsid w:val="00533872"/>
    <w:rsid w:val="005338B3"/>
    <w:rsid w:val="00533A3B"/>
    <w:rsid w:val="00533A64"/>
    <w:rsid w:val="00533C48"/>
    <w:rsid w:val="00533DA4"/>
    <w:rsid w:val="00533FD7"/>
    <w:rsid w:val="00534105"/>
    <w:rsid w:val="00534287"/>
    <w:rsid w:val="0053447A"/>
    <w:rsid w:val="0053496B"/>
    <w:rsid w:val="005349D1"/>
    <w:rsid w:val="00534E2E"/>
    <w:rsid w:val="00534E93"/>
    <w:rsid w:val="00535083"/>
    <w:rsid w:val="005351DF"/>
    <w:rsid w:val="00535318"/>
    <w:rsid w:val="005353DB"/>
    <w:rsid w:val="00535473"/>
    <w:rsid w:val="0053566D"/>
    <w:rsid w:val="00535682"/>
    <w:rsid w:val="00535E65"/>
    <w:rsid w:val="00536400"/>
    <w:rsid w:val="005364F5"/>
    <w:rsid w:val="00536792"/>
    <w:rsid w:val="005368AF"/>
    <w:rsid w:val="0053695A"/>
    <w:rsid w:val="00536A23"/>
    <w:rsid w:val="00536D16"/>
    <w:rsid w:val="00536E1D"/>
    <w:rsid w:val="00536F54"/>
    <w:rsid w:val="00537515"/>
    <w:rsid w:val="005376DA"/>
    <w:rsid w:val="0053773C"/>
    <w:rsid w:val="005377CF"/>
    <w:rsid w:val="00537999"/>
    <w:rsid w:val="00537D2D"/>
    <w:rsid w:val="00537DC0"/>
    <w:rsid w:val="00537F6A"/>
    <w:rsid w:val="005400E5"/>
    <w:rsid w:val="00540356"/>
    <w:rsid w:val="00540435"/>
    <w:rsid w:val="0054091D"/>
    <w:rsid w:val="00540A6A"/>
    <w:rsid w:val="00540CD8"/>
    <w:rsid w:val="00540DFB"/>
    <w:rsid w:val="00540E14"/>
    <w:rsid w:val="00540E20"/>
    <w:rsid w:val="00540F4B"/>
    <w:rsid w:val="00541062"/>
    <w:rsid w:val="00541081"/>
    <w:rsid w:val="0054118F"/>
    <w:rsid w:val="005411E2"/>
    <w:rsid w:val="0054122E"/>
    <w:rsid w:val="0054129A"/>
    <w:rsid w:val="0054134B"/>
    <w:rsid w:val="0054145D"/>
    <w:rsid w:val="00541668"/>
    <w:rsid w:val="0054175A"/>
    <w:rsid w:val="0054177A"/>
    <w:rsid w:val="0054181C"/>
    <w:rsid w:val="00541974"/>
    <w:rsid w:val="00541B35"/>
    <w:rsid w:val="00541BB8"/>
    <w:rsid w:val="00541C8B"/>
    <w:rsid w:val="00541D28"/>
    <w:rsid w:val="005420A5"/>
    <w:rsid w:val="005420CC"/>
    <w:rsid w:val="00542345"/>
    <w:rsid w:val="00542383"/>
    <w:rsid w:val="00542547"/>
    <w:rsid w:val="005426B6"/>
    <w:rsid w:val="005427C1"/>
    <w:rsid w:val="00542860"/>
    <w:rsid w:val="00542A49"/>
    <w:rsid w:val="00542B66"/>
    <w:rsid w:val="00542E0A"/>
    <w:rsid w:val="00542E54"/>
    <w:rsid w:val="00542FEF"/>
    <w:rsid w:val="00543031"/>
    <w:rsid w:val="005430B7"/>
    <w:rsid w:val="00543116"/>
    <w:rsid w:val="005432CE"/>
    <w:rsid w:val="005433E9"/>
    <w:rsid w:val="0054340E"/>
    <w:rsid w:val="005434A2"/>
    <w:rsid w:val="0054378C"/>
    <w:rsid w:val="00543AC0"/>
    <w:rsid w:val="00543BAD"/>
    <w:rsid w:val="00544288"/>
    <w:rsid w:val="0054438E"/>
    <w:rsid w:val="00544408"/>
    <w:rsid w:val="0054446C"/>
    <w:rsid w:val="00544598"/>
    <w:rsid w:val="00544951"/>
    <w:rsid w:val="00544A8F"/>
    <w:rsid w:val="00544C0D"/>
    <w:rsid w:val="00544C9B"/>
    <w:rsid w:val="00544E40"/>
    <w:rsid w:val="00544FA2"/>
    <w:rsid w:val="00545110"/>
    <w:rsid w:val="005452F4"/>
    <w:rsid w:val="00545322"/>
    <w:rsid w:val="0054540C"/>
    <w:rsid w:val="00545715"/>
    <w:rsid w:val="00545D3D"/>
    <w:rsid w:val="00545DA6"/>
    <w:rsid w:val="00545F47"/>
    <w:rsid w:val="00545FFB"/>
    <w:rsid w:val="00546050"/>
    <w:rsid w:val="00546198"/>
    <w:rsid w:val="00546240"/>
    <w:rsid w:val="005463F2"/>
    <w:rsid w:val="00546541"/>
    <w:rsid w:val="00546663"/>
    <w:rsid w:val="00546C6D"/>
    <w:rsid w:val="00546CAB"/>
    <w:rsid w:val="00546F0D"/>
    <w:rsid w:val="00546FE7"/>
    <w:rsid w:val="0054705C"/>
    <w:rsid w:val="00547143"/>
    <w:rsid w:val="0054722C"/>
    <w:rsid w:val="005473E2"/>
    <w:rsid w:val="0054766D"/>
    <w:rsid w:val="005476BE"/>
    <w:rsid w:val="005479FA"/>
    <w:rsid w:val="00547BD5"/>
    <w:rsid w:val="00547CCE"/>
    <w:rsid w:val="0055019E"/>
    <w:rsid w:val="005501A9"/>
    <w:rsid w:val="005501D5"/>
    <w:rsid w:val="0055025C"/>
    <w:rsid w:val="005502C3"/>
    <w:rsid w:val="00550697"/>
    <w:rsid w:val="00550C5A"/>
    <w:rsid w:val="00550D7D"/>
    <w:rsid w:val="00550F07"/>
    <w:rsid w:val="00550F0B"/>
    <w:rsid w:val="00551572"/>
    <w:rsid w:val="00551832"/>
    <w:rsid w:val="00551846"/>
    <w:rsid w:val="00551AD3"/>
    <w:rsid w:val="00551C86"/>
    <w:rsid w:val="00551CD9"/>
    <w:rsid w:val="00551FB4"/>
    <w:rsid w:val="005522BC"/>
    <w:rsid w:val="005523A2"/>
    <w:rsid w:val="00552593"/>
    <w:rsid w:val="005525DE"/>
    <w:rsid w:val="0055277A"/>
    <w:rsid w:val="005528D1"/>
    <w:rsid w:val="0055299F"/>
    <w:rsid w:val="00552AD5"/>
    <w:rsid w:val="00552C50"/>
    <w:rsid w:val="00552D77"/>
    <w:rsid w:val="005530C5"/>
    <w:rsid w:val="00553354"/>
    <w:rsid w:val="005534D2"/>
    <w:rsid w:val="005534E2"/>
    <w:rsid w:val="005535A2"/>
    <w:rsid w:val="00553606"/>
    <w:rsid w:val="00553841"/>
    <w:rsid w:val="00553A6F"/>
    <w:rsid w:val="00553ACF"/>
    <w:rsid w:val="00553B9E"/>
    <w:rsid w:val="00553C56"/>
    <w:rsid w:val="00553DF4"/>
    <w:rsid w:val="00553E2F"/>
    <w:rsid w:val="00553E7B"/>
    <w:rsid w:val="005540FC"/>
    <w:rsid w:val="00554118"/>
    <w:rsid w:val="00554234"/>
    <w:rsid w:val="00554252"/>
    <w:rsid w:val="005543F0"/>
    <w:rsid w:val="00554529"/>
    <w:rsid w:val="005546FE"/>
    <w:rsid w:val="005547C9"/>
    <w:rsid w:val="00554897"/>
    <w:rsid w:val="00554A0B"/>
    <w:rsid w:val="00554A2E"/>
    <w:rsid w:val="00554C38"/>
    <w:rsid w:val="00554CE2"/>
    <w:rsid w:val="00554F03"/>
    <w:rsid w:val="0055514C"/>
    <w:rsid w:val="00555166"/>
    <w:rsid w:val="005551CE"/>
    <w:rsid w:val="005553C7"/>
    <w:rsid w:val="00555427"/>
    <w:rsid w:val="005554AD"/>
    <w:rsid w:val="0055551C"/>
    <w:rsid w:val="00555713"/>
    <w:rsid w:val="005558DA"/>
    <w:rsid w:val="00555A25"/>
    <w:rsid w:val="00555BAB"/>
    <w:rsid w:val="00555E27"/>
    <w:rsid w:val="00555F09"/>
    <w:rsid w:val="005562BB"/>
    <w:rsid w:val="005562EF"/>
    <w:rsid w:val="00556415"/>
    <w:rsid w:val="00556457"/>
    <w:rsid w:val="00556467"/>
    <w:rsid w:val="005566FB"/>
    <w:rsid w:val="00556AAF"/>
    <w:rsid w:val="00556D7D"/>
    <w:rsid w:val="00556F5C"/>
    <w:rsid w:val="00557075"/>
    <w:rsid w:val="00557262"/>
    <w:rsid w:val="00557475"/>
    <w:rsid w:val="00557490"/>
    <w:rsid w:val="005574FD"/>
    <w:rsid w:val="0055766D"/>
    <w:rsid w:val="0055767D"/>
    <w:rsid w:val="005577FF"/>
    <w:rsid w:val="00557B1F"/>
    <w:rsid w:val="00557BD8"/>
    <w:rsid w:val="00557C0C"/>
    <w:rsid w:val="00557C32"/>
    <w:rsid w:val="00557C98"/>
    <w:rsid w:val="00557FCD"/>
    <w:rsid w:val="005603EA"/>
    <w:rsid w:val="00560434"/>
    <w:rsid w:val="0056044E"/>
    <w:rsid w:val="00560747"/>
    <w:rsid w:val="00560750"/>
    <w:rsid w:val="00560913"/>
    <w:rsid w:val="00560A2F"/>
    <w:rsid w:val="00560AAC"/>
    <w:rsid w:val="00560ADF"/>
    <w:rsid w:val="00560E6D"/>
    <w:rsid w:val="00560E8A"/>
    <w:rsid w:val="00561129"/>
    <w:rsid w:val="00561213"/>
    <w:rsid w:val="0056125F"/>
    <w:rsid w:val="005612C3"/>
    <w:rsid w:val="005612CA"/>
    <w:rsid w:val="0056149B"/>
    <w:rsid w:val="005614D7"/>
    <w:rsid w:val="00561602"/>
    <w:rsid w:val="005617C2"/>
    <w:rsid w:val="005618EC"/>
    <w:rsid w:val="00561BDE"/>
    <w:rsid w:val="00561D60"/>
    <w:rsid w:val="00561D8C"/>
    <w:rsid w:val="00561F06"/>
    <w:rsid w:val="005621A0"/>
    <w:rsid w:val="00562295"/>
    <w:rsid w:val="0056260A"/>
    <w:rsid w:val="005627A6"/>
    <w:rsid w:val="00562BBF"/>
    <w:rsid w:val="00562BF6"/>
    <w:rsid w:val="00562C4F"/>
    <w:rsid w:val="00562DFC"/>
    <w:rsid w:val="00562E73"/>
    <w:rsid w:val="00562FA3"/>
    <w:rsid w:val="00562FBF"/>
    <w:rsid w:val="0056300C"/>
    <w:rsid w:val="005630AE"/>
    <w:rsid w:val="0056325C"/>
    <w:rsid w:val="0056326B"/>
    <w:rsid w:val="00563388"/>
    <w:rsid w:val="00563574"/>
    <w:rsid w:val="005636F2"/>
    <w:rsid w:val="00563AA4"/>
    <w:rsid w:val="00563AF9"/>
    <w:rsid w:val="00563B67"/>
    <w:rsid w:val="00563CC9"/>
    <w:rsid w:val="00563D2F"/>
    <w:rsid w:val="00563D5A"/>
    <w:rsid w:val="00564421"/>
    <w:rsid w:val="005644F2"/>
    <w:rsid w:val="00564556"/>
    <w:rsid w:val="005645A0"/>
    <w:rsid w:val="005645EE"/>
    <w:rsid w:val="0056468A"/>
    <w:rsid w:val="00564788"/>
    <w:rsid w:val="00564816"/>
    <w:rsid w:val="00564981"/>
    <w:rsid w:val="00564AF0"/>
    <w:rsid w:val="00564CC8"/>
    <w:rsid w:val="00564E71"/>
    <w:rsid w:val="00564F11"/>
    <w:rsid w:val="00564F39"/>
    <w:rsid w:val="00565496"/>
    <w:rsid w:val="00565634"/>
    <w:rsid w:val="0056567E"/>
    <w:rsid w:val="005659E8"/>
    <w:rsid w:val="00565AE3"/>
    <w:rsid w:val="00565C94"/>
    <w:rsid w:val="00565ECF"/>
    <w:rsid w:val="0056612B"/>
    <w:rsid w:val="005663C2"/>
    <w:rsid w:val="00566471"/>
    <w:rsid w:val="0056658F"/>
    <w:rsid w:val="00566686"/>
    <w:rsid w:val="005668C9"/>
    <w:rsid w:val="0056691F"/>
    <w:rsid w:val="005669C7"/>
    <w:rsid w:val="005669E2"/>
    <w:rsid w:val="00566BD5"/>
    <w:rsid w:val="00566C9C"/>
    <w:rsid w:val="00567477"/>
    <w:rsid w:val="005675DE"/>
    <w:rsid w:val="005676C7"/>
    <w:rsid w:val="005678CF"/>
    <w:rsid w:val="00567926"/>
    <w:rsid w:val="00567C3B"/>
    <w:rsid w:val="00567D85"/>
    <w:rsid w:val="0057010E"/>
    <w:rsid w:val="0057018C"/>
    <w:rsid w:val="005701B0"/>
    <w:rsid w:val="00570252"/>
    <w:rsid w:val="0057038D"/>
    <w:rsid w:val="005705CE"/>
    <w:rsid w:val="005706F9"/>
    <w:rsid w:val="00570CD7"/>
    <w:rsid w:val="00570DA4"/>
    <w:rsid w:val="00570E36"/>
    <w:rsid w:val="00570EA9"/>
    <w:rsid w:val="00570F98"/>
    <w:rsid w:val="00570FBF"/>
    <w:rsid w:val="00570FDE"/>
    <w:rsid w:val="0057112B"/>
    <w:rsid w:val="00571238"/>
    <w:rsid w:val="005713D8"/>
    <w:rsid w:val="005713F1"/>
    <w:rsid w:val="005714F7"/>
    <w:rsid w:val="00571526"/>
    <w:rsid w:val="00571918"/>
    <w:rsid w:val="00571AEE"/>
    <w:rsid w:val="00571BAF"/>
    <w:rsid w:val="00571BF0"/>
    <w:rsid w:val="00571C70"/>
    <w:rsid w:val="00571CDF"/>
    <w:rsid w:val="00571E03"/>
    <w:rsid w:val="00571F22"/>
    <w:rsid w:val="00572072"/>
    <w:rsid w:val="005720CD"/>
    <w:rsid w:val="005721E8"/>
    <w:rsid w:val="00572264"/>
    <w:rsid w:val="005722A8"/>
    <w:rsid w:val="0057232B"/>
    <w:rsid w:val="0057236E"/>
    <w:rsid w:val="005723EB"/>
    <w:rsid w:val="005726EB"/>
    <w:rsid w:val="00572702"/>
    <w:rsid w:val="00572894"/>
    <w:rsid w:val="00572896"/>
    <w:rsid w:val="00572A3B"/>
    <w:rsid w:val="00572B27"/>
    <w:rsid w:val="00572B4D"/>
    <w:rsid w:val="00572FC8"/>
    <w:rsid w:val="005733DB"/>
    <w:rsid w:val="005735AA"/>
    <w:rsid w:val="005737E4"/>
    <w:rsid w:val="005737F0"/>
    <w:rsid w:val="0057386B"/>
    <w:rsid w:val="005738D6"/>
    <w:rsid w:val="00573936"/>
    <w:rsid w:val="00573968"/>
    <w:rsid w:val="005739EB"/>
    <w:rsid w:val="00573B81"/>
    <w:rsid w:val="00573E32"/>
    <w:rsid w:val="00573ED7"/>
    <w:rsid w:val="00574158"/>
    <w:rsid w:val="0057420F"/>
    <w:rsid w:val="005742E8"/>
    <w:rsid w:val="00574365"/>
    <w:rsid w:val="00574425"/>
    <w:rsid w:val="0057469D"/>
    <w:rsid w:val="005749D9"/>
    <w:rsid w:val="00574E0C"/>
    <w:rsid w:val="0057518A"/>
    <w:rsid w:val="0057522F"/>
    <w:rsid w:val="00575287"/>
    <w:rsid w:val="005752C5"/>
    <w:rsid w:val="005753C6"/>
    <w:rsid w:val="00575437"/>
    <w:rsid w:val="005756F9"/>
    <w:rsid w:val="00575753"/>
    <w:rsid w:val="00575756"/>
    <w:rsid w:val="005758B9"/>
    <w:rsid w:val="00575B26"/>
    <w:rsid w:val="00575BB3"/>
    <w:rsid w:val="00575C15"/>
    <w:rsid w:val="00575CE4"/>
    <w:rsid w:val="00575FA3"/>
    <w:rsid w:val="00576202"/>
    <w:rsid w:val="00576312"/>
    <w:rsid w:val="0057635A"/>
    <w:rsid w:val="00576435"/>
    <w:rsid w:val="0057677E"/>
    <w:rsid w:val="00576DAA"/>
    <w:rsid w:val="00576EB7"/>
    <w:rsid w:val="0057719B"/>
    <w:rsid w:val="005772D5"/>
    <w:rsid w:val="00577479"/>
    <w:rsid w:val="0057756A"/>
    <w:rsid w:val="00577633"/>
    <w:rsid w:val="00577646"/>
    <w:rsid w:val="005776DC"/>
    <w:rsid w:val="005777AF"/>
    <w:rsid w:val="00577F9C"/>
    <w:rsid w:val="00577FBB"/>
    <w:rsid w:val="0058079C"/>
    <w:rsid w:val="005808F4"/>
    <w:rsid w:val="0058090D"/>
    <w:rsid w:val="00580E09"/>
    <w:rsid w:val="00581075"/>
    <w:rsid w:val="005811AC"/>
    <w:rsid w:val="005811ED"/>
    <w:rsid w:val="00581208"/>
    <w:rsid w:val="00581582"/>
    <w:rsid w:val="00581640"/>
    <w:rsid w:val="00581736"/>
    <w:rsid w:val="005817DF"/>
    <w:rsid w:val="00581AC5"/>
    <w:rsid w:val="00581BCA"/>
    <w:rsid w:val="00581CD1"/>
    <w:rsid w:val="00581E89"/>
    <w:rsid w:val="005825DA"/>
    <w:rsid w:val="00582949"/>
    <w:rsid w:val="00582CCE"/>
    <w:rsid w:val="00582EC0"/>
    <w:rsid w:val="00582F4F"/>
    <w:rsid w:val="0058310F"/>
    <w:rsid w:val="005832C0"/>
    <w:rsid w:val="005832C1"/>
    <w:rsid w:val="005833CF"/>
    <w:rsid w:val="005834A9"/>
    <w:rsid w:val="00583556"/>
    <w:rsid w:val="00583665"/>
    <w:rsid w:val="00583730"/>
    <w:rsid w:val="0058379F"/>
    <w:rsid w:val="00583AD5"/>
    <w:rsid w:val="00583B44"/>
    <w:rsid w:val="00583C92"/>
    <w:rsid w:val="00583D26"/>
    <w:rsid w:val="00583F42"/>
    <w:rsid w:val="00583FE9"/>
    <w:rsid w:val="0058421D"/>
    <w:rsid w:val="0058427F"/>
    <w:rsid w:val="005842E6"/>
    <w:rsid w:val="005846FE"/>
    <w:rsid w:val="00584879"/>
    <w:rsid w:val="00584AB2"/>
    <w:rsid w:val="00584ACF"/>
    <w:rsid w:val="00584B50"/>
    <w:rsid w:val="00584C9E"/>
    <w:rsid w:val="00584EBD"/>
    <w:rsid w:val="00584F99"/>
    <w:rsid w:val="005851A5"/>
    <w:rsid w:val="005852A1"/>
    <w:rsid w:val="00585564"/>
    <w:rsid w:val="00585668"/>
    <w:rsid w:val="00585872"/>
    <w:rsid w:val="00585932"/>
    <w:rsid w:val="00585AF9"/>
    <w:rsid w:val="00585C16"/>
    <w:rsid w:val="00585D20"/>
    <w:rsid w:val="00585DE0"/>
    <w:rsid w:val="00585DE9"/>
    <w:rsid w:val="00585E3D"/>
    <w:rsid w:val="00585E85"/>
    <w:rsid w:val="00585FD6"/>
    <w:rsid w:val="00586233"/>
    <w:rsid w:val="005862FF"/>
    <w:rsid w:val="00586328"/>
    <w:rsid w:val="005864F9"/>
    <w:rsid w:val="00586B23"/>
    <w:rsid w:val="00586E15"/>
    <w:rsid w:val="00586F57"/>
    <w:rsid w:val="00587062"/>
    <w:rsid w:val="00587570"/>
    <w:rsid w:val="005875CA"/>
    <w:rsid w:val="005876AC"/>
    <w:rsid w:val="005876C3"/>
    <w:rsid w:val="0058773F"/>
    <w:rsid w:val="0058785D"/>
    <w:rsid w:val="00587A46"/>
    <w:rsid w:val="00587A5B"/>
    <w:rsid w:val="00587B6C"/>
    <w:rsid w:val="00587C04"/>
    <w:rsid w:val="0059002D"/>
    <w:rsid w:val="00590057"/>
    <w:rsid w:val="00590138"/>
    <w:rsid w:val="00590184"/>
    <w:rsid w:val="0059057D"/>
    <w:rsid w:val="00590686"/>
    <w:rsid w:val="00590947"/>
    <w:rsid w:val="00590964"/>
    <w:rsid w:val="00590B88"/>
    <w:rsid w:val="00590FDE"/>
    <w:rsid w:val="00591155"/>
    <w:rsid w:val="005914C5"/>
    <w:rsid w:val="005914FC"/>
    <w:rsid w:val="00591541"/>
    <w:rsid w:val="0059175C"/>
    <w:rsid w:val="00591896"/>
    <w:rsid w:val="005918E5"/>
    <w:rsid w:val="00591D09"/>
    <w:rsid w:val="00591DD7"/>
    <w:rsid w:val="0059206A"/>
    <w:rsid w:val="005920DF"/>
    <w:rsid w:val="005921E4"/>
    <w:rsid w:val="00592219"/>
    <w:rsid w:val="005922AC"/>
    <w:rsid w:val="00592346"/>
    <w:rsid w:val="005925F4"/>
    <w:rsid w:val="00592609"/>
    <w:rsid w:val="00592724"/>
    <w:rsid w:val="005928B6"/>
    <w:rsid w:val="00592B71"/>
    <w:rsid w:val="00592E77"/>
    <w:rsid w:val="00592FB0"/>
    <w:rsid w:val="00593083"/>
    <w:rsid w:val="005932A9"/>
    <w:rsid w:val="0059337C"/>
    <w:rsid w:val="005934CE"/>
    <w:rsid w:val="00593650"/>
    <w:rsid w:val="0059375B"/>
    <w:rsid w:val="0059376E"/>
    <w:rsid w:val="00593D9B"/>
    <w:rsid w:val="00593F06"/>
    <w:rsid w:val="00593FC3"/>
    <w:rsid w:val="005940A1"/>
    <w:rsid w:val="0059420A"/>
    <w:rsid w:val="00594280"/>
    <w:rsid w:val="005942BD"/>
    <w:rsid w:val="005943B2"/>
    <w:rsid w:val="005945E3"/>
    <w:rsid w:val="00594758"/>
    <w:rsid w:val="00594829"/>
    <w:rsid w:val="00594A3B"/>
    <w:rsid w:val="00594EA4"/>
    <w:rsid w:val="00594EA7"/>
    <w:rsid w:val="00594F94"/>
    <w:rsid w:val="0059514E"/>
    <w:rsid w:val="0059516A"/>
    <w:rsid w:val="00595195"/>
    <w:rsid w:val="0059536C"/>
    <w:rsid w:val="00595743"/>
    <w:rsid w:val="00595908"/>
    <w:rsid w:val="00595A1F"/>
    <w:rsid w:val="00595A46"/>
    <w:rsid w:val="00595B89"/>
    <w:rsid w:val="00595FC9"/>
    <w:rsid w:val="00596025"/>
    <w:rsid w:val="0059637A"/>
    <w:rsid w:val="005964C4"/>
    <w:rsid w:val="00596546"/>
    <w:rsid w:val="005966B6"/>
    <w:rsid w:val="00596CC0"/>
    <w:rsid w:val="00596D3C"/>
    <w:rsid w:val="00596E65"/>
    <w:rsid w:val="00596E71"/>
    <w:rsid w:val="0059711C"/>
    <w:rsid w:val="005971EE"/>
    <w:rsid w:val="0059742E"/>
    <w:rsid w:val="0059744D"/>
    <w:rsid w:val="00597863"/>
    <w:rsid w:val="0059799F"/>
    <w:rsid w:val="00597B8A"/>
    <w:rsid w:val="00597C24"/>
    <w:rsid w:val="005A0008"/>
    <w:rsid w:val="005A0009"/>
    <w:rsid w:val="005A0099"/>
    <w:rsid w:val="005A00F5"/>
    <w:rsid w:val="005A01C7"/>
    <w:rsid w:val="005A0652"/>
    <w:rsid w:val="005A095D"/>
    <w:rsid w:val="005A0A21"/>
    <w:rsid w:val="005A0B92"/>
    <w:rsid w:val="005A0BCC"/>
    <w:rsid w:val="005A0DE9"/>
    <w:rsid w:val="005A10EC"/>
    <w:rsid w:val="005A1118"/>
    <w:rsid w:val="005A18E8"/>
    <w:rsid w:val="005A1A90"/>
    <w:rsid w:val="005A1BCF"/>
    <w:rsid w:val="005A1C58"/>
    <w:rsid w:val="005A1CD7"/>
    <w:rsid w:val="005A1E66"/>
    <w:rsid w:val="005A1F32"/>
    <w:rsid w:val="005A2008"/>
    <w:rsid w:val="005A2198"/>
    <w:rsid w:val="005A227C"/>
    <w:rsid w:val="005A2288"/>
    <w:rsid w:val="005A2308"/>
    <w:rsid w:val="005A2390"/>
    <w:rsid w:val="005A252A"/>
    <w:rsid w:val="005A2644"/>
    <w:rsid w:val="005A2702"/>
    <w:rsid w:val="005A2769"/>
    <w:rsid w:val="005A28FB"/>
    <w:rsid w:val="005A2939"/>
    <w:rsid w:val="005A29DD"/>
    <w:rsid w:val="005A2A84"/>
    <w:rsid w:val="005A2AA3"/>
    <w:rsid w:val="005A2AAE"/>
    <w:rsid w:val="005A2B92"/>
    <w:rsid w:val="005A2BD8"/>
    <w:rsid w:val="005A2FEE"/>
    <w:rsid w:val="005A3134"/>
    <w:rsid w:val="005A325A"/>
    <w:rsid w:val="005A33D9"/>
    <w:rsid w:val="005A3449"/>
    <w:rsid w:val="005A3538"/>
    <w:rsid w:val="005A35CF"/>
    <w:rsid w:val="005A385E"/>
    <w:rsid w:val="005A3899"/>
    <w:rsid w:val="005A3A26"/>
    <w:rsid w:val="005A3CCA"/>
    <w:rsid w:val="005A3DB1"/>
    <w:rsid w:val="005A3E6F"/>
    <w:rsid w:val="005A3EA9"/>
    <w:rsid w:val="005A3EB2"/>
    <w:rsid w:val="005A43BC"/>
    <w:rsid w:val="005A4598"/>
    <w:rsid w:val="005A45E1"/>
    <w:rsid w:val="005A477A"/>
    <w:rsid w:val="005A4793"/>
    <w:rsid w:val="005A49F9"/>
    <w:rsid w:val="005A4B49"/>
    <w:rsid w:val="005A4B9A"/>
    <w:rsid w:val="005A4C4A"/>
    <w:rsid w:val="005A4DA2"/>
    <w:rsid w:val="005A4E49"/>
    <w:rsid w:val="005A5277"/>
    <w:rsid w:val="005A52B6"/>
    <w:rsid w:val="005A5406"/>
    <w:rsid w:val="005A5440"/>
    <w:rsid w:val="005A54B9"/>
    <w:rsid w:val="005A54FE"/>
    <w:rsid w:val="005A5621"/>
    <w:rsid w:val="005A5786"/>
    <w:rsid w:val="005A5866"/>
    <w:rsid w:val="005A58D8"/>
    <w:rsid w:val="005A5B13"/>
    <w:rsid w:val="005A5DFD"/>
    <w:rsid w:val="005A5E33"/>
    <w:rsid w:val="005A5E80"/>
    <w:rsid w:val="005A60E5"/>
    <w:rsid w:val="005A61E0"/>
    <w:rsid w:val="005A6223"/>
    <w:rsid w:val="005A6472"/>
    <w:rsid w:val="005A674D"/>
    <w:rsid w:val="005A679B"/>
    <w:rsid w:val="005A6938"/>
    <w:rsid w:val="005A69B0"/>
    <w:rsid w:val="005A69B7"/>
    <w:rsid w:val="005A6A6D"/>
    <w:rsid w:val="005A6BF3"/>
    <w:rsid w:val="005A6C52"/>
    <w:rsid w:val="005A6E34"/>
    <w:rsid w:val="005A7008"/>
    <w:rsid w:val="005A70C1"/>
    <w:rsid w:val="005A7222"/>
    <w:rsid w:val="005A7238"/>
    <w:rsid w:val="005A7750"/>
    <w:rsid w:val="005A7785"/>
    <w:rsid w:val="005A7871"/>
    <w:rsid w:val="005A7BE0"/>
    <w:rsid w:val="005A7CFF"/>
    <w:rsid w:val="005A7F6E"/>
    <w:rsid w:val="005B00DD"/>
    <w:rsid w:val="005B015F"/>
    <w:rsid w:val="005B017F"/>
    <w:rsid w:val="005B0232"/>
    <w:rsid w:val="005B03E4"/>
    <w:rsid w:val="005B056A"/>
    <w:rsid w:val="005B05DB"/>
    <w:rsid w:val="005B0627"/>
    <w:rsid w:val="005B0644"/>
    <w:rsid w:val="005B06A1"/>
    <w:rsid w:val="005B0798"/>
    <w:rsid w:val="005B08FC"/>
    <w:rsid w:val="005B0979"/>
    <w:rsid w:val="005B0A08"/>
    <w:rsid w:val="005B0A0A"/>
    <w:rsid w:val="005B0B32"/>
    <w:rsid w:val="005B0D58"/>
    <w:rsid w:val="005B106F"/>
    <w:rsid w:val="005B10EE"/>
    <w:rsid w:val="005B1407"/>
    <w:rsid w:val="005B1590"/>
    <w:rsid w:val="005B15D8"/>
    <w:rsid w:val="005B16B7"/>
    <w:rsid w:val="005B1C07"/>
    <w:rsid w:val="005B1CA1"/>
    <w:rsid w:val="005B1CC8"/>
    <w:rsid w:val="005B1E15"/>
    <w:rsid w:val="005B1E87"/>
    <w:rsid w:val="005B1EF7"/>
    <w:rsid w:val="005B2245"/>
    <w:rsid w:val="005B2538"/>
    <w:rsid w:val="005B2683"/>
    <w:rsid w:val="005B2966"/>
    <w:rsid w:val="005B2D03"/>
    <w:rsid w:val="005B2DF1"/>
    <w:rsid w:val="005B2F0F"/>
    <w:rsid w:val="005B318A"/>
    <w:rsid w:val="005B373A"/>
    <w:rsid w:val="005B381B"/>
    <w:rsid w:val="005B3A84"/>
    <w:rsid w:val="005B3BAB"/>
    <w:rsid w:val="005B3C78"/>
    <w:rsid w:val="005B3D76"/>
    <w:rsid w:val="005B3DBD"/>
    <w:rsid w:val="005B425D"/>
    <w:rsid w:val="005B4298"/>
    <w:rsid w:val="005B45AB"/>
    <w:rsid w:val="005B45EC"/>
    <w:rsid w:val="005B46ED"/>
    <w:rsid w:val="005B4863"/>
    <w:rsid w:val="005B48CA"/>
    <w:rsid w:val="005B48DD"/>
    <w:rsid w:val="005B4965"/>
    <w:rsid w:val="005B4967"/>
    <w:rsid w:val="005B4C28"/>
    <w:rsid w:val="005B4E09"/>
    <w:rsid w:val="005B4F62"/>
    <w:rsid w:val="005B504F"/>
    <w:rsid w:val="005B50EA"/>
    <w:rsid w:val="005B531B"/>
    <w:rsid w:val="005B546D"/>
    <w:rsid w:val="005B54AA"/>
    <w:rsid w:val="005B5543"/>
    <w:rsid w:val="005B5738"/>
    <w:rsid w:val="005B5938"/>
    <w:rsid w:val="005B5A97"/>
    <w:rsid w:val="005B5BCD"/>
    <w:rsid w:val="005B5C82"/>
    <w:rsid w:val="005B5DC6"/>
    <w:rsid w:val="005B6304"/>
    <w:rsid w:val="005B6570"/>
    <w:rsid w:val="005B6636"/>
    <w:rsid w:val="005B6772"/>
    <w:rsid w:val="005B6C25"/>
    <w:rsid w:val="005B6DCF"/>
    <w:rsid w:val="005B6DD5"/>
    <w:rsid w:val="005B6F06"/>
    <w:rsid w:val="005B7049"/>
    <w:rsid w:val="005B70C5"/>
    <w:rsid w:val="005B70C9"/>
    <w:rsid w:val="005B70DC"/>
    <w:rsid w:val="005B724C"/>
    <w:rsid w:val="005B72A7"/>
    <w:rsid w:val="005B7333"/>
    <w:rsid w:val="005B7395"/>
    <w:rsid w:val="005B742C"/>
    <w:rsid w:val="005B7436"/>
    <w:rsid w:val="005B7450"/>
    <w:rsid w:val="005B75C1"/>
    <w:rsid w:val="005B7609"/>
    <w:rsid w:val="005B7718"/>
    <w:rsid w:val="005B782C"/>
    <w:rsid w:val="005B7872"/>
    <w:rsid w:val="005B78BF"/>
    <w:rsid w:val="005B79B6"/>
    <w:rsid w:val="005B79BC"/>
    <w:rsid w:val="005B7A6E"/>
    <w:rsid w:val="005B7BEC"/>
    <w:rsid w:val="005C009F"/>
    <w:rsid w:val="005C00C0"/>
    <w:rsid w:val="005C00CF"/>
    <w:rsid w:val="005C0170"/>
    <w:rsid w:val="005C0171"/>
    <w:rsid w:val="005C0277"/>
    <w:rsid w:val="005C0747"/>
    <w:rsid w:val="005C07E9"/>
    <w:rsid w:val="005C07EF"/>
    <w:rsid w:val="005C0844"/>
    <w:rsid w:val="005C0A15"/>
    <w:rsid w:val="005C0AE5"/>
    <w:rsid w:val="005C0B6E"/>
    <w:rsid w:val="005C0CCF"/>
    <w:rsid w:val="005C0D86"/>
    <w:rsid w:val="005C0E50"/>
    <w:rsid w:val="005C0E61"/>
    <w:rsid w:val="005C0E6D"/>
    <w:rsid w:val="005C0E9C"/>
    <w:rsid w:val="005C0F92"/>
    <w:rsid w:val="005C12F1"/>
    <w:rsid w:val="005C12FA"/>
    <w:rsid w:val="005C135D"/>
    <w:rsid w:val="005C148A"/>
    <w:rsid w:val="005C189F"/>
    <w:rsid w:val="005C19B3"/>
    <w:rsid w:val="005C1DF1"/>
    <w:rsid w:val="005C1F33"/>
    <w:rsid w:val="005C2236"/>
    <w:rsid w:val="005C22E5"/>
    <w:rsid w:val="005C2589"/>
    <w:rsid w:val="005C275E"/>
    <w:rsid w:val="005C277A"/>
    <w:rsid w:val="005C28A1"/>
    <w:rsid w:val="005C2E20"/>
    <w:rsid w:val="005C30A4"/>
    <w:rsid w:val="005C3102"/>
    <w:rsid w:val="005C3167"/>
    <w:rsid w:val="005C3306"/>
    <w:rsid w:val="005C35C3"/>
    <w:rsid w:val="005C38F3"/>
    <w:rsid w:val="005C396B"/>
    <w:rsid w:val="005C3BC4"/>
    <w:rsid w:val="005C3BF7"/>
    <w:rsid w:val="005C3D0F"/>
    <w:rsid w:val="005C3D15"/>
    <w:rsid w:val="005C3E8A"/>
    <w:rsid w:val="005C4264"/>
    <w:rsid w:val="005C4287"/>
    <w:rsid w:val="005C437B"/>
    <w:rsid w:val="005C442C"/>
    <w:rsid w:val="005C4446"/>
    <w:rsid w:val="005C4547"/>
    <w:rsid w:val="005C46DA"/>
    <w:rsid w:val="005C481A"/>
    <w:rsid w:val="005C48CE"/>
    <w:rsid w:val="005C4A9D"/>
    <w:rsid w:val="005C4A9E"/>
    <w:rsid w:val="005C4AD6"/>
    <w:rsid w:val="005C4B39"/>
    <w:rsid w:val="005C4C55"/>
    <w:rsid w:val="005C4CD7"/>
    <w:rsid w:val="005C4DBE"/>
    <w:rsid w:val="005C4E3E"/>
    <w:rsid w:val="005C4FB3"/>
    <w:rsid w:val="005C511B"/>
    <w:rsid w:val="005C556E"/>
    <w:rsid w:val="005C5616"/>
    <w:rsid w:val="005C5817"/>
    <w:rsid w:val="005C58DD"/>
    <w:rsid w:val="005C60F5"/>
    <w:rsid w:val="005C6145"/>
    <w:rsid w:val="005C618B"/>
    <w:rsid w:val="005C62E6"/>
    <w:rsid w:val="005C63A5"/>
    <w:rsid w:val="005C6412"/>
    <w:rsid w:val="005C6920"/>
    <w:rsid w:val="005C69F2"/>
    <w:rsid w:val="005C6DD5"/>
    <w:rsid w:val="005C6E73"/>
    <w:rsid w:val="005C6EC9"/>
    <w:rsid w:val="005C6F4C"/>
    <w:rsid w:val="005C6FA8"/>
    <w:rsid w:val="005C6FBD"/>
    <w:rsid w:val="005C7072"/>
    <w:rsid w:val="005C7095"/>
    <w:rsid w:val="005C74CF"/>
    <w:rsid w:val="005C754B"/>
    <w:rsid w:val="005C77FA"/>
    <w:rsid w:val="005C7934"/>
    <w:rsid w:val="005C7CAA"/>
    <w:rsid w:val="005C7F3C"/>
    <w:rsid w:val="005C7FC4"/>
    <w:rsid w:val="005D0246"/>
    <w:rsid w:val="005D0297"/>
    <w:rsid w:val="005D02E3"/>
    <w:rsid w:val="005D04AB"/>
    <w:rsid w:val="005D04CF"/>
    <w:rsid w:val="005D0605"/>
    <w:rsid w:val="005D061C"/>
    <w:rsid w:val="005D072C"/>
    <w:rsid w:val="005D0891"/>
    <w:rsid w:val="005D0927"/>
    <w:rsid w:val="005D0A1E"/>
    <w:rsid w:val="005D0A6F"/>
    <w:rsid w:val="005D0CBA"/>
    <w:rsid w:val="005D103B"/>
    <w:rsid w:val="005D113C"/>
    <w:rsid w:val="005D12AE"/>
    <w:rsid w:val="005D1453"/>
    <w:rsid w:val="005D149A"/>
    <w:rsid w:val="005D1736"/>
    <w:rsid w:val="005D1774"/>
    <w:rsid w:val="005D1782"/>
    <w:rsid w:val="005D188A"/>
    <w:rsid w:val="005D195B"/>
    <w:rsid w:val="005D1BB9"/>
    <w:rsid w:val="005D1C5B"/>
    <w:rsid w:val="005D1E01"/>
    <w:rsid w:val="005D1FD3"/>
    <w:rsid w:val="005D249B"/>
    <w:rsid w:val="005D2577"/>
    <w:rsid w:val="005D29DA"/>
    <w:rsid w:val="005D2CD9"/>
    <w:rsid w:val="005D3071"/>
    <w:rsid w:val="005D30B0"/>
    <w:rsid w:val="005D32A5"/>
    <w:rsid w:val="005D3437"/>
    <w:rsid w:val="005D39AA"/>
    <w:rsid w:val="005D3D0A"/>
    <w:rsid w:val="005D3DC1"/>
    <w:rsid w:val="005D41D0"/>
    <w:rsid w:val="005D421A"/>
    <w:rsid w:val="005D4296"/>
    <w:rsid w:val="005D4356"/>
    <w:rsid w:val="005D4877"/>
    <w:rsid w:val="005D49C9"/>
    <w:rsid w:val="005D519D"/>
    <w:rsid w:val="005D5282"/>
    <w:rsid w:val="005D53BA"/>
    <w:rsid w:val="005D54E2"/>
    <w:rsid w:val="005D55AE"/>
    <w:rsid w:val="005D5611"/>
    <w:rsid w:val="005D5652"/>
    <w:rsid w:val="005D57F9"/>
    <w:rsid w:val="005D5C6E"/>
    <w:rsid w:val="005D5D12"/>
    <w:rsid w:val="005D5D55"/>
    <w:rsid w:val="005D5EA1"/>
    <w:rsid w:val="005D6004"/>
    <w:rsid w:val="005D6121"/>
    <w:rsid w:val="005D62CF"/>
    <w:rsid w:val="005D642C"/>
    <w:rsid w:val="005D6551"/>
    <w:rsid w:val="005D6635"/>
    <w:rsid w:val="005D6687"/>
    <w:rsid w:val="005D6A12"/>
    <w:rsid w:val="005D6AE6"/>
    <w:rsid w:val="005D6DC8"/>
    <w:rsid w:val="005D6DDB"/>
    <w:rsid w:val="005D6DF2"/>
    <w:rsid w:val="005D700F"/>
    <w:rsid w:val="005D70F0"/>
    <w:rsid w:val="005D712F"/>
    <w:rsid w:val="005D72D8"/>
    <w:rsid w:val="005D7582"/>
    <w:rsid w:val="005D76AE"/>
    <w:rsid w:val="005D7767"/>
    <w:rsid w:val="005D79B9"/>
    <w:rsid w:val="005D79DE"/>
    <w:rsid w:val="005D7A11"/>
    <w:rsid w:val="005D7A88"/>
    <w:rsid w:val="005D7ACA"/>
    <w:rsid w:val="005D7E64"/>
    <w:rsid w:val="005E0135"/>
    <w:rsid w:val="005E017E"/>
    <w:rsid w:val="005E0203"/>
    <w:rsid w:val="005E0282"/>
    <w:rsid w:val="005E0308"/>
    <w:rsid w:val="005E04A5"/>
    <w:rsid w:val="005E055F"/>
    <w:rsid w:val="005E0579"/>
    <w:rsid w:val="005E07A2"/>
    <w:rsid w:val="005E09A0"/>
    <w:rsid w:val="005E09BC"/>
    <w:rsid w:val="005E09F7"/>
    <w:rsid w:val="005E0AE5"/>
    <w:rsid w:val="005E0B30"/>
    <w:rsid w:val="005E0D9E"/>
    <w:rsid w:val="005E0E2F"/>
    <w:rsid w:val="005E0E4D"/>
    <w:rsid w:val="005E0F66"/>
    <w:rsid w:val="005E1005"/>
    <w:rsid w:val="005E11BE"/>
    <w:rsid w:val="005E1416"/>
    <w:rsid w:val="005E14E3"/>
    <w:rsid w:val="005E169D"/>
    <w:rsid w:val="005E16CD"/>
    <w:rsid w:val="005E187F"/>
    <w:rsid w:val="005E1C8D"/>
    <w:rsid w:val="005E1E8C"/>
    <w:rsid w:val="005E22F1"/>
    <w:rsid w:val="005E2369"/>
    <w:rsid w:val="005E2451"/>
    <w:rsid w:val="005E24F3"/>
    <w:rsid w:val="005E2506"/>
    <w:rsid w:val="005E252B"/>
    <w:rsid w:val="005E25E0"/>
    <w:rsid w:val="005E28EB"/>
    <w:rsid w:val="005E2902"/>
    <w:rsid w:val="005E2A3A"/>
    <w:rsid w:val="005E2A53"/>
    <w:rsid w:val="005E2BD5"/>
    <w:rsid w:val="005E3004"/>
    <w:rsid w:val="005E30D8"/>
    <w:rsid w:val="005E318C"/>
    <w:rsid w:val="005E3195"/>
    <w:rsid w:val="005E31C9"/>
    <w:rsid w:val="005E329C"/>
    <w:rsid w:val="005E32AE"/>
    <w:rsid w:val="005E3337"/>
    <w:rsid w:val="005E3419"/>
    <w:rsid w:val="005E3512"/>
    <w:rsid w:val="005E385E"/>
    <w:rsid w:val="005E3970"/>
    <w:rsid w:val="005E3A40"/>
    <w:rsid w:val="005E3BDD"/>
    <w:rsid w:val="005E3EEC"/>
    <w:rsid w:val="005E3F81"/>
    <w:rsid w:val="005E3FDC"/>
    <w:rsid w:val="005E40C8"/>
    <w:rsid w:val="005E4184"/>
    <w:rsid w:val="005E418A"/>
    <w:rsid w:val="005E41CF"/>
    <w:rsid w:val="005E4279"/>
    <w:rsid w:val="005E42CD"/>
    <w:rsid w:val="005E4611"/>
    <w:rsid w:val="005E46F3"/>
    <w:rsid w:val="005E49D9"/>
    <w:rsid w:val="005E4AD0"/>
    <w:rsid w:val="005E4C68"/>
    <w:rsid w:val="005E4F2D"/>
    <w:rsid w:val="005E4FFC"/>
    <w:rsid w:val="005E5096"/>
    <w:rsid w:val="005E529A"/>
    <w:rsid w:val="005E53AF"/>
    <w:rsid w:val="005E544E"/>
    <w:rsid w:val="005E5479"/>
    <w:rsid w:val="005E5AC1"/>
    <w:rsid w:val="005E5B3F"/>
    <w:rsid w:val="005E5BC4"/>
    <w:rsid w:val="005E5C01"/>
    <w:rsid w:val="005E5C89"/>
    <w:rsid w:val="005E5F68"/>
    <w:rsid w:val="005E5FC1"/>
    <w:rsid w:val="005E603E"/>
    <w:rsid w:val="005E6130"/>
    <w:rsid w:val="005E618A"/>
    <w:rsid w:val="005E667F"/>
    <w:rsid w:val="005E6794"/>
    <w:rsid w:val="005E67F6"/>
    <w:rsid w:val="005E6964"/>
    <w:rsid w:val="005E69B4"/>
    <w:rsid w:val="005E69CB"/>
    <w:rsid w:val="005E6B63"/>
    <w:rsid w:val="005E6C52"/>
    <w:rsid w:val="005E70CC"/>
    <w:rsid w:val="005E723E"/>
    <w:rsid w:val="005E72CB"/>
    <w:rsid w:val="005E7310"/>
    <w:rsid w:val="005E7544"/>
    <w:rsid w:val="005E75AC"/>
    <w:rsid w:val="005E7683"/>
    <w:rsid w:val="005E76A3"/>
    <w:rsid w:val="005E7726"/>
    <w:rsid w:val="005E77AB"/>
    <w:rsid w:val="005E77C5"/>
    <w:rsid w:val="005E7950"/>
    <w:rsid w:val="005E7A0A"/>
    <w:rsid w:val="005E7A61"/>
    <w:rsid w:val="005E7A80"/>
    <w:rsid w:val="005E7B73"/>
    <w:rsid w:val="005E7D3E"/>
    <w:rsid w:val="005E7F15"/>
    <w:rsid w:val="005F0024"/>
    <w:rsid w:val="005F0072"/>
    <w:rsid w:val="005F02C9"/>
    <w:rsid w:val="005F0485"/>
    <w:rsid w:val="005F0530"/>
    <w:rsid w:val="005F07C7"/>
    <w:rsid w:val="005F09C9"/>
    <w:rsid w:val="005F0A93"/>
    <w:rsid w:val="005F0B81"/>
    <w:rsid w:val="005F0BDA"/>
    <w:rsid w:val="005F115F"/>
    <w:rsid w:val="005F1229"/>
    <w:rsid w:val="005F12AE"/>
    <w:rsid w:val="005F13A3"/>
    <w:rsid w:val="005F159B"/>
    <w:rsid w:val="005F1602"/>
    <w:rsid w:val="005F163A"/>
    <w:rsid w:val="005F164F"/>
    <w:rsid w:val="005F16AE"/>
    <w:rsid w:val="005F1C7E"/>
    <w:rsid w:val="005F1C87"/>
    <w:rsid w:val="005F1D94"/>
    <w:rsid w:val="005F1DE9"/>
    <w:rsid w:val="005F25B4"/>
    <w:rsid w:val="005F25C0"/>
    <w:rsid w:val="005F25E0"/>
    <w:rsid w:val="005F2726"/>
    <w:rsid w:val="005F284B"/>
    <w:rsid w:val="005F28F3"/>
    <w:rsid w:val="005F2D3A"/>
    <w:rsid w:val="005F2D82"/>
    <w:rsid w:val="005F2F9D"/>
    <w:rsid w:val="005F3080"/>
    <w:rsid w:val="005F30BD"/>
    <w:rsid w:val="005F3714"/>
    <w:rsid w:val="005F378B"/>
    <w:rsid w:val="005F37AD"/>
    <w:rsid w:val="005F38DC"/>
    <w:rsid w:val="005F39AA"/>
    <w:rsid w:val="005F3D21"/>
    <w:rsid w:val="005F3E22"/>
    <w:rsid w:val="005F3EC4"/>
    <w:rsid w:val="005F3ED8"/>
    <w:rsid w:val="005F3EDC"/>
    <w:rsid w:val="005F41B4"/>
    <w:rsid w:val="005F41F4"/>
    <w:rsid w:val="005F439F"/>
    <w:rsid w:val="005F441D"/>
    <w:rsid w:val="005F472B"/>
    <w:rsid w:val="005F47CD"/>
    <w:rsid w:val="005F481F"/>
    <w:rsid w:val="005F4883"/>
    <w:rsid w:val="005F48A8"/>
    <w:rsid w:val="005F49E7"/>
    <w:rsid w:val="005F4AA7"/>
    <w:rsid w:val="005F4EFC"/>
    <w:rsid w:val="005F4FD1"/>
    <w:rsid w:val="005F51C1"/>
    <w:rsid w:val="005F5209"/>
    <w:rsid w:val="005F525D"/>
    <w:rsid w:val="005F5274"/>
    <w:rsid w:val="005F53BB"/>
    <w:rsid w:val="005F5431"/>
    <w:rsid w:val="005F5481"/>
    <w:rsid w:val="005F54BB"/>
    <w:rsid w:val="005F565E"/>
    <w:rsid w:val="005F5692"/>
    <w:rsid w:val="005F5913"/>
    <w:rsid w:val="005F596C"/>
    <w:rsid w:val="005F5B89"/>
    <w:rsid w:val="005F5BF2"/>
    <w:rsid w:val="005F5D1B"/>
    <w:rsid w:val="005F5F1F"/>
    <w:rsid w:val="005F63D8"/>
    <w:rsid w:val="005F66F9"/>
    <w:rsid w:val="005F69BA"/>
    <w:rsid w:val="005F69ED"/>
    <w:rsid w:val="005F6A55"/>
    <w:rsid w:val="005F6B2C"/>
    <w:rsid w:val="005F6D12"/>
    <w:rsid w:val="005F6DBB"/>
    <w:rsid w:val="005F716E"/>
    <w:rsid w:val="005F717B"/>
    <w:rsid w:val="005F72DF"/>
    <w:rsid w:val="005F7412"/>
    <w:rsid w:val="005F74B8"/>
    <w:rsid w:val="005F7582"/>
    <w:rsid w:val="005F75A9"/>
    <w:rsid w:val="005F79DF"/>
    <w:rsid w:val="005F7B5C"/>
    <w:rsid w:val="005F7BCB"/>
    <w:rsid w:val="005F7C62"/>
    <w:rsid w:val="005F7CB4"/>
    <w:rsid w:val="005F7F03"/>
    <w:rsid w:val="00600103"/>
    <w:rsid w:val="00600464"/>
    <w:rsid w:val="00600752"/>
    <w:rsid w:val="00600811"/>
    <w:rsid w:val="00600948"/>
    <w:rsid w:val="006009A7"/>
    <w:rsid w:val="00600A8B"/>
    <w:rsid w:val="00600B4E"/>
    <w:rsid w:val="00600BBB"/>
    <w:rsid w:val="00600D8B"/>
    <w:rsid w:val="00600EAF"/>
    <w:rsid w:val="006010B7"/>
    <w:rsid w:val="00601458"/>
    <w:rsid w:val="00601600"/>
    <w:rsid w:val="006017D8"/>
    <w:rsid w:val="00601852"/>
    <w:rsid w:val="006019A5"/>
    <w:rsid w:val="00601A35"/>
    <w:rsid w:val="00601E0A"/>
    <w:rsid w:val="00601F3F"/>
    <w:rsid w:val="00601FFD"/>
    <w:rsid w:val="00602033"/>
    <w:rsid w:val="006021C5"/>
    <w:rsid w:val="006024AD"/>
    <w:rsid w:val="006024FE"/>
    <w:rsid w:val="00602799"/>
    <w:rsid w:val="006028EE"/>
    <w:rsid w:val="00602A3D"/>
    <w:rsid w:val="00602C9B"/>
    <w:rsid w:val="00602D11"/>
    <w:rsid w:val="00602D38"/>
    <w:rsid w:val="00602E15"/>
    <w:rsid w:val="00602E98"/>
    <w:rsid w:val="00603060"/>
    <w:rsid w:val="0060330D"/>
    <w:rsid w:val="006034DA"/>
    <w:rsid w:val="0060363F"/>
    <w:rsid w:val="006037CE"/>
    <w:rsid w:val="00603911"/>
    <w:rsid w:val="00603B83"/>
    <w:rsid w:val="00603BD0"/>
    <w:rsid w:val="00603E8A"/>
    <w:rsid w:val="006040CC"/>
    <w:rsid w:val="00604179"/>
    <w:rsid w:val="00604220"/>
    <w:rsid w:val="006043F4"/>
    <w:rsid w:val="00604571"/>
    <w:rsid w:val="006045B4"/>
    <w:rsid w:val="006047BD"/>
    <w:rsid w:val="006048AE"/>
    <w:rsid w:val="006049D4"/>
    <w:rsid w:val="00604AE5"/>
    <w:rsid w:val="00604BC0"/>
    <w:rsid w:val="00604C00"/>
    <w:rsid w:val="00604D0F"/>
    <w:rsid w:val="0060515A"/>
    <w:rsid w:val="006052A7"/>
    <w:rsid w:val="00605302"/>
    <w:rsid w:val="0060548B"/>
    <w:rsid w:val="0060589F"/>
    <w:rsid w:val="00605BD6"/>
    <w:rsid w:val="00605C78"/>
    <w:rsid w:val="00605D76"/>
    <w:rsid w:val="00605DC0"/>
    <w:rsid w:val="00605E2F"/>
    <w:rsid w:val="00605FC8"/>
    <w:rsid w:val="0060629F"/>
    <w:rsid w:val="00606367"/>
    <w:rsid w:val="006064C0"/>
    <w:rsid w:val="006065C9"/>
    <w:rsid w:val="006065D4"/>
    <w:rsid w:val="00606638"/>
    <w:rsid w:val="00606A1E"/>
    <w:rsid w:val="00606AF2"/>
    <w:rsid w:val="00606C4A"/>
    <w:rsid w:val="00606C8D"/>
    <w:rsid w:val="00606D38"/>
    <w:rsid w:val="0060720B"/>
    <w:rsid w:val="0060728A"/>
    <w:rsid w:val="006075DF"/>
    <w:rsid w:val="006078CC"/>
    <w:rsid w:val="00607A5B"/>
    <w:rsid w:val="00607AB8"/>
    <w:rsid w:val="00607AD3"/>
    <w:rsid w:val="00607B3C"/>
    <w:rsid w:val="00607CEA"/>
    <w:rsid w:val="00607DAD"/>
    <w:rsid w:val="0061017B"/>
    <w:rsid w:val="0061029A"/>
    <w:rsid w:val="006102C1"/>
    <w:rsid w:val="006103EE"/>
    <w:rsid w:val="0061067B"/>
    <w:rsid w:val="00610801"/>
    <w:rsid w:val="00610834"/>
    <w:rsid w:val="006108AB"/>
    <w:rsid w:val="00610926"/>
    <w:rsid w:val="00610F61"/>
    <w:rsid w:val="0061170F"/>
    <w:rsid w:val="00611776"/>
    <w:rsid w:val="00611953"/>
    <w:rsid w:val="00611D0F"/>
    <w:rsid w:val="00611E36"/>
    <w:rsid w:val="00611E8B"/>
    <w:rsid w:val="00611EA0"/>
    <w:rsid w:val="00611F4A"/>
    <w:rsid w:val="00611FFA"/>
    <w:rsid w:val="006120D8"/>
    <w:rsid w:val="006121FF"/>
    <w:rsid w:val="0061223A"/>
    <w:rsid w:val="00612249"/>
    <w:rsid w:val="006123B6"/>
    <w:rsid w:val="00612590"/>
    <w:rsid w:val="0061262B"/>
    <w:rsid w:val="0061268C"/>
    <w:rsid w:val="006127E9"/>
    <w:rsid w:val="00612838"/>
    <w:rsid w:val="00612A93"/>
    <w:rsid w:val="00612C3D"/>
    <w:rsid w:val="00612E15"/>
    <w:rsid w:val="00613203"/>
    <w:rsid w:val="006133EA"/>
    <w:rsid w:val="006134FC"/>
    <w:rsid w:val="0061370C"/>
    <w:rsid w:val="006138B0"/>
    <w:rsid w:val="006139C3"/>
    <w:rsid w:val="00613C1D"/>
    <w:rsid w:val="00613F68"/>
    <w:rsid w:val="0061402D"/>
    <w:rsid w:val="00614146"/>
    <w:rsid w:val="006143C3"/>
    <w:rsid w:val="006144BE"/>
    <w:rsid w:val="00614835"/>
    <w:rsid w:val="006149D1"/>
    <w:rsid w:val="006149F9"/>
    <w:rsid w:val="00614D6A"/>
    <w:rsid w:val="00614DCA"/>
    <w:rsid w:val="00614E09"/>
    <w:rsid w:val="00614E78"/>
    <w:rsid w:val="0061500F"/>
    <w:rsid w:val="006154DB"/>
    <w:rsid w:val="00615507"/>
    <w:rsid w:val="00615583"/>
    <w:rsid w:val="00615606"/>
    <w:rsid w:val="006159ED"/>
    <w:rsid w:val="00615DA4"/>
    <w:rsid w:val="00615DED"/>
    <w:rsid w:val="00615F6A"/>
    <w:rsid w:val="00616024"/>
    <w:rsid w:val="00616066"/>
    <w:rsid w:val="00616250"/>
    <w:rsid w:val="006162D4"/>
    <w:rsid w:val="0061649C"/>
    <w:rsid w:val="006165E8"/>
    <w:rsid w:val="0061662E"/>
    <w:rsid w:val="00616959"/>
    <w:rsid w:val="0061699F"/>
    <w:rsid w:val="00616A3B"/>
    <w:rsid w:val="00616B02"/>
    <w:rsid w:val="00616B5A"/>
    <w:rsid w:val="00616B8C"/>
    <w:rsid w:val="00616BB1"/>
    <w:rsid w:val="00616C1F"/>
    <w:rsid w:val="00616C23"/>
    <w:rsid w:val="00616DBC"/>
    <w:rsid w:val="00616E04"/>
    <w:rsid w:val="00616E29"/>
    <w:rsid w:val="00617078"/>
    <w:rsid w:val="0061740D"/>
    <w:rsid w:val="00617524"/>
    <w:rsid w:val="0061755F"/>
    <w:rsid w:val="006176B4"/>
    <w:rsid w:val="006177E9"/>
    <w:rsid w:val="0061787A"/>
    <w:rsid w:val="006179BD"/>
    <w:rsid w:val="00617AEF"/>
    <w:rsid w:val="00617CB0"/>
    <w:rsid w:val="00617F27"/>
    <w:rsid w:val="00620007"/>
    <w:rsid w:val="00620247"/>
    <w:rsid w:val="0062043C"/>
    <w:rsid w:val="00620998"/>
    <w:rsid w:val="00620C36"/>
    <w:rsid w:val="00620CA3"/>
    <w:rsid w:val="00620D6C"/>
    <w:rsid w:val="00620F40"/>
    <w:rsid w:val="0062101D"/>
    <w:rsid w:val="00621058"/>
    <w:rsid w:val="0062156B"/>
    <w:rsid w:val="006215B5"/>
    <w:rsid w:val="0062162B"/>
    <w:rsid w:val="006217D9"/>
    <w:rsid w:val="0062190B"/>
    <w:rsid w:val="006219E3"/>
    <w:rsid w:val="00621CAB"/>
    <w:rsid w:val="00621DB4"/>
    <w:rsid w:val="00622064"/>
    <w:rsid w:val="006220FE"/>
    <w:rsid w:val="00622100"/>
    <w:rsid w:val="00622261"/>
    <w:rsid w:val="00622452"/>
    <w:rsid w:val="0062250D"/>
    <w:rsid w:val="0062257C"/>
    <w:rsid w:val="00622F52"/>
    <w:rsid w:val="00622F9E"/>
    <w:rsid w:val="006230CC"/>
    <w:rsid w:val="0062314A"/>
    <w:rsid w:val="006232FD"/>
    <w:rsid w:val="00623362"/>
    <w:rsid w:val="00623394"/>
    <w:rsid w:val="006233E2"/>
    <w:rsid w:val="006234CD"/>
    <w:rsid w:val="0062357C"/>
    <w:rsid w:val="00623648"/>
    <w:rsid w:val="00623696"/>
    <w:rsid w:val="00623AC9"/>
    <w:rsid w:val="00623CE6"/>
    <w:rsid w:val="00623F04"/>
    <w:rsid w:val="006240F6"/>
    <w:rsid w:val="00624267"/>
    <w:rsid w:val="00624502"/>
    <w:rsid w:val="00624588"/>
    <w:rsid w:val="006245A9"/>
    <w:rsid w:val="006246CF"/>
    <w:rsid w:val="00624A65"/>
    <w:rsid w:val="00624A72"/>
    <w:rsid w:val="00624C84"/>
    <w:rsid w:val="00624CB9"/>
    <w:rsid w:val="00624EEB"/>
    <w:rsid w:val="00624F15"/>
    <w:rsid w:val="00624FFE"/>
    <w:rsid w:val="0062516A"/>
    <w:rsid w:val="006251A5"/>
    <w:rsid w:val="00625558"/>
    <w:rsid w:val="0062571F"/>
    <w:rsid w:val="00625724"/>
    <w:rsid w:val="006257C0"/>
    <w:rsid w:val="006258CB"/>
    <w:rsid w:val="00625948"/>
    <w:rsid w:val="00625B9E"/>
    <w:rsid w:val="00625D4F"/>
    <w:rsid w:val="00625E1C"/>
    <w:rsid w:val="00625FB5"/>
    <w:rsid w:val="0062668F"/>
    <w:rsid w:val="006269EA"/>
    <w:rsid w:val="00626C4B"/>
    <w:rsid w:val="00626DC1"/>
    <w:rsid w:val="0062718D"/>
    <w:rsid w:val="0062721C"/>
    <w:rsid w:val="006273C2"/>
    <w:rsid w:val="00627427"/>
    <w:rsid w:val="0062743A"/>
    <w:rsid w:val="0062755B"/>
    <w:rsid w:val="006276DB"/>
    <w:rsid w:val="00627A99"/>
    <w:rsid w:val="00627C97"/>
    <w:rsid w:val="00627D28"/>
    <w:rsid w:val="00627DD9"/>
    <w:rsid w:val="00630032"/>
    <w:rsid w:val="00630129"/>
    <w:rsid w:val="00630156"/>
    <w:rsid w:val="006302E3"/>
    <w:rsid w:val="006302F6"/>
    <w:rsid w:val="006304D9"/>
    <w:rsid w:val="006305FD"/>
    <w:rsid w:val="006308CF"/>
    <w:rsid w:val="00630AA3"/>
    <w:rsid w:val="00630BB7"/>
    <w:rsid w:val="00630D3C"/>
    <w:rsid w:val="00630DB2"/>
    <w:rsid w:val="0063103B"/>
    <w:rsid w:val="006311D1"/>
    <w:rsid w:val="00631273"/>
    <w:rsid w:val="0063148F"/>
    <w:rsid w:val="00631496"/>
    <w:rsid w:val="0063182D"/>
    <w:rsid w:val="00631868"/>
    <w:rsid w:val="00631A6B"/>
    <w:rsid w:val="00631A92"/>
    <w:rsid w:val="00631A98"/>
    <w:rsid w:val="00631C3F"/>
    <w:rsid w:val="00631F27"/>
    <w:rsid w:val="00631F4D"/>
    <w:rsid w:val="00632290"/>
    <w:rsid w:val="0063248E"/>
    <w:rsid w:val="006326C6"/>
    <w:rsid w:val="0063274A"/>
    <w:rsid w:val="00632911"/>
    <w:rsid w:val="00632B2C"/>
    <w:rsid w:val="00632B71"/>
    <w:rsid w:val="00632B85"/>
    <w:rsid w:val="0063306E"/>
    <w:rsid w:val="00633279"/>
    <w:rsid w:val="006332DB"/>
    <w:rsid w:val="0063330B"/>
    <w:rsid w:val="006335FE"/>
    <w:rsid w:val="0063373C"/>
    <w:rsid w:val="006338DD"/>
    <w:rsid w:val="006338E6"/>
    <w:rsid w:val="0063392D"/>
    <w:rsid w:val="00633959"/>
    <w:rsid w:val="00633ADF"/>
    <w:rsid w:val="00633BCD"/>
    <w:rsid w:val="00633D9A"/>
    <w:rsid w:val="00634048"/>
    <w:rsid w:val="0063406B"/>
    <w:rsid w:val="0063425B"/>
    <w:rsid w:val="006346C2"/>
    <w:rsid w:val="00634893"/>
    <w:rsid w:val="00634B14"/>
    <w:rsid w:val="00634B68"/>
    <w:rsid w:val="00634C6E"/>
    <w:rsid w:val="00634D6E"/>
    <w:rsid w:val="00634D87"/>
    <w:rsid w:val="00634F2E"/>
    <w:rsid w:val="00635092"/>
    <w:rsid w:val="00635180"/>
    <w:rsid w:val="0063544A"/>
    <w:rsid w:val="006354EF"/>
    <w:rsid w:val="00635561"/>
    <w:rsid w:val="00635606"/>
    <w:rsid w:val="006356C1"/>
    <w:rsid w:val="00635800"/>
    <w:rsid w:val="00635A02"/>
    <w:rsid w:val="00635AF7"/>
    <w:rsid w:val="00635C7B"/>
    <w:rsid w:val="00635E9D"/>
    <w:rsid w:val="00635F2A"/>
    <w:rsid w:val="00635FE0"/>
    <w:rsid w:val="0063607E"/>
    <w:rsid w:val="00636349"/>
    <w:rsid w:val="00636401"/>
    <w:rsid w:val="00636486"/>
    <w:rsid w:val="006366BA"/>
    <w:rsid w:val="006368A9"/>
    <w:rsid w:val="006368DD"/>
    <w:rsid w:val="00636BAE"/>
    <w:rsid w:val="00636D1C"/>
    <w:rsid w:val="00636E3F"/>
    <w:rsid w:val="00636FA7"/>
    <w:rsid w:val="00637073"/>
    <w:rsid w:val="006370AE"/>
    <w:rsid w:val="00637246"/>
    <w:rsid w:val="0063738B"/>
    <w:rsid w:val="006373E2"/>
    <w:rsid w:val="0063741E"/>
    <w:rsid w:val="00637486"/>
    <w:rsid w:val="0063753D"/>
    <w:rsid w:val="006375B6"/>
    <w:rsid w:val="006377CD"/>
    <w:rsid w:val="00637BC9"/>
    <w:rsid w:val="00637BCE"/>
    <w:rsid w:val="00637F90"/>
    <w:rsid w:val="00640202"/>
    <w:rsid w:val="0064023F"/>
    <w:rsid w:val="00640528"/>
    <w:rsid w:val="0064069C"/>
    <w:rsid w:val="006406E4"/>
    <w:rsid w:val="00640865"/>
    <w:rsid w:val="006409F6"/>
    <w:rsid w:val="00640B1D"/>
    <w:rsid w:val="00640BEA"/>
    <w:rsid w:val="00640E23"/>
    <w:rsid w:val="00640F0C"/>
    <w:rsid w:val="00640F9E"/>
    <w:rsid w:val="00640FF0"/>
    <w:rsid w:val="00641027"/>
    <w:rsid w:val="00641282"/>
    <w:rsid w:val="0064130E"/>
    <w:rsid w:val="006414E3"/>
    <w:rsid w:val="0064155A"/>
    <w:rsid w:val="0064173B"/>
    <w:rsid w:val="00641787"/>
    <w:rsid w:val="006417F6"/>
    <w:rsid w:val="006418B4"/>
    <w:rsid w:val="00641904"/>
    <w:rsid w:val="00641969"/>
    <w:rsid w:val="00641989"/>
    <w:rsid w:val="00641A4F"/>
    <w:rsid w:val="00641A9B"/>
    <w:rsid w:val="00641C2F"/>
    <w:rsid w:val="00641F04"/>
    <w:rsid w:val="00641F31"/>
    <w:rsid w:val="00642400"/>
    <w:rsid w:val="006426BD"/>
    <w:rsid w:val="00642813"/>
    <w:rsid w:val="00642859"/>
    <w:rsid w:val="006428E6"/>
    <w:rsid w:val="00642979"/>
    <w:rsid w:val="00642B09"/>
    <w:rsid w:val="00642B24"/>
    <w:rsid w:val="00642C03"/>
    <w:rsid w:val="00642C81"/>
    <w:rsid w:val="00642CFA"/>
    <w:rsid w:val="00642D35"/>
    <w:rsid w:val="00642D37"/>
    <w:rsid w:val="00642D66"/>
    <w:rsid w:val="00642EDB"/>
    <w:rsid w:val="006430A7"/>
    <w:rsid w:val="0064342B"/>
    <w:rsid w:val="0064358E"/>
    <w:rsid w:val="00643609"/>
    <w:rsid w:val="006437A2"/>
    <w:rsid w:val="006439BE"/>
    <w:rsid w:val="00643A8D"/>
    <w:rsid w:val="00643E75"/>
    <w:rsid w:val="00644018"/>
    <w:rsid w:val="006445BC"/>
    <w:rsid w:val="00644745"/>
    <w:rsid w:val="0064483D"/>
    <w:rsid w:val="00644A02"/>
    <w:rsid w:val="00644A0D"/>
    <w:rsid w:val="00644CC5"/>
    <w:rsid w:val="00644E4B"/>
    <w:rsid w:val="00644F00"/>
    <w:rsid w:val="0064507A"/>
    <w:rsid w:val="0064536B"/>
    <w:rsid w:val="0064537D"/>
    <w:rsid w:val="00645467"/>
    <w:rsid w:val="0064558A"/>
    <w:rsid w:val="006455B5"/>
    <w:rsid w:val="00645776"/>
    <w:rsid w:val="006458E5"/>
    <w:rsid w:val="00645C8C"/>
    <w:rsid w:val="00645FEA"/>
    <w:rsid w:val="006462A5"/>
    <w:rsid w:val="0064631C"/>
    <w:rsid w:val="0064631D"/>
    <w:rsid w:val="006464B0"/>
    <w:rsid w:val="0064671B"/>
    <w:rsid w:val="00646742"/>
    <w:rsid w:val="006468EB"/>
    <w:rsid w:val="00646A1E"/>
    <w:rsid w:val="00646AE9"/>
    <w:rsid w:val="00646B56"/>
    <w:rsid w:val="00646BD2"/>
    <w:rsid w:val="00646CB4"/>
    <w:rsid w:val="00646CEB"/>
    <w:rsid w:val="00646D2D"/>
    <w:rsid w:val="00646D84"/>
    <w:rsid w:val="00646DFE"/>
    <w:rsid w:val="00646FCF"/>
    <w:rsid w:val="00647057"/>
    <w:rsid w:val="00647368"/>
    <w:rsid w:val="006473D4"/>
    <w:rsid w:val="006474AD"/>
    <w:rsid w:val="0064765D"/>
    <w:rsid w:val="00647724"/>
    <w:rsid w:val="00647A93"/>
    <w:rsid w:val="00647BED"/>
    <w:rsid w:val="00647CA2"/>
    <w:rsid w:val="00647EDE"/>
    <w:rsid w:val="0065012E"/>
    <w:rsid w:val="006502D2"/>
    <w:rsid w:val="006502FE"/>
    <w:rsid w:val="006504E9"/>
    <w:rsid w:val="00650547"/>
    <w:rsid w:val="00650573"/>
    <w:rsid w:val="00650810"/>
    <w:rsid w:val="006508FB"/>
    <w:rsid w:val="00650B4F"/>
    <w:rsid w:val="00650BF0"/>
    <w:rsid w:val="00650D23"/>
    <w:rsid w:val="00650D45"/>
    <w:rsid w:val="00650DD4"/>
    <w:rsid w:val="00650E8A"/>
    <w:rsid w:val="00650E91"/>
    <w:rsid w:val="00650F08"/>
    <w:rsid w:val="00650F4E"/>
    <w:rsid w:val="00650FB7"/>
    <w:rsid w:val="006510CD"/>
    <w:rsid w:val="00651427"/>
    <w:rsid w:val="00651592"/>
    <w:rsid w:val="006516B5"/>
    <w:rsid w:val="006516BA"/>
    <w:rsid w:val="0065179E"/>
    <w:rsid w:val="0065183D"/>
    <w:rsid w:val="00651A4F"/>
    <w:rsid w:val="00651B51"/>
    <w:rsid w:val="00651B7B"/>
    <w:rsid w:val="00651F01"/>
    <w:rsid w:val="00651FDE"/>
    <w:rsid w:val="00651FE3"/>
    <w:rsid w:val="00652093"/>
    <w:rsid w:val="006522FF"/>
    <w:rsid w:val="0065242B"/>
    <w:rsid w:val="006527EC"/>
    <w:rsid w:val="006527FD"/>
    <w:rsid w:val="00652C76"/>
    <w:rsid w:val="00652CA9"/>
    <w:rsid w:val="00652CCC"/>
    <w:rsid w:val="00652D68"/>
    <w:rsid w:val="00652FBE"/>
    <w:rsid w:val="0065304E"/>
    <w:rsid w:val="006534CC"/>
    <w:rsid w:val="006535B7"/>
    <w:rsid w:val="0065369D"/>
    <w:rsid w:val="006536A1"/>
    <w:rsid w:val="00653739"/>
    <w:rsid w:val="0065376F"/>
    <w:rsid w:val="006537FA"/>
    <w:rsid w:val="00653980"/>
    <w:rsid w:val="00653AB3"/>
    <w:rsid w:val="00653B0A"/>
    <w:rsid w:val="00653B74"/>
    <w:rsid w:val="00653D7F"/>
    <w:rsid w:val="00653D9E"/>
    <w:rsid w:val="00653F4A"/>
    <w:rsid w:val="0065405C"/>
    <w:rsid w:val="006542A6"/>
    <w:rsid w:val="00654319"/>
    <w:rsid w:val="00654342"/>
    <w:rsid w:val="0065439E"/>
    <w:rsid w:val="0065469F"/>
    <w:rsid w:val="006548D0"/>
    <w:rsid w:val="00654A17"/>
    <w:rsid w:val="00654BDC"/>
    <w:rsid w:val="00654BE1"/>
    <w:rsid w:val="00654DFC"/>
    <w:rsid w:val="00654E88"/>
    <w:rsid w:val="00654E9F"/>
    <w:rsid w:val="00654EF8"/>
    <w:rsid w:val="0065520A"/>
    <w:rsid w:val="00655333"/>
    <w:rsid w:val="006553FF"/>
    <w:rsid w:val="006555DB"/>
    <w:rsid w:val="00655AC0"/>
    <w:rsid w:val="00655BA4"/>
    <w:rsid w:val="00655BAB"/>
    <w:rsid w:val="00655C4C"/>
    <w:rsid w:val="00655E44"/>
    <w:rsid w:val="00655E58"/>
    <w:rsid w:val="00655EE3"/>
    <w:rsid w:val="00655F94"/>
    <w:rsid w:val="0065603A"/>
    <w:rsid w:val="00656575"/>
    <w:rsid w:val="0065666D"/>
    <w:rsid w:val="006569CC"/>
    <w:rsid w:val="00656A62"/>
    <w:rsid w:val="00656D6B"/>
    <w:rsid w:val="00656F4F"/>
    <w:rsid w:val="00657315"/>
    <w:rsid w:val="0065749F"/>
    <w:rsid w:val="006577B0"/>
    <w:rsid w:val="00657895"/>
    <w:rsid w:val="00657AB9"/>
    <w:rsid w:val="00660103"/>
    <w:rsid w:val="006601CB"/>
    <w:rsid w:val="0066037B"/>
    <w:rsid w:val="0066073F"/>
    <w:rsid w:val="006607DB"/>
    <w:rsid w:val="00660893"/>
    <w:rsid w:val="00660898"/>
    <w:rsid w:val="00660977"/>
    <w:rsid w:val="00660C71"/>
    <w:rsid w:val="00660D8D"/>
    <w:rsid w:val="00660F39"/>
    <w:rsid w:val="00660F68"/>
    <w:rsid w:val="006610F7"/>
    <w:rsid w:val="006611F6"/>
    <w:rsid w:val="006612CF"/>
    <w:rsid w:val="00661322"/>
    <w:rsid w:val="006617A7"/>
    <w:rsid w:val="00661ADA"/>
    <w:rsid w:val="00662129"/>
    <w:rsid w:val="006621B1"/>
    <w:rsid w:val="0066220E"/>
    <w:rsid w:val="00662377"/>
    <w:rsid w:val="006623D9"/>
    <w:rsid w:val="00662541"/>
    <w:rsid w:val="00662658"/>
    <w:rsid w:val="00662737"/>
    <w:rsid w:val="00662903"/>
    <w:rsid w:val="00662D6C"/>
    <w:rsid w:val="00662D82"/>
    <w:rsid w:val="00662E12"/>
    <w:rsid w:val="00662F4C"/>
    <w:rsid w:val="0066334B"/>
    <w:rsid w:val="006633BA"/>
    <w:rsid w:val="006634F7"/>
    <w:rsid w:val="00663509"/>
    <w:rsid w:val="006636C0"/>
    <w:rsid w:val="006636E9"/>
    <w:rsid w:val="00663870"/>
    <w:rsid w:val="0066396C"/>
    <w:rsid w:val="00663AAB"/>
    <w:rsid w:val="00663E28"/>
    <w:rsid w:val="00663EC3"/>
    <w:rsid w:val="0066414E"/>
    <w:rsid w:val="006642A0"/>
    <w:rsid w:val="006643B3"/>
    <w:rsid w:val="0066441A"/>
    <w:rsid w:val="00664731"/>
    <w:rsid w:val="0066473C"/>
    <w:rsid w:val="00664763"/>
    <w:rsid w:val="006648DA"/>
    <w:rsid w:val="006649F8"/>
    <w:rsid w:val="00664A8F"/>
    <w:rsid w:val="00664F2C"/>
    <w:rsid w:val="006650DE"/>
    <w:rsid w:val="006650FE"/>
    <w:rsid w:val="00665307"/>
    <w:rsid w:val="00665461"/>
    <w:rsid w:val="00665949"/>
    <w:rsid w:val="00665991"/>
    <w:rsid w:val="00665CFC"/>
    <w:rsid w:val="00665F90"/>
    <w:rsid w:val="00665FA4"/>
    <w:rsid w:val="006662F2"/>
    <w:rsid w:val="006664F9"/>
    <w:rsid w:val="006665DB"/>
    <w:rsid w:val="0066680D"/>
    <w:rsid w:val="0066685B"/>
    <w:rsid w:val="00666CF0"/>
    <w:rsid w:val="00666D9E"/>
    <w:rsid w:val="00666DB3"/>
    <w:rsid w:val="00666DFD"/>
    <w:rsid w:val="00666E0B"/>
    <w:rsid w:val="00666E66"/>
    <w:rsid w:val="00666F7C"/>
    <w:rsid w:val="00666FA1"/>
    <w:rsid w:val="006670C5"/>
    <w:rsid w:val="006670F9"/>
    <w:rsid w:val="006671A2"/>
    <w:rsid w:val="00667223"/>
    <w:rsid w:val="0066739F"/>
    <w:rsid w:val="00667422"/>
    <w:rsid w:val="00667488"/>
    <w:rsid w:val="006676D1"/>
    <w:rsid w:val="00667735"/>
    <w:rsid w:val="006678B1"/>
    <w:rsid w:val="006678BF"/>
    <w:rsid w:val="006678F3"/>
    <w:rsid w:val="0066791A"/>
    <w:rsid w:val="00667954"/>
    <w:rsid w:val="00667985"/>
    <w:rsid w:val="00667F11"/>
    <w:rsid w:val="00670336"/>
    <w:rsid w:val="0067047A"/>
    <w:rsid w:val="006704F5"/>
    <w:rsid w:val="00670566"/>
    <w:rsid w:val="006705F0"/>
    <w:rsid w:val="006705FD"/>
    <w:rsid w:val="00670613"/>
    <w:rsid w:val="0067063A"/>
    <w:rsid w:val="0067072C"/>
    <w:rsid w:val="00670A88"/>
    <w:rsid w:val="00670DAD"/>
    <w:rsid w:val="00670E87"/>
    <w:rsid w:val="00670FDA"/>
    <w:rsid w:val="00671103"/>
    <w:rsid w:val="00671172"/>
    <w:rsid w:val="006712A9"/>
    <w:rsid w:val="00671410"/>
    <w:rsid w:val="00671805"/>
    <w:rsid w:val="00671BD6"/>
    <w:rsid w:val="00671CB8"/>
    <w:rsid w:val="00671D05"/>
    <w:rsid w:val="00671D48"/>
    <w:rsid w:val="00671DDB"/>
    <w:rsid w:val="00671DEC"/>
    <w:rsid w:val="00671F0C"/>
    <w:rsid w:val="00671FBB"/>
    <w:rsid w:val="00672073"/>
    <w:rsid w:val="00672224"/>
    <w:rsid w:val="006723A0"/>
    <w:rsid w:val="006723EA"/>
    <w:rsid w:val="0067274E"/>
    <w:rsid w:val="0067281F"/>
    <w:rsid w:val="00672D23"/>
    <w:rsid w:val="00672DC9"/>
    <w:rsid w:val="00672DD2"/>
    <w:rsid w:val="00672F98"/>
    <w:rsid w:val="00673150"/>
    <w:rsid w:val="006732CF"/>
    <w:rsid w:val="00673388"/>
    <w:rsid w:val="006733B9"/>
    <w:rsid w:val="0067344E"/>
    <w:rsid w:val="006734D7"/>
    <w:rsid w:val="00673524"/>
    <w:rsid w:val="006738EF"/>
    <w:rsid w:val="0067399D"/>
    <w:rsid w:val="006739F3"/>
    <w:rsid w:val="00673AF5"/>
    <w:rsid w:val="00673C8C"/>
    <w:rsid w:val="00673CB3"/>
    <w:rsid w:val="00673E08"/>
    <w:rsid w:val="00673E19"/>
    <w:rsid w:val="00673FE4"/>
    <w:rsid w:val="00674056"/>
    <w:rsid w:val="006741CF"/>
    <w:rsid w:val="006743D1"/>
    <w:rsid w:val="006748C7"/>
    <w:rsid w:val="00674A0C"/>
    <w:rsid w:val="00674F1B"/>
    <w:rsid w:val="00675207"/>
    <w:rsid w:val="0067544B"/>
    <w:rsid w:val="006754DE"/>
    <w:rsid w:val="00675633"/>
    <w:rsid w:val="006756B4"/>
    <w:rsid w:val="00675766"/>
    <w:rsid w:val="0067578F"/>
    <w:rsid w:val="00675845"/>
    <w:rsid w:val="00675868"/>
    <w:rsid w:val="00675E84"/>
    <w:rsid w:val="00675EF5"/>
    <w:rsid w:val="00676063"/>
    <w:rsid w:val="006760D2"/>
    <w:rsid w:val="006765F0"/>
    <w:rsid w:val="006766C7"/>
    <w:rsid w:val="006767F8"/>
    <w:rsid w:val="00676952"/>
    <w:rsid w:val="00676A72"/>
    <w:rsid w:val="00676EA1"/>
    <w:rsid w:val="006771CF"/>
    <w:rsid w:val="00677389"/>
    <w:rsid w:val="00677435"/>
    <w:rsid w:val="00677687"/>
    <w:rsid w:val="00677702"/>
    <w:rsid w:val="00677708"/>
    <w:rsid w:val="006777BA"/>
    <w:rsid w:val="00677882"/>
    <w:rsid w:val="00677BCC"/>
    <w:rsid w:val="00677BD8"/>
    <w:rsid w:val="00677CAF"/>
    <w:rsid w:val="00677D93"/>
    <w:rsid w:val="00677E41"/>
    <w:rsid w:val="00677FCB"/>
    <w:rsid w:val="00680041"/>
    <w:rsid w:val="006800B2"/>
    <w:rsid w:val="0068026E"/>
    <w:rsid w:val="0068027D"/>
    <w:rsid w:val="006802F2"/>
    <w:rsid w:val="00680B24"/>
    <w:rsid w:val="00680CD5"/>
    <w:rsid w:val="00680CDA"/>
    <w:rsid w:val="00680D19"/>
    <w:rsid w:val="00680DB2"/>
    <w:rsid w:val="00680E84"/>
    <w:rsid w:val="00681059"/>
    <w:rsid w:val="00681510"/>
    <w:rsid w:val="00681581"/>
    <w:rsid w:val="00681767"/>
    <w:rsid w:val="00681837"/>
    <w:rsid w:val="00681942"/>
    <w:rsid w:val="00681AC8"/>
    <w:rsid w:val="00681C8D"/>
    <w:rsid w:val="00681F9F"/>
    <w:rsid w:val="0068201C"/>
    <w:rsid w:val="006820A7"/>
    <w:rsid w:val="00682228"/>
    <w:rsid w:val="00682252"/>
    <w:rsid w:val="006822A5"/>
    <w:rsid w:val="006822C0"/>
    <w:rsid w:val="00682311"/>
    <w:rsid w:val="006823A0"/>
    <w:rsid w:val="00682439"/>
    <w:rsid w:val="0068250F"/>
    <w:rsid w:val="00682D38"/>
    <w:rsid w:val="006830AC"/>
    <w:rsid w:val="00683132"/>
    <w:rsid w:val="00683752"/>
    <w:rsid w:val="006837C3"/>
    <w:rsid w:val="0068395C"/>
    <w:rsid w:val="00683AE1"/>
    <w:rsid w:val="00683B03"/>
    <w:rsid w:val="00683E55"/>
    <w:rsid w:val="0068437E"/>
    <w:rsid w:val="006844C1"/>
    <w:rsid w:val="00684827"/>
    <w:rsid w:val="00684C39"/>
    <w:rsid w:val="00684CD4"/>
    <w:rsid w:val="00685070"/>
    <w:rsid w:val="00685550"/>
    <w:rsid w:val="00685A9E"/>
    <w:rsid w:val="00685E44"/>
    <w:rsid w:val="00686208"/>
    <w:rsid w:val="0068620F"/>
    <w:rsid w:val="00686323"/>
    <w:rsid w:val="006863EC"/>
    <w:rsid w:val="0068695B"/>
    <w:rsid w:val="006869D4"/>
    <w:rsid w:val="00686BF8"/>
    <w:rsid w:val="00686CDD"/>
    <w:rsid w:val="00686D41"/>
    <w:rsid w:val="00686EAE"/>
    <w:rsid w:val="00687085"/>
    <w:rsid w:val="006874AC"/>
    <w:rsid w:val="00687687"/>
    <w:rsid w:val="006876B7"/>
    <w:rsid w:val="006878E5"/>
    <w:rsid w:val="006879B8"/>
    <w:rsid w:val="00687A47"/>
    <w:rsid w:val="00687A50"/>
    <w:rsid w:val="00687B0B"/>
    <w:rsid w:val="00687BF7"/>
    <w:rsid w:val="00687C15"/>
    <w:rsid w:val="00687DB6"/>
    <w:rsid w:val="00690051"/>
    <w:rsid w:val="006900B5"/>
    <w:rsid w:val="006901A1"/>
    <w:rsid w:val="006901FD"/>
    <w:rsid w:val="00690211"/>
    <w:rsid w:val="00690231"/>
    <w:rsid w:val="006903E8"/>
    <w:rsid w:val="00690A41"/>
    <w:rsid w:val="00690B21"/>
    <w:rsid w:val="00690B2F"/>
    <w:rsid w:val="00690CC0"/>
    <w:rsid w:val="00690DF3"/>
    <w:rsid w:val="00690F66"/>
    <w:rsid w:val="00690F91"/>
    <w:rsid w:val="006912DE"/>
    <w:rsid w:val="00691393"/>
    <w:rsid w:val="006913F3"/>
    <w:rsid w:val="00691739"/>
    <w:rsid w:val="00691857"/>
    <w:rsid w:val="00691AB9"/>
    <w:rsid w:val="00691D17"/>
    <w:rsid w:val="00691F80"/>
    <w:rsid w:val="00691FA8"/>
    <w:rsid w:val="00692039"/>
    <w:rsid w:val="006920F3"/>
    <w:rsid w:val="00692221"/>
    <w:rsid w:val="00692445"/>
    <w:rsid w:val="00692473"/>
    <w:rsid w:val="0069250D"/>
    <w:rsid w:val="0069259D"/>
    <w:rsid w:val="00692617"/>
    <w:rsid w:val="00692677"/>
    <w:rsid w:val="00692929"/>
    <w:rsid w:val="00692DD5"/>
    <w:rsid w:val="00692F79"/>
    <w:rsid w:val="0069308D"/>
    <w:rsid w:val="00693113"/>
    <w:rsid w:val="00693183"/>
    <w:rsid w:val="006931D6"/>
    <w:rsid w:val="00693249"/>
    <w:rsid w:val="00693502"/>
    <w:rsid w:val="0069385D"/>
    <w:rsid w:val="006938B8"/>
    <w:rsid w:val="00693D52"/>
    <w:rsid w:val="00693E88"/>
    <w:rsid w:val="00693F03"/>
    <w:rsid w:val="00693F91"/>
    <w:rsid w:val="0069414B"/>
    <w:rsid w:val="00694359"/>
    <w:rsid w:val="006944A7"/>
    <w:rsid w:val="00694686"/>
    <w:rsid w:val="006947FA"/>
    <w:rsid w:val="00694AF4"/>
    <w:rsid w:val="00694CD4"/>
    <w:rsid w:val="00694E1B"/>
    <w:rsid w:val="00694F9D"/>
    <w:rsid w:val="0069507B"/>
    <w:rsid w:val="006951CC"/>
    <w:rsid w:val="0069533A"/>
    <w:rsid w:val="00695537"/>
    <w:rsid w:val="00695588"/>
    <w:rsid w:val="00695AB3"/>
    <w:rsid w:val="00695ABA"/>
    <w:rsid w:val="00695AD0"/>
    <w:rsid w:val="00695E4D"/>
    <w:rsid w:val="00695F3F"/>
    <w:rsid w:val="00695FB0"/>
    <w:rsid w:val="006960CB"/>
    <w:rsid w:val="0069614F"/>
    <w:rsid w:val="0069618A"/>
    <w:rsid w:val="00696B58"/>
    <w:rsid w:val="00696B82"/>
    <w:rsid w:val="00696C6F"/>
    <w:rsid w:val="00697027"/>
    <w:rsid w:val="0069729C"/>
    <w:rsid w:val="0069767C"/>
    <w:rsid w:val="006977DC"/>
    <w:rsid w:val="006979A5"/>
    <w:rsid w:val="00697B4D"/>
    <w:rsid w:val="00697BD3"/>
    <w:rsid w:val="00697D65"/>
    <w:rsid w:val="00697DE5"/>
    <w:rsid w:val="00697DF2"/>
    <w:rsid w:val="00697FFC"/>
    <w:rsid w:val="006A068E"/>
    <w:rsid w:val="006A0782"/>
    <w:rsid w:val="006A07FD"/>
    <w:rsid w:val="006A0879"/>
    <w:rsid w:val="006A094D"/>
    <w:rsid w:val="006A0A33"/>
    <w:rsid w:val="006A0A90"/>
    <w:rsid w:val="006A0A9C"/>
    <w:rsid w:val="006A0C29"/>
    <w:rsid w:val="006A0EA1"/>
    <w:rsid w:val="006A0F5C"/>
    <w:rsid w:val="006A0FF7"/>
    <w:rsid w:val="006A1022"/>
    <w:rsid w:val="006A143C"/>
    <w:rsid w:val="006A147A"/>
    <w:rsid w:val="006A148E"/>
    <w:rsid w:val="006A1673"/>
    <w:rsid w:val="006A169C"/>
    <w:rsid w:val="006A17A6"/>
    <w:rsid w:val="006A17B2"/>
    <w:rsid w:val="006A19DB"/>
    <w:rsid w:val="006A1D05"/>
    <w:rsid w:val="006A1D6B"/>
    <w:rsid w:val="006A1DF2"/>
    <w:rsid w:val="006A1F31"/>
    <w:rsid w:val="006A1FBE"/>
    <w:rsid w:val="006A201F"/>
    <w:rsid w:val="006A2112"/>
    <w:rsid w:val="006A2304"/>
    <w:rsid w:val="006A2547"/>
    <w:rsid w:val="006A275E"/>
    <w:rsid w:val="006A27C3"/>
    <w:rsid w:val="006A2907"/>
    <w:rsid w:val="006A2978"/>
    <w:rsid w:val="006A2D26"/>
    <w:rsid w:val="006A2E76"/>
    <w:rsid w:val="006A3060"/>
    <w:rsid w:val="006A341E"/>
    <w:rsid w:val="006A3774"/>
    <w:rsid w:val="006A37FD"/>
    <w:rsid w:val="006A38F3"/>
    <w:rsid w:val="006A393B"/>
    <w:rsid w:val="006A3988"/>
    <w:rsid w:val="006A3A41"/>
    <w:rsid w:val="006A3A7D"/>
    <w:rsid w:val="006A3B19"/>
    <w:rsid w:val="006A3C11"/>
    <w:rsid w:val="006A3D05"/>
    <w:rsid w:val="006A3FDF"/>
    <w:rsid w:val="006A3FFD"/>
    <w:rsid w:val="006A4028"/>
    <w:rsid w:val="006A4071"/>
    <w:rsid w:val="006A433B"/>
    <w:rsid w:val="006A455A"/>
    <w:rsid w:val="006A467F"/>
    <w:rsid w:val="006A46F9"/>
    <w:rsid w:val="006A4A0C"/>
    <w:rsid w:val="006A4CB7"/>
    <w:rsid w:val="006A4E46"/>
    <w:rsid w:val="006A4EB3"/>
    <w:rsid w:val="006A4FC4"/>
    <w:rsid w:val="006A4FCA"/>
    <w:rsid w:val="006A4FFC"/>
    <w:rsid w:val="006A546E"/>
    <w:rsid w:val="006A5472"/>
    <w:rsid w:val="006A5473"/>
    <w:rsid w:val="006A5562"/>
    <w:rsid w:val="006A55D5"/>
    <w:rsid w:val="006A56BD"/>
    <w:rsid w:val="006A577B"/>
    <w:rsid w:val="006A582A"/>
    <w:rsid w:val="006A5A18"/>
    <w:rsid w:val="006A623D"/>
    <w:rsid w:val="006A62CF"/>
    <w:rsid w:val="006A62FC"/>
    <w:rsid w:val="006A66D7"/>
    <w:rsid w:val="006A6753"/>
    <w:rsid w:val="006A6812"/>
    <w:rsid w:val="006A686F"/>
    <w:rsid w:val="006A68A4"/>
    <w:rsid w:val="006A6EEE"/>
    <w:rsid w:val="006A6F3B"/>
    <w:rsid w:val="006A7388"/>
    <w:rsid w:val="006A73CD"/>
    <w:rsid w:val="006A749E"/>
    <w:rsid w:val="006A74CF"/>
    <w:rsid w:val="006A7515"/>
    <w:rsid w:val="006A75D5"/>
    <w:rsid w:val="006A781E"/>
    <w:rsid w:val="006A7A0A"/>
    <w:rsid w:val="006A7C8D"/>
    <w:rsid w:val="006B01B5"/>
    <w:rsid w:val="006B02BB"/>
    <w:rsid w:val="006B035B"/>
    <w:rsid w:val="006B043A"/>
    <w:rsid w:val="006B06B0"/>
    <w:rsid w:val="006B06BC"/>
    <w:rsid w:val="006B0F25"/>
    <w:rsid w:val="006B0F86"/>
    <w:rsid w:val="006B0FAB"/>
    <w:rsid w:val="006B107D"/>
    <w:rsid w:val="006B10B4"/>
    <w:rsid w:val="006B10BD"/>
    <w:rsid w:val="006B10D1"/>
    <w:rsid w:val="006B1335"/>
    <w:rsid w:val="006B146A"/>
    <w:rsid w:val="006B1499"/>
    <w:rsid w:val="006B14C7"/>
    <w:rsid w:val="006B169D"/>
    <w:rsid w:val="006B1791"/>
    <w:rsid w:val="006B198C"/>
    <w:rsid w:val="006B1A46"/>
    <w:rsid w:val="006B1B0E"/>
    <w:rsid w:val="006B1B20"/>
    <w:rsid w:val="006B22AB"/>
    <w:rsid w:val="006B2366"/>
    <w:rsid w:val="006B2560"/>
    <w:rsid w:val="006B2629"/>
    <w:rsid w:val="006B27E0"/>
    <w:rsid w:val="006B2BA5"/>
    <w:rsid w:val="006B2C75"/>
    <w:rsid w:val="006B2D74"/>
    <w:rsid w:val="006B2ED8"/>
    <w:rsid w:val="006B30FC"/>
    <w:rsid w:val="006B322E"/>
    <w:rsid w:val="006B3513"/>
    <w:rsid w:val="006B3518"/>
    <w:rsid w:val="006B35C8"/>
    <w:rsid w:val="006B36DF"/>
    <w:rsid w:val="006B36F4"/>
    <w:rsid w:val="006B3702"/>
    <w:rsid w:val="006B3718"/>
    <w:rsid w:val="006B389C"/>
    <w:rsid w:val="006B3956"/>
    <w:rsid w:val="006B39DF"/>
    <w:rsid w:val="006B3A08"/>
    <w:rsid w:val="006B3B7F"/>
    <w:rsid w:val="006B3BDD"/>
    <w:rsid w:val="006B3D5A"/>
    <w:rsid w:val="006B4206"/>
    <w:rsid w:val="006B459B"/>
    <w:rsid w:val="006B4882"/>
    <w:rsid w:val="006B48FD"/>
    <w:rsid w:val="006B4DF2"/>
    <w:rsid w:val="006B4F91"/>
    <w:rsid w:val="006B5048"/>
    <w:rsid w:val="006B5384"/>
    <w:rsid w:val="006B544C"/>
    <w:rsid w:val="006B54D6"/>
    <w:rsid w:val="006B5629"/>
    <w:rsid w:val="006B585D"/>
    <w:rsid w:val="006B5B92"/>
    <w:rsid w:val="006B5CAB"/>
    <w:rsid w:val="006B5FCA"/>
    <w:rsid w:val="006B60A5"/>
    <w:rsid w:val="006B638E"/>
    <w:rsid w:val="006B6450"/>
    <w:rsid w:val="006B64A5"/>
    <w:rsid w:val="006B65A0"/>
    <w:rsid w:val="006B6762"/>
    <w:rsid w:val="006B679F"/>
    <w:rsid w:val="006B6833"/>
    <w:rsid w:val="006B68F0"/>
    <w:rsid w:val="006B6A07"/>
    <w:rsid w:val="006B6EA8"/>
    <w:rsid w:val="006B6F49"/>
    <w:rsid w:val="006B7144"/>
    <w:rsid w:val="006B71DB"/>
    <w:rsid w:val="006B7357"/>
    <w:rsid w:val="006B773A"/>
    <w:rsid w:val="006B79B5"/>
    <w:rsid w:val="006B7AE8"/>
    <w:rsid w:val="006B7C18"/>
    <w:rsid w:val="006B7C9D"/>
    <w:rsid w:val="006B7D1B"/>
    <w:rsid w:val="006B7DC8"/>
    <w:rsid w:val="006B7EAA"/>
    <w:rsid w:val="006B7FB6"/>
    <w:rsid w:val="006C0340"/>
    <w:rsid w:val="006C05BD"/>
    <w:rsid w:val="006C06F1"/>
    <w:rsid w:val="006C070B"/>
    <w:rsid w:val="006C08D3"/>
    <w:rsid w:val="006C09A1"/>
    <w:rsid w:val="006C0B11"/>
    <w:rsid w:val="006C0E53"/>
    <w:rsid w:val="006C0EE8"/>
    <w:rsid w:val="006C11C4"/>
    <w:rsid w:val="006C167B"/>
    <w:rsid w:val="006C1690"/>
    <w:rsid w:val="006C18B3"/>
    <w:rsid w:val="006C197E"/>
    <w:rsid w:val="006C19EB"/>
    <w:rsid w:val="006C1A6F"/>
    <w:rsid w:val="006C1DCB"/>
    <w:rsid w:val="006C1EA4"/>
    <w:rsid w:val="006C20E2"/>
    <w:rsid w:val="006C2123"/>
    <w:rsid w:val="006C2184"/>
    <w:rsid w:val="006C226E"/>
    <w:rsid w:val="006C2373"/>
    <w:rsid w:val="006C23A2"/>
    <w:rsid w:val="006C23EC"/>
    <w:rsid w:val="006C25FE"/>
    <w:rsid w:val="006C262D"/>
    <w:rsid w:val="006C2810"/>
    <w:rsid w:val="006C2A2C"/>
    <w:rsid w:val="006C2AD5"/>
    <w:rsid w:val="006C2B84"/>
    <w:rsid w:val="006C2B96"/>
    <w:rsid w:val="006C2CE1"/>
    <w:rsid w:val="006C3107"/>
    <w:rsid w:val="006C336F"/>
    <w:rsid w:val="006C3413"/>
    <w:rsid w:val="006C3482"/>
    <w:rsid w:val="006C3748"/>
    <w:rsid w:val="006C39A4"/>
    <w:rsid w:val="006C3B62"/>
    <w:rsid w:val="006C3BE4"/>
    <w:rsid w:val="006C3C95"/>
    <w:rsid w:val="006C3CFB"/>
    <w:rsid w:val="006C3DC3"/>
    <w:rsid w:val="006C3EE9"/>
    <w:rsid w:val="006C3F12"/>
    <w:rsid w:val="006C4170"/>
    <w:rsid w:val="006C429D"/>
    <w:rsid w:val="006C4563"/>
    <w:rsid w:val="006C4608"/>
    <w:rsid w:val="006C46B6"/>
    <w:rsid w:val="006C4A0B"/>
    <w:rsid w:val="006C4B50"/>
    <w:rsid w:val="006C4C16"/>
    <w:rsid w:val="006C4DD4"/>
    <w:rsid w:val="006C4E1C"/>
    <w:rsid w:val="006C4FB0"/>
    <w:rsid w:val="006C508F"/>
    <w:rsid w:val="006C5119"/>
    <w:rsid w:val="006C5328"/>
    <w:rsid w:val="006C5454"/>
    <w:rsid w:val="006C5817"/>
    <w:rsid w:val="006C5874"/>
    <w:rsid w:val="006C59D7"/>
    <w:rsid w:val="006C5C52"/>
    <w:rsid w:val="006C5CA6"/>
    <w:rsid w:val="006C6229"/>
    <w:rsid w:val="006C623E"/>
    <w:rsid w:val="006C63C8"/>
    <w:rsid w:val="006C6439"/>
    <w:rsid w:val="006C6718"/>
    <w:rsid w:val="006C6816"/>
    <w:rsid w:val="006C68BA"/>
    <w:rsid w:val="006C69D2"/>
    <w:rsid w:val="006C6ADC"/>
    <w:rsid w:val="006C739C"/>
    <w:rsid w:val="006C75A2"/>
    <w:rsid w:val="006C7679"/>
    <w:rsid w:val="006C7841"/>
    <w:rsid w:val="006C7933"/>
    <w:rsid w:val="006C7939"/>
    <w:rsid w:val="006C79A2"/>
    <w:rsid w:val="006C7B49"/>
    <w:rsid w:val="006C7BDC"/>
    <w:rsid w:val="006C7D3A"/>
    <w:rsid w:val="006D00A5"/>
    <w:rsid w:val="006D0187"/>
    <w:rsid w:val="006D03A7"/>
    <w:rsid w:val="006D0588"/>
    <w:rsid w:val="006D058F"/>
    <w:rsid w:val="006D05DF"/>
    <w:rsid w:val="006D07E9"/>
    <w:rsid w:val="006D087B"/>
    <w:rsid w:val="006D09BB"/>
    <w:rsid w:val="006D0C3A"/>
    <w:rsid w:val="006D0C95"/>
    <w:rsid w:val="006D1107"/>
    <w:rsid w:val="006D11B8"/>
    <w:rsid w:val="006D1404"/>
    <w:rsid w:val="006D1483"/>
    <w:rsid w:val="006D173A"/>
    <w:rsid w:val="006D1740"/>
    <w:rsid w:val="006D183F"/>
    <w:rsid w:val="006D188D"/>
    <w:rsid w:val="006D1937"/>
    <w:rsid w:val="006D1955"/>
    <w:rsid w:val="006D1AA9"/>
    <w:rsid w:val="006D1AF0"/>
    <w:rsid w:val="006D1C7D"/>
    <w:rsid w:val="006D1D38"/>
    <w:rsid w:val="006D1E90"/>
    <w:rsid w:val="006D1FA6"/>
    <w:rsid w:val="006D2215"/>
    <w:rsid w:val="006D25D0"/>
    <w:rsid w:val="006D278F"/>
    <w:rsid w:val="006D27F2"/>
    <w:rsid w:val="006D2932"/>
    <w:rsid w:val="006D2ADD"/>
    <w:rsid w:val="006D2B48"/>
    <w:rsid w:val="006D2C1F"/>
    <w:rsid w:val="006D2D89"/>
    <w:rsid w:val="006D2FB9"/>
    <w:rsid w:val="006D3167"/>
    <w:rsid w:val="006D31B0"/>
    <w:rsid w:val="006D31DE"/>
    <w:rsid w:val="006D3292"/>
    <w:rsid w:val="006D33EB"/>
    <w:rsid w:val="006D3427"/>
    <w:rsid w:val="006D3660"/>
    <w:rsid w:val="006D37AB"/>
    <w:rsid w:val="006D3896"/>
    <w:rsid w:val="006D3B97"/>
    <w:rsid w:val="006D3BFE"/>
    <w:rsid w:val="006D3C95"/>
    <w:rsid w:val="006D3D5C"/>
    <w:rsid w:val="006D3D7F"/>
    <w:rsid w:val="006D3ED6"/>
    <w:rsid w:val="006D3F85"/>
    <w:rsid w:val="006D4387"/>
    <w:rsid w:val="006D4427"/>
    <w:rsid w:val="006D49BA"/>
    <w:rsid w:val="006D4A57"/>
    <w:rsid w:val="006D4B9D"/>
    <w:rsid w:val="006D4F0E"/>
    <w:rsid w:val="006D5216"/>
    <w:rsid w:val="006D5291"/>
    <w:rsid w:val="006D588C"/>
    <w:rsid w:val="006D58EF"/>
    <w:rsid w:val="006D5EA8"/>
    <w:rsid w:val="006D5EBA"/>
    <w:rsid w:val="006D601A"/>
    <w:rsid w:val="006D6126"/>
    <w:rsid w:val="006D616E"/>
    <w:rsid w:val="006D632D"/>
    <w:rsid w:val="006D6433"/>
    <w:rsid w:val="006D6448"/>
    <w:rsid w:val="006D652B"/>
    <w:rsid w:val="006D6756"/>
    <w:rsid w:val="006D6758"/>
    <w:rsid w:val="006D678C"/>
    <w:rsid w:val="006D687B"/>
    <w:rsid w:val="006D6FC5"/>
    <w:rsid w:val="006D7047"/>
    <w:rsid w:val="006D717D"/>
    <w:rsid w:val="006D720A"/>
    <w:rsid w:val="006D72C7"/>
    <w:rsid w:val="006D7603"/>
    <w:rsid w:val="006D7665"/>
    <w:rsid w:val="006D76A0"/>
    <w:rsid w:val="006D7955"/>
    <w:rsid w:val="006D7AA6"/>
    <w:rsid w:val="006D7C02"/>
    <w:rsid w:val="006D7C55"/>
    <w:rsid w:val="006D7C7D"/>
    <w:rsid w:val="006D7F2C"/>
    <w:rsid w:val="006E01B3"/>
    <w:rsid w:val="006E0268"/>
    <w:rsid w:val="006E0482"/>
    <w:rsid w:val="006E0626"/>
    <w:rsid w:val="006E06FE"/>
    <w:rsid w:val="006E08A3"/>
    <w:rsid w:val="006E0917"/>
    <w:rsid w:val="006E09E2"/>
    <w:rsid w:val="006E0A34"/>
    <w:rsid w:val="006E0A38"/>
    <w:rsid w:val="006E0AE8"/>
    <w:rsid w:val="006E0DD1"/>
    <w:rsid w:val="006E0E95"/>
    <w:rsid w:val="006E1156"/>
    <w:rsid w:val="006E1191"/>
    <w:rsid w:val="006E1510"/>
    <w:rsid w:val="006E17A9"/>
    <w:rsid w:val="006E1BAB"/>
    <w:rsid w:val="006E1C24"/>
    <w:rsid w:val="006E1CA8"/>
    <w:rsid w:val="006E1CD6"/>
    <w:rsid w:val="006E1D8E"/>
    <w:rsid w:val="006E1F37"/>
    <w:rsid w:val="006E1FCC"/>
    <w:rsid w:val="006E2094"/>
    <w:rsid w:val="006E21DB"/>
    <w:rsid w:val="006E27B3"/>
    <w:rsid w:val="006E2BAE"/>
    <w:rsid w:val="006E2C59"/>
    <w:rsid w:val="006E2D73"/>
    <w:rsid w:val="006E2E81"/>
    <w:rsid w:val="006E2EBE"/>
    <w:rsid w:val="006E2F04"/>
    <w:rsid w:val="006E30E2"/>
    <w:rsid w:val="006E30F4"/>
    <w:rsid w:val="006E3271"/>
    <w:rsid w:val="006E32DA"/>
    <w:rsid w:val="006E38E5"/>
    <w:rsid w:val="006E3B78"/>
    <w:rsid w:val="006E3E98"/>
    <w:rsid w:val="006E3ECF"/>
    <w:rsid w:val="006E408A"/>
    <w:rsid w:val="006E4198"/>
    <w:rsid w:val="006E41AD"/>
    <w:rsid w:val="006E41D0"/>
    <w:rsid w:val="006E43AB"/>
    <w:rsid w:val="006E4519"/>
    <w:rsid w:val="006E46D0"/>
    <w:rsid w:val="006E4BC9"/>
    <w:rsid w:val="006E4C7A"/>
    <w:rsid w:val="006E4D73"/>
    <w:rsid w:val="006E502F"/>
    <w:rsid w:val="006E50D4"/>
    <w:rsid w:val="006E511F"/>
    <w:rsid w:val="006E5225"/>
    <w:rsid w:val="006E538E"/>
    <w:rsid w:val="006E563C"/>
    <w:rsid w:val="006E5889"/>
    <w:rsid w:val="006E5939"/>
    <w:rsid w:val="006E596D"/>
    <w:rsid w:val="006E5B48"/>
    <w:rsid w:val="006E5BC9"/>
    <w:rsid w:val="006E5E52"/>
    <w:rsid w:val="006E5F70"/>
    <w:rsid w:val="006E5FB4"/>
    <w:rsid w:val="006E6142"/>
    <w:rsid w:val="006E62E7"/>
    <w:rsid w:val="006E64A1"/>
    <w:rsid w:val="006E64D6"/>
    <w:rsid w:val="006E66CD"/>
    <w:rsid w:val="006E6862"/>
    <w:rsid w:val="006E68FA"/>
    <w:rsid w:val="006E6AD6"/>
    <w:rsid w:val="006E6D28"/>
    <w:rsid w:val="006E6D80"/>
    <w:rsid w:val="006E7131"/>
    <w:rsid w:val="006E7162"/>
    <w:rsid w:val="006E71B6"/>
    <w:rsid w:val="006E71D1"/>
    <w:rsid w:val="006E71F4"/>
    <w:rsid w:val="006E73C7"/>
    <w:rsid w:val="006E74B0"/>
    <w:rsid w:val="006E7749"/>
    <w:rsid w:val="006E7C08"/>
    <w:rsid w:val="006E7D80"/>
    <w:rsid w:val="006E7DEE"/>
    <w:rsid w:val="006E7E7B"/>
    <w:rsid w:val="006E7FDB"/>
    <w:rsid w:val="006F0089"/>
    <w:rsid w:val="006F00CD"/>
    <w:rsid w:val="006F018A"/>
    <w:rsid w:val="006F043A"/>
    <w:rsid w:val="006F0826"/>
    <w:rsid w:val="006F096D"/>
    <w:rsid w:val="006F0A04"/>
    <w:rsid w:val="006F0A50"/>
    <w:rsid w:val="006F0B3D"/>
    <w:rsid w:val="006F0DE8"/>
    <w:rsid w:val="006F1074"/>
    <w:rsid w:val="006F115E"/>
    <w:rsid w:val="006F13B2"/>
    <w:rsid w:val="006F183F"/>
    <w:rsid w:val="006F18B0"/>
    <w:rsid w:val="006F18F6"/>
    <w:rsid w:val="006F1AF5"/>
    <w:rsid w:val="006F1EC4"/>
    <w:rsid w:val="006F1EC8"/>
    <w:rsid w:val="006F1FF7"/>
    <w:rsid w:val="006F22AF"/>
    <w:rsid w:val="006F23A7"/>
    <w:rsid w:val="006F2533"/>
    <w:rsid w:val="006F25B7"/>
    <w:rsid w:val="006F284A"/>
    <w:rsid w:val="006F2895"/>
    <w:rsid w:val="006F29A2"/>
    <w:rsid w:val="006F2D1C"/>
    <w:rsid w:val="006F2D71"/>
    <w:rsid w:val="006F2F90"/>
    <w:rsid w:val="006F32DE"/>
    <w:rsid w:val="006F371E"/>
    <w:rsid w:val="006F3983"/>
    <w:rsid w:val="006F3C7A"/>
    <w:rsid w:val="006F3E43"/>
    <w:rsid w:val="006F3EC4"/>
    <w:rsid w:val="006F44DF"/>
    <w:rsid w:val="006F4530"/>
    <w:rsid w:val="006F4555"/>
    <w:rsid w:val="006F45A5"/>
    <w:rsid w:val="006F495B"/>
    <w:rsid w:val="006F499F"/>
    <w:rsid w:val="006F4D0D"/>
    <w:rsid w:val="006F4D84"/>
    <w:rsid w:val="006F4ED5"/>
    <w:rsid w:val="006F4F22"/>
    <w:rsid w:val="006F5104"/>
    <w:rsid w:val="006F521C"/>
    <w:rsid w:val="006F559A"/>
    <w:rsid w:val="006F57F5"/>
    <w:rsid w:val="006F5913"/>
    <w:rsid w:val="006F5B25"/>
    <w:rsid w:val="006F5B6B"/>
    <w:rsid w:val="006F5C09"/>
    <w:rsid w:val="006F5D11"/>
    <w:rsid w:val="006F5F18"/>
    <w:rsid w:val="006F60B7"/>
    <w:rsid w:val="006F654E"/>
    <w:rsid w:val="006F656D"/>
    <w:rsid w:val="006F6D78"/>
    <w:rsid w:val="006F6DD9"/>
    <w:rsid w:val="006F7021"/>
    <w:rsid w:val="006F739C"/>
    <w:rsid w:val="006F7AAB"/>
    <w:rsid w:val="006F7ACA"/>
    <w:rsid w:val="006F7B5B"/>
    <w:rsid w:val="006F7BAA"/>
    <w:rsid w:val="006F7C91"/>
    <w:rsid w:val="006F7D60"/>
    <w:rsid w:val="006F7E7A"/>
    <w:rsid w:val="006F7EA1"/>
    <w:rsid w:val="006F7EC8"/>
    <w:rsid w:val="006F7F1D"/>
    <w:rsid w:val="006F7FB2"/>
    <w:rsid w:val="0070006B"/>
    <w:rsid w:val="00700070"/>
    <w:rsid w:val="0070009F"/>
    <w:rsid w:val="007002A8"/>
    <w:rsid w:val="007003B3"/>
    <w:rsid w:val="0070041C"/>
    <w:rsid w:val="00700467"/>
    <w:rsid w:val="007005E9"/>
    <w:rsid w:val="00700773"/>
    <w:rsid w:val="0070093D"/>
    <w:rsid w:val="00700CB6"/>
    <w:rsid w:val="00701946"/>
    <w:rsid w:val="00701BB2"/>
    <w:rsid w:val="00701C70"/>
    <w:rsid w:val="007021B8"/>
    <w:rsid w:val="00702592"/>
    <w:rsid w:val="007025E7"/>
    <w:rsid w:val="00702835"/>
    <w:rsid w:val="00702836"/>
    <w:rsid w:val="00702932"/>
    <w:rsid w:val="00702A5B"/>
    <w:rsid w:val="00702BF1"/>
    <w:rsid w:val="007031D2"/>
    <w:rsid w:val="007032CF"/>
    <w:rsid w:val="0070334A"/>
    <w:rsid w:val="00703505"/>
    <w:rsid w:val="00703892"/>
    <w:rsid w:val="00703BA7"/>
    <w:rsid w:val="00703D0E"/>
    <w:rsid w:val="00703E10"/>
    <w:rsid w:val="00703FF6"/>
    <w:rsid w:val="0070423F"/>
    <w:rsid w:val="0070437A"/>
    <w:rsid w:val="007044BC"/>
    <w:rsid w:val="00704813"/>
    <w:rsid w:val="00704A25"/>
    <w:rsid w:val="00704AB6"/>
    <w:rsid w:val="00704AB9"/>
    <w:rsid w:val="00704C1B"/>
    <w:rsid w:val="00704CCF"/>
    <w:rsid w:val="00704E26"/>
    <w:rsid w:val="00704EC2"/>
    <w:rsid w:val="00704FCE"/>
    <w:rsid w:val="0070516B"/>
    <w:rsid w:val="007051B2"/>
    <w:rsid w:val="007052B6"/>
    <w:rsid w:val="0070531F"/>
    <w:rsid w:val="00705659"/>
    <w:rsid w:val="0070569D"/>
    <w:rsid w:val="007056AC"/>
    <w:rsid w:val="007056B6"/>
    <w:rsid w:val="007056BF"/>
    <w:rsid w:val="00705735"/>
    <w:rsid w:val="0070574C"/>
    <w:rsid w:val="007057A1"/>
    <w:rsid w:val="007059CB"/>
    <w:rsid w:val="00705AC8"/>
    <w:rsid w:val="00705B64"/>
    <w:rsid w:val="00705C7F"/>
    <w:rsid w:val="00705D6D"/>
    <w:rsid w:val="00705DA2"/>
    <w:rsid w:val="00705E0C"/>
    <w:rsid w:val="00705E5D"/>
    <w:rsid w:val="0070621F"/>
    <w:rsid w:val="00706254"/>
    <w:rsid w:val="00706393"/>
    <w:rsid w:val="00706455"/>
    <w:rsid w:val="007064B1"/>
    <w:rsid w:val="00706918"/>
    <w:rsid w:val="0070691C"/>
    <w:rsid w:val="007069F0"/>
    <w:rsid w:val="00706C7C"/>
    <w:rsid w:val="00706E74"/>
    <w:rsid w:val="00706F03"/>
    <w:rsid w:val="00706F74"/>
    <w:rsid w:val="00706FFD"/>
    <w:rsid w:val="0070741F"/>
    <w:rsid w:val="0070748E"/>
    <w:rsid w:val="00707495"/>
    <w:rsid w:val="0070753A"/>
    <w:rsid w:val="0070756A"/>
    <w:rsid w:val="007075DA"/>
    <w:rsid w:val="00707608"/>
    <w:rsid w:val="0070764F"/>
    <w:rsid w:val="00707666"/>
    <w:rsid w:val="00707710"/>
    <w:rsid w:val="00707814"/>
    <w:rsid w:val="0070791B"/>
    <w:rsid w:val="007079AF"/>
    <w:rsid w:val="00707B64"/>
    <w:rsid w:val="00707DF6"/>
    <w:rsid w:val="00707FDA"/>
    <w:rsid w:val="0071006D"/>
    <w:rsid w:val="007101CE"/>
    <w:rsid w:val="007101DB"/>
    <w:rsid w:val="00710672"/>
    <w:rsid w:val="007108B7"/>
    <w:rsid w:val="00710A01"/>
    <w:rsid w:val="00710A6B"/>
    <w:rsid w:val="00710A9C"/>
    <w:rsid w:val="00710D69"/>
    <w:rsid w:val="00710E33"/>
    <w:rsid w:val="00711021"/>
    <w:rsid w:val="0071114B"/>
    <w:rsid w:val="00711571"/>
    <w:rsid w:val="007115C6"/>
    <w:rsid w:val="007116E0"/>
    <w:rsid w:val="007117A1"/>
    <w:rsid w:val="007117A4"/>
    <w:rsid w:val="007117B6"/>
    <w:rsid w:val="007119B3"/>
    <w:rsid w:val="00711C18"/>
    <w:rsid w:val="00711C44"/>
    <w:rsid w:val="00711CC0"/>
    <w:rsid w:val="00711D5E"/>
    <w:rsid w:val="00711E3C"/>
    <w:rsid w:val="00711EBE"/>
    <w:rsid w:val="0071200F"/>
    <w:rsid w:val="00712203"/>
    <w:rsid w:val="00712304"/>
    <w:rsid w:val="007123D1"/>
    <w:rsid w:val="0071247E"/>
    <w:rsid w:val="00712858"/>
    <w:rsid w:val="00712950"/>
    <w:rsid w:val="00712EB1"/>
    <w:rsid w:val="007130A8"/>
    <w:rsid w:val="007130F4"/>
    <w:rsid w:val="007131B3"/>
    <w:rsid w:val="007131D8"/>
    <w:rsid w:val="007131F1"/>
    <w:rsid w:val="00713489"/>
    <w:rsid w:val="0071349C"/>
    <w:rsid w:val="0071384E"/>
    <w:rsid w:val="00713958"/>
    <w:rsid w:val="00713B0D"/>
    <w:rsid w:val="00713C76"/>
    <w:rsid w:val="00713D44"/>
    <w:rsid w:val="00713EBA"/>
    <w:rsid w:val="0071434F"/>
    <w:rsid w:val="007145A6"/>
    <w:rsid w:val="007149C1"/>
    <w:rsid w:val="007149C2"/>
    <w:rsid w:val="00714A87"/>
    <w:rsid w:val="00714BE2"/>
    <w:rsid w:val="00714C04"/>
    <w:rsid w:val="00714D46"/>
    <w:rsid w:val="00714E36"/>
    <w:rsid w:val="007150B7"/>
    <w:rsid w:val="0071512A"/>
    <w:rsid w:val="00715215"/>
    <w:rsid w:val="007156A0"/>
    <w:rsid w:val="007156ED"/>
    <w:rsid w:val="007158FC"/>
    <w:rsid w:val="00715B95"/>
    <w:rsid w:val="00715F25"/>
    <w:rsid w:val="00715FB0"/>
    <w:rsid w:val="00716454"/>
    <w:rsid w:val="007164B7"/>
    <w:rsid w:val="0071656A"/>
    <w:rsid w:val="0071666E"/>
    <w:rsid w:val="00716734"/>
    <w:rsid w:val="00716972"/>
    <w:rsid w:val="00716983"/>
    <w:rsid w:val="00716AED"/>
    <w:rsid w:val="00716B86"/>
    <w:rsid w:val="00716C23"/>
    <w:rsid w:val="00716CF7"/>
    <w:rsid w:val="00716D3A"/>
    <w:rsid w:val="00716F3A"/>
    <w:rsid w:val="007170B1"/>
    <w:rsid w:val="00717104"/>
    <w:rsid w:val="00717279"/>
    <w:rsid w:val="007172FF"/>
    <w:rsid w:val="0071748F"/>
    <w:rsid w:val="007177B3"/>
    <w:rsid w:val="007177D9"/>
    <w:rsid w:val="00717A5C"/>
    <w:rsid w:val="00717A61"/>
    <w:rsid w:val="00717AA7"/>
    <w:rsid w:val="00717B7F"/>
    <w:rsid w:val="00717EB2"/>
    <w:rsid w:val="007200CD"/>
    <w:rsid w:val="00720516"/>
    <w:rsid w:val="0072052E"/>
    <w:rsid w:val="00720720"/>
    <w:rsid w:val="00720AE3"/>
    <w:rsid w:val="00720B0F"/>
    <w:rsid w:val="00721059"/>
    <w:rsid w:val="00721210"/>
    <w:rsid w:val="0072143C"/>
    <w:rsid w:val="007216F5"/>
    <w:rsid w:val="0072174B"/>
    <w:rsid w:val="00721872"/>
    <w:rsid w:val="00721959"/>
    <w:rsid w:val="00721FDB"/>
    <w:rsid w:val="007220C3"/>
    <w:rsid w:val="00722192"/>
    <w:rsid w:val="007221A7"/>
    <w:rsid w:val="007222D7"/>
    <w:rsid w:val="007224F5"/>
    <w:rsid w:val="00722673"/>
    <w:rsid w:val="0072275E"/>
    <w:rsid w:val="00722799"/>
    <w:rsid w:val="0072288B"/>
    <w:rsid w:val="007228E0"/>
    <w:rsid w:val="0072290B"/>
    <w:rsid w:val="007229E9"/>
    <w:rsid w:val="00722B08"/>
    <w:rsid w:val="00722D9D"/>
    <w:rsid w:val="00722F29"/>
    <w:rsid w:val="007230D1"/>
    <w:rsid w:val="0072340C"/>
    <w:rsid w:val="0072342E"/>
    <w:rsid w:val="00723486"/>
    <w:rsid w:val="007237FA"/>
    <w:rsid w:val="007239DF"/>
    <w:rsid w:val="00723AA2"/>
    <w:rsid w:val="00723CD4"/>
    <w:rsid w:val="00723EE2"/>
    <w:rsid w:val="00723F21"/>
    <w:rsid w:val="00724025"/>
    <w:rsid w:val="00724369"/>
    <w:rsid w:val="00724559"/>
    <w:rsid w:val="00724593"/>
    <w:rsid w:val="007245AF"/>
    <w:rsid w:val="007246B7"/>
    <w:rsid w:val="00724881"/>
    <w:rsid w:val="00724983"/>
    <w:rsid w:val="007249C3"/>
    <w:rsid w:val="00724A10"/>
    <w:rsid w:val="00724BCD"/>
    <w:rsid w:val="00724E2F"/>
    <w:rsid w:val="00724EF9"/>
    <w:rsid w:val="00724F6F"/>
    <w:rsid w:val="00724FB8"/>
    <w:rsid w:val="00725002"/>
    <w:rsid w:val="00725606"/>
    <w:rsid w:val="00725C4C"/>
    <w:rsid w:val="00725CC2"/>
    <w:rsid w:val="00725D27"/>
    <w:rsid w:val="00725D5E"/>
    <w:rsid w:val="00725D86"/>
    <w:rsid w:val="00725E87"/>
    <w:rsid w:val="00725F40"/>
    <w:rsid w:val="00725F75"/>
    <w:rsid w:val="00726261"/>
    <w:rsid w:val="007265A0"/>
    <w:rsid w:val="00726E39"/>
    <w:rsid w:val="00726EF8"/>
    <w:rsid w:val="00726F14"/>
    <w:rsid w:val="00726F22"/>
    <w:rsid w:val="00727059"/>
    <w:rsid w:val="007270E8"/>
    <w:rsid w:val="00727621"/>
    <w:rsid w:val="007276D7"/>
    <w:rsid w:val="007276ED"/>
    <w:rsid w:val="0072790D"/>
    <w:rsid w:val="00727AAD"/>
    <w:rsid w:val="00727B7C"/>
    <w:rsid w:val="00727E97"/>
    <w:rsid w:val="00727EB5"/>
    <w:rsid w:val="007301AB"/>
    <w:rsid w:val="00730252"/>
    <w:rsid w:val="0073065C"/>
    <w:rsid w:val="007307E7"/>
    <w:rsid w:val="00730888"/>
    <w:rsid w:val="0073094A"/>
    <w:rsid w:val="00730E6C"/>
    <w:rsid w:val="007310D5"/>
    <w:rsid w:val="00731123"/>
    <w:rsid w:val="007311F5"/>
    <w:rsid w:val="0073153D"/>
    <w:rsid w:val="00731577"/>
    <w:rsid w:val="007316A3"/>
    <w:rsid w:val="0073173E"/>
    <w:rsid w:val="007317D7"/>
    <w:rsid w:val="00731891"/>
    <w:rsid w:val="007319A0"/>
    <w:rsid w:val="00731E05"/>
    <w:rsid w:val="00731E62"/>
    <w:rsid w:val="00731E89"/>
    <w:rsid w:val="00731F21"/>
    <w:rsid w:val="00731F5D"/>
    <w:rsid w:val="007320BD"/>
    <w:rsid w:val="007320C3"/>
    <w:rsid w:val="007322EB"/>
    <w:rsid w:val="00732307"/>
    <w:rsid w:val="0073247E"/>
    <w:rsid w:val="0073258D"/>
    <w:rsid w:val="0073274E"/>
    <w:rsid w:val="00732D7B"/>
    <w:rsid w:val="00732F68"/>
    <w:rsid w:val="00732FAF"/>
    <w:rsid w:val="00732FDE"/>
    <w:rsid w:val="00733024"/>
    <w:rsid w:val="007330CF"/>
    <w:rsid w:val="0073312C"/>
    <w:rsid w:val="0073353F"/>
    <w:rsid w:val="007335D7"/>
    <w:rsid w:val="00733A9B"/>
    <w:rsid w:val="00733B43"/>
    <w:rsid w:val="00733C45"/>
    <w:rsid w:val="00733FFF"/>
    <w:rsid w:val="00734022"/>
    <w:rsid w:val="0073407A"/>
    <w:rsid w:val="007340FA"/>
    <w:rsid w:val="00734402"/>
    <w:rsid w:val="00734572"/>
    <w:rsid w:val="00734596"/>
    <w:rsid w:val="007345FC"/>
    <w:rsid w:val="007346E1"/>
    <w:rsid w:val="007346E6"/>
    <w:rsid w:val="00734823"/>
    <w:rsid w:val="0073488C"/>
    <w:rsid w:val="007348B1"/>
    <w:rsid w:val="00734A8A"/>
    <w:rsid w:val="00734B31"/>
    <w:rsid w:val="00734EB3"/>
    <w:rsid w:val="00734F77"/>
    <w:rsid w:val="00734FEB"/>
    <w:rsid w:val="00735065"/>
    <w:rsid w:val="00735234"/>
    <w:rsid w:val="007352C7"/>
    <w:rsid w:val="00735329"/>
    <w:rsid w:val="007354CA"/>
    <w:rsid w:val="007354EE"/>
    <w:rsid w:val="00735612"/>
    <w:rsid w:val="0073563D"/>
    <w:rsid w:val="00735C33"/>
    <w:rsid w:val="00735C82"/>
    <w:rsid w:val="00735DA9"/>
    <w:rsid w:val="00735DDA"/>
    <w:rsid w:val="00736005"/>
    <w:rsid w:val="0073619B"/>
    <w:rsid w:val="007362CE"/>
    <w:rsid w:val="007365E5"/>
    <w:rsid w:val="0073698D"/>
    <w:rsid w:val="00736AC0"/>
    <w:rsid w:val="00736B67"/>
    <w:rsid w:val="00736C57"/>
    <w:rsid w:val="00736D87"/>
    <w:rsid w:val="00736E3F"/>
    <w:rsid w:val="00736EAC"/>
    <w:rsid w:val="00736F58"/>
    <w:rsid w:val="00737056"/>
    <w:rsid w:val="00737198"/>
    <w:rsid w:val="007373EF"/>
    <w:rsid w:val="00737497"/>
    <w:rsid w:val="00737560"/>
    <w:rsid w:val="007377A1"/>
    <w:rsid w:val="00737ACC"/>
    <w:rsid w:val="00737C43"/>
    <w:rsid w:val="00737FC0"/>
    <w:rsid w:val="007400AD"/>
    <w:rsid w:val="007401D9"/>
    <w:rsid w:val="0074046A"/>
    <w:rsid w:val="007404F9"/>
    <w:rsid w:val="007405C4"/>
    <w:rsid w:val="00740865"/>
    <w:rsid w:val="00740FEA"/>
    <w:rsid w:val="0074113E"/>
    <w:rsid w:val="00741324"/>
    <w:rsid w:val="00741387"/>
    <w:rsid w:val="007413AC"/>
    <w:rsid w:val="00741430"/>
    <w:rsid w:val="007416AB"/>
    <w:rsid w:val="00741A01"/>
    <w:rsid w:val="00742067"/>
    <w:rsid w:val="007420FE"/>
    <w:rsid w:val="007426BC"/>
    <w:rsid w:val="007429A8"/>
    <w:rsid w:val="00742BA5"/>
    <w:rsid w:val="00742BBF"/>
    <w:rsid w:val="00742E6F"/>
    <w:rsid w:val="00742EBF"/>
    <w:rsid w:val="00742F5C"/>
    <w:rsid w:val="00742FB1"/>
    <w:rsid w:val="0074314B"/>
    <w:rsid w:val="0074336D"/>
    <w:rsid w:val="007433FD"/>
    <w:rsid w:val="00743451"/>
    <w:rsid w:val="00743469"/>
    <w:rsid w:val="007436DA"/>
    <w:rsid w:val="0074397C"/>
    <w:rsid w:val="00743B77"/>
    <w:rsid w:val="00743B8F"/>
    <w:rsid w:val="00743CCA"/>
    <w:rsid w:val="00743EC1"/>
    <w:rsid w:val="007440A1"/>
    <w:rsid w:val="00744198"/>
    <w:rsid w:val="007442CC"/>
    <w:rsid w:val="0074436A"/>
    <w:rsid w:val="00744605"/>
    <w:rsid w:val="007448A9"/>
    <w:rsid w:val="00744DDF"/>
    <w:rsid w:val="00744F7A"/>
    <w:rsid w:val="00744F84"/>
    <w:rsid w:val="00745543"/>
    <w:rsid w:val="007455EC"/>
    <w:rsid w:val="007457E7"/>
    <w:rsid w:val="007459CC"/>
    <w:rsid w:val="00745BCF"/>
    <w:rsid w:val="00745BD9"/>
    <w:rsid w:val="00745F13"/>
    <w:rsid w:val="00745FED"/>
    <w:rsid w:val="0074614B"/>
    <w:rsid w:val="007461B2"/>
    <w:rsid w:val="00746255"/>
    <w:rsid w:val="00746986"/>
    <w:rsid w:val="00746A0B"/>
    <w:rsid w:val="00746CBB"/>
    <w:rsid w:val="00746CE0"/>
    <w:rsid w:val="00746D26"/>
    <w:rsid w:val="00746D9F"/>
    <w:rsid w:val="00747003"/>
    <w:rsid w:val="00747182"/>
    <w:rsid w:val="007471ED"/>
    <w:rsid w:val="00747373"/>
    <w:rsid w:val="0074747E"/>
    <w:rsid w:val="007475CB"/>
    <w:rsid w:val="0074775A"/>
    <w:rsid w:val="007479D9"/>
    <w:rsid w:val="00747B40"/>
    <w:rsid w:val="00747BE3"/>
    <w:rsid w:val="00747D0B"/>
    <w:rsid w:val="00747FD1"/>
    <w:rsid w:val="00747FF6"/>
    <w:rsid w:val="00747FFD"/>
    <w:rsid w:val="0075048B"/>
    <w:rsid w:val="00750C58"/>
    <w:rsid w:val="00750D66"/>
    <w:rsid w:val="00750EA4"/>
    <w:rsid w:val="007510FF"/>
    <w:rsid w:val="007511DB"/>
    <w:rsid w:val="00751259"/>
    <w:rsid w:val="007512D2"/>
    <w:rsid w:val="007513C7"/>
    <w:rsid w:val="0075151D"/>
    <w:rsid w:val="0075168E"/>
    <w:rsid w:val="007516B5"/>
    <w:rsid w:val="0075172A"/>
    <w:rsid w:val="00751A75"/>
    <w:rsid w:val="00751CDA"/>
    <w:rsid w:val="00751D02"/>
    <w:rsid w:val="00751F44"/>
    <w:rsid w:val="00752080"/>
    <w:rsid w:val="00752409"/>
    <w:rsid w:val="00752511"/>
    <w:rsid w:val="0075270F"/>
    <w:rsid w:val="0075286E"/>
    <w:rsid w:val="007529D9"/>
    <w:rsid w:val="00752AE8"/>
    <w:rsid w:val="00752C25"/>
    <w:rsid w:val="00752D12"/>
    <w:rsid w:val="00752D9E"/>
    <w:rsid w:val="00752F4B"/>
    <w:rsid w:val="007531EE"/>
    <w:rsid w:val="0075325D"/>
    <w:rsid w:val="00753300"/>
    <w:rsid w:val="007533C0"/>
    <w:rsid w:val="00753561"/>
    <w:rsid w:val="007536BD"/>
    <w:rsid w:val="007538B2"/>
    <w:rsid w:val="00753B32"/>
    <w:rsid w:val="007542C9"/>
    <w:rsid w:val="00754346"/>
    <w:rsid w:val="007544BC"/>
    <w:rsid w:val="007545F7"/>
    <w:rsid w:val="00754772"/>
    <w:rsid w:val="00754789"/>
    <w:rsid w:val="007547A2"/>
    <w:rsid w:val="00754913"/>
    <w:rsid w:val="00754A0C"/>
    <w:rsid w:val="00754B67"/>
    <w:rsid w:val="00754B78"/>
    <w:rsid w:val="00754C4A"/>
    <w:rsid w:val="00754F9E"/>
    <w:rsid w:val="00754FA4"/>
    <w:rsid w:val="00755358"/>
    <w:rsid w:val="0075580B"/>
    <w:rsid w:val="00755930"/>
    <w:rsid w:val="00755C86"/>
    <w:rsid w:val="00755D04"/>
    <w:rsid w:val="00755D83"/>
    <w:rsid w:val="00755F24"/>
    <w:rsid w:val="00755FE2"/>
    <w:rsid w:val="007562AA"/>
    <w:rsid w:val="00756368"/>
    <w:rsid w:val="007566CC"/>
    <w:rsid w:val="00756BAB"/>
    <w:rsid w:val="00756BAF"/>
    <w:rsid w:val="00756EE7"/>
    <w:rsid w:val="00757039"/>
    <w:rsid w:val="00757116"/>
    <w:rsid w:val="00757324"/>
    <w:rsid w:val="00757414"/>
    <w:rsid w:val="00757504"/>
    <w:rsid w:val="00757573"/>
    <w:rsid w:val="007576DA"/>
    <w:rsid w:val="0075778C"/>
    <w:rsid w:val="0075797F"/>
    <w:rsid w:val="00757BE3"/>
    <w:rsid w:val="00757C40"/>
    <w:rsid w:val="00757C66"/>
    <w:rsid w:val="0076001F"/>
    <w:rsid w:val="00760150"/>
    <w:rsid w:val="007602BA"/>
    <w:rsid w:val="007604EC"/>
    <w:rsid w:val="007607F8"/>
    <w:rsid w:val="007608C2"/>
    <w:rsid w:val="00760A6B"/>
    <w:rsid w:val="00760D4A"/>
    <w:rsid w:val="00760D87"/>
    <w:rsid w:val="00760DD8"/>
    <w:rsid w:val="00760DE6"/>
    <w:rsid w:val="00760F1E"/>
    <w:rsid w:val="007610CE"/>
    <w:rsid w:val="00761304"/>
    <w:rsid w:val="00761318"/>
    <w:rsid w:val="007613AE"/>
    <w:rsid w:val="0076165D"/>
    <w:rsid w:val="007617E5"/>
    <w:rsid w:val="007617FB"/>
    <w:rsid w:val="00761806"/>
    <w:rsid w:val="00761839"/>
    <w:rsid w:val="0076198F"/>
    <w:rsid w:val="00761A1D"/>
    <w:rsid w:val="00761AF6"/>
    <w:rsid w:val="00761C0A"/>
    <w:rsid w:val="00761D2E"/>
    <w:rsid w:val="00761E5C"/>
    <w:rsid w:val="00761EA5"/>
    <w:rsid w:val="00761EAC"/>
    <w:rsid w:val="007621D9"/>
    <w:rsid w:val="007624D8"/>
    <w:rsid w:val="007626FC"/>
    <w:rsid w:val="00762812"/>
    <w:rsid w:val="007632BA"/>
    <w:rsid w:val="007633E3"/>
    <w:rsid w:val="0076362E"/>
    <w:rsid w:val="007637C7"/>
    <w:rsid w:val="007639A2"/>
    <w:rsid w:val="00763A34"/>
    <w:rsid w:val="00763AF8"/>
    <w:rsid w:val="00763BC9"/>
    <w:rsid w:val="00763C4C"/>
    <w:rsid w:val="00763DB6"/>
    <w:rsid w:val="00763E12"/>
    <w:rsid w:val="00763E32"/>
    <w:rsid w:val="00763F04"/>
    <w:rsid w:val="00763F3E"/>
    <w:rsid w:val="00763F45"/>
    <w:rsid w:val="00764370"/>
    <w:rsid w:val="00764578"/>
    <w:rsid w:val="007646A6"/>
    <w:rsid w:val="00764749"/>
    <w:rsid w:val="00764914"/>
    <w:rsid w:val="00764AAA"/>
    <w:rsid w:val="00764B3A"/>
    <w:rsid w:val="00764D1D"/>
    <w:rsid w:val="00764F0C"/>
    <w:rsid w:val="00764FEF"/>
    <w:rsid w:val="00765348"/>
    <w:rsid w:val="007654BB"/>
    <w:rsid w:val="00765545"/>
    <w:rsid w:val="007655AF"/>
    <w:rsid w:val="007655B0"/>
    <w:rsid w:val="00765705"/>
    <w:rsid w:val="00765A97"/>
    <w:rsid w:val="00765C07"/>
    <w:rsid w:val="00765C63"/>
    <w:rsid w:val="00766094"/>
    <w:rsid w:val="0076624E"/>
    <w:rsid w:val="0076635C"/>
    <w:rsid w:val="007664DF"/>
    <w:rsid w:val="007664E1"/>
    <w:rsid w:val="0076661D"/>
    <w:rsid w:val="00766751"/>
    <w:rsid w:val="00766BB0"/>
    <w:rsid w:val="00766D70"/>
    <w:rsid w:val="00766E04"/>
    <w:rsid w:val="00766E6E"/>
    <w:rsid w:val="00766FAE"/>
    <w:rsid w:val="007670E9"/>
    <w:rsid w:val="007672B8"/>
    <w:rsid w:val="00767665"/>
    <w:rsid w:val="00767690"/>
    <w:rsid w:val="00767859"/>
    <w:rsid w:val="0076792C"/>
    <w:rsid w:val="0076794C"/>
    <w:rsid w:val="00767C1B"/>
    <w:rsid w:val="00767FBA"/>
    <w:rsid w:val="00770053"/>
    <w:rsid w:val="00770247"/>
    <w:rsid w:val="007703A0"/>
    <w:rsid w:val="007705DA"/>
    <w:rsid w:val="007706AE"/>
    <w:rsid w:val="00770998"/>
    <w:rsid w:val="0077099A"/>
    <w:rsid w:val="007709ED"/>
    <w:rsid w:val="00770CCC"/>
    <w:rsid w:val="0077105D"/>
    <w:rsid w:val="00771369"/>
    <w:rsid w:val="0077140C"/>
    <w:rsid w:val="007714DC"/>
    <w:rsid w:val="00771728"/>
    <w:rsid w:val="0077182B"/>
    <w:rsid w:val="00771912"/>
    <w:rsid w:val="00771B01"/>
    <w:rsid w:val="00771E75"/>
    <w:rsid w:val="00772255"/>
    <w:rsid w:val="0077293B"/>
    <w:rsid w:val="00772A36"/>
    <w:rsid w:val="00772ABC"/>
    <w:rsid w:val="00772C24"/>
    <w:rsid w:val="007731BB"/>
    <w:rsid w:val="00773376"/>
    <w:rsid w:val="007734E3"/>
    <w:rsid w:val="0077356C"/>
    <w:rsid w:val="007736FC"/>
    <w:rsid w:val="0077396B"/>
    <w:rsid w:val="007739AB"/>
    <w:rsid w:val="00773A12"/>
    <w:rsid w:val="00773FBD"/>
    <w:rsid w:val="00774248"/>
    <w:rsid w:val="00774262"/>
    <w:rsid w:val="007743FC"/>
    <w:rsid w:val="0077446F"/>
    <w:rsid w:val="00774580"/>
    <w:rsid w:val="00774624"/>
    <w:rsid w:val="00774C6E"/>
    <w:rsid w:val="00774C9D"/>
    <w:rsid w:val="00774E22"/>
    <w:rsid w:val="00774F7F"/>
    <w:rsid w:val="00774FCB"/>
    <w:rsid w:val="0077521D"/>
    <w:rsid w:val="007752F5"/>
    <w:rsid w:val="00775496"/>
    <w:rsid w:val="00775556"/>
    <w:rsid w:val="00775746"/>
    <w:rsid w:val="007757BE"/>
    <w:rsid w:val="00775F44"/>
    <w:rsid w:val="00775FDD"/>
    <w:rsid w:val="0077605E"/>
    <w:rsid w:val="00776168"/>
    <w:rsid w:val="0077631B"/>
    <w:rsid w:val="007763EC"/>
    <w:rsid w:val="007764D3"/>
    <w:rsid w:val="007766F2"/>
    <w:rsid w:val="00776737"/>
    <w:rsid w:val="00776810"/>
    <w:rsid w:val="007769A7"/>
    <w:rsid w:val="00776BB9"/>
    <w:rsid w:val="00776DCF"/>
    <w:rsid w:val="00776E0D"/>
    <w:rsid w:val="00776EDF"/>
    <w:rsid w:val="00776F1A"/>
    <w:rsid w:val="00776F3A"/>
    <w:rsid w:val="00776F60"/>
    <w:rsid w:val="0077727C"/>
    <w:rsid w:val="007772FE"/>
    <w:rsid w:val="00777906"/>
    <w:rsid w:val="00777A02"/>
    <w:rsid w:val="00777A75"/>
    <w:rsid w:val="00777AAF"/>
    <w:rsid w:val="00777DB6"/>
    <w:rsid w:val="00777F38"/>
    <w:rsid w:val="00777F47"/>
    <w:rsid w:val="0078036C"/>
    <w:rsid w:val="0078037A"/>
    <w:rsid w:val="007803C2"/>
    <w:rsid w:val="0078040B"/>
    <w:rsid w:val="007804BC"/>
    <w:rsid w:val="0078053B"/>
    <w:rsid w:val="0078071E"/>
    <w:rsid w:val="007808BE"/>
    <w:rsid w:val="00780A83"/>
    <w:rsid w:val="00780D2E"/>
    <w:rsid w:val="00780ECB"/>
    <w:rsid w:val="0078103B"/>
    <w:rsid w:val="007812A6"/>
    <w:rsid w:val="007812EE"/>
    <w:rsid w:val="007813DA"/>
    <w:rsid w:val="007814EA"/>
    <w:rsid w:val="00781729"/>
    <w:rsid w:val="007817C2"/>
    <w:rsid w:val="007818A6"/>
    <w:rsid w:val="007818EC"/>
    <w:rsid w:val="00781B91"/>
    <w:rsid w:val="00781E08"/>
    <w:rsid w:val="00781F66"/>
    <w:rsid w:val="00782043"/>
    <w:rsid w:val="0078210A"/>
    <w:rsid w:val="00782178"/>
    <w:rsid w:val="00782198"/>
    <w:rsid w:val="0078229C"/>
    <w:rsid w:val="00782575"/>
    <w:rsid w:val="00782787"/>
    <w:rsid w:val="007828D3"/>
    <w:rsid w:val="007828D7"/>
    <w:rsid w:val="0078292F"/>
    <w:rsid w:val="0078299F"/>
    <w:rsid w:val="007829D7"/>
    <w:rsid w:val="007829DB"/>
    <w:rsid w:val="00782C4D"/>
    <w:rsid w:val="00782DEE"/>
    <w:rsid w:val="00783021"/>
    <w:rsid w:val="0078304E"/>
    <w:rsid w:val="007831BD"/>
    <w:rsid w:val="00783392"/>
    <w:rsid w:val="007835C1"/>
    <w:rsid w:val="00783847"/>
    <w:rsid w:val="00783CAC"/>
    <w:rsid w:val="00783F9E"/>
    <w:rsid w:val="00784119"/>
    <w:rsid w:val="007843D1"/>
    <w:rsid w:val="00784665"/>
    <w:rsid w:val="00784EDE"/>
    <w:rsid w:val="00784F44"/>
    <w:rsid w:val="00784F5A"/>
    <w:rsid w:val="007850DB"/>
    <w:rsid w:val="007850FD"/>
    <w:rsid w:val="00785526"/>
    <w:rsid w:val="007855A8"/>
    <w:rsid w:val="00785653"/>
    <w:rsid w:val="007857DC"/>
    <w:rsid w:val="0078583A"/>
    <w:rsid w:val="007858DF"/>
    <w:rsid w:val="00785A1B"/>
    <w:rsid w:val="00785B42"/>
    <w:rsid w:val="00785BBC"/>
    <w:rsid w:val="0078637D"/>
    <w:rsid w:val="0078662A"/>
    <w:rsid w:val="00786742"/>
    <w:rsid w:val="0078683A"/>
    <w:rsid w:val="0078688E"/>
    <w:rsid w:val="00786AE9"/>
    <w:rsid w:val="00786C17"/>
    <w:rsid w:val="00786C63"/>
    <w:rsid w:val="00786CD2"/>
    <w:rsid w:val="0078702B"/>
    <w:rsid w:val="00787126"/>
    <w:rsid w:val="0078714C"/>
    <w:rsid w:val="007872F4"/>
    <w:rsid w:val="00787325"/>
    <w:rsid w:val="00787447"/>
    <w:rsid w:val="00787854"/>
    <w:rsid w:val="007878C1"/>
    <w:rsid w:val="00787929"/>
    <w:rsid w:val="00787B25"/>
    <w:rsid w:val="00787B94"/>
    <w:rsid w:val="00787BF4"/>
    <w:rsid w:val="00787D46"/>
    <w:rsid w:val="00787F0D"/>
    <w:rsid w:val="007900DC"/>
    <w:rsid w:val="00790275"/>
    <w:rsid w:val="0079057A"/>
    <w:rsid w:val="0079079F"/>
    <w:rsid w:val="00790850"/>
    <w:rsid w:val="00790D21"/>
    <w:rsid w:val="00790F18"/>
    <w:rsid w:val="0079115E"/>
    <w:rsid w:val="007911C8"/>
    <w:rsid w:val="00791371"/>
    <w:rsid w:val="007913C3"/>
    <w:rsid w:val="00791536"/>
    <w:rsid w:val="00791666"/>
    <w:rsid w:val="007916C2"/>
    <w:rsid w:val="0079189B"/>
    <w:rsid w:val="007919F8"/>
    <w:rsid w:val="00791D9B"/>
    <w:rsid w:val="00791E5A"/>
    <w:rsid w:val="007920F4"/>
    <w:rsid w:val="00792113"/>
    <w:rsid w:val="0079229A"/>
    <w:rsid w:val="007924AA"/>
    <w:rsid w:val="00792992"/>
    <w:rsid w:val="00792ACF"/>
    <w:rsid w:val="00792BB7"/>
    <w:rsid w:val="00792C06"/>
    <w:rsid w:val="00792EB3"/>
    <w:rsid w:val="00792FF5"/>
    <w:rsid w:val="00793275"/>
    <w:rsid w:val="00793381"/>
    <w:rsid w:val="00793651"/>
    <w:rsid w:val="00793837"/>
    <w:rsid w:val="0079395A"/>
    <w:rsid w:val="00793ABC"/>
    <w:rsid w:val="00793DE6"/>
    <w:rsid w:val="00793DF7"/>
    <w:rsid w:val="007941AE"/>
    <w:rsid w:val="007944E8"/>
    <w:rsid w:val="0079461B"/>
    <w:rsid w:val="00794745"/>
    <w:rsid w:val="0079492D"/>
    <w:rsid w:val="007949E0"/>
    <w:rsid w:val="00794B03"/>
    <w:rsid w:val="00794B06"/>
    <w:rsid w:val="00794CF7"/>
    <w:rsid w:val="00794D4B"/>
    <w:rsid w:val="00794DC5"/>
    <w:rsid w:val="00795074"/>
    <w:rsid w:val="00795397"/>
    <w:rsid w:val="0079567F"/>
    <w:rsid w:val="00795837"/>
    <w:rsid w:val="00795AAA"/>
    <w:rsid w:val="00795CB7"/>
    <w:rsid w:val="007961A6"/>
    <w:rsid w:val="007961B7"/>
    <w:rsid w:val="00796398"/>
    <w:rsid w:val="00796512"/>
    <w:rsid w:val="00796618"/>
    <w:rsid w:val="0079666B"/>
    <w:rsid w:val="00796705"/>
    <w:rsid w:val="0079687E"/>
    <w:rsid w:val="0079688B"/>
    <w:rsid w:val="00796A4E"/>
    <w:rsid w:val="00796F8F"/>
    <w:rsid w:val="00797289"/>
    <w:rsid w:val="007975BD"/>
    <w:rsid w:val="007975C2"/>
    <w:rsid w:val="00797636"/>
    <w:rsid w:val="007976AA"/>
    <w:rsid w:val="007976EF"/>
    <w:rsid w:val="007979A3"/>
    <w:rsid w:val="00797A17"/>
    <w:rsid w:val="00797C19"/>
    <w:rsid w:val="00797D62"/>
    <w:rsid w:val="00797DFE"/>
    <w:rsid w:val="00797E88"/>
    <w:rsid w:val="007A017C"/>
    <w:rsid w:val="007A0635"/>
    <w:rsid w:val="007A0687"/>
    <w:rsid w:val="007A07B8"/>
    <w:rsid w:val="007A0851"/>
    <w:rsid w:val="007A0978"/>
    <w:rsid w:val="007A0A96"/>
    <w:rsid w:val="007A0B83"/>
    <w:rsid w:val="007A0B98"/>
    <w:rsid w:val="007A0E4C"/>
    <w:rsid w:val="007A0F02"/>
    <w:rsid w:val="007A130F"/>
    <w:rsid w:val="007A1454"/>
    <w:rsid w:val="007A146D"/>
    <w:rsid w:val="007A1479"/>
    <w:rsid w:val="007A15A7"/>
    <w:rsid w:val="007A1605"/>
    <w:rsid w:val="007A1789"/>
    <w:rsid w:val="007A1842"/>
    <w:rsid w:val="007A1C3E"/>
    <w:rsid w:val="007A1C56"/>
    <w:rsid w:val="007A1FDB"/>
    <w:rsid w:val="007A21B2"/>
    <w:rsid w:val="007A23D9"/>
    <w:rsid w:val="007A24D6"/>
    <w:rsid w:val="007A254D"/>
    <w:rsid w:val="007A25BE"/>
    <w:rsid w:val="007A2680"/>
    <w:rsid w:val="007A2754"/>
    <w:rsid w:val="007A2810"/>
    <w:rsid w:val="007A2887"/>
    <w:rsid w:val="007A2B41"/>
    <w:rsid w:val="007A2BBF"/>
    <w:rsid w:val="007A2C6A"/>
    <w:rsid w:val="007A2D8F"/>
    <w:rsid w:val="007A2DF3"/>
    <w:rsid w:val="007A2F81"/>
    <w:rsid w:val="007A2F82"/>
    <w:rsid w:val="007A3330"/>
    <w:rsid w:val="007A33A8"/>
    <w:rsid w:val="007A33BA"/>
    <w:rsid w:val="007A34D8"/>
    <w:rsid w:val="007A3B4E"/>
    <w:rsid w:val="007A3CDE"/>
    <w:rsid w:val="007A3E1A"/>
    <w:rsid w:val="007A3EC9"/>
    <w:rsid w:val="007A41A1"/>
    <w:rsid w:val="007A41EC"/>
    <w:rsid w:val="007A4225"/>
    <w:rsid w:val="007A42B9"/>
    <w:rsid w:val="007A4377"/>
    <w:rsid w:val="007A462D"/>
    <w:rsid w:val="007A466A"/>
    <w:rsid w:val="007A46FF"/>
    <w:rsid w:val="007A476E"/>
    <w:rsid w:val="007A47E3"/>
    <w:rsid w:val="007A4927"/>
    <w:rsid w:val="007A49DB"/>
    <w:rsid w:val="007A4BE5"/>
    <w:rsid w:val="007A4C97"/>
    <w:rsid w:val="007A4F2E"/>
    <w:rsid w:val="007A503B"/>
    <w:rsid w:val="007A512B"/>
    <w:rsid w:val="007A514B"/>
    <w:rsid w:val="007A543C"/>
    <w:rsid w:val="007A54D2"/>
    <w:rsid w:val="007A568B"/>
    <w:rsid w:val="007A58F4"/>
    <w:rsid w:val="007A59D9"/>
    <w:rsid w:val="007A5A12"/>
    <w:rsid w:val="007A5AA4"/>
    <w:rsid w:val="007A5BC5"/>
    <w:rsid w:val="007A5C06"/>
    <w:rsid w:val="007A5D81"/>
    <w:rsid w:val="007A5E1D"/>
    <w:rsid w:val="007A5F3C"/>
    <w:rsid w:val="007A6194"/>
    <w:rsid w:val="007A6532"/>
    <w:rsid w:val="007A67BE"/>
    <w:rsid w:val="007A68D0"/>
    <w:rsid w:val="007A68D4"/>
    <w:rsid w:val="007A68E8"/>
    <w:rsid w:val="007A6B8D"/>
    <w:rsid w:val="007A6E08"/>
    <w:rsid w:val="007A6E8E"/>
    <w:rsid w:val="007A6FD8"/>
    <w:rsid w:val="007A701F"/>
    <w:rsid w:val="007A70F3"/>
    <w:rsid w:val="007A73B6"/>
    <w:rsid w:val="007A7542"/>
    <w:rsid w:val="007A75C8"/>
    <w:rsid w:val="007A765E"/>
    <w:rsid w:val="007A7A08"/>
    <w:rsid w:val="007A7A38"/>
    <w:rsid w:val="007A7A9D"/>
    <w:rsid w:val="007A7BA5"/>
    <w:rsid w:val="007A7CB2"/>
    <w:rsid w:val="007B0193"/>
    <w:rsid w:val="007B01A5"/>
    <w:rsid w:val="007B0512"/>
    <w:rsid w:val="007B092F"/>
    <w:rsid w:val="007B0B05"/>
    <w:rsid w:val="007B0D3A"/>
    <w:rsid w:val="007B10BD"/>
    <w:rsid w:val="007B1459"/>
    <w:rsid w:val="007B1DB2"/>
    <w:rsid w:val="007B1E6F"/>
    <w:rsid w:val="007B1F36"/>
    <w:rsid w:val="007B1F61"/>
    <w:rsid w:val="007B2009"/>
    <w:rsid w:val="007B2388"/>
    <w:rsid w:val="007B243B"/>
    <w:rsid w:val="007B2445"/>
    <w:rsid w:val="007B24DF"/>
    <w:rsid w:val="007B282F"/>
    <w:rsid w:val="007B2AE6"/>
    <w:rsid w:val="007B2B45"/>
    <w:rsid w:val="007B2C3E"/>
    <w:rsid w:val="007B2CF1"/>
    <w:rsid w:val="007B31AE"/>
    <w:rsid w:val="007B35D4"/>
    <w:rsid w:val="007B37A0"/>
    <w:rsid w:val="007B39BC"/>
    <w:rsid w:val="007B39F4"/>
    <w:rsid w:val="007B3B2D"/>
    <w:rsid w:val="007B3CAA"/>
    <w:rsid w:val="007B3D25"/>
    <w:rsid w:val="007B3E42"/>
    <w:rsid w:val="007B40BE"/>
    <w:rsid w:val="007B4298"/>
    <w:rsid w:val="007B4378"/>
    <w:rsid w:val="007B46BD"/>
    <w:rsid w:val="007B474B"/>
    <w:rsid w:val="007B485F"/>
    <w:rsid w:val="007B49E0"/>
    <w:rsid w:val="007B4A2D"/>
    <w:rsid w:val="007B4BD1"/>
    <w:rsid w:val="007B4CBA"/>
    <w:rsid w:val="007B4D1A"/>
    <w:rsid w:val="007B4D1F"/>
    <w:rsid w:val="007B4EE8"/>
    <w:rsid w:val="007B53AA"/>
    <w:rsid w:val="007B53DB"/>
    <w:rsid w:val="007B561B"/>
    <w:rsid w:val="007B5AE7"/>
    <w:rsid w:val="007B5D39"/>
    <w:rsid w:val="007B5ED0"/>
    <w:rsid w:val="007B653E"/>
    <w:rsid w:val="007B674B"/>
    <w:rsid w:val="007B6C69"/>
    <w:rsid w:val="007B6CE2"/>
    <w:rsid w:val="007B6EA3"/>
    <w:rsid w:val="007B6EA5"/>
    <w:rsid w:val="007B701A"/>
    <w:rsid w:val="007B7053"/>
    <w:rsid w:val="007B7127"/>
    <w:rsid w:val="007B71B3"/>
    <w:rsid w:val="007B71D0"/>
    <w:rsid w:val="007B73E5"/>
    <w:rsid w:val="007B74C0"/>
    <w:rsid w:val="007B7523"/>
    <w:rsid w:val="007B758D"/>
    <w:rsid w:val="007B75B3"/>
    <w:rsid w:val="007B7836"/>
    <w:rsid w:val="007B7982"/>
    <w:rsid w:val="007B7AE0"/>
    <w:rsid w:val="007B7AF2"/>
    <w:rsid w:val="007B7BBC"/>
    <w:rsid w:val="007B7E67"/>
    <w:rsid w:val="007B7F14"/>
    <w:rsid w:val="007C02CF"/>
    <w:rsid w:val="007C03E5"/>
    <w:rsid w:val="007C0453"/>
    <w:rsid w:val="007C049B"/>
    <w:rsid w:val="007C04A8"/>
    <w:rsid w:val="007C0641"/>
    <w:rsid w:val="007C0809"/>
    <w:rsid w:val="007C082C"/>
    <w:rsid w:val="007C0866"/>
    <w:rsid w:val="007C0933"/>
    <w:rsid w:val="007C0A78"/>
    <w:rsid w:val="007C0CB2"/>
    <w:rsid w:val="007C1083"/>
    <w:rsid w:val="007C10AA"/>
    <w:rsid w:val="007C11F9"/>
    <w:rsid w:val="007C14EE"/>
    <w:rsid w:val="007C1703"/>
    <w:rsid w:val="007C170E"/>
    <w:rsid w:val="007C172D"/>
    <w:rsid w:val="007C1A38"/>
    <w:rsid w:val="007C1A6B"/>
    <w:rsid w:val="007C1BCE"/>
    <w:rsid w:val="007C1CE6"/>
    <w:rsid w:val="007C1FA8"/>
    <w:rsid w:val="007C214D"/>
    <w:rsid w:val="007C21C5"/>
    <w:rsid w:val="007C22E6"/>
    <w:rsid w:val="007C2438"/>
    <w:rsid w:val="007C25A8"/>
    <w:rsid w:val="007C28A7"/>
    <w:rsid w:val="007C2A04"/>
    <w:rsid w:val="007C2A3B"/>
    <w:rsid w:val="007C2A97"/>
    <w:rsid w:val="007C2DFA"/>
    <w:rsid w:val="007C2F2A"/>
    <w:rsid w:val="007C2F41"/>
    <w:rsid w:val="007C3202"/>
    <w:rsid w:val="007C3221"/>
    <w:rsid w:val="007C35C6"/>
    <w:rsid w:val="007C3750"/>
    <w:rsid w:val="007C399B"/>
    <w:rsid w:val="007C3A33"/>
    <w:rsid w:val="007C3CE3"/>
    <w:rsid w:val="007C3CE6"/>
    <w:rsid w:val="007C3D92"/>
    <w:rsid w:val="007C3EAA"/>
    <w:rsid w:val="007C3EF7"/>
    <w:rsid w:val="007C3F9E"/>
    <w:rsid w:val="007C40AD"/>
    <w:rsid w:val="007C40C2"/>
    <w:rsid w:val="007C41EA"/>
    <w:rsid w:val="007C4205"/>
    <w:rsid w:val="007C4225"/>
    <w:rsid w:val="007C438B"/>
    <w:rsid w:val="007C4790"/>
    <w:rsid w:val="007C4842"/>
    <w:rsid w:val="007C4873"/>
    <w:rsid w:val="007C487A"/>
    <w:rsid w:val="007C4895"/>
    <w:rsid w:val="007C4919"/>
    <w:rsid w:val="007C4CE9"/>
    <w:rsid w:val="007C4EA4"/>
    <w:rsid w:val="007C507E"/>
    <w:rsid w:val="007C53B8"/>
    <w:rsid w:val="007C56C5"/>
    <w:rsid w:val="007C5A28"/>
    <w:rsid w:val="007C5A38"/>
    <w:rsid w:val="007C5ADD"/>
    <w:rsid w:val="007C5B79"/>
    <w:rsid w:val="007C5C1E"/>
    <w:rsid w:val="007C5C62"/>
    <w:rsid w:val="007C5D37"/>
    <w:rsid w:val="007C5E37"/>
    <w:rsid w:val="007C616A"/>
    <w:rsid w:val="007C6274"/>
    <w:rsid w:val="007C6639"/>
    <w:rsid w:val="007C66A8"/>
    <w:rsid w:val="007C6A13"/>
    <w:rsid w:val="007C6B40"/>
    <w:rsid w:val="007C6CD6"/>
    <w:rsid w:val="007C6EE3"/>
    <w:rsid w:val="007C6FE4"/>
    <w:rsid w:val="007C707E"/>
    <w:rsid w:val="007C7180"/>
    <w:rsid w:val="007C71ED"/>
    <w:rsid w:val="007C7459"/>
    <w:rsid w:val="007C75D7"/>
    <w:rsid w:val="007C78D0"/>
    <w:rsid w:val="007C7914"/>
    <w:rsid w:val="007C7937"/>
    <w:rsid w:val="007C7A98"/>
    <w:rsid w:val="007C7B60"/>
    <w:rsid w:val="007C7D50"/>
    <w:rsid w:val="007C7E22"/>
    <w:rsid w:val="007C7FB8"/>
    <w:rsid w:val="007C7FC8"/>
    <w:rsid w:val="007D022B"/>
    <w:rsid w:val="007D02BE"/>
    <w:rsid w:val="007D0331"/>
    <w:rsid w:val="007D054E"/>
    <w:rsid w:val="007D076C"/>
    <w:rsid w:val="007D084A"/>
    <w:rsid w:val="007D0876"/>
    <w:rsid w:val="007D0E12"/>
    <w:rsid w:val="007D0F75"/>
    <w:rsid w:val="007D0FE5"/>
    <w:rsid w:val="007D1067"/>
    <w:rsid w:val="007D13ED"/>
    <w:rsid w:val="007D17FD"/>
    <w:rsid w:val="007D18CF"/>
    <w:rsid w:val="007D1921"/>
    <w:rsid w:val="007D1F77"/>
    <w:rsid w:val="007D22C5"/>
    <w:rsid w:val="007D2398"/>
    <w:rsid w:val="007D2476"/>
    <w:rsid w:val="007D26DA"/>
    <w:rsid w:val="007D28B4"/>
    <w:rsid w:val="007D28CA"/>
    <w:rsid w:val="007D2917"/>
    <w:rsid w:val="007D2A27"/>
    <w:rsid w:val="007D2C8E"/>
    <w:rsid w:val="007D2D2E"/>
    <w:rsid w:val="007D2F38"/>
    <w:rsid w:val="007D2F92"/>
    <w:rsid w:val="007D2FB4"/>
    <w:rsid w:val="007D3059"/>
    <w:rsid w:val="007D30E1"/>
    <w:rsid w:val="007D3366"/>
    <w:rsid w:val="007D33D7"/>
    <w:rsid w:val="007D33E2"/>
    <w:rsid w:val="007D3521"/>
    <w:rsid w:val="007D38CA"/>
    <w:rsid w:val="007D3D74"/>
    <w:rsid w:val="007D3DEA"/>
    <w:rsid w:val="007D3E4A"/>
    <w:rsid w:val="007D4002"/>
    <w:rsid w:val="007D426A"/>
    <w:rsid w:val="007D46BA"/>
    <w:rsid w:val="007D47E5"/>
    <w:rsid w:val="007D48CA"/>
    <w:rsid w:val="007D4C61"/>
    <w:rsid w:val="007D4DAE"/>
    <w:rsid w:val="007D4DD6"/>
    <w:rsid w:val="007D4ECC"/>
    <w:rsid w:val="007D4F0C"/>
    <w:rsid w:val="007D4F74"/>
    <w:rsid w:val="007D52CE"/>
    <w:rsid w:val="007D5467"/>
    <w:rsid w:val="007D54AC"/>
    <w:rsid w:val="007D568B"/>
    <w:rsid w:val="007D5772"/>
    <w:rsid w:val="007D5B09"/>
    <w:rsid w:val="007D5D73"/>
    <w:rsid w:val="007D5D7D"/>
    <w:rsid w:val="007D6035"/>
    <w:rsid w:val="007D608A"/>
    <w:rsid w:val="007D61C7"/>
    <w:rsid w:val="007D633D"/>
    <w:rsid w:val="007D65E6"/>
    <w:rsid w:val="007D672C"/>
    <w:rsid w:val="007D69D5"/>
    <w:rsid w:val="007D6D49"/>
    <w:rsid w:val="007D6E80"/>
    <w:rsid w:val="007D7075"/>
    <w:rsid w:val="007D708C"/>
    <w:rsid w:val="007D70D1"/>
    <w:rsid w:val="007D735E"/>
    <w:rsid w:val="007D7671"/>
    <w:rsid w:val="007D7892"/>
    <w:rsid w:val="007D78A9"/>
    <w:rsid w:val="007D78C6"/>
    <w:rsid w:val="007D793B"/>
    <w:rsid w:val="007D7A62"/>
    <w:rsid w:val="007D7C4D"/>
    <w:rsid w:val="007D7EDB"/>
    <w:rsid w:val="007E0009"/>
    <w:rsid w:val="007E00BA"/>
    <w:rsid w:val="007E0145"/>
    <w:rsid w:val="007E0273"/>
    <w:rsid w:val="007E0797"/>
    <w:rsid w:val="007E0962"/>
    <w:rsid w:val="007E097A"/>
    <w:rsid w:val="007E0BB8"/>
    <w:rsid w:val="007E0C0D"/>
    <w:rsid w:val="007E0CF7"/>
    <w:rsid w:val="007E0D59"/>
    <w:rsid w:val="007E0E81"/>
    <w:rsid w:val="007E0EF1"/>
    <w:rsid w:val="007E0F78"/>
    <w:rsid w:val="007E1092"/>
    <w:rsid w:val="007E1101"/>
    <w:rsid w:val="007E138F"/>
    <w:rsid w:val="007E1615"/>
    <w:rsid w:val="007E16DE"/>
    <w:rsid w:val="007E18C4"/>
    <w:rsid w:val="007E1A26"/>
    <w:rsid w:val="007E1A91"/>
    <w:rsid w:val="007E1A93"/>
    <w:rsid w:val="007E1AA4"/>
    <w:rsid w:val="007E1B1D"/>
    <w:rsid w:val="007E1DFD"/>
    <w:rsid w:val="007E2009"/>
    <w:rsid w:val="007E2187"/>
    <w:rsid w:val="007E234D"/>
    <w:rsid w:val="007E23C4"/>
    <w:rsid w:val="007E2466"/>
    <w:rsid w:val="007E2716"/>
    <w:rsid w:val="007E2811"/>
    <w:rsid w:val="007E2963"/>
    <w:rsid w:val="007E2D96"/>
    <w:rsid w:val="007E2DB5"/>
    <w:rsid w:val="007E2E59"/>
    <w:rsid w:val="007E2FA8"/>
    <w:rsid w:val="007E3063"/>
    <w:rsid w:val="007E311A"/>
    <w:rsid w:val="007E35A6"/>
    <w:rsid w:val="007E37D5"/>
    <w:rsid w:val="007E3ACA"/>
    <w:rsid w:val="007E3E12"/>
    <w:rsid w:val="007E3E33"/>
    <w:rsid w:val="007E3EA7"/>
    <w:rsid w:val="007E3F47"/>
    <w:rsid w:val="007E409A"/>
    <w:rsid w:val="007E415D"/>
    <w:rsid w:val="007E41AF"/>
    <w:rsid w:val="007E41EF"/>
    <w:rsid w:val="007E41F2"/>
    <w:rsid w:val="007E42A7"/>
    <w:rsid w:val="007E4353"/>
    <w:rsid w:val="007E451D"/>
    <w:rsid w:val="007E45F5"/>
    <w:rsid w:val="007E49AA"/>
    <w:rsid w:val="007E4A02"/>
    <w:rsid w:val="007E4CE5"/>
    <w:rsid w:val="007E4DF2"/>
    <w:rsid w:val="007E5053"/>
    <w:rsid w:val="007E5253"/>
    <w:rsid w:val="007E52E1"/>
    <w:rsid w:val="007E5458"/>
    <w:rsid w:val="007E55A1"/>
    <w:rsid w:val="007E564C"/>
    <w:rsid w:val="007E5864"/>
    <w:rsid w:val="007E59F8"/>
    <w:rsid w:val="007E5E49"/>
    <w:rsid w:val="007E5F04"/>
    <w:rsid w:val="007E5FD8"/>
    <w:rsid w:val="007E6258"/>
    <w:rsid w:val="007E661F"/>
    <w:rsid w:val="007E673E"/>
    <w:rsid w:val="007E6921"/>
    <w:rsid w:val="007E692B"/>
    <w:rsid w:val="007E6B0D"/>
    <w:rsid w:val="007E6B54"/>
    <w:rsid w:val="007E6B79"/>
    <w:rsid w:val="007E6BAB"/>
    <w:rsid w:val="007E6C8C"/>
    <w:rsid w:val="007E6E58"/>
    <w:rsid w:val="007E7006"/>
    <w:rsid w:val="007E71B3"/>
    <w:rsid w:val="007E72F0"/>
    <w:rsid w:val="007E7403"/>
    <w:rsid w:val="007E7469"/>
    <w:rsid w:val="007E74AB"/>
    <w:rsid w:val="007E74DC"/>
    <w:rsid w:val="007E75A2"/>
    <w:rsid w:val="007E7726"/>
    <w:rsid w:val="007E77A2"/>
    <w:rsid w:val="007E7904"/>
    <w:rsid w:val="007E796D"/>
    <w:rsid w:val="007E79E7"/>
    <w:rsid w:val="007E7BD4"/>
    <w:rsid w:val="007E7D46"/>
    <w:rsid w:val="007E7ED7"/>
    <w:rsid w:val="007E7FC7"/>
    <w:rsid w:val="007F00FF"/>
    <w:rsid w:val="007F08CD"/>
    <w:rsid w:val="007F08D2"/>
    <w:rsid w:val="007F093A"/>
    <w:rsid w:val="007F0A5A"/>
    <w:rsid w:val="007F0AB8"/>
    <w:rsid w:val="007F0D33"/>
    <w:rsid w:val="007F0D69"/>
    <w:rsid w:val="007F1018"/>
    <w:rsid w:val="007F108B"/>
    <w:rsid w:val="007F1375"/>
    <w:rsid w:val="007F1392"/>
    <w:rsid w:val="007F13A1"/>
    <w:rsid w:val="007F13C4"/>
    <w:rsid w:val="007F1559"/>
    <w:rsid w:val="007F1813"/>
    <w:rsid w:val="007F18F0"/>
    <w:rsid w:val="007F1A41"/>
    <w:rsid w:val="007F1B00"/>
    <w:rsid w:val="007F1DB9"/>
    <w:rsid w:val="007F1EBA"/>
    <w:rsid w:val="007F20C5"/>
    <w:rsid w:val="007F20FB"/>
    <w:rsid w:val="007F2118"/>
    <w:rsid w:val="007F21D5"/>
    <w:rsid w:val="007F2534"/>
    <w:rsid w:val="007F25AE"/>
    <w:rsid w:val="007F26CC"/>
    <w:rsid w:val="007F27CB"/>
    <w:rsid w:val="007F282E"/>
    <w:rsid w:val="007F29B7"/>
    <w:rsid w:val="007F2C22"/>
    <w:rsid w:val="007F2C85"/>
    <w:rsid w:val="007F2D96"/>
    <w:rsid w:val="007F2DE8"/>
    <w:rsid w:val="007F2E1D"/>
    <w:rsid w:val="007F2EC5"/>
    <w:rsid w:val="007F32D5"/>
    <w:rsid w:val="007F33CE"/>
    <w:rsid w:val="007F341F"/>
    <w:rsid w:val="007F3503"/>
    <w:rsid w:val="007F3699"/>
    <w:rsid w:val="007F3A49"/>
    <w:rsid w:val="007F3BB4"/>
    <w:rsid w:val="007F3BEB"/>
    <w:rsid w:val="007F3D02"/>
    <w:rsid w:val="007F3E97"/>
    <w:rsid w:val="007F42AD"/>
    <w:rsid w:val="007F458A"/>
    <w:rsid w:val="007F467E"/>
    <w:rsid w:val="007F46ED"/>
    <w:rsid w:val="007F4727"/>
    <w:rsid w:val="007F4B35"/>
    <w:rsid w:val="007F4B3A"/>
    <w:rsid w:val="007F4EBA"/>
    <w:rsid w:val="007F508F"/>
    <w:rsid w:val="007F5232"/>
    <w:rsid w:val="007F5236"/>
    <w:rsid w:val="007F5247"/>
    <w:rsid w:val="007F528E"/>
    <w:rsid w:val="007F535C"/>
    <w:rsid w:val="007F537F"/>
    <w:rsid w:val="007F5558"/>
    <w:rsid w:val="007F5562"/>
    <w:rsid w:val="007F5566"/>
    <w:rsid w:val="007F566A"/>
    <w:rsid w:val="007F5855"/>
    <w:rsid w:val="007F5870"/>
    <w:rsid w:val="007F58C9"/>
    <w:rsid w:val="007F5AAF"/>
    <w:rsid w:val="007F5BCB"/>
    <w:rsid w:val="007F5BFF"/>
    <w:rsid w:val="007F5C32"/>
    <w:rsid w:val="007F5E99"/>
    <w:rsid w:val="007F60A3"/>
    <w:rsid w:val="007F6250"/>
    <w:rsid w:val="007F642A"/>
    <w:rsid w:val="007F653C"/>
    <w:rsid w:val="007F6545"/>
    <w:rsid w:val="007F660D"/>
    <w:rsid w:val="007F66B5"/>
    <w:rsid w:val="007F696A"/>
    <w:rsid w:val="007F6CD1"/>
    <w:rsid w:val="007F6D3F"/>
    <w:rsid w:val="007F73EF"/>
    <w:rsid w:val="007F769C"/>
    <w:rsid w:val="007F775A"/>
    <w:rsid w:val="007F79BC"/>
    <w:rsid w:val="008002F1"/>
    <w:rsid w:val="0080099E"/>
    <w:rsid w:val="00800DDA"/>
    <w:rsid w:val="00801157"/>
    <w:rsid w:val="008011AB"/>
    <w:rsid w:val="008014DF"/>
    <w:rsid w:val="0080157E"/>
    <w:rsid w:val="00801740"/>
    <w:rsid w:val="00801782"/>
    <w:rsid w:val="00801A3A"/>
    <w:rsid w:val="00801B6D"/>
    <w:rsid w:val="00801D91"/>
    <w:rsid w:val="00801E48"/>
    <w:rsid w:val="00801E4D"/>
    <w:rsid w:val="00801EE5"/>
    <w:rsid w:val="008021E3"/>
    <w:rsid w:val="00802314"/>
    <w:rsid w:val="008023E9"/>
    <w:rsid w:val="008024C0"/>
    <w:rsid w:val="008025C0"/>
    <w:rsid w:val="0080260F"/>
    <w:rsid w:val="00802975"/>
    <w:rsid w:val="00802B3F"/>
    <w:rsid w:val="00802B6E"/>
    <w:rsid w:val="00802B8D"/>
    <w:rsid w:val="00802BBB"/>
    <w:rsid w:val="00802BCD"/>
    <w:rsid w:val="00802C52"/>
    <w:rsid w:val="00802CD3"/>
    <w:rsid w:val="00802DE8"/>
    <w:rsid w:val="0080311B"/>
    <w:rsid w:val="00803131"/>
    <w:rsid w:val="00803137"/>
    <w:rsid w:val="00803261"/>
    <w:rsid w:val="008032F5"/>
    <w:rsid w:val="008033C6"/>
    <w:rsid w:val="008036E6"/>
    <w:rsid w:val="00803868"/>
    <w:rsid w:val="00803907"/>
    <w:rsid w:val="008039A5"/>
    <w:rsid w:val="00803E91"/>
    <w:rsid w:val="00804016"/>
    <w:rsid w:val="008042AE"/>
    <w:rsid w:val="00804422"/>
    <w:rsid w:val="00804652"/>
    <w:rsid w:val="0080499E"/>
    <w:rsid w:val="008049F7"/>
    <w:rsid w:val="00804C44"/>
    <w:rsid w:val="00804CA9"/>
    <w:rsid w:val="00804CB8"/>
    <w:rsid w:val="00804EF1"/>
    <w:rsid w:val="008055B5"/>
    <w:rsid w:val="008056E9"/>
    <w:rsid w:val="00805800"/>
    <w:rsid w:val="00805895"/>
    <w:rsid w:val="00805A15"/>
    <w:rsid w:val="00805C17"/>
    <w:rsid w:val="00805D4A"/>
    <w:rsid w:val="00805D8F"/>
    <w:rsid w:val="00805F64"/>
    <w:rsid w:val="00805F8A"/>
    <w:rsid w:val="00806070"/>
    <w:rsid w:val="00806168"/>
    <w:rsid w:val="00806308"/>
    <w:rsid w:val="00806363"/>
    <w:rsid w:val="00806533"/>
    <w:rsid w:val="008067C3"/>
    <w:rsid w:val="00806A18"/>
    <w:rsid w:val="00806ACE"/>
    <w:rsid w:val="00806BFA"/>
    <w:rsid w:val="00806D30"/>
    <w:rsid w:val="00806E94"/>
    <w:rsid w:val="008070A8"/>
    <w:rsid w:val="00807186"/>
    <w:rsid w:val="0080718C"/>
    <w:rsid w:val="00807273"/>
    <w:rsid w:val="008072D9"/>
    <w:rsid w:val="008076A3"/>
    <w:rsid w:val="008076BC"/>
    <w:rsid w:val="0080793E"/>
    <w:rsid w:val="00807A0E"/>
    <w:rsid w:val="00807B5E"/>
    <w:rsid w:val="00807BB0"/>
    <w:rsid w:val="00807BEB"/>
    <w:rsid w:val="00807D03"/>
    <w:rsid w:val="00807D1B"/>
    <w:rsid w:val="00807FDC"/>
    <w:rsid w:val="008100AE"/>
    <w:rsid w:val="008102F6"/>
    <w:rsid w:val="008107D7"/>
    <w:rsid w:val="008109C1"/>
    <w:rsid w:val="00810A38"/>
    <w:rsid w:val="00810AFB"/>
    <w:rsid w:val="00810EA7"/>
    <w:rsid w:val="008110AD"/>
    <w:rsid w:val="008110C1"/>
    <w:rsid w:val="0081119D"/>
    <w:rsid w:val="008111DE"/>
    <w:rsid w:val="0081121E"/>
    <w:rsid w:val="00811222"/>
    <w:rsid w:val="0081128D"/>
    <w:rsid w:val="008112AA"/>
    <w:rsid w:val="00811543"/>
    <w:rsid w:val="00811631"/>
    <w:rsid w:val="00811640"/>
    <w:rsid w:val="0081172B"/>
    <w:rsid w:val="00811C69"/>
    <w:rsid w:val="00811D38"/>
    <w:rsid w:val="008122C2"/>
    <w:rsid w:val="008123A5"/>
    <w:rsid w:val="0081258B"/>
    <w:rsid w:val="0081260D"/>
    <w:rsid w:val="00812835"/>
    <w:rsid w:val="0081285E"/>
    <w:rsid w:val="00812875"/>
    <w:rsid w:val="00812E61"/>
    <w:rsid w:val="00812E76"/>
    <w:rsid w:val="00812F58"/>
    <w:rsid w:val="008132EF"/>
    <w:rsid w:val="00813373"/>
    <w:rsid w:val="00813519"/>
    <w:rsid w:val="008136A3"/>
    <w:rsid w:val="00813809"/>
    <w:rsid w:val="00813E12"/>
    <w:rsid w:val="00813E53"/>
    <w:rsid w:val="00813E6A"/>
    <w:rsid w:val="00814156"/>
    <w:rsid w:val="0081433F"/>
    <w:rsid w:val="00814424"/>
    <w:rsid w:val="008146DB"/>
    <w:rsid w:val="008147CD"/>
    <w:rsid w:val="00814C23"/>
    <w:rsid w:val="00814C71"/>
    <w:rsid w:val="00814CFC"/>
    <w:rsid w:val="00814DC9"/>
    <w:rsid w:val="00814E1A"/>
    <w:rsid w:val="00814E4A"/>
    <w:rsid w:val="00814ECB"/>
    <w:rsid w:val="00815397"/>
    <w:rsid w:val="00815429"/>
    <w:rsid w:val="0081548E"/>
    <w:rsid w:val="008155FF"/>
    <w:rsid w:val="00815A0F"/>
    <w:rsid w:val="00815B7C"/>
    <w:rsid w:val="00815C1A"/>
    <w:rsid w:val="00815D2C"/>
    <w:rsid w:val="00816018"/>
    <w:rsid w:val="00816216"/>
    <w:rsid w:val="00816270"/>
    <w:rsid w:val="008162E1"/>
    <w:rsid w:val="008164CF"/>
    <w:rsid w:val="0081660E"/>
    <w:rsid w:val="00816752"/>
    <w:rsid w:val="00816811"/>
    <w:rsid w:val="0081684A"/>
    <w:rsid w:val="00816981"/>
    <w:rsid w:val="00816B1D"/>
    <w:rsid w:val="00817180"/>
    <w:rsid w:val="0081740E"/>
    <w:rsid w:val="0081749F"/>
    <w:rsid w:val="00817665"/>
    <w:rsid w:val="0081787E"/>
    <w:rsid w:val="008178C2"/>
    <w:rsid w:val="008179AF"/>
    <w:rsid w:val="00817AE0"/>
    <w:rsid w:val="00817AE8"/>
    <w:rsid w:val="00817B96"/>
    <w:rsid w:val="00817BCE"/>
    <w:rsid w:val="00817E96"/>
    <w:rsid w:val="00817EB9"/>
    <w:rsid w:val="0082012A"/>
    <w:rsid w:val="008201BE"/>
    <w:rsid w:val="00820264"/>
    <w:rsid w:val="008202D4"/>
    <w:rsid w:val="0082048F"/>
    <w:rsid w:val="00820594"/>
    <w:rsid w:val="008206B8"/>
    <w:rsid w:val="00820704"/>
    <w:rsid w:val="008208BE"/>
    <w:rsid w:val="008209BA"/>
    <w:rsid w:val="00820A76"/>
    <w:rsid w:val="00820A7B"/>
    <w:rsid w:val="00820D7A"/>
    <w:rsid w:val="00820E8A"/>
    <w:rsid w:val="008212C3"/>
    <w:rsid w:val="0082146B"/>
    <w:rsid w:val="008214E9"/>
    <w:rsid w:val="00821720"/>
    <w:rsid w:val="008217D0"/>
    <w:rsid w:val="0082190E"/>
    <w:rsid w:val="00821AB1"/>
    <w:rsid w:val="00821B40"/>
    <w:rsid w:val="00821BA9"/>
    <w:rsid w:val="00821CAF"/>
    <w:rsid w:val="0082208B"/>
    <w:rsid w:val="0082208D"/>
    <w:rsid w:val="0082210A"/>
    <w:rsid w:val="008221CC"/>
    <w:rsid w:val="00822761"/>
    <w:rsid w:val="008229D0"/>
    <w:rsid w:val="00822A03"/>
    <w:rsid w:val="00822A84"/>
    <w:rsid w:val="00822D59"/>
    <w:rsid w:val="00823183"/>
    <w:rsid w:val="008232F5"/>
    <w:rsid w:val="008237EB"/>
    <w:rsid w:val="0082380F"/>
    <w:rsid w:val="00823822"/>
    <w:rsid w:val="00823CF2"/>
    <w:rsid w:val="00823D05"/>
    <w:rsid w:val="00823E01"/>
    <w:rsid w:val="00823F48"/>
    <w:rsid w:val="00823FF0"/>
    <w:rsid w:val="00824118"/>
    <w:rsid w:val="008241AF"/>
    <w:rsid w:val="008245C7"/>
    <w:rsid w:val="00824A4E"/>
    <w:rsid w:val="00824B4F"/>
    <w:rsid w:val="00824BCD"/>
    <w:rsid w:val="00824C2F"/>
    <w:rsid w:val="00824C90"/>
    <w:rsid w:val="00824CC0"/>
    <w:rsid w:val="00824D13"/>
    <w:rsid w:val="00824DE2"/>
    <w:rsid w:val="00824E0F"/>
    <w:rsid w:val="0082538F"/>
    <w:rsid w:val="008253E8"/>
    <w:rsid w:val="0082549A"/>
    <w:rsid w:val="00825582"/>
    <w:rsid w:val="00825596"/>
    <w:rsid w:val="008255EE"/>
    <w:rsid w:val="008259C1"/>
    <w:rsid w:val="008259D1"/>
    <w:rsid w:val="00825B91"/>
    <w:rsid w:val="00825D3A"/>
    <w:rsid w:val="00825D62"/>
    <w:rsid w:val="0082600C"/>
    <w:rsid w:val="00826128"/>
    <w:rsid w:val="0082619E"/>
    <w:rsid w:val="008263B1"/>
    <w:rsid w:val="0082648D"/>
    <w:rsid w:val="00826575"/>
    <w:rsid w:val="0082659E"/>
    <w:rsid w:val="008265A6"/>
    <w:rsid w:val="008266CC"/>
    <w:rsid w:val="00826BC0"/>
    <w:rsid w:val="00827005"/>
    <w:rsid w:val="00827017"/>
    <w:rsid w:val="00827038"/>
    <w:rsid w:val="008270D5"/>
    <w:rsid w:val="008272C7"/>
    <w:rsid w:val="00827391"/>
    <w:rsid w:val="00827460"/>
    <w:rsid w:val="008275AB"/>
    <w:rsid w:val="008277A0"/>
    <w:rsid w:val="00827896"/>
    <w:rsid w:val="00827CA6"/>
    <w:rsid w:val="00827D13"/>
    <w:rsid w:val="00827DCA"/>
    <w:rsid w:val="008300C2"/>
    <w:rsid w:val="008301C9"/>
    <w:rsid w:val="00830284"/>
    <w:rsid w:val="008302AE"/>
    <w:rsid w:val="00830AB9"/>
    <w:rsid w:val="00830AD3"/>
    <w:rsid w:val="00830BCF"/>
    <w:rsid w:val="00830C64"/>
    <w:rsid w:val="00830F62"/>
    <w:rsid w:val="00830FB4"/>
    <w:rsid w:val="0083137D"/>
    <w:rsid w:val="00831387"/>
    <w:rsid w:val="0083160A"/>
    <w:rsid w:val="008316C5"/>
    <w:rsid w:val="00831B4F"/>
    <w:rsid w:val="00831BC2"/>
    <w:rsid w:val="00831CC2"/>
    <w:rsid w:val="00831E84"/>
    <w:rsid w:val="0083202F"/>
    <w:rsid w:val="00832061"/>
    <w:rsid w:val="008321CE"/>
    <w:rsid w:val="00832380"/>
    <w:rsid w:val="00832A23"/>
    <w:rsid w:val="00832B34"/>
    <w:rsid w:val="00832D98"/>
    <w:rsid w:val="00832E0D"/>
    <w:rsid w:val="00832F09"/>
    <w:rsid w:val="00833206"/>
    <w:rsid w:val="00833400"/>
    <w:rsid w:val="0083350E"/>
    <w:rsid w:val="0083355B"/>
    <w:rsid w:val="008336DE"/>
    <w:rsid w:val="008337F3"/>
    <w:rsid w:val="00833994"/>
    <w:rsid w:val="00833A00"/>
    <w:rsid w:val="00833BD3"/>
    <w:rsid w:val="00833D09"/>
    <w:rsid w:val="00833DBF"/>
    <w:rsid w:val="00833E6F"/>
    <w:rsid w:val="00833EA5"/>
    <w:rsid w:val="00833F73"/>
    <w:rsid w:val="008340FC"/>
    <w:rsid w:val="00834250"/>
    <w:rsid w:val="0083437B"/>
    <w:rsid w:val="00834486"/>
    <w:rsid w:val="00834660"/>
    <w:rsid w:val="008347A7"/>
    <w:rsid w:val="00834B81"/>
    <w:rsid w:val="00834C45"/>
    <w:rsid w:val="00834CDB"/>
    <w:rsid w:val="00834DD6"/>
    <w:rsid w:val="00834E77"/>
    <w:rsid w:val="00834F7D"/>
    <w:rsid w:val="00835189"/>
    <w:rsid w:val="008352BF"/>
    <w:rsid w:val="008354FF"/>
    <w:rsid w:val="0083559A"/>
    <w:rsid w:val="008355C8"/>
    <w:rsid w:val="008355F6"/>
    <w:rsid w:val="00835820"/>
    <w:rsid w:val="00835B31"/>
    <w:rsid w:val="00835B41"/>
    <w:rsid w:val="00835FC0"/>
    <w:rsid w:val="0083606B"/>
    <w:rsid w:val="00836086"/>
    <w:rsid w:val="008360A6"/>
    <w:rsid w:val="00836485"/>
    <w:rsid w:val="00836851"/>
    <w:rsid w:val="00836D01"/>
    <w:rsid w:val="00836DB8"/>
    <w:rsid w:val="00836DD1"/>
    <w:rsid w:val="00836EB9"/>
    <w:rsid w:val="00837294"/>
    <w:rsid w:val="00837317"/>
    <w:rsid w:val="0083738D"/>
    <w:rsid w:val="0083775B"/>
    <w:rsid w:val="008402EE"/>
    <w:rsid w:val="00840504"/>
    <w:rsid w:val="008405DE"/>
    <w:rsid w:val="00840636"/>
    <w:rsid w:val="0084085E"/>
    <w:rsid w:val="008408EA"/>
    <w:rsid w:val="00840A19"/>
    <w:rsid w:val="00840DD7"/>
    <w:rsid w:val="00841044"/>
    <w:rsid w:val="008410AE"/>
    <w:rsid w:val="00841237"/>
    <w:rsid w:val="0084136C"/>
    <w:rsid w:val="0084177A"/>
    <w:rsid w:val="00841971"/>
    <w:rsid w:val="0084197D"/>
    <w:rsid w:val="00841B83"/>
    <w:rsid w:val="00841BC6"/>
    <w:rsid w:val="00841C75"/>
    <w:rsid w:val="00841C79"/>
    <w:rsid w:val="00841D29"/>
    <w:rsid w:val="00841E6A"/>
    <w:rsid w:val="00841F17"/>
    <w:rsid w:val="00842038"/>
    <w:rsid w:val="008425DA"/>
    <w:rsid w:val="00842676"/>
    <w:rsid w:val="0084268E"/>
    <w:rsid w:val="0084278C"/>
    <w:rsid w:val="008427E8"/>
    <w:rsid w:val="00842912"/>
    <w:rsid w:val="00842AC9"/>
    <w:rsid w:val="00842F0D"/>
    <w:rsid w:val="00842F8D"/>
    <w:rsid w:val="00842FB9"/>
    <w:rsid w:val="0084335B"/>
    <w:rsid w:val="0084340E"/>
    <w:rsid w:val="00843552"/>
    <w:rsid w:val="00843A7C"/>
    <w:rsid w:val="00843BAF"/>
    <w:rsid w:val="00844125"/>
    <w:rsid w:val="008441CB"/>
    <w:rsid w:val="00844388"/>
    <w:rsid w:val="00844522"/>
    <w:rsid w:val="008445A8"/>
    <w:rsid w:val="0084468D"/>
    <w:rsid w:val="008447FF"/>
    <w:rsid w:val="00844CF8"/>
    <w:rsid w:val="00844D4D"/>
    <w:rsid w:val="00845216"/>
    <w:rsid w:val="00845228"/>
    <w:rsid w:val="008453D4"/>
    <w:rsid w:val="008453FC"/>
    <w:rsid w:val="0084542B"/>
    <w:rsid w:val="00845637"/>
    <w:rsid w:val="00845743"/>
    <w:rsid w:val="008457AF"/>
    <w:rsid w:val="008457C0"/>
    <w:rsid w:val="008459E2"/>
    <w:rsid w:val="00845B41"/>
    <w:rsid w:val="00845BC3"/>
    <w:rsid w:val="008463BB"/>
    <w:rsid w:val="008465AE"/>
    <w:rsid w:val="00846902"/>
    <w:rsid w:val="00846EEE"/>
    <w:rsid w:val="00846EF2"/>
    <w:rsid w:val="00846F3B"/>
    <w:rsid w:val="0084723A"/>
    <w:rsid w:val="0084724A"/>
    <w:rsid w:val="008472A5"/>
    <w:rsid w:val="0084750A"/>
    <w:rsid w:val="008475DD"/>
    <w:rsid w:val="008477A8"/>
    <w:rsid w:val="008478B8"/>
    <w:rsid w:val="00847AD8"/>
    <w:rsid w:val="00847B5C"/>
    <w:rsid w:val="00847B7A"/>
    <w:rsid w:val="00847BBC"/>
    <w:rsid w:val="00847FCE"/>
    <w:rsid w:val="0085019D"/>
    <w:rsid w:val="008502C4"/>
    <w:rsid w:val="00850381"/>
    <w:rsid w:val="008505D8"/>
    <w:rsid w:val="00850614"/>
    <w:rsid w:val="00850639"/>
    <w:rsid w:val="0085064D"/>
    <w:rsid w:val="008506BC"/>
    <w:rsid w:val="008507C8"/>
    <w:rsid w:val="008508C9"/>
    <w:rsid w:val="00850916"/>
    <w:rsid w:val="00850A1D"/>
    <w:rsid w:val="00850BF6"/>
    <w:rsid w:val="00850C08"/>
    <w:rsid w:val="00850CAC"/>
    <w:rsid w:val="00850D14"/>
    <w:rsid w:val="00850E67"/>
    <w:rsid w:val="00850E85"/>
    <w:rsid w:val="0085126B"/>
    <w:rsid w:val="008516F6"/>
    <w:rsid w:val="00851BD2"/>
    <w:rsid w:val="00851DCC"/>
    <w:rsid w:val="00852059"/>
    <w:rsid w:val="008520CE"/>
    <w:rsid w:val="008520E7"/>
    <w:rsid w:val="00852136"/>
    <w:rsid w:val="00852172"/>
    <w:rsid w:val="00852243"/>
    <w:rsid w:val="008523BA"/>
    <w:rsid w:val="0085245D"/>
    <w:rsid w:val="0085247B"/>
    <w:rsid w:val="0085254E"/>
    <w:rsid w:val="00852877"/>
    <w:rsid w:val="00852A70"/>
    <w:rsid w:val="00852D47"/>
    <w:rsid w:val="00852DB9"/>
    <w:rsid w:val="00852DC5"/>
    <w:rsid w:val="00852F20"/>
    <w:rsid w:val="00852F8B"/>
    <w:rsid w:val="00853017"/>
    <w:rsid w:val="0085305D"/>
    <w:rsid w:val="0085338B"/>
    <w:rsid w:val="008533E3"/>
    <w:rsid w:val="00853423"/>
    <w:rsid w:val="00853486"/>
    <w:rsid w:val="008534B7"/>
    <w:rsid w:val="008536DE"/>
    <w:rsid w:val="00853A5E"/>
    <w:rsid w:val="00853D01"/>
    <w:rsid w:val="00853FDD"/>
    <w:rsid w:val="00854234"/>
    <w:rsid w:val="008542BD"/>
    <w:rsid w:val="0085468F"/>
    <w:rsid w:val="00854696"/>
    <w:rsid w:val="008546DA"/>
    <w:rsid w:val="00854769"/>
    <w:rsid w:val="0085485B"/>
    <w:rsid w:val="00854A09"/>
    <w:rsid w:val="00854AA7"/>
    <w:rsid w:val="00854C9D"/>
    <w:rsid w:val="00854FBD"/>
    <w:rsid w:val="008554BD"/>
    <w:rsid w:val="00855C01"/>
    <w:rsid w:val="00855C9F"/>
    <w:rsid w:val="00855E9E"/>
    <w:rsid w:val="00856090"/>
    <w:rsid w:val="008560A2"/>
    <w:rsid w:val="008560AB"/>
    <w:rsid w:val="00856274"/>
    <w:rsid w:val="00856347"/>
    <w:rsid w:val="0085658B"/>
    <w:rsid w:val="0085660D"/>
    <w:rsid w:val="008566F3"/>
    <w:rsid w:val="008569E5"/>
    <w:rsid w:val="00856AE8"/>
    <w:rsid w:val="00856B70"/>
    <w:rsid w:val="00856BF3"/>
    <w:rsid w:val="0085704D"/>
    <w:rsid w:val="00857300"/>
    <w:rsid w:val="0085746E"/>
    <w:rsid w:val="008575E4"/>
    <w:rsid w:val="00857697"/>
    <w:rsid w:val="008576A7"/>
    <w:rsid w:val="008576BE"/>
    <w:rsid w:val="008576FB"/>
    <w:rsid w:val="0085798C"/>
    <w:rsid w:val="00857C19"/>
    <w:rsid w:val="00857D36"/>
    <w:rsid w:val="00857DE0"/>
    <w:rsid w:val="00857E0C"/>
    <w:rsid w:val="00857FFA"/>
    <w:rsid w:val="00860072"/>
    <w:rsid w:val="0086007B"/>
    <w:rsid w:val="008601EA"/>
    <w:rsid w:val="008603E6"/>
    <w:rsid w:val="00860425"/>
    <w:rsid w:val="00860514"/>
    <w:rsid w:val="0086067D"/>
    <w:rsid w:val="0086085A"/>
    <w:rsid w:val="00860A02"/>
    <w:rsid w:val="00860B22"/>
    <w:rsid w:val="00860CAD"/>
    <w:rsid w:val="00860CED"/>
    <w:rsid w:val="00860DB0"/>
    <w:rsid w:val="00860FDD"/>
    <w:rsid w:val="0086108B"/>
    <w:rsid w:val="008610FA"/>
    <w:rsid w:val="0086130F"/>
    <w:rsid w:val="008615E1"/>
    <w:rsid w:val="00861690"/>
    <w:rsid w:val="008616A6"/>
    <w:rsid w:val="00861704"/>
    <w:rsid w:val="0086197D"/>
    <w:rsid w:val="00861AEC"/>
    <w:rsid w:val="00861BF3"/>
    <w:rsid w:val="00861E2C"/>
    <w:rsid w:val="00861EB4"/>
    <w:rsid w:val="00861FE0"/>
    <w:rsid w:val="0086221B"/>
    <w:rsid w:val="00862318"/>
    <w:rsid w:val="00862355"/>
    <w:rsid w:val="008623A1"/>
    <w:rsid w:val="008623DC"/>
    <w:rsid w:val="008623F8"/>
    <w:rsid w:val="0086271B"/>
    <w:rsid w:val="00862847"/>
    <w:rsid w:val="00862ACA"/>
    <w:rsid w:val="00862C55"/>
    <w:rsid w:val="00862DFA"/>
    <w:rsid w:val="00862E08"/>
    <w:rsid w:val="00862EFF"/>
    <w:rsid w:val="00862FF0"/>
    <w:rsid w:val="008631BE"/>
    <w:rsid w:val="008632A3"/>
    <w:rsid w:val="008633B8"/>
    <w:rsid w:val="00863B63"/>
    <w:rsid w:val="00863B76"/>
    <w:rsid w:val="00863D94"/>
    <w:rsid w:val="008641EF"/>
    <w:rsid w:val="008642F4"/>
    <w:rsid w:val="00864321"/>
    <w:rsid w:val="0086432B"/>
    <w:rsid w:val="008643F3"/>
    <w:rsid w:val="00864554"/>
    <w:rsid w:val="00864866"/>
    <w:rsid w:val="00864A22"/>
    <w:rsid w:val="00864D71"/>
    <w:rsid w:val="00864DDE"/>
    <w:rsid w:val="00865003"/>
    <w:rsid w:val="0086503C"/>
    <w:rsid w:val="00865276"/>
    <w:rsid w:val="008656EE"/>
    <w:rsid w:val="0086591B"/>
    <w:rsid w:val="00865922"/>
    <w:rsid w:val="00865B05"/>
    <w:rsid w:val="00865B25"/>
    <w:rsid w:val="00865B29"/>
    <w:rsid w:val="00865C5D"/>
    <w:rsid w:val="00865C5F"/>
    <w:rsid w:val="00865D03"/>
    <w:rsid w:val="00865F2E"/>
    <w:rsid w:val="00865F30"/>
    <w:rsid w:val="00866038"/>
    <w:rsid w:val="0086617F"/>
    <w:rsid w:val="008661B7"/>
    <w:rsid w:val="0086635E"/>
    <w:rsid w:val="0086658B"/>
    <w:rsid w:val="008665C4"/>
    <w:rsid w:val="00866673"/>
    <w:rsid w:val="00866785"/>
    <w:rsid w:val="00866BD8"/>
    <w:rsid w:val="00866C03"/>
    <w:rsid w:val="00866C18"/>
    <w:rsid w:val="00866DBA"/>
    <w:rsid w:val="00866EC4"/>
    <w:rsid w:val="00866EFD"/>
    <w:rsid w:val="00867122"/>
    <w:rsid w:val="0086729F"/>
    <w:rsid w:val="0086733D"/>
    <w:rsid w:val="0086751F"/>
    <w:rsid w:val="008676A5"/>
    <w:rsid w:val="00867880"/>
    <w:rsid w:val="00867948"/>
    <w:rsid w:val="00867A45"/>
    <w:rsid w:val="00867A70"/>
    <w:rsid w:val="00867B13"/>
    <w:rsid w:val="00867D65"/>
    <w:rsid w:val="00870021"/>
    <w:rsid w:val="00870156"/>
    <w:rsid w:val="008701C4"/>
    <w:rsid w:val="0087026B"/>
    <w:rsid w:val="008704EB"/>
    <w:rsid w:val="008708E2"/>
    <w:rsid w:val="00870A25"/>
    <w:rsid w:val="00870C9F"/>
    <w:rsid w:val="00870E6B"/>
    <w:rsid w:val="00870FC2"/>
    <w:rsid w:val="00871351"/>
    <w:rsid w:val="008713F5"/>
    <w:rsid w:val="008715BF"/>
    <w:rsid w:val="0087164C"/>
    <w:rsid w:val="0087177E"/>
    <w:rsid w:val="008717B3"/>
    <w:rsid w:val="008717ED"/>
    <w:rsid w:val="00871812"/>
    <w:rsid w:val="00871977"/>
    <w:rsid w:val="00871B0B"/>
    <w:rsid w:val="00871B6C"/>
    <w:rsid w:val="00871DB4"/>
    <w:rsid w:val="00871EA8"/>
    <w:rsid w:val="00871F70"/>
    <w:rsid w:val="00871FC1"/>
    <w:rsid w:val="008721B8"/>
    <w:rsid w:val="00872260"/>
    <w:rsid w:val="008723B4"/>
    <w:rsid w:val="008725FA"/>
    <w:rsid w:val="00872B83"/>
    <w:rsid w:val="00872BC0"/>
    <w:rsid w:val="00872D20"/>
    <w:rsid w:val="00872E3F"/>
    <w:rsid w:val="008730A6"/>
    <w:rsid w:val="008730CD"/>
    <w:rsid w:val="0087315E"/>
    <w:rsid w:val="008733A0"/>
    <w:rsid w:val="0087341A"/>
    <w:rsid w:val="0087357C"/>
    <w:rsid w:val="0087365D"/>
    <w:rsid w:val="00873662"/>
    <w:rsid w:val="00873961"/>
    <w:rsid w:val="00873B61"/>
    <w:rsid w:val="00873F38"/>
    <w:rsid w:val="00873F68"/>
    <w:rsid w:val="00874200"/>
    <w:rsid w:val="008742F0"/>
    <w:rsid w:val="008743C4"/>
    <w:rsid w:val="00874443"/>
    <w:rsid w:val="00874495"/>
    <w:rsid w:val="00874553"/>
    <w:rsid w:val="008745CB"/>
    <w:rsid w:val="008747F2"/>
    <w:rsid w:val="00874838"/>
    <w:rsid w:val="0087494B"/>
    <w:rsid w:val="00874B10"/>
    <w:rsid w:val="00874C67"/>
    <w:rsid w:val="00874D42"/>
    <w:rsid w:val="00874DA4"/>
    <w:rsid w:val="00874F30"/>
    <w:rsid w:val="008753E6"/>
    <w:rsid w:val="0087549F"/>
    <w:rsid w:val="00875529"/>
    <w:rsid w:val="008756A2"/>
    <w:rsid w:val="008756FD"/>
    <w:rsid w:val="00875750"/>
    <w:rsid w:val="008759C0"/>
    <w:rsid w:val="008759E0"/>
    <w:rsid w:val="00875A10"/>
    <w:rsid w:val="00875B52"/>
    <w:rsid w:val="00875E49"/>
    <w:rsid w:val="00875ED5"/>
    <w:rsid w:val="00875F5B"/>
    <w:rsid w:val="00875FA7"/>
    <w:rsid w:val="00875FB2"/>
    <w:rsid w:val="00876127"/>
    <w:rsid w:val="00876520"/>
    <w:rsid w:val="00876716"/>
    <w:rsid w:val="00876779"/>
    <w:rsid w:val="00876A48"/>
    <w:rsid w:val="00876A7F"/>
    <w:rsid w:val="00876D4A"/>
    <w:rsid w:val="00876DC5"/>
    <w:rsid w:val="0087702F"/>
    <w:rsid w:val="00877148"/>
    <w:rsid w:val="00877235"/>
    <w:rsid w:val="008772AF"/>
    <w:rsid w:val="00877327"/>
    <w:rsid w:val="008774D0"/>
    <w:rsid w:val="0087750B"/>
    <w:rsid w:val="008775BD"/>
    <w:rsid w:val="008775F0"/>
    <w:rsid w:val="00877672"/>
    <w:rsid w:val="008777BD"/>
    <w:rsid w:val="0087791C"/>
    <w:rsid w:val="008779CD"/>
    <w:rsid w:val="00877BC9"/>
    <w:rsid w:val="00877DC4"/>
    <w:rsid w:val="00880237"/>
    <w:rsid w:val="008802EA"/>
    <w:rsid w:val="00880372"/>
    <w:rsid w:val="00880682"/>
    <w:rsid w:val="008809F8"/>
    <w:rsid w:val="00880A40"/>
    <w:rsid w:val="00880B71"/>
    <w:rsid w:val="00880E06"/>
    <w:rsid w:val="008810BF"/>
    <w:rsid w:val="00881115"/>
    <w:rsid w:val="008813DB"/>
    <w:rsid w:val="008815BF"/>
    <w:rsid w:val="00881688"/>
    <w:rsid w:val="00881695"/>
    <w:rsid w:val="0088173D"/>
    <w:rsid w:val="0088186E"/>
    <w:rsid w:val="008820B1"/>
    <w:rsid w:val="00882289"/>
    <w:rsid w:val="00882337"/>
    <w:rsid w:val="008823A6"/>
    <w:rsid w:val="008825EB"/>
    <w:rsid w:val="008827A3"/>
    <w:rsid w:val="00882826"/>
    <w:rsid w:val="00882950"/>
    <w:rsid w:val="008829BB"/>
    <w:rsid w:val="00882B9B"/>
    <w:rsid w:val="00882C60"/>
    <w:rsid w:val="00882DDA"/>
    <w:rsid w:val="00882DF4"/>
    <w:rsid w:val="00882EF7"/>
    <w:rsid w:val="008830B9"/>
    <w:rsid w:val="0088310F"/>
    <w:rsid w:val="008831F6"/>
    <w:rsid w:val="0088320B"/>
    <w:rsid w:val="0088351D"/>
    <w:rsid w:val="00883646"/>
    <w:rsid w:val="00883679"/>
    <w:rsid w:val="008836F8"/>
    <w:rsid w:val="00883972"/>
    <w:rsid w:val="00883A02"/>
    <w:rsid w:val="00883A16"/>
    <w:rsid w:val="00883B27"/>
    <w:rsid w:val="00883BBE"/>
    <w:rsid w:val="00883D41"/>
    <w:rsid w:val="00883D4D"/>
    <w:rsid w:val="0088437B"/>
    <w:rsid w:val="008844FD"/>
    <w:rsid w:val="00884538"/>
    <w:rsid w:val="008845FE"/>
    <w:rsid w:val="0088470D"/>
    <w:rsid w:val="00884774"/>
    <w:rsid w:val="008849B6"/>
    <w:rsid w:val="00884A94"/>
    <w:rsid w:val="00884BC7"/>
    <w:rsid w:val="00884D4F"/>
    <w:rsid w:val="00884EDA"/>
    <w:rsid w:val="00884F13"/>
    <w:rsid w:val="00885035"/>
    <w:rsid w:val="00885052"/>
    <w:rsid w:val="0088536E"/>
    <w:rsid w:val="00885389"/>
    <w:rsid w:val="008853C0"/>
    <w:rsid w:val="00885498"/>
    <w:rsid w:val="008854E4"/>
    <w:rsid w:val="00885523"/>
    <w:rsid w:val="008857B1"/>
    <w:rsid w:val="008857E0"/>
    <w:rsid w:val="00885B75"/>
    <w:rsid w:val="00885F42"/>
    <w:rsid w:val="00886020"/>
    <w:rsid w:val="00886214"/>
    <w:rsid w:val="008864B5"/>
    <w:rsid w:val="00886750"/>
    <w:rsid w:val="00886753"/>
    <w:rsid w:val="00886869"/>
    <w:rsid w:val="008868CC"/>
    <w:rsid w:val="008869FC"/>
    <w:rsid w:val="00886DA8"/>
    <w:rsid w:val="0088722D"/>
    <w:rsid w:val="0088737D"/>
    <w:rsid w:val="0088757E"/>
    <w:rsid w:val="00887AC7"/>
    <w:rsid w:val="00887AE2"/>
    <w:rsid w:val="00887D96"/>
    <w:rsid w:val="0089002B"/>
    <w:rsid w:val="008900FC"/>
    <w:rsid w:val="008901EF"/>
    <w:rsid w:val="00890294"/>
    <w:rsid w:val="0089047F"/>
    <w:rsid w:val="0089049D"/>
    <w:rsid w:val="00890851"/>
    <w:rsid w:val="008909E6"/>
    <w:rsid w:val="00890BC0"/>
    <w:rsid w:val="00890BD7"/>
    <w:rsid w:val="00890C34"/>
    <w:rsid w:val="00890E3A"/>
    <w:rsid w:val="00890E8B"/>
    <w:rsid w:val="00890E9E"/>
    <w:rsid w:val="00890F10"/>
    <w:rsid w:val="00891612"/>
    <w:rsid w:val="008916ED"/>
    <w:rsid w:val="00891708"/>
    <w:rsid w:val="008917EF"/>
    <w:rsid w:val="0089185F"/>
    <w:rsid w:val="00891891"/>
    <w:rsid w:val="00891A66"/>
    <w:rsid w:val="00891CA9"/>
    <w:rsid w:val="00891CE5"/>
    <w:rsid w:val="00891CFB"/>
    <w:rsid w:val="00891D79"/>
    <w:rsid w:val="00891F73"/>
    <w:rsid w:val="00891FD7"/>
    <w:rsid w:val="008920B7"/>
    <w:rsid w:val="00892554"/>
    <w:rsid w:val="008926DB"/>
    <w:rsid w:val="00892758"/>
    <w:rsid w:val="00892A1D"/>
    <w:rsid w:val="00892BAA"/>
    <w:rsid w:val="00892BF3"/>
    <w:rsid w:val="00892DD1"/>
    <w:rsid w:val="00892F11"/>
    <w:rsid w:val="008930B5"/>
    <w:rsid w:val="00893106"/>
    <w:rsid w:val="0089327C"/>
    <w:rsid w:val="00893AC0"/>
    <w:rsid w:val="00893B5B"/>
    <w:rsid w:val="00893DE9"/>
    <w:rsid w:val="00894058"/>
    <w:rsid w:val="008945FC"/>
    <w:rsid w:val="00894641"/>
    <w:rsid w:val="00894682"/>
    <w:rsid w:val="008946D5"/>
    <w:rsid w:val="00894807"/>
    <w:rsid w:val="00894999"/>
    <w:rsid w:val="0089499F"/>
    <w:rsid w:val="008949B4"/>
    <w:rsid w:val="00894AC1"/>
    <w:rsid w:val="00894CB6"/>
    <w:rsid w:val="00894DA8"/>
    <w:rsid w:val="00894F09"/>
    <w:rsid w:val="00894FD2"/>
    <w:rsid w:val="008951AF"/>
    <w:rsid w:val="008954ED"/>
    <w:rsid w:val="008955C1"/>
    <w:rsid w:val="00895667"/>
    <w:rsid w:val="008957F4"/>
    <w:rsid w:val="00895805"/>
    <w:rsid w:val="00895A75"/>
    <w:rsid w:val="00895B65"/>
    <w:rsid w:val="00895EC1"/>
    <w:rsid w:val="00895F98"/>
    <w:rsid w:val="0089617F"/>
    <w:rsid w:val="008961BA"/>
    <w:rsid w:val="008964DC"/>
    <w:rsid w:val="00896998"/>
    <w:rsid w:val="00896B4F"/>
    <w:rsid w:val="00896E5E"/>
    <w:rsid w:val="00896FD4"/>
    <w:rsid w:val="008972BC"/>
    <w:rsid w:val="008973C9"/>
    <w:rsid w:val="00897834"/>
    <w:rsid w:val="0089798F"/>
    <w:rsid w:val="00897B09"/>
    <w:rsid w:val="00897B79"/>
    <w:rsid w:val="00897CE6"/>
    <w:rsid w:val="00897D7C"/>
    <w:rsid w:val="00897FCD"/>
    <w:rsid w:val="008A0044"/>
    <w:rsid w:val="008A015A"/>
    <w:rsid w:val="008A01AD"/>
    <w:rsid w:val="008A02AF"/>
    <w:rsid w:val="008A05E4"/>
    <w:rsid w:val="008A0600"/>
    <w:rsid w:val="008A06CE"/>
    <w:rsid w:val="008A070D"/>
    <w:rsid w:val="008A0819"/>
    <w:rsid w:val="008A0891"/>
    <w:rsid w:val="008A08A1"/>
    <w:rsid w:val="008A0A0C"/>
    <w:rsid w:val="008A0A48"/>
    <w:rsid w:val="008A0A71"/>
    <w:rsid w:val="008A0C11"/>
    <w:rsid w:val="008A0DAD"/>
    <w:rsid w:val="008A0F84"/>
    <w:rsid w:val="008A1002"/>
    <w:rsid w:val="008A14B0"/>
    <w:rsid w:val="008A151E"/>
    <w:rsid w:val="008A1723"/>
    <w:rsid w:val="008A19D8"/>
    <w:rsid w:val="008A1A3A"/>
    <w:rsid w:val="008A1A52"/>
    <w:rsid w:val="008A1C89"/>
    <w:rsid w:val="008A1D9F"/>
    <w:rsid w:val="008A1DCE"/>
    <w:rsid w:val="008A2231"/>
    <w:rsid w:val="008A2579"/>
    <w:rsid w:val="008A2B94"/>
    <w:rsid w:val="008A3129"/>
    <w:rsid w:val="008A3769"/>
    <w:rsid w:val="008A39D8"/>
    <w:rsid w:val="008A3B98"/>
    <w:rsid w:val="008A3C03"/>
    <w:rsid w:val="008A3CE3"/>
    <w:rsid w:val="008A3D7E"/>
    <w:rsid w:val="008A3ECE"/>
    <w:rsid w:val="008A4043"/>
    <w:rsid w:val="008A4188"/>
    <w:rsid w:val="008A421A"/>
    <w:rsid w:val="008A4386"/>
    <w:rsid w:val="008A43BE"/>
    <w:rsid w:val="008A43F9"/>
    <w:rsid w:val="008A44D9"/>
    <w:rsid w:val="008A4516"/>
    <w:rsid w:val="008A47B5"/>
    <w:rsid w:val="008A4947"/>
    <w:rsid w:val="008A4BAB"/>
    <w:rsid w:val="008A4E5A"/>
    <w:rsid w:val="008A4EA2"/>
    <w:rsid w:val="008A5118"/>
    <w:rsid w:val="008A5282"/>
    <w:rsid w:val="008A55C5"/>
    <w:rsid w:val="008A5A0B"/>
    <w:rsid w:val="008A5E2B"/>
    <w:rsid w:val="008A6278"/>
    <w:rsid w:val="008A62DC"/>
    <w:rsid w:val="008A62DE"/>
    <w:rsid w:val="008A6481"/>
    <w:rsid w:val="008A6709"/>
    <w:rsid w:val="008A68C5"/>
    <w:rsid w:val="008A69AF"/>
    <w:rsid w:val="008A6C36"/>
    <w:rsid w:val="008A6E50"/>
    <w:rsid w:val="008A7029"/>
    <w:rsid w:val="008A71A5"/>
    <w:rsid w:val="008A71A8"/>
    <w:rsid w:val="008A7207"/>
    <w:rsid w:val="008A7261"/>
    <w:rsid w:val="008A75F1"/>
    <w:rsid w:val="008A77D1"/>
    <w:rsid w:val="008A7883"/>
    <w:rsid w:val="008A79B6"/>
    <w:rsid w:val="008A7B67"/>
    <w:rsid w:val="008A7C4D"/>
    <w:rsid w:val="008A7CF7"/>
    <w:rsid w:val="008A7FC2"/>
    <w:rsid w:val="008B0420"/>
    <w:rsid w:val="008B06D9"/>
    <w:rsid w:val="008B079D"/>
    <w:rsid w:val="008B0816"/>
    <w:rsid w:val="008B0C87"/>
    <w:rsid w:val="008B0D1F"/>
    <w:rsid w:val="008B0F00"/>
    <w:rsid w:val="008B1104"/>
    <w:rsid w:val="008B1131"/>
    <w:rsid w:val="008B1273"/>
    <w:rsid w:val="008B1446"/>
    <w:rsid w:val="008B1699"/>
    <w:rsid w:val="008B1719"/>
    <w:rsid w:val="008B17FF"/>
    <w:rsid w:val="008B195F"/>
    <w:rsid w:val="008B19D7"/>
    <w:rsid w:val="008B1C66"/>
    <w:rsid w:val="008B1CAA"/>
    <w:rsid w:val="008B1DC8"/>
    <w:rsid w:val="008B217D"/>
    <w:rsid w:val="008B2299"/>
    <w:rsid w:val="008B2373"/>
    <w:rsid w:val="008B26C4"/>
    <w:rsid w:val="008B27FB"/>
    <w:rsid w:val="008B2882"/>
    <w:rsid w:val="008B2886"/>
    <w:rsid w:val="008B2890"/>
    <w:rsid w:val="008B29F3"/>
    <w:rsid w:val="008B2CE0"/>
    <w:rsid w:val="008B2DA5"/>
    <w:rsid w:val="008B2E3A"/>
    <w:rsid w:val="008B2F93"/>
    <w:rsid w:val="008B2F94"/>
    <w:rsid w:val="008B33A9"/>
    <w:rsid w:val="008B33EB"/>
    <w:rsid w:val="008B34AC"/>
    <w:rsid w:val="008B373B"/>
    <w:rsid w:val="008B374E"/>
    <w:rsid w:val="008B3771"/>
    <w:rsid w:val="008B380D"/>
    <w:rsid w:val="008B3AF8"/>
    <w:rsid w:val="008B3DFC"/>
    <w:rsid w:val="008B3EED"/>
    <w:rsid w:val="008B41FE"/>
    <w:rsid w:val="008B42D6"/>
    <w:rsid w:val="008B437D"/>
    <w:rsid w:val="008B45BE"/>
    <w:rsid w:val="008B4719"/>
    <w:rsid w:val="008B4AA8"/>
    <w:rsid w:val="008B4AFA"/>
    <w:rsid w:val="008B4AFF"/>
    <w:rsid w:val="008B4B8D"/>
    <w:rsid w:val="008B4BD8"/>
    <w:rsid w:val="008B4E4E"/>
    <w:rsid w:val="008B4F58"/>
    <w:rsid w:val="008B51BB"/>
    <w:rsid w:val="008B529B"/>
    <w:rsid w:val="008B52F6"/>
    <w:rsid w:val="008B5401"/>
    <w:rsid w:val="008B566A"/>
    <w:rsid w:val="008B579D"/>
    <w:rsid w:val="008B57B4"/>
    <w:rsid w:val="008B5AB8"/>
    <w:rsid w:val="008B5B50"/>
    <w:rsid w:val="008B5C47"/>
    <w:rsid w:val="008B5D36"/>
    <w:rsid w:val="008B5F06"/>
    <w:rsid w:val="008B5F3E"/>
    <w:rsid w:val="008B6027"/>
    <w:rsid w:val="008B6216"/>
    <w:rsid w:val="008B6239"/>
    <w:rsid w:val="008B62F6"/>
    <w:rsid w:val="008B651E"/>
    <w:rsid w:val="008B65F1"/>
    <w:rsid w:val="008B65FE"/>
    <w:rsid w:val="008B6783"/>
    <w:rsid w:val="008B687F"/>
    <w:rsid w:val="008B6C01"/>
    <w:rsid w:val="008B6D1E"/>
    <w:rsid w:val="008B6E09"/>
    <w:rsid w:val="008B6F30"/>
    <w:rsid w:val="008B6F6A"/>
    <w:rsid w:val="008B6FDC"/>
    <w:rsid w:val="008B70D5"/>
    <w:rsid w:val="008B72F2"/>
    <w:rsid w:val="008B744C"/>
    <w:rsid w:val="008B75A9"/>
    <w:rsid w:val="008B79FC"/>
    <w:rsid w:val="008B7B78"/>
    <w:rsid w:val="008B7D70"/>
    <w:rsid w:val="008B7E5A"/>
    <w:rsid w:val="008C01F2"/>
    <w:rsid w:val="008C0309"/>
    <w:rsid w:val="008C03AD"/>
    <w:rsid w:val="008C04A4"/>
    <w:rsid w:val="008C0528"/>
    <w:rsid w:val="008C0C90"/>
    <w:rsid w:val="008C0CD4"/>
    <w:rsid w:val="008C0D18"/>
    <w:rsid w:val="008C0DCB"/>
    <w:rsid w:val="008C0F3C"/>
    <w:rsid w:val="008C1012"/>
    <w:rsid w:val="008C168A"/>
    <w:rsid w:val="008C17C3"/>
    <w:rsid w:val="008C19B7"/>
    <w:rsid w:val="008C1ABE"/>
    <w:rsid w:val="008C1C1E"/>
    <w:rsid w:val="008C1D7C"/>
    <w:rsid w:val="008C1DCA"/>
    <w:rsid w:val="008C1F47"/>
    <w:rsid w:val="008C20FE"/>
    <w:rsid w:val="008C2189"/>
    <w:rsid w:val="008C2204"/>
    <w:rsid w:val="008C25D6"/>
    <w:rsid w:val="008C2613"/>
    <w:rsid w:val="008C2851"/>
    <w:rsid w:val="008C289F"/>
    <w:rsid w:val="008C2952"/>
    <w:rsid w:val="008C2970"/>
    <w:rsid w:val="008C2D85"/>
    <w:rsid w:val="008C2F56"/>
    <w:rsid w:val="008C3274"/>
    <w:rsid w:val="008C3494"/>
    <w:rsid w:val="008C3560"/>
    <w:rsid w:val="008C3624"/>
    <w:rsid w:val="008C36B3"/>
    <w:rsid w:val="008C37AF"/>
    <w:rsid w:val="008C3804"/>
    <w:rsid w:val="008C3914"/>
    <w:rsid w:val="008C394D"/>
    <w:rsid w:val="008C3B1A"/>
    <w:rsid w:val="008C3C1B"/>
    <w:rsid w:val="008C3E36"/>
    <w:rsid w:val="008C40F2"/>
    <w:rsid w:val="008C4513"/>
    <w:rsid w:val="008C47B1"/>
    <w:rsid w:val="008C4B0A"/>
    <w:rsid w:val="008C4C30"/>
    <w:rsid w:val="008C4C7D"/>
    <w:rsid w:val="008C4CC3"/>
    <w:rsid w:val="008C4CE4"/>
    <w:rsid w:val="008C4E34"/>
    <w:rsid w:val="008C4F75"/>
    <w:rsid w:val="008C5098"/>
    <w:rsid w:val="008C51B9"/>
    <w:rsid w:val="008C51E6"/>
    <w:rsid w:val="008C5366"/>
    <w:rsid w:val="008C53F1"/>
    <w:rsid w:val="008C579A"/>
    <w:rsid w:val="008C5AC7"/>
    <w:rsid w:val="008C5C8E"/>
    <w:rsid w:val="008C5D08"/>
    <w:rsid w:val="008C5D60"/>
    <w:rsid w:val="008C5DD0"/>
    <w:rsid w:val="008C5DD8"/>
    <w:rsid w:val="008C5E6C"/>
    <w:rsid w:val="008C6020"/>
    <w:rsid w:val="008C6255"/>
    <w:rsid w:val="008C62BB"/>
    <w:rsid w:val="008C6726"/>
    <w:rsid w:val="008C6735"/>
    <w:rsid w:val="008C6858"/>
    <w:rsid w:val="008C68EA"/>
    <w:rsid w:val="008C6AD2"/>
    <w:rsid w:val="008C6BD3"/>
    <w:rsid w:val="008C6FF8"/>
    <w:rsid w:val="008C718C"/>
    <w:rsid w:val="008C72D6"/>
    <w:rsid w:val="008C7437"/>
    <w:rsid w:val="008C75D8"/>
    <w:rsid w:val="008C7783"/>
    <w:rsid w:val="008C790C"/>
    <w:rsid w:val="008C7939"/>
    <w:rsid w:val="008C7944"/>
    <w:rsid w:val="008C7953"/>
    <w:rsid w:val="008C7CBB"/>
    <w:rsid w:val="008C7D0E"/>
    <w:rsid w:val="008C7F37"/>
    <w:rsid w:val="008C7FA0"/>
    <w:rsid w:val="008D0080"/>
    <w:rsid w:val="008D0181"/>
    <w:rsid w:val="008D056C"/>
    <w:rsid w:val="008D0713"/>
    <w:rsid w:val="008D0ADB"/>
    <w:rsid w:val="008D0D4B"/>
    <w:rsid w:val="008D0D6A"/>
    <w:rsid w:val="008D0E58"/>
    <w:rsid w:val="008D0EBD"/>
    <w:rsid w:val="008D0EFC"/>
    <w:rsid w:val="008D10BE"/>
    <w:rsid w:val="008D1270"/>
    <w:rsid w:val="008D12D1"/>
    <w:rsid w:val="008D13B0"/>
    <w:rsid w:val="008D1525"/>
    <w:rsid w:val="008D170E"/>
    <w:rsid w:val="008D17A8"/>
    <w:rsid w:val="008D1866"/>
    <w:rsid w:val="008D1A15"/>
    <w:rsid w:val="008D1A58"/>
    <w:rsid w:val="008D1B0A"/>
    <w:rsid w:val="008D1B70"/>
    <w:rsid w:val="008D1D5F"/>
    <w:rsid w:val="008D1D7D"/>
    <w:rsid w:val="008D1F1B"/>
    <w:rsid w:val="008D1FC8"/>
    <w:rsid w:val="008D1FC9"/>
    <w:rsid w:val="008D21DA"/>
    <w:rsid w:val="008D21E0"/>
    <w:rsid w:val="008D24F8"/>
    <w:rsid w:val="008D25E7"/>
    <w:rsid w:val="008D27F5"/>
    <w:rsid w:val="008D284E"/>
    <w:rsid w:val="008D2A03"/>
    <w:rsid w:val="008D2B85"/>
    <w:rsid w:val="008D2BBC"/>
    <w:rsid w:val="008D2BC7"/>
    <w:rsid w:val="008D2C40"/>
    <w:rsid w:val="008D2C98"/>
    <w:rsid w:val="008D2E48"/>
    <w:rsid w:val="008D2EB7"/>
    <w:rsid w:val="008D2EE6"/>
    <w:rsid w:val="008D2F7E"/>
    <w:rsid w:val="008D36D0"/>
    <w:rsid w:val="008D372C"/>
    <w:rsid w:val="008D3A6C"/>
    <w:rsid w:val="008D3B71"/>
    <w:rsid w:val="008D3C1F"/>
    <w:rsid w:val="008D3C56"/>
    <w:rsid w:val="008D3CAB"/>
    <w:rsid w:val="008D3D85"/>
    <w:rsid w:val="008D3E36"/>
    <w:rsid w:val="008D3F4D"/>
    <w:rsid w:val="008D413D"/>
    <w:rsid w:val="008D41EC"/>
    <w:rsid w:val="008D42C7"/>
    <w:rsid w:val="008D42FF"/>
    <w:rsid w:val="008D4513"/>
    <w:rsid w:val="008D453D"/>
    <w:rsid w:val="008D4585"/>
    <w:rsid w:val="008D459E"/>
    <w:rsid w:val="008D4626"/>
    <w:rsid w:val="008D464A"/>
    <w:rsid w:val="008D4864"/>
    <w:rsid w:val="008D48C3"/>
    <w:rsid w:val="008D48ED"/>
    <w:rsid w:val="008D4903"/>
    <w:rsid w:val="008D496B"/>
    <w:rsid w:val="008D4A59"/>
    <w:rsid w:val="008D4C11"/>
    <w:rsid w:val="008D5557"/>
    <w:rsid w:val="008D5659"/>
    <w:rsid w:val="008D5828"/>
    <w:rsid w:val="008D5A93"/>
    <w:rsid w:val="008D5B7B"/>
    <w:rsid w:val="008D5B84"/>
    <w:rsid w:val="008D5C30"/>
    <w:rsid w:val="008D5C35"/>
    <w:rsid w:val="008D5E6B"/>
    <w:rsid w:val="008D60E3"/>
    <w:rsid w:val="008D627A"/>
    <w:rsid w:val="008D62AA"/>
    <w:rsid w:val="008D647A"/>
    <w:rsid w:val="008D6480"/>
    <w:rsid w:val="008D6659"/>
    <w:rsid w:val="008D6679"/>
    <w:rsid w:val="008D68A8"/>
    <w:rsid w:val="008D6B1E"/>
    <w:rsid w:val="008D6B64"/>
    <w:rsid w:val="008D6D85"/>
    <w:rsid w:val="008D6E91"/>
    <w:rsid w:val="008D6FBC"/>
    <w:rsid w:val="008D7368"/>
    <w:rsid w:val="008D75F2"/>
    <w:rsid w:val="008D7620"/>
    <w:rsid w:val="008D77A6"/>
    <w:rsid w:val="008D77AC"/>
    <w:rsid w:val="008D79CD"/>
    <w:rsid w:val="008D7B57"/>
    <w:rsid w:val="008D7B85"/>
    <w:rsid w:val="008D7BA7"/>
    <w:rsid w:val="008D7D34"/>
    <w:rsid w:val="008D7E4A"/>
    <w:rsid w:val="008D7FA1"/>
    <w:rsid w:val="008E011D"/>
    <w:rsid w:val="008E0245"/>
    <w:rsid w:val="008E0292"/>
    <w:rsid w:val="008E03CC"/>
    <w:rsid w:val="008E0449"/>
    <w:rsid w:val="008E045C"/>
    <w:rsid w:val="008E05E7"/>
    <w:rsid w:val="008E0614"/>
    <w:rsid w:val="008E0857"/>
    <w:rsid w:val="008E088E"/>
    <w:rsid w:val="008E092D"/>
    <w:rsid w:val="008E09FC"/>
    <w:rsid w:val="008E0BF4"/>
    <w:rsid w:val="008E0C42"/>
    <w:rsid w:val="008E0DB9"/>
    <w:rsid w:val="008E0ED1"/>
    <w:rsid w:val="008E10C3"/>
    <w:rsid w:val="008E10EB"/>
    <w:rsid w:val="008E12F8"/>
    <w:rsid w:val="008E1344"/>
    <w:rsid w:val="008E1433"/>
    <w:rsid w:val="008E19C4"/>
    <w:rsid w:val="008E1ACB"/>
    <w:rsid w:val="008E1DF3"/>
    <w:rsid w:val="008E23FC"/>
    <w:rsid w:val="008E243A"/>
    <w:rsid w:val="008E2446"/>
    <w:rsid w:val="008E296F"/>
    <w:rsid w:val="008E2BEE"/>
    <w:rsid w:val="008E2CA8"/>
    <w:rsid w:val="008E2CDA"/>
    <w:rsid w:val="008E2E06"/>
    <w:rsid w:val="008E3263"/>
    <w:rsid w:val="008E3363"/>
    <w:rsid w:val="008E33B6"/>
    <w:rsid w:val="008E37B8"/>
    <w:rsid w:val="008E3874"/>
    <w:rsid w:val="008E38B2"/>
    <w:rsid w:val="008E3958"/>
    <w:rsid w:val="008E3B09"/>
    <w:rsid w:val="008E3C6C"/>
    <w:rsid w:val="008E3E13"/>
    <w:rsid w:val="008E3E62"/>
    <w:rsid w:val="008E3FAD"/>
    <w:rsid w:val="008E4186"/>
    <w:rsid w:val="008E4200"/>
    <w:rsid w:val="008E4209"/>
    <w:rsid w:val="008E4387"/>
    <w:rsid w:val="008E43D3"/>
    <w:rsid w:val="008E4590"/>
    <w:rsid w:val="008E46A6"/>
    <w:rsid w:val="008E473A"/>
    <w:rsid w:val="008E48B6"/>
    <w:rsid w:val="008E50DA"/>
    <w:rsid w:val="008E51A0"/>
    <w:rsid w:val="008E52D5"/>
    <w:rsid w:val="008E52E7"/>
    <w:rsid w:val="008E53A7"/>
    <w:rsid w:val="008E53C9"/>
    <w:rsid w:val="008E54F9"/>
    <w:rsid w:val="008E562A"/>
    <w:rsid w:val="008E56E1"/>
    <w:rsid w:val="008E58FA"/>
    <w:rsid w:val="008E5975"/>
    <w:rsid w:val="008E5B6D"/>
    <w:rsid w:val="008E5D50"/>
    <w:rsid w:val="008E5E05"/>
    <w:rsid w:val="008E5E2B"/>
    <w:rsid w:val="008E5FB5"/>
    <w:rsid w:val="008E6026"/>
    <w:rsid w:val="008E60FF"/>
    <w:rsid w:val="008E6153"/>
    <w:rsid w:val="008E6184"/>
    <w:rsid w:val="008E626C"/>
    <w:rsid w:val="008E6280"/>
    <w:rsid w:val="008E642A"/>
    <w:rsid w:val="008E6494"/>
    <w:rsid w:val="008E6500"/>
    <w:rsid w:val="008E6680"/>
    <w:rsid w:val="008E66DD"/>
    <w:rsid w:val="008E680A"/>
    <w:rsid w:val="008E6848"/>
    <w:rsid w:val="008E685C"/>
    <w:rsid w:val="008E6986"/>
    <w:rsid w:val="008E6A6D"/>
    <w:rsid w:val="008E6CC6"/>
    <w:rsid w:val="008E6DAF"/>
    <w:rsid w:val="008E6E98"/>
    <w:rsid w:val="008E6F22"/>
    <w:rsid w:val="008E746B"/>
    <w:rsid w:val="008E7599"/>
    <w:rsid w:val="008E7957"/>
    <w:rsid w:val="008E795D"/>
    <w:rsid w:val="008E7DCA"/>
    <w:rsid w:val="008E7E57"/>
    <w:rsid w:val="008E7EBD"/>
    <w:rsid w:val="008F0067"/>
    <w:rsid w:val="008F0477"/>
    <w:rsid w:val="008F047E"/>
    <w:rsid w:val="008F0558"/>
    <w:rsid w:val="008F0702"/>
    <w:rsid w:val="008F07FB"/>
    <w:rsid w:val="008F0AC8"/>
    <w:rsid w:val="008F0AE5"/>
    <w:rsid w:val="008F0E10"/>
    <w:rsid w:val="008F10E2"/>
    <w:rsid w:val="008F11FB"/>
    <w:rsid w:val="008F1468"/>
    <w:rsid w:val="008F15A1"/>
    <w:rsid w:val="008F1614"/>
    <w:rsid w:val="008F1908"/>
    <w:rsid w:val="008F1CF7"/>
    <w:rsid w:val="008F1D7A"/>
    <w:rsid w:val="008F1F7C"/>
    <w:rsid w:val="008F25D7"/>
    <w:rsid w:val="008F26BB"/>
    <w:rsid w:val="008F2B49"/>
    <w:rsid w:val="008F30F5"/>
    <w:rsid w:val="008F3146"/>
    <w:rsid w:val="008F31FD"/>
    <w:rsid w:val="008F327E"/>
    <w:rsid w:val="008F32C2"/>
    <w:rsid w:val="008F332C"/>
    <w:rsid w:val="008F3356"/>
    <w:rsid w:val="008F338B"/>
    <w:rsid w:val="008F33FC"/>
    <w:rsid w:val="008F3627"/>
    <w:rsid w:val="008F370E"/>
    <w:rsid w:val="008F3843"/>
    <w:rsid w:val="008F3C4C"/>
    <w:rsid w:val="008F3D71"/>
    <w:rsid w:val="008F3E09"/>
    <w:rsid w:val="008F3F67"/>
    <w:rsid w:val="008F406B"/>
    <w:rsid w:val="008F4647"/>
    <w:rsid w:val="008F4986"/>
    <w:rsid w:val="008F4BF5"/>
    <w:rsid w:val="008F5140"/>
    <w:rsid w:val="008F51B5"/>
    <w:rsid w:val="008F52CD"/>
    <w:rsid w:val="008F54D0"/>
    <w:rsid w:val="008F55AD"/>
    <w:rsid w:val="008F56C9"/>
    <w:rsid w:val="008F583F"/>
    <w:rsid w:val="008F5A20"/>
    <w:rsid w:val="008F5AB1"/>
    <w:rsid w:val="008F5C66"/>
    <w:rsid w:val="008F5C93"/>
    <w:rsid w:val="008F5D47"/>
    <w:rsid w:val="008F5F07"/>
    <w:rsid w:val="008F5FB4"/>
    <w:rsid w:val="008F601C"/>
    <w:rsid w:val="008F601D"/>
    <w:rsid w:val="008F6131"/>
    <w:rsid w:val="008F61CC"/>
    <w:rsid w:val="008F62B8"/>
    <w:rsid w:val="008F67BF"/>
    <w:rsid w:val="008F6882"/>
    <w:rsid w:val="008F6939"/>
    <w:rsid w:val="008F6E83"/>
    <w:rsid w:val="008F6F85"/>
    <w:rsid w:val="008F702F"/>
    <w:rsid w:val="008F70B2"/>
    <w:rsid w:val="008F714C"/>
    <w:rsid w:val="008F71EB"/>
    <w:rsid w:val="008F7361"/>
    <w:rsid w:val="008F7630"/>
    <w:rsid w:val="008F7835"/>
    <w:rsid w:val="008F7BC7"/>
    <w:rsid w:val="008F7C18"/>
    <w:rsid w:val="008F7DF3"/>
    <w:rsid w:val="008F7E20"/>
    <w:rsid w:val="008F7F8B"/>
    <w:rsid w:val="0090021C"/>
    <w:rsid w:val="009002A9"/>
    <w:rsid w:val="0090065E"/>
    <w:rsid w:val="009009D7"/>
    <w:rsid w:val="00900AEB"/>
    <w:rsid w:val="00900DC6"/>
    <w:rsid w:val="00900DEF"/>
    <w:rsid w:val="00900E2E"/>
    <w:rsid w:val="009010CB"/>
    <w:rsid w:val="00901356"/>
    <w:rsid w:val="0090160A"/>
    <w:rsid w:val="00901674"/>
    <w:rsid w:val="00901747"/>
    <w:rsid w:val="00901B23"/>
    <w:rsid w:val="00901C8E"/>
    <w:rsid w:val="00901C92"/>
    <w:rsid w:val="00901C9D"/>
    <w:rsid w:val="009020B7"/>
    <w:rsid w:val="009020C4"/>
    <w:rsid w:val="009021A8"/>
    <w:rsid w:val="009021FE"/>
    <w:rsid w:val="009029B9"/>
    <w:rsid w:val="009029D6"/>
    <w:rsid w:val="00902F98"/>
    <w:rsid w:val="00902FA1"/>
    <w:rsid w:val="009030E1"/>
    <w:rsid w:val="00903351"/>
    <w:rsid w:val="009033A8"/>
    <w:rsid w:val="00903494"/>
    <w:rsid w:val="009034F4"/>
    <w:rsid w:val="009036E6"/>
    <w:rsid w:val="0090396E"/>
    <w:rsid w:val="00903C54"/>
    <w:rsid w:val="00903CB8"/>
    <w:rsid w:val="00903FDF"/>
    <w:rsid w:val="00904142"/>
    <w:rsid w:val="00904330"/>
    <w:rsid w:val="00904378"/>
    <w:rsid w:val="0090437C"/>
    <w:rsid w:val="00904517"/>
    <w:rsid w:val="00904545"/>
    <w:rsid w:val="009047E9"/>
    <w:rsid w:val="00904859"/>
    <w:rsid w:val="00904A0D"/>
    <w:rsid w:val="00904A0E"/>
    <w:rsid w:val="00904AD1"/>
    <w:rsid w:val="00904B8A"/>
    <w:rsid w:val="00904DBF"/>
    <w:rsid w:val="00904F77"/>
    <w:rsid w:val="00904FC3"/>
    <w:rsid w:val="00904FFE"/>
    <w:rsid w:val="0090504F"/>
    <w:rsid w:val="009052C0"/>
    <w:rsid w:val="009054F9"/>
    <w:rsid w:val="0090573E"/>
    <w:rsid w:val="0090591A"/>
    <w:rsid w:val="00905B34"/>
    <w:rsid w:val="00905B66"/>
    <w:rsid w:val="00905E99"/>
    <w:rsid w:val="00906093"/>
    <w:rsid w:val="009062BC"/>
    <w:rsid w:val="00906372"/>
    <w:rsid w:val="0090642E"/>
    <w:rsid w:val="009065E4"/>
    <w:rsid w:val="009066BA"/>
    <w:rsid w:val="009066E3"/>
    <w:rsid w:val="0090673C"/>
    <w:rsid w:val="0090692E"/>
    <w:rsid w:val="00906944"/>
    <w:rsid w:val="0090697A"/>
    <w:rsid w:val="00906D0B"/>
    <w:rsid w:val="00906FD7"/>
    <w:rsid w:val="0090709F"/>
    <w:rsid w:val="00907259"/>
    <w:rsid w:val="009073ED"/>
    <w:rsid w:val="009074F3"/>
    <w:rsid w:val="00907560"/>
    <w:rsid w:val="00907960"/>
    <w:rsid w:val="00907A19"/>
    <w:rsid w:val="00907A20"/>
    <w:rsid w:val="00907CF9"/>
    <w:rsid w:val="00907E21"/>
    <w:rsid w:val="00910201"/>
    <w:rsid w:val="009102DF"/>
    <w:rsid w:val="00910355"/>
    <w:rsid w:val="00910376"/>
    <w:rsid w:val="0091039A"/>
    <w:rsid w:val="0091053F"/>
    <w:rsid w:val="00910642"/>
    <w:rsid w:val="009108A7"/>
    <w:rsid w:val="00910D4E"/>
    <w:rsid w:val="00910E26"/>
    <w:rsid w:val="00910FCF"/>
    <w:rsid w:val="009114E3"/>
    <w:rsid w:val="00911610"/>
    <w:rsid w:val="00911745"/>
    <w:rsid w:val="009117E2"/>
    <w:rsid w:val="00911E42"/>
    <w:rsid w:val="00911E89"/>
    <w:rsid w:val="00912145"/>
    <w:rsid w:val="009121BA"/>
    <w:rsid w:val="009122D7"/>
    <w:rsid w:val="00912358"/>
    <w:rsid w:val="00912407"/>
    <w:rsid w:val="009127C4"/>
    <w:rsid w:val="00912C1D"/>
    <w:rsid w:val="00912DE6"/>
    <w:rsid w:val="00912E14"/>
    <w:rsid w:val="00912EB3"/>
    <w:rsid w:val="00912F07"/>
    <w:rsid w:val="00913089"/>
    <w:rsid w:val="009130C3"/>
    <w:rsid w:val="009133F2"/>
    <w:rsid w:val="009134B4"/>
    <w:rsid w:val="0091358A"/>
    <w:rsid w:val="0091387A"/>
    <w:rsid w:val="00913A96"/>
    <w:rsid w:val="00913AE8"/>
    <w:rsid w:val="00913B32"/>
    <w:rsid w:val="00913D32"/>
    <w:rsid w:val="00914114"/>
    <w:rsid w:val="00914124"/>
    <w:rsid w:val="00914230"/>
    <w:rsid w:val="0091453C"/>
    <w:rsid w:val="0091458A"/>
    <w:rsid w:val="00914758"/>
    <w:rsid w:val="0091495B"/>
    <w:rsid w:val="00914A03"/>
    <w:rsid w:val="00914A6C"/>
    <w:rsid w:val="00914B91"/>
    <w:rsid w:val="00914D6E"/>
    <w:rsid w:val="00914DCA"/>
    <w:rsid w:val="00914E43"/>
    <w:rsid w:val="00914E7A"/>
    <w:rsid w:val="00914EC5"/>
    <w:rsid w:val="00915724"/>
    <w:rsid w:val="00915B25"/>
    <w:rsid w:val="00915C09"/>
    <w:rsid w:val="00915F1E"/>
    <w:rsid w:val="00915FFB"/>
    <w:rsid w:val="00916016"/>
    <w:rsid w:val="009161F0"/>
    <w:rsid w:val="009161FC"/>
    <w:rsid w:val="009163A0"/>
    <w:rsid w:val="00916401"/>
    <w:rsid w:val="00916491"/>
    <w:rsid w:val="009164F7"/>
    <w:rsid w:val="009165B6"/>
    <w:rsid w:val="009166F0"/>
    <w:rsid w:val="00916704"/>
    <w:rsid w:val="00916711"/>
    <w:rsid w:val="009168F1"/>
    <w:rsid w:val="009169D6"/>
    <w:rsid w:val="00916E1A"/>
    <w:rsid w:val="00916FD8"/>
    <w:rsid w:val="00917168"/>
    <w:rsid w:val="00917560"/>
    <w:rsid w:val="00917632"/>
    <w:rsid w:val="009177A6"/>
    <w:rsid w:val="00917958"/>
    <w:rsid w:val="00917A1C"/>
    <w:rsid w:val="00917D67"/>
    <w:rsid w:val="00920032"/>
    <w:rsid w:val="009200EE"/>
    <w:rsid w:val="009203CA"/>
    <w:rsid w:val="009203E0"/>
    <w:rsid w:val="0092048B"/>
    <w:rsid w:val="00920596"/>
    <w:rsid w:val="009207D2"/>
    <w:rsid w:val="00920BD2"/>
    <w:rsid w:val="00920E99"/>
    <w:rsid w:val="00920F23"/>
    <w:rsid w:val="00921074"/>
    <w:rsid w:val="00921551"/>
    <w:rsid w:val="009216A5"/>
    <w:rsid w:val="0092171A"/>
    <w:rsid w:val="00921B0B"/>
    <w:rsid w:val="00921CB4"/>
    <w:rsid w:val="00921E2E"/>
    <w:rsid w:val="00921E41"/>
    <w:rsid w:val="00921F4C"/>
    <w:rsid w:val="00921FD7"/>
    <w:rsid w:val="00922440"/>
    <w:rsid w:val="0092255E"/>
    <w:rsid w:val="009225E8"/>
    <w:rsid w:val="00922AD6"/>
    <w:rsid w:val="00922B12"/>
    <w:rsid w:val="00922F7A"/>
    <w:rsid w:val="009230E9"/>
    <w:rsid w:val="00923119"/>
    <w:rsid w:val="00923293"/>
    <w:rsid w:val="00923399"/>
    <w:rsid w:val="009233DA"/>
    <w:rsid w:val="00923485"/>
    <w:rsid w:val="009234AB"/>
    <w:rsid w:val="009236EC"/>
    <w:rsid w:val="0092374B"/>
    <w:rsid w:val="0092386B"/>
    <w:rsid w:val="00923B4F"/>
    <w:rsid w:val="00923D51"/>
    <w:rsid w:val="00923FF6"/>
    <w:rsid w:val="00924177"/>
    <w:rsid w:val="009242F8"/>
    <w:rsid w:val="0092447E"/>
    <w:rsid w:val="0092452A"/>
    <w:rsid w:val="0092466E"/>
    <w:rsid w:val="009247DF"/>
    <w:rsid w:val="009253F6"/>
    <w:rsid w:val="00925479"/>
    <w:rsid w:val="009254B9"/>
    <w:rsid w:val="009254C6"/>
    <w:rsid w:val="00925558"/>
    <w:rsid w:val="009256BB"/>
    <w:rsid w:val="00925B90"/>
    <w:rsid w:val="00925B9D"/>
    <w:rsid w:val="00925CEF"/>
    <w:rsid w:val="00925D40"/>
    <w:rsid w:val="00925DA4"/>
    <w:rsid w:val="00926189"/>
    <w:rsid w:val="00926507"/>
    <w:rsid w:val="0092665B"/>
    <w:rsid w:val="00926678"/>
    <w:rsid w:val="0092667B"/>
    <w:rsid w:val="0092675E"/>
    <w:rsid w:val="00926908"/>
    <w:rsid w:val="00926B22"/>
    <w:rsid w:val="00926BB4"/>
    <w:rsid w:val="00927148"/>
    <w:rsid w:val="00927375"/>
    <w:rsid w:val="009273DF"/>
    <w:rsid w:val="0092742E"/>
    <w:rsid w:val="009274A2"/>
    <w:rsid w:val="009274B5"/>
    <w:rsid w:val="009276CB"/>
    <w:rsid w:val="0092774C"/>
    <w:rsid w:val="00927770"/>
    <w:rsid w:val="0092783B"/>
    <w:rsid w:val="00927A6D"/>
    <w:rsid w:val="00927AA9"/>
    <w:rsid w:val="00927B27"/>
    <w:rsid w:val="00927D03"/>
    <w:rsid w:val="00927ECF"/>
    <w:rsid w:val="00927FA2"/>
    <w:rsid w:val="009300B0"/>
    <w:rsid w:val="009300B4"/>
    <w:rsid w:val="009305DB"/>
    <w:rsid w:val="0093066A"/>
    <w:rsid w:val="00930913"/>
    <w:rsid w:val="00930EA4"/>
    <w:rsid w:val="00930FA7"/>
    <w:rsid w:val="009310F8"/>
    <w:rsid w:val="009313B1"/>
    <w:rsid w:val="009314A7"/>
    <w:rsid w:val="009314FD"/>
    <w:rsid w:val="0093157C"/>
    <w:rsid w:val="009317F2"/>
    <w:rsid w:val="00931AA4"/>
    <w:rsid w:val="00931ADA"/>
    <w:rsid w:val="00931AFE"/>
    <w:rsid w:val="00931F1B"/>
    <w:rsid w:val="00931FC0"/>
    <w:rsid w:val="009320E0"/>
    <w:rsid w:val="00932169"/>
    <w:rsid w:val="009321E8"/>
    <w:rsid w:val="0093222E"/>
    <w:rsid w:val="0093258E"/>
    <w:rsid w:val="00932599"/>
    <w:rsid w:val="009325D9"/>
    <w:rsid w:val="00932A04"/>
    <w:rsid w:val="00932B4A"/>
    <w:rsid w:val="00932B92"/>
    <w:rsid w:val="00932D03"/>
    <w:rsid w:val="00932ED1"/>
    <w:rsid w:val="009331A0"/>
    <w:rsid w:val="0093322F"/>
    <w:rsid w:val="00933368"/>
    <w:rsid w:val="0093347E"/>
    <w:rsid w:val="009335B7"/>
    <w:rsid w:val="0093367D"/>
    <w:rsid w:val="0093370A"/>
    <w:rsid w:val="0093387C"/>
    <w:rsid w:val="00933E2A"/>
    <w:rsid w:val="00934041"/>
    <w:rsid w:val="00934044"/>
    <w:rsid w:val="009344B8"/>
    <w:rsid w:val="009348B1"/>
    <w:rsid w:val="009348BC"/>
    <w:rsid w:val="00934977"/>
    <w:rsid w:val="00934A29"/>
    <w:rsid w:val="00934A4D"/>
    <w:rsid w:val="00934B39"/>
    <w:rsid w:val="00934CEF"/>
    <w:rsid w:val="00934D75"/>
    <w:rsid w:val="0093500B"/>
    <w:rsid w:val="009354E0"/>
    <w:rsid w:val="0093552D"/>
    <w:rsid w:val="0093566E"/>
    <w:rsid w:val="00935871"/>
    <w:rsid w:val="0093597D"/>
    <w:rsid w:val="00935BC3"/>
    <w:rsid w:val="00935C61"/>
    <w:rsid w:val="00935D71"/>
    <w:rsid w:val="00935F19"/>
    <w:rsid w:val="00935FDE"/>
    <w:rsid w:val="009362D3"/>
    <w:rsid w:val="009365DA"/>
    <w:rsid w:val="009366B0"/>
    <w:rsid w:val="009367DA"/>
    <w:rsid w:val="009369CA"/>
    <w:rsid w:val="00936AC8"/>
    <w:rsid w:val="00936B0A"/>
    <w:rsid w:val="00936F72"/>
    <w:rsid w:val="00936FCA"/>
    <w:rsid w:val="009370F3"/>
    <w:rsid w:val="00937121"/>
    <w:rsid w:val="009371D0"/>
    <w:rsid w:val="0093725C"/>
    <w:rsid w:val="0093726C"/>
    <w:rsid w:val="0093729E"/>
    <w:rsid w:val="00937353"/>
    <w:rsid w:val="0093774A"/>
    <w:rsid w:val="009377F1"/>
    <w:rsid w:val="00937921"/>
    <w:rsid w:val="00937A09"/>
    <w:rsid w:val="00937BE0"/>
    <w:rsid w:val="00937C9F"/>
    <w:rsid w:val="00937F79"/>
    <w:rsid w:val="00940147"/>
    <w:rsid w:val="0094014F"/>
    <w:rsid w:val="009402A8"/>
    <w:rsid w:val="0094034A"/>
    <w:rsid w:val="009403D3"/>
    <w:rsid w:val="009403D5"/>
    <w:rsid w:val="009405F4"/>
    <w:rsid w:val="009407EC"/>
    <w:rsid w:val="0094093B"/>
    <w:rsid w:val="009409F8"/>
    <w:rsid w:val="0094120A"/>
    <w:rsid w:val="00941248"/>
    <w:rsid w:val="0094124D"/>
    <w:rsid w:val="00941279"/>
    <w:rsid w:val="009412BB"/>
    <w:rsid w:val="009414A0"/>
    <w:rsid w:val="009415AC"/>
    <w:rsid w:val="00941644"/>
    <w:rsid w:val="00941783"/>
    <w:rsid w:val="009417A5"/>
    <w:rsid w:val="009417D8"/>
    <w:rsid w:val="00941966"/>
    <w:rsid w:val="00941B31"/>
    <w:rsid w:val="00941CC7"/>
    <w:rsid w:val="00941D71"/>
    <w:rsid w:val="00941DF9"/>
    <w:rsid w:val="009420C6"/>
    <w:rsid w:val="009423FD"/>
    <w:rsid w:val="0094245E"/>
    <w:rsid w:val="00942491"/>
    <w:rsid w:val="00942494"/>
    <w:rsid w:val="009428B0"/>
    <w:rsid w:val="00942967"/>
    <w:rsid w:val="009429D2"/>
    <w:rsid w:val="00942A0A"/>
    <w:rsid w:val="00942A57"/>
    <w:rsid w:val="00942F5D"/>
    <w:rsid w:val="00943985"/>
    <w:rsid w:val="00943A4D"/>
    <w:rsid w:val="00943B2C"/>
    <w:rsid w:val="00943CCA"/>
    <w:rsid w:val="00943ED5"/>
    <w:rsid w:val="00944374"/>
    <w:rsid w:val="009444C8"/>
    <w:rsid w:val="009444F9"/>
    <w:rsid w:val="00944542"/>
    <w:rsid w:val="009448A4"/>
    <w:rsid w:val="00944AE0"/>
    <w:rsid w:val="00944C5D"/>
    <w:rsid w:val="00944EA2"/>
    <w:rsid w:val="00944FFD"/>
    <w:rsid w:val="0094501D"/>
    <w:rsid w:val="0094510F"/>
    <w:rsid w:val="009452F2"/>
    <w:rsid w:val="009454E2"/>
    <w:rsid w:val="00945502"/>
    <w:rsid w:val="0094585F"/>
    <w:rsid w:val="00945945"/>
    <w:rsid w:val="00945CC6"/>
    <w:rsid w:val="00945E39"/>
    <w:rsid w:val="009462BD"/>
    <w:rsid w:val="009464BC"/>
    <w:rsid w:val="009464F1"/>
    <w:rsid w:val="00946813"/>
    <w:rsid w:val="00946922"/>
    <w:rsid w:val="009469D7"/>
    <w:rsid w:val="00946BE6"/>
    <w:rsid w:val="00946C0A"/>
    <w:rsid w:val="00946CC0"/>
    <w:rsid w:val="00946E5B"/>
    <w:rsid w:val="00946EC3"/>
    <w:rsid w:val="0094738E"/>
    <w:rsid w:val="009473B8"/>
    <w:rsid w:val="009474AC"/>
    <w:rsid w:val="009474CF"/>
    <w:rsid w:val="00947763"/>
    <w:rsid w:val="0094788B"/>
    <w:rsid w:val="00947A9E"/>
    <w:rsid w:val="00947CAE"/>
    <w:rsid w:val="00947D0B"/>
    <w:rsid w:val="00947E81"/>
    <w:rsid w:val="00950040"/>
    <w:rsid w:val="00950232"/>
    <w:rsid w:val="00950299"/>
    <w:rsid w:val="009502F7"/>
    <w:rsid w:val="00950301"/>
    <w:rsid w:val="0095041F"/>
    <w:rsid w:val="0095062F"/>
    <w:rsid w:val="009507F9"/>
    <w:rsid w:val="009509B9"/>
    <w:rsid w:val="00950A63"/>
    <w:rsid w:val="00950B0E"/>
    <w:rsid w:val="00950CA4"/>
    <w:rsid w:val="009510F6"/>
    <w:rsid w:val="00951328"/>
    <w:rsid w:val="009516A4"/>
    <w:rsid w:val="00951747"/>
    <w:rsid w:val="0095175F"/>
    <w:rsid w:val="00951837"/>
    <w:rsid w:val="00951A89"/>
    <w:rsid w:val="00951C28"/>
    <w:rsid w:val="00951D0A"/>
    <w:rsid w:val="00951F92"/>
    <w:rsid w:val="00952113"/>
    <w:rsid w:val="0095217F"/>
    <w:rsid w:val="0095234A"/>
    <w:rsid w:val="00952416"/>
    <w:rsid w:val="00952579"/>
    <w:rsid w:val="00952663"/>
    <w:rsid w:val="009527C8"/>
    <w:rsid w:val="00952852"/>
    <w:rsid w:val="00952857"/>
    <w:rsid w:val="00952B37"/>
    <w:rsid w:val="00952DCC"/>
    <w:rsid w:val="009530B7"/>
    <w:rsid w:val="00953157"/>
    <w:rsid w:val="00953162"/>
    <w:rsid w:val="009531B2"/>
    <w:rsid w:val="00953302"/>
    <w:rsid w:val="00953354"/>
    <w:rsid w:val="0095340C"/>
    <w:rsid w:val="00953429"/>
    <w:rsid w:val="00953443"/>
    <w:rsid w:val="00953470"/>
    <w:rsid w:val="00953511"/>
    <w:rsid w:val="00953526"/>
    <w:rsid w:val="0095353C"/>
    <w:rsid w:val="00953563"/>
    <w:rsid w:val="00953722"/>
    <w:rsid w:val="009538F6"/>
    <w:rsid w:val="009539EF"/>
    <w:rsid w:val="00953AAF"/>
    <w:rsid w:val="00953B5B"/>
    <w:rsid w:val="00953D52"/>
    <w:rsid w:val="00954026"/>
    <w:rsid w:val="00954092"/>
    <w:rsid w:val="00954122"/>
    <w:rsid w:val="00954349"/>
    <w:rsid w:val="0095442C"/>
    <w:rsid w:val="0095446A"/>
    <w:rsid w:val="00954541"/>
    <w:rsid w:val="0095458C"/>
    <w:rsid w:val="009546EF"/>
    <w:rsid w:val="009546FF"/>
    <w:rsid w:val="00954873"/>
    <w:rsid w:val="0095495A"/>
    <w:rsid w:val="00954B47"/>
    <w:rsid w:val="00954E8F"/>
    <w:rsid w:val="0095513B"/>
    <w:rsid w:val="0095524F"/>
    <w:rsid w:val="0095530E"/>
    <w:rsid w:val="00955367"/>
    <w:rsid w:val="0095565E"/>
    <w:rsid w:val="00955690"/>
    <w:rsid w:val="0095573D"/>
    <w:rsid w:val="0095579B"/>
    <w:rsid w:val="00955832"/>
    <w:rsid w:val="00955A2E"/>
    <w:rsid w:val="00955E18"/>
    <w:rsid w:val="00956484"/>
    <w:rsid w:val="009566FB"/>
    <w:rsid w:val="00956750"/>
    <w:rsid w:val="009567C6"/>
    <w:rsid w:val="0095692B"/>
    <w:rsid w:val="00956B4D"/>
    <w:rsid w:val="00956B6C"/>
    <w:rsid w:val="00956C34"/>
    <w:rsid w:val="00956CD2"/>
    <w:rsid w:val="00956D11"/>
    <w:rsid w:val="00956E15"/>
    <w:rsid w:val="00956EF7"/>
    <w:rsid w:val="00957087"/>
    <w:rsid w:val="009570D5"/>
    <w:rsid w:val="00957116"/>
    <w:rsid w:val="00957190"/>
    <w:rsid w:val="00957330"/>
    <w:rsid w:val="0095738C"/>
    <w:rsid w:val="009573B8"/>
    <w:rsid w:val="00957439"/>
    <w:rsid w:val="009575B8"/>
    <w:rsid w:val="009575D1"/>
    <w:rsid w:val="009576D9"/>
    <w:rsid w:val="009576E3"/>
    <w:rsid w:val="00957880"/>
    <w:rsid w:val="00957A4F"/>
    <w:rsid w:val="00957A61"/>
    <w:rsid w:val="00957CB9"/>
    <w:rsid w:val="00957D9E"/>
    <w:rsid w:val="00957E41"/>
    <w:rsid w:val="00957EAF"/>
    <w:rsid w:val="00957F2F"/>
    <w:rsid w:val="00960046"/>
    <w:rsid w:val="009601B1"/>
    <w:rsid w:val="00960448"/>
    <w:rsid w:val="0096048D"/>
    <w:rsid w:val="009604A1"/>
    <w:rsid w:val="009604AA"/>
    <w:rsid w:val="009606D6"/>
    <w:rsid w:val="009607AA"/>
    <w:rsid w:val="009607B5"/>
    <w:rsid w:val="00960C5C"/>
    <w:rsid w:val="00960DDB"/>
    <w:rsid w:val="00960E5D"/>
    <w:rsid w:val="00960ECF"/>
    <w:rsid w:val="00960F7A"/>
    <w:rsid w:val="00961160"/>
    <w:rsid w:val="00961394"/>
    <w:rsid w:val="009614F0"/>
    <w:rsid w:val="009614F5"/>
    <w:rsid w:val="009615BE"/>
    <w:rsid w:val="0096174B"/>
    <w:rsid w:val="0096188B"/>
    <w:rsid w:val="009619CC"/>
    <w:rsid w:val="00961A69"/>
    <w:rsid w:val="00961D85"/>
    <w:rsid w:val="0096241C"/>
    <w:rsid w:val="009624C9"/>
    <w:rsid w:val="00962740"/>
    <w:rsid w:val="0096288F"/>
    <w:rsid w:val="00962953"/>
    <w:rsid w:val="00962959"/>
    <w:rsid w:val="00962A4B"/>
    <w:rsid w:val="00962A69"/>
    <w:rsid w:val="00962AD0"/>
    <w:rsid w:val="00962B03"/>
    <w:rsid w:val="00962D63"/>
    <w:rsid w:val="00962FA4"/>
    <w:rsid w:val="00962FAA"/>
    <w:rsid w:val="00963453"/>
    <w:rsid w:val="00963572"/>
    <w:rsid w:val="009635A3"/>
    <w:rsid w:val="00963795"/>
    <w:rsid w:val="00963888"/>
    <w:rsid w:val="009638E7"/>
    <w:rsid w:val="00963A39"/>
    <w:rsid w:val="00963CFF"/>
    <w:rsid w:val="00963E5E"/>
    <w:rsid w:val="00963EA1"/>
    <w:rsid w:val="00963F0C"/>
    <w:rsid w:val="00963F80"/>
    <w:rsid w:val="0096406F"/>
    <w:rsid w:val="00964149"/>
    <w:rsid w:val="00964468"/>
    <w:rsid w:val="009644D7"/>
    <w:rsid w:val="0096460D"/>
    <w:rsid w:val="00964724"/>
    <w:rsid w:val="00964862"/>
    <w:rsid w:val="0096487E"/>
    <w:rsid w:val="00964974"/>
    <w:rsid w:val="00964A39"/>
    <w:rsid w:val="00964BE2"/>
    <w:rsid w:val="00964C5E"/>
    <w:rsid w:val="00964D43"/>
    <w:rsid w:val="00964FC3"/>
    <w:rsid w:val="009652BF"/>
    <w:rsid w:val="009654B8"/>
    <w:rsid w:val="00965583"/>
    <w:rsid w:val="00965A34"/>
    <w:rsid w:val="00965B29"/>
    <w:rsid w:val="00965B3E"/>
    <w:rsid w:val="00965D1E"/>
    <w:rsid w:val="00965DC9"/>
    <w:rsid w:val="00965EA2"/>
    <w:rsid w:val="00965EEA"/>
    <w:rsid w:val="009661A6"/>
    <w:rsid w:val="00966241"/>
    <w:rsid w:val="009664E5"/>
    <w:rsid w:val="009668E7"/>
    <w:rsid w:val="009669FA"/>
    <w:rsid w:val="00966A95"/>
    <w:rsid w:val="00966AB1"/>
    <w:rsid w:val="00966BDE"/>
    <w:rsid w:val="00966D63"/>
    <w:rsid w:val="00966DA5"/>
    <w:rsid w:val="009673DB"/>
    <w:rsid w:val="0096744F"/>
    <w:rsid w:val="00967451"/>
    <w:rsid w:val="009675E2"/>
    <w:rsid w:val="00967742"/>
    <w:rsid w:val="0096776C"/>
    <w:rsid w:val="009679F8"/>
    <w:rsid w:val="00967B43"/>
    <w:rsid w:val="00967C84"/>
    <w:rsid w:val="00967D1F"/>
    <w:rsid w:val="00967E27"/>
    <w:rsid w:val="00970352"/>
    <w:rsid w:val="009703D3"/>
    <w:rsid w:val="00970577"/>
    <w:rsid w:val="009705F3"/>
    <w:rsid w:val="00970639"/>
    <w:rsid w:val="00970694"/>
    <w:rsid w:val="0097071D"/>
    <w:rsid w:val="00970A3D"/>
    <w:rsid w:val="00970C8F"/>
    <w:rsid w:val="00970D31"/>
    <w:rsid w:val="00971094"/>
    <w:rsid w:val="009710A1"/>
    <w:rsid w:val="00971187"/>
    <w:rsid w:val="009711C1"/>
    <w:rsid w:val="00971256"/>
    <w:rsid w:val="009712EE"/>
    <w:rsid w:val="009714AF"/>
    <w:rsid w:val="00971716"/>
    <w:rsid w:val="00971777"/>
    <w:rsid w:val="009718A0"/>
    <w:rsid w:val="0097193A"/>
    <w:rsid w:val="009719D0"/>
    <w:rsid w:val="00971BBB"/>
    <w:rsid w:val="00971CA1"/>
    <w:rsid w:val="00971CC1"/>
    <w:rsid w:val="00971DEE"/>
    <w:rsid w:val="00971E89"/>
    <w:rsid w:val="00971F57"/>
    <w:rsid w:val="00972227"/>
    <w:rsid w:val="0097222A"/>
    <w:rsid w:val="00972436"/>
    <w:rsid w:val="0097255D"/>
    <w:rsid w:val="00972971"/>
    <w:rsid w:val="009729C8"/>
    <w:rsid w:val="00972AAD"/>
    <w:rsid w:val="00972B79"/>
    <w:rsid w:val="00972FEC"/>
    <w:rsid w:val="00973161"/>
    <w:rsid w:val="0097326D"/>
    <w:rsid w:val="00973292"/>
    <w:rsid w:val="009733DE"/>
    <w:rsid w:val="0097350C"/>
    <w:rsid w:val="00973517"/>
    <w:rsid w:val="0097372A"/>
    <w:rsid w:val="0097386C"/>
    <w:rsid w:val="00973915"/>
    <w:rsid w:val="00973940"/>
    <w:rsid w:val="00973A0A"/>
    <w:rsid w:val="00973C7A"/>
    <w:rsid w:val="00973E7E"/>
    <w:rsid w:val="009743AF"/>
    <w:rsid w:val="009743F8"/>
    <w:rsid w:val="00974694"/>
    <w:rsid w:val="009746FE"/>
    <w:rsid w:val="00974793"/>
    <w:rsid w:val="0097492E"/>
    <w:rsid w:val="00974ACC"/>
    <w:rsid w:val="00974CE4"/>
    <w:rsid w:val="00974E63"/>
    <w:rsid w:val="00974F77"/>
    <w:rsid w:val="00975066"/>
    <w:rsid w:val="0097506E"/>
    <w:rsid w:val="00975638"/>
    <w:rsid w:val="009756C4"/>
    <w:rsid w:val="00975937"/>
    <w:rsid w:val="00975A09"/>
    <w:rsid w:val="00975BF6"/>
    <w:rsid w:val="00975C59"/>
    <w:rsid w:val="00975CAE"/>
    <w:rsid w:val="00975CDC"/>
    <w:rsid w:val="00975FD5"/>
    <w:rsid w:val="00976017"/>
    <w:rsid w:val="00976082"/>
    <w:rsid w:val="009760F1"/>
    <w:rsid w:val="00976209"/>
    <w:rsid w:val="00976238"/>
    <w:rsid w:val="0097653B"/>
    <w:rsid w:val="0097658C"/>
    <w:rsid w:val="009765F6"/>
    <w:rsid w:val="00976751"/>
    <w:rsid w:val="00976865"/>
    <w:rsid w:val="00976910"/>
    <w:rsid w:val="00976DBD"/>
    <w:rsid w:val="009772DE"/>
    <w:rsid w:val="00977362"/>
    <w:rsid w:val="00977491"/>
    <w:rsid w:val="009774F4"/>
    <w:rsid w:val="009779AF"/>
    <w:rsid w:val="00977D23"/>
    <w:rsid w:val="0098005C"/>
    <w:rsid w:val="00980268"/>
    <w:rsid w:val="0098028A"/>
    <w:rsid w:val="00980340"/>
    <w:rsid w:val="00980378"/>
    <w:rsid w:val="00980456"/>
    <w:rsid w:val="00980461"/>
    <w:rsid w:val="009805B3"/>
    <w:rsid w:val="0098071F"/>
    <w:rsid w:val="009808CA"/>
    <w:rsid w:val="00980A21"/>
    <w:rsid w:val="00980B0A"/>
    <w:rsid w:val="00980CE4"/>
    <w:rsid w:val="00980DE5"/>
    <w:rsid w:val="00980F6A"/>
    <w:rsid w:val="0098100B"/>
    <w:rsid w:val="00981204"/>
    <w:rsid w:val="0098140C"/>
    <w:rsid w:val="00981610"/>
    <w:rsid w:val="00981C7D"/>
    <w:rsid w:val="00981D17"/>
    <w:rsid w:val="00981D81"/>
    <w:rsid w:val="00981DFF"/>
    <w:rsid w:val="00981F3F"/>
    <w:rsid w:val="0098203D"/>
    <w:rsid w:val="009820F0"/>
    <w:rsid w:val="00982181"/>
    <w:rsid w:val="00982444"/>
    <w:rsid w:val="00982570"/>
    <w:rsid w:val="00982658"/>
    <w:rsid w:val="0098268A"/>
    <w:rsid w:val="009826FB"/>
    <w:rsid w:val="009828C5"/>
    <w:rsid w:val="00982900"/>
    <w:rsid w:val="00982A1B"/>
    <w:rsid w:val="00982CA1"/>
    <w:rsid w:val="00982CB1"/>
    <w:rsid w:val="00982E1C"/>
    <w:rsid w:val="00983037"/>
    <w:rsid w:val="00983198"/>
    <w:rsid w:val="009835B5"/>
    <w:rsid w:val="0098363A"/>
    <w:rsid w:val="0098371A"/>
    <w:rsid w:val="00983895"/>
    <w:rsid w:val="009838C2"/>
    <w:rsid w:val="00983A59"/>
    <w:rsid w:val="00983B1F"/>
    <w:rsid w:val="00983B2E"/>
    <w:rsid w:val="00983C29"/>
    <w:rsid w:val="00983DCD"/>
    <w:rsid w:val="00983E2E"/>
    <w:rsid w:val="00983F14"/>
    <w:rsid w:val="00984001"/>
    <w:rsid w:val="009842AF"/>
    <w:rsid w:val="009843CC"/>
    <w:rsid w:val="00984498"/>
    <w:rsid w:val="009846DC"/>
    <w:rsid w:val="009847CF"/>
    <w:rsid w:val="00984898"/>
    <w:rsid w:val="0098495D"/>
    <w:rsid w:val="00984A5F"/>
    <w:rsid w:val="00984B93"/>
    <w:rsid w:val="00984CA6"/>
    <w:rsid w:val="00984DBB"/>
    <w:rsid w:val="00984E59"/>
    <w:rsid w:val="00984E5B"/>
    <w:rsid w:val="00985116"/>
    <w:rsid w:val="009851EB"/>
    <w:rsid w:val="0098520D"/>
    <w:rsid w:val="0098581F"/>
    <w:rsid w:val="009858CB"/>
    <w:rsid w:val="009858EF"/>
    <w:rsid w:val="00985A07"/>
    <w:rsid w:val="00985B63"/>
    <w:rsid w:val="00985BD7"/>
    <w:rsid w:val="0098632D"/>
    <w:rsid w:val="009863BD"/>
    <w:rsid w:val="0098649D"/>
    <w:rsid w:val="00986659"/>
    <w:rsid w:val="00986A9B"/>
    <w:rsid w:val="00987239"/>
    <w:rsid w:val="00987357"/>
    <w:rsid w:val="009875B6"/>
    <w:rsid w:val="00987658"/>
    <w:rsid w:val="009876BB"/>
    <w:rsid w:val="00987945"/>
    <w:rsid w:val="00987A11"/>
    <w:rsid w:val="00987E00"/>
    <w:rsid w:val="00987EC7"/>
    <w:rsid w:val="00987EF6"/>
    <w:rsid w:val="00990256"/>
    <w:rsid w:val="009902BD"/>
    <w:rsid w:val="0099069B"/>
    <w:rsid w:val="0099075E"/>
    <w:rsid w:val="00990874"/>
    <w:rsid w:val="00990A00"/>
    <w:rsid w:val="00990C54"/>
    <w:rsid w:val="00990D0C"/>
    <w:rsid w:val="00991292"/>
    <w:rsid w:val="0099131E"/>
    <w:rsid w:val="00991333"/>
    <w:rsid w:val="0099134D"/>
    <w:rsid w:val="00991527"/>
    <w:rsid w:val="0099157F"/>
    <w:rsid w:val="00991663"/>
    <w:rsid w:val="00991679"/>
    <w:rsid w:val="009917A8"/>
    <w:rsid w:val="0099182B"/>
    <w:rsid w:val="009919E6"/>
    <w:rsid w:val="00991A2A"/>
    <w:rsid w:val="00991FD9"/>
    <w:rsid w:val="009923DF"/>
    <w:rsid w:val="00992936"/>
    <w:rsid w:val="0099293D"/>
    <w:rsid w:val="009929A1"/>
    <w:rsid w:val="00992C73"/>
    <w:rsid w:val="0099357E"/>
    <w:rsid w:val="009935B5"/>
    <w:rsid w:val="0099364B"/>
    <w:rsid w:val="009937ED"/>
    <w:rsid w:val="009938DE"/>
    <w:rsid w:val="009938E9"/>
    <w:rsid w:val="00993945"/>
    <w:rsid w:val="00993B32"/>
    <w:rsid w:val="00993C07"/>
    <w:rsid w:val="00993D31"/>
    <w:rsid w:val="00993E28"/>
    <w:rsid w:val="00993E9C"/>
    <w:rsid w:val="00993EBF"/>
    <w:rsid w:val="00994039"/>
    <w:rsid w:val="00994537"/>
    <w:rsid w:val="009945FA"/>
    <w:rsid w:val="0099468D"/>
    <w:rsid w:val="00994A11"/>
    <w:rsid w:val="00994C44"/>
    <w:rsid w:val="00994E18"/>
    <w:rsid w:val="00994E6A"/>
    <w:rsid w:val="009950A9"/>
    <w:rsid w:val="009951EA"/>
    <w:rsid w:val="0099573B"/>
    <w:rsid w:val="009957EE"/>
    <w:rsid w:val="00995993"/>
    <w:rsid w:val="00995A05"/>
    <w:rsid w:val="00995A9F"/>
    <w:rsid w:val="00995ADD"/>
    <w:rsid w:val="00996192"/>
    <w:rsid w:val="0099620A"/>
    <w:rsid w:val="009963C4"/>
    <w:rsid w:val="009964F3"/>
    <w:rsid w:val="00996570"/>
    <w:rsid w:val="0099658E"/>
    <w:rsid w:val="00996725"/>
    <w:rsid w:val="009967AD"/>
    <w:rsid w:val="00996928"/>
    <w:rsid w:val="00996980"/>
    <w:rsid w:val="009969A5"/>
    <w:rsid w:val="00996D65"/>
    <w:rsid w:val="00996E17"/>
    <w:rsid w:val="00996E54"/>
    <w:rsid w:val="00997006"/>
    <w:rsid w:val="00997139"/>
    <w:rsid w:val="009971FB"/>
    <w:rsid w:val="009975A8"/>
    <w:rsid w:val="0099786A"/>
    <w:rsid w:val="00997985"/>
    <w:rsid w:val="00997CB9"/>
    <w:rsid w:val="00997DC1"/>
    <w:rsid w:val="00997E35"/>
    <w:rsid w:val="00997FFB"/>
    <w:rsid w:val="009A00A4"/>
    <w:rsid w:val="009A0128"/>
    <w:rsid w:val="009A024C"/>
    <w:rsid w:val="009A02C6"/>
    <w:rsid w:val="009A0360"/>
    <w:rsid w:val="009A0431"/>
    <w:rsid w:val="009A04C2"/>
    <w:rsid w:val="009A05C5"/>
    <w:rsid w:val="009A0676"/>
    <w:rsid w:val="009A070D"/>
    <w:rsid w:val="009A0942"/>
    <w:rsid w:val="009A0A0F"/>
    <w:rsid w:val="009A0AC0"/>
    <w:rsid w:val="009A0AF6"/>
    <w:rsid w:val="009A0B21"/>
    <w:rsid w:val="009A0C62"/>
    <w:rsid w:val="009A0D80"/>
    <w:rsid w:val="009A0F42"/>
    <w:rsid w:val="009A0FD2"/>
    <w:rsid w:val="009A12C5"/>
    <w:rsid w:val="009A1312"/>
    <w:rsid w:val="009A13EB"/>
    <w:rsid w:val="009A1413"/>
    <w:rsid w:val="009A1451"/>
    <w:rsid w:val="009A14E8"/>
    <w:rsid w:val="009A155A"/>
    <w:rsid w:val="009A170E"/>
    <w:rsid w:val="009A17A4"/>
    <w:rsid w:val="009A1B5E"/>
    <w:rsid w:val="009A1B6F"/>
    <w:rsid w:val="009A1E31"/>
    <w:rsid w:val="009A1EB5"/>
    <w:rsid w:val="009A1FBE"/>
    <w:rsid w:val="009A2009"/>
    <w:rsid w:val="009A2088"/>
    <w:rsid w:val="009A20EF"/>
    <w:rsid w:val="009A2527"/>
    <w:rsid w:val="009A25E2"/>
    <w:rsid w:val="009A2736"/>
    <w:rsid w:val="009A28E8"/>
    <w:rsid w:val="009A297F"/>
    <w:rsid w:val="009A2AC3"/>
    <w:rsid w:val="009A2BBE"/>
    <w:rsid w:val="009A2DBC"/>
    <w:rsid w:val="009A30D5"/>
    <w:rsid w:val="009A3193"/>
    <w:rsid w:val="009A3275"/>
    <w:rsid w:val="009A3415"/>
    <w:rsid w:val="009A3495"/>
    <w:rsid w:val="009A3909"/>
    <w:rsid w:val="009A3A15"/>
    <w:rsid w:val="009A3C26"/>
    <w:rsid w:val="009A3D2E"/>
    <w:rsid w:val="009A3D80"/>
    <w:rsid w:val="009A3E39"/>
    <w:rsid w:val="009A3F0A"/>
    <w:rsid w:val="009A3F33"/>
    <w:rsid w:val="009A4014"/>
    <w:rsid w:val="009A410A"/>
    <w:rsid w:val="009A410C"/>
    <w:rsid w:val="009A4131"/>
    <w:rsid w:val="009A41CB"/>
    <w:rsid w:val="009A41D9"/>
    <w:rsid w:val="009A43B0"/>
    <w:rsid w:val="009A4470"/>
    <w:rsid w:val="009A4505"/>
    <w:rsid w:val="009A4566"/>
    <w:rsid w:val="009A4621"/>
    <w:rsid w:val="009A48B6"/>
    <w:rsid w:val="009A4A40"/>
    <w:rsid w:val="009A4D5F"/>
    <w:rsid w:val="009A4DD7"/>
    <w:rsid w:val="009A515C"/>
    <w:rsid w:val="009A5562"/>
    <w:rsid w:val="009A55BC"/>
    <w:rsid w:val="009A55F5"/>
    <w:rsid w:val="009A568B"/>
    <w:rsid w:val="009A57F0"/>
    <w:rsid w:val="009A5D93"/>
    <w:rsid w:val="009A614D"/>
    <w:rsid w:val="009A62C8"/>
    <w:rsid w:val="009A6489"/>
    <w:rsid w:val="009A6531"/>
    <w:rsid w:val="009A6705"/>
    <w:rsid w:val="009A68CF"/>
    <w:rsid w:val="009A6A10"/>
    <w:rsid w:val="009A6C37"/>
    <w:rsid w:val="009A6D75"/>
    <w:rsid w:val="009A6DF2"/>
    <w:rsid w:val="009A6EA9"/>
    <w:rsid w:val="009A6F13"/>
    <w:rsid w:val="009A7117"/>
    <w:rsid w:val="009A715D"/>
    <w:rsid w:val="009A71A3"/>
    <w:rsid w:val="009A71BD"/>
    <w:rsid w:val="009A72FD"/>
    <w:rsid w:val="009A7329"/>
    <w:rsid w:val="009A738B"/>
    <w:rsid w:val="009A73A4"/>
    <w:rsid w:val="009A740A"/>
    <w:rsid w:val="009A746A"/>
    <w:rsid w:val="009A75B8"/>
    <w:rsid w:val="009A7634"/>
    <w:rsid w:val="009A782D"/>
    <w:rsid w:val="009A7877"/>
    <w:rsid w:val="009A792B"/>
    <w:rsid w:val="009A795F"/>
    <w:rsid w:val="009A7A2E"/>
    <w:rsid w:val="009A7A99"/>
    <w:rsid w:val="009A7C46"/>
    <w:rsid w:val="009A7CBE"/>
    <w:rsid w:val="009A7CD6"/>
    <w:rsid w:val="009A7F80"/>
    <w:rsid w:val="009B006A"/>
    <w:rsid w:val="009B0196"/>
    <w:rsid w:val="009B024F"/>
    <w:rsid w:val="009B04B9"/>
    <w:rsid w:val="009B0528"/>
    <w:rsid w:val="009B067C"/>
    <w:rsid w:val="009B092E"/>
    <w:rsid w:val="009B0A80"/>
    <w:rsid w:val="009B0BE3"/>
    <w:rsid w:val="009B0D86"/>
    <w:rsid w:val="009B108B"/>
    <w:rsid w:val="009B12B7"/>
    <w:rsid w:val="009B148C"/>
    <w:rsid w:val="009B15F2"/>
    <w:rsid w:val="009B1629"/>
    <w:rsid w:val="009B163C"/>
    <w:rsid w:val="009B168C"/>
    <w:rsid w:val="009B185D"/>
    <w:rsid w:val="009B1A5D"/>
    <w:rsid w:val="009B1AC0"/>
    <w:rsid w:val="009B1AC6"/>
    <w:rsid w:val="009B1CE7"/>
    <w:rsid w:val="009B1D45"/>
    <w:rsid w:val="009B1D7F"/>
    <w:rsid w:val="009B1FE1"/>
    <w:rsid w:val="009B2109"/>
    <w:rsid w:val="009B2178"/>
    <w:rsid w:val="009B224F"/>
    <w:rsid w:val="009B248A"/>
    <w:rsid w:val="009B2505"/>
    <w:rsid w:val="009B270E"/>
    <w:rsid w:val="009B27E7"/>
    <w:rsid w:val="009B2913"/>
    <w:rsid w:val="009B2EB5"/>
    <w:rsid w:val="009B3219"/>
    <w:rsid w:val="009B328A"/>
    <w:rsid w:val="009B33CF"/>
    <w:rsid w:val="009B34AF"/>
    <w:rsid w:val="009B35D1"/>
    <w:rsid w:val="009B376B"/>
    <w:rsid w:val="009B3780"/>
    <w:rsid w:val="009B3A42"/>
    <w:rsid w:val="009B3DC8"/>
    <w:rsid w:val="009B3FDA"/>
    <w:rsid w:val="009B400E"/>
    <w:rsid w:val="009B4093"/>
    <w:rsid w:val="009B41A1"/>
    <w:rsid w:val="009B4223"/>
    <w:rsid w:val="009B4284"/>
    <w:rsid w:val="009B438C"/>
    <w:rsid w:val="009B447C"/>
    <w:rsid w:val="009B4747"/>
    <w:rsid w:val="009B5045"/>
    <w:rsid w:val="009B5071"/>
    <w:rsid w:val="009B551C"/>
    <w:rsid w:val="009B55FA"/>
    <w:rsid w:val="009B581C"/>
    <w:rsid w:val="009B59AA"/>
    <w:rsid w:val="009B5AB8"/>
    <w:rsid w:val="009B5AE1"/>
    <w:rsid w:val="009B5D0E"/>
    <w:rsid w:val="009B5E88"/>
    <w:rsid w:val="009B5F13"/>
    <w:rsid w:val="009B6156"/>
    <w:rsid w:val="009B64F5"/>
    <w:rsid w:val="009B653B"/>
    <w:rsid w:val="009B65C3"/>
    <w:rsid w:val="009B65CD"/>
    <w:rsid w:val="009B65D4"/>
    <w:rsid w:val="009B6741"/>
    <w:rsid w:val="009B6BB2"/>
    <w:rsid w:val="009B6EAD"/>
    <w:rsid w:val="009B6F37"/>
    <w:rsid w:val="009B72C2"/>
    <w:rsid w:val="009B73EE"/>
    <w:rsid w:val="009B79A9"/>
    <w:rsid w:val="009B79B8"/>
    <w:rsid w:val="009B7B52"/>
    <w:rsid w:val="009B7D0C"/>
    <w:rsid w:val="009B7E56"/>
    <w:rsid w:val="009B7EF7"/>
    <w:rsid w:val="009B7F63"/>
    <w:rsid w:val="009C0006"/>
    <w:rsid w:val="009C06BF"/>
    <w:rsid w:val="009C07E3"/>
    <w:rsid w:val="009C0FBD"/>
    <w:rsid w:val="009C1069"/>
    <w:rsid w:val="009C1222"/>
    <w:rsid w:val="009C1399"/>
    <w:rsid w:val="009C1435"/>
    <w:rsid w:val="009C167B"/>
    <w:rsid w:val="009C16C6"/>
    <w:rsid w:val="009C1801"/>
    <w:rsid w:val="009C18D3"/>
    <w:rsid w:val="009C1971"/>
    <w:rsid w:val="009C19A7"/>
    <w:rsid w:val="009C1AB6"/>
    <w:rsid w:val="009C1BD5"/>
    <w:rsid w:val="009C229E"/>
    <w:rsid w:val="009C22B2"/>
    <w:rsid w:val="009C22F5"/>
    <w:rsid w:val="009C265B"/>
    <w:rsid w:val="009C2747"/>
    <w:rsid w:val="009C2B19"/>
    <w:rsid w:val="009C2C4D"/>
    <w:rsid w:val="009C2C85"/>
    <w:rsid w:val="009C2D9B"/>
    <w:rsid w:val="009C2ED0"/>
    <w:rsid w:val="009C2ED7"/>
    <w:rsid w:val="009C305E"/>
    <w:rsid w:val="009C3153"/>
    <w:rsid w:val="009C32F9"/>
    <w:rsid w:val="009C3398"/>
    <w:rsid w:val="009C33A1"/>
    <w:rsid w:val="009C33C0"/>
    <w:rsid w:val="009C3868"/>
    <w:rsid w:val="009C390B"/>
    <w:rsid w:val="009C3A65"/>
    <w:rsid w:val="009C3A8C"/>
    <w:rsid w:val="009C3C1F"/>
    <w:rsid w:val="009C3CD2"/>
    <w:rsid w:val="009C3DC7"/>
    <w:rsid w:val="009C41FD"/>
    <w:rsid w:val="009C435C"/>
    <w:rsid w:val="009C4543"/>
    <w:rsid w:val="009C46EC"/>
    <w:rsid w:val="009C473B"/>
    <w:rsid w:val="009C4790"/>
    <w:rsid w:val="009C47E3"/>
    <w:rsid w:val="009C48D6"/>
    <w:rsid w:val="009C4B1F"/>
    <w:rsid w:val="009C4B76"/>
    <w:rsid w:val="009C4D44"/>
    <w:rsid w:val="009C4D4A"/>
    <w:rsid w:val="009C4F63"/>
    <w:rsid w:val="009C4FFC"/>
    <w:rsid w:val="009C50B5"/>
    <w:rsid w:val="009C50F0"/>
    <w:rsid w:val="009C52BF"/>
    <w:rsid w:val="009C53E1"/>
    <w:rsid w:val="009C566C"/>
    <w:rsid w:val="009C5852"/>
    <w:rsid w:val="009C5B88"/>
    <w:rsid w:val="009C5ED7"/>
    <w:rsid w:val="009C5EF6"/>
    <w:rsid w:val="009C62BB"/>
    <w:rsid w:val="009C64EF"/>
    <w:rsid w:val="009C676D"/>
    <w:rsid w:val="009C680C"/>
    <w:rsid w:val="009C6863"/>
    <w:rsid w:val="009C6B07"/>
    <w:rsid w:val="009C6BA0"/>
    <w:rsid w:val="009C6E21"/>
    <w:rsid w:val="009C731E"/>
    <w:rsid w:val="009C75A5"/>
    <w:rsid w:val="009C7710"/>
    <w:rsid w:val="009C7CD6"/>
    <w:rsid w:val="009C7DED"/>
    <w:rsid w:val="009C7FC8"/>
    <w:rsid w:val="009C7FDE"/>
    <w:rsid w:val="009D00C2"/>
    <w:rsid w:val="009D021D"/>
    <w:rsid w:val="009D0240"/>
    <w:rsid w:val="009D0360"/>
    <w:rsid w:val="009D03B7"/>
    <w:rsid w:val="009D0426"/>
    <w:rsid w:val="009D04A4"/>
    <w:rsid w:val="009D04C1"/>
    <w:rsid w:val="009D0530"/>
    <w:rsid w:val="009D0671"/>
    <w:rsid w:val="009D077D"/>
    <w:rsid w:val="009D0A8B"/>
    <w:rsid w:val="009D0B57"/>
    <w:rsid w:val="009D0C87"/>
    <w:rsid w:val="009D0E82"/>
    <w:rsid w:val="009D0E8A"/>
    <w:rsid w:val="009D0F30"/>
    <w:rsid w:val="009D0FD4"/>
    <w:rsid w:val="009D120A"/>
    <w:rsid w:val="009D12BC"/>
    <w:rsid w:val="009D15DD"/>
    <w:rsid w:val="009D1B5E"/>
    <w:rsid w:val="009D1CB1"/>
    <w:rsid w:val="009D1CD0"/>
    <w:rsid w:val="009D1D7F"/>
    <w:rsid w:val="009D1D96"/>
    <w:rsid w:val="009D1E84"/>
    <w:rsid w:val="009D1EF3"/>
    <w:rsid w:val="009D1F13"/>
    <w:rsid w:val="009D212F"/>
    <w:rsid w:val="009D2208"/>
    <w:rsid w:val="009D22DE"/>
    <w:rsid w:val="009D2480"/>
    <w:rsid w:val="009D2485"/>
    <w:rsid w:val="009D262F"/>
    <w:rsid w:val="009D2832"/>
    <w:rsid w:val="009D2907"/>
    <w:rsid w:val="009D2970"/>
    <w:rsid w:val="009D2BE3"/>
    <w:rsid w:val="009D2C2B"/>
    <w:rsid w:val="009D2C32"/>
    <w:rsid w:val="009D2FFD"/>
    <w:rsid w:val="009D32B1"/>
    <w:rsid w:val="009D3367"/>
    <w:rsid w:val="009D34B0"/>
    <w:rsid w:val="009D35BA"/>
    <w:rsid w:val="009D3622"/>
    <w:rsid w:val="009D3764"/>
    <w:rsid w:val="009D39CA"/>
    <w:rsid w:val="009D3C3F"/>
    <w:rsid w:val="009D3EE8"/>
    <w:rsid w:val="009D418C"/>
    <w:rsid w:val="009D41C0"/>
    <w:rsid w:val="009D42B9"/>
    <w:rsid w:val="009D439F"/>
    <w:rsid w:val="009D467C"/>
    <w:rsid w:val="009D4BFC"/>
    <w:rsid w:val="009D4D5B"/>
    <w:rsid w:val="009D4EA0"/>
    <w:rsid w:val="009D4F55"/>
    <w:rsid w:val="009D50F4"/>
    <w:rsid w:val="009D51A9"/>
    <w:rsid w:val="009D54FE"/>
    <w:rsid w:val="009D5698"/>
    <w:rsid w:val="009D57D1"/>
    <w:rsid w:val="009D58E8"/>
    <w:rsid w:val="009D5BCE"/>
    <w:rsid w:val="009D5DAB"/>
    <w:rsid w:val="009D5EA9"/>
    <w:rsid w:val="009D60AC"/>
    <w:rsid w:val="009D60B9"/>
    <w:rsid w:val="009D6290"/>
    <w:rsid w:val="009D6318"/>
    <w:rsid w:val="009D64C3"/>
    <w:rsid w:val="009D684E"/>
    <w:rsid w:val="009D6B09"/>
    <w:rsid w:val="009D6D3D"/>
    <w:rsid w:val="009D6D5B"/>
    <w:rsid w:val="009D6ED4"/>
    <w:rsid w:val="009D70FF"/>
    <w:rsid w:val="009D7148"/>
    <w:rsid w:val="009D71F3"/>
    <w:rsid w:val="009D7222"/>
    <w:rsid w:val="009D725B"/>
    <w:rsid w:val="009D7285"/>
    <w:rsid w:val="009D73B2"/>
    <w:rsid w:val="009D7440"/>
    <w:rsid w:val="009D751D"/>
    <w:rsid w:val="009D7595"/>
    <w:rsid w:val="009D77EE"/>
    <w:rsid w:val="009D7828"/>
    <w:rsid w:val="009D7891"/>
    <w:rsid w:val="009D78CF"/>
    <w:rsid w:val="009D78E9"/>
    <w:rsid w:val="009D79E2"/>
    <w:rsid w:val="009D7A66"/>
    <w:rsid w:val="009D7C54"/>
    <w:rsid w:val="009D7D04"/>
    <w:rsid w:val="009E0055"/>
    <w:rsid w:val="009E05EE"/>
    <w:rsid w:val="009E05F0"/>
    <w:rsid w:val="009E0661"/>
    <w:rsid w:val="009E0731"/>
    <w:rsid w:val="009E08CA"/>
    <w:rsid w:val="009E0C08"/>
    <w:rsid w:val="009E0C0A"/>
    <w:rsid w:val="009E0C66"/>
    <w:rsid w:val="009E0D7F"/>
    <w:rsid w:val="009E0DD9"/>
    <w:rsid w:val="009E0EE5"/>
    <w:rsid w:val="009E0F6B"/>
    <w:rsid w:val="009E105C"/>
    <w:rsid w:val="009E10F6"/>
    <w:rsid w:val="009E1190"/>
    <w:rsid w:val="009E14EA"/>
    <w:rsid w:val="009E151E"/>
    <w:rsid w:val="009E15CE"/>
    <w:rsid w:val="009E16C7"/>
    <w:rsid w:val="009E1756"/>
    <w:rsid w:val="009E1843"/>
    <w:rsid w:val="009E184F"/>
    <w:rsid w:val="009E193A"/>
    <w:rsid w:val="009E1984"/>
    <w:rsid w:val="009E198C"/>
    <w:rsid w:val="009E1B4C"/>
    <w:rsid w:val="009E1B6F"/>
    <w:rsid w:val="009E1C61"/>
    <w:rsid w:val="009E1EA0"/>
    <w:rsid w:val="009E1F34"/>
    <w:rsid w:val="009E1F38"/>
    <w:rsid w:val="009E1FF8"/>
    <w:rsid w:val="009E20D8"/>
    <w:rsid w:val="009E20E6"/>
    <w:rsid w:val="009E21BA"/>
    <w:rsid w:val="009E21CF"/>
    <w:rsid w:val="009E2307"/>
    <w:rsid w:val="009E236B"/>
    <w:rsid w:val="009E238F"/>
    <w:rsid w:val="009E23F3"/>
    <w:rsid w:val="009E24EB"/>
    <w:rsid w:val="009E2743"/>
    <w:rsid w:val="009E2AA9"/>
    <w:rsid w:val="009E2E14"/>
    <w:rsid w:val="009E2FB8"/>
    <w:rsid w:val="009E346E"/>
    <w:rsid w:val="009E35EE"/>
    <w:rsid w:val="009E371A"/>
    <w:rsid w:val="009E3ABC"/>
    <w:rsid w:val="009E3BF2"/>
    <w:rsid w:val="009E3BF4"/>
    <w:rsid w:val="009E3FDB"/>
    <w:rsid w:val="009E40E7"/>
    <w:rsid w:val="009E42BE"/>
    <w:rsid w:val="009E43B9"/>
    <w:rsid w:val="009E46A5"/>
    <w:rsid w:val="009E4765"/>
    <w:rsid w:val="009E48F5"/>
    <w:rsid w:val="009E4916"/>
    <w:rsid w:val="009E497A"/>
    <w:rsid w:val="009E4B2C"/>
    <w:rsid w:val="009E4B65"/>
    <w:rsid w:val="009E4BC7"/>
    <w:rsid w:val="009E4BDD"/>
    <w:rsid w:val="009E4C45"/>
    <w:rsid w:val="009E4E6F"/>
    <w:rsid w:val="009E51CD"/>
    <w:rsid w:val="009E532C"/>
    <w:rsid w:val="009E552E"/>
    <w:rsid w:val="009E5607"/>
    <w:rsid w:val="009E5649"/>
    <w:rsid w:val="009E56D0"/>
    <w:rsid w:val="009E56E2"/>
    <w:rsid w:val="009E5C3B"/>
    <w:rsid w:val="009E5CDB"/>
    <w:rsid w:val="009E5CF6"/>
    <w:rsid w:val="009E5CF7"/>
    <w:rsid w:val="009E5E79"/>
    <w:rsid w:val="009E5E9D"/>
    <w:rsid w:val="009E5F94"/>
    <w:rsid w:val="009E6404"/>
    <w:rsid w:val="009E64A5"/>
    <w:rsid w:val="009E64D7"/>
    <w:rsid w:val="009E65C0"/>
    <w:rsid w:val="009E6760"/>
    <w:rsid w:val="009E6870"/>
    <w:rsid w:val="009E68F9"/>
    <w:rsid w:val="009E6C54"/>
    <w:rsid w:val="009E6D5D"/>
    <w:rsid w:val="009E6EA1"/>
    <w:rsid w:val="009E6ED0"/>
    <w:rsid w:val="009E7332"/>
    <w:rsid w:val="009E73A6"/>
    <w:rsid w:val="009E73D1"/>
    <w:rsid w:val="009E759E"/>
    <w:rsid w:val="009E7832"/>
    <w:rsid w:val="009E7B80"/>
    <w:rsid w:val="009E7BEC"/>
    <w:rsid w:val="009E7CD7"/>
    <w:rsid w:val="009E7E74"/>
    <w:rsid w:val="009E7E84"/>
    <w:rsid w:val="009E7F82"/>
    <w:rsid w:val="009F0076"/>
    <w:rsid w:val="009F027C"/>
    <w:rsid w:val="009F030B"/>
    <w:rsid w:val="009F0497"/>
    <w:rsid w:val="009F05C5"/>
    <w:rsid w:val="009F064C"/>
    <w:rsid w:val="009F07E7"/>
    <w:rsid w:val="009F092D"/>
    <w:rsid w:val="009F0A33"/>
    <w:rsid w:val="009F0B64"/>
    <w:rsid w:val="009F0DEA"/>
    <w:rsid w:val="009F0E0A"/>
    <w:rsid w:val="009F0F08"/>
    <w:rsid w:val="009F0F3F"/>
    <w:rsid w:val="009F0F93"/>
    <w:rsid w:val="009F0FEB"/>
    <w:rsid w:val="009F1058"/>
    <w:rsid w:val="009F10B0"/>
    <w:rsid w:val="009F10E6"/>
    <w:rsid w:val="009F1173"/>
    <w:rsid w:val="009F126A"/>
    <w:rsid w:val="009F12E4"/>
    <w:rsid w:val="009F14DD"/>
    <w:rsid w:val="009F15C1"/>
    <w:rsid w:val="009F1921"/>
    <w:rsid w:val="009F21FC"/>
    <w:rsid w:val="009F2240"/>
    <w:rsid w:val="009F2307"/>
    <w:rsid w:val="009F23E7"/>
    <w:rsid w:val="009F2915"/>
    <w:rsid w:val="009F2A17"/>
    <w:rsid w:val="009F2A1B"/>
    <w:rsid w:val="009F2A3E"/>
    <w:rsid w:val="009F2AF7"/>
    <w:rsid w:val="009F3073"/>
    <w:rsid w:val="009F3271"/>
    <w:rsid w:val="009F3351"/>
    <w:rsid w:val="009F3695"/>
    <w:rsid w:val="009F370E"/>
    <w:rsid w:val="009F37B8"/>
    <w:rsid w:val="009F3AC2"/>
    <w:rsid w:val="009F41AC"/>
    <w:rsid w:val="009F4352"/>
    <w:rsid w:val="009F43D3"/>
    <w:rsid w:val="009F43F8"/>
    <w:rsid w:val="009F440C"/>
    <w:rsid w:val="009F47F8"/>
    <w:rsid w:val="009F4A06"/>
    <w:rsid w:val="009F4D06"/>
    <w:rsid w:val="009F4E94"/>
    <w:rsid w:val="009F4EB6"/>
    <w:rsid w:val="009F4F40"/>
    <w:rsid w:val="009F4F8B"/>
    <w:rsid w:val="009F5355"/>
    <w:rsid w:val="009F56D4"/>
    <w:rsid w:val="009F57C5"/>
    <w:rsid w:val="009F58A3"/>
    <w:rsid w:val="009F5947"/>
    <w:rsid w:val="009F5B1A"/>
    <w:rsid w:val="009F5C09"/>
    <w:rsid w:val="009F5C72"/>
    <w:rsid w:val="009F5C82"/>
    <w:rsid w:val="009F5C98"/>
    <w:rsid w:val="009F5F57"/>
    <w:rsid w:val="009F603F"/>
    <w:rsid w:val="009F613E"/>
    <w:rsid w:val="009F622F"/>
    <w:rsid w:val="009F6274"/>
    <w:rsid w:val="009F628E"/>
    <w:rsid w:val="009F62E0"/>
    <w:rsid w:val="009F6317"/>
    <w:rsid w:val="009F6392"/>
    <w:rsid w:val="009F6752"/>
    <w:rsid w:val="009F6943"/>
    <w:rsid w:val="009F6D1B"/>
    <w:rsid w:val="009F70C8"/>
    <w:rsid w:val="009F723C"/>
    <w:rsid w:val="009F7343"/>
    <w:rsid w:val="009F743A"/>
    <w:rsid w:val="009F77DB"/>
    <w:rsid w:val="009F7879"/>
    <w:rsid w:val="009F7B8D"/>
    <w:rsid w:val="009F7EB5"/>
    <w:rsid w:val="009F7FAE"/>
    <w:rsid w:val="00A00173"/>
    <w:rsid w:val="00A002F2"/>
    <w:rsid w:val="00A004AA"/>
    <w:rsid w:val="00A00713"/>
    <w:rsid w:val="00A00755"/>
    <w:rsid w:val="00A00845"/>
    <w:rsid w:val="00A00C49"/>
    <w:rsid w:val="00A00D76"/>
    <w:rsid w:val="00A01051"/>
    <w:rsid w:val="00A012CF"/>
    <w:rsid w:val="00A01314"/>
    <w:rsid w:val="00A01A9C"/>
    <w:rsid w:val="00A01E66"/>
    <w:rsid w:val="00A01E87"/>
    <w:rsid w:val="00A01EB8"/>
    <w:rsid w:val="00A01FA7"/>
    <w:rsid w:val="00A0200D"/>
    <w:rsid w:val="00A02269"/>
    <w:rsid w:val="00A0229A"/>
    <w:rsid w:val="00A024ED"/>
    <w:rsid w:val="00A02544"/>
    <w:rsid w:val="00A027F8"/>
    <w:rsid w:val="00A02986"/>
    <w:rsid w:val="00A02B68"/>
    <w:rsid w:val="00A02C5A"/>
    <w:rsid w:val="00A02CDF"/>
    <w:rsid w:val="00A02E12"/>
    <w:rsid w:val="00A02EBD"/>
    <w:rsid w:val="00A02FCB"/>
    <w:rsid w:val="00A0305C"/>
    <w:rsid w:val="00A03324"/>
    <w:rsid w:val="00A034ED"/>
    <w:rsid w:val="00A038F9"/>
    <w:rsid w:val="00A03B60"/>
    <w:rsid w:val="00A03D42"/>
    <w:rsid w:val="00A03D63"/>
    <w:rsid w:val="00A03E47"/>
    <w:rsid w:val="00A03ED2"/>
    <w:rsid w:val="00A0414F"/>
    <w:rsid w:val="00A041CD"/>
    <w:rsid w:val="00A042B0"/>
    <w:rsid w:val="00A044CC"/>
    <w:rsid w:val="00A04734"/>
    <w:rsid w:val="00A0489F"/>
    <w:rsid w:val="00A049C6"/>
    <w:rsid w:val="00A04AFD"/>
    <w:rsid w:val="00A04B5F"/>
    <w:rsid w:val="00A04BA1"/>
    <w:rsid w:val="00A04BDE"/>
    <w:rsid w:val="00A04F3E"/>
    <w:rsid w:val="00A04F98"/>
    <w:rsid w:val="00A05039"/>
    <w:rsid w:val="00A050FF"/>
    <w:rsid w:val="00A05212"/>
    <w:rsid w:val="00A053DC"/>
    <w:rsid w:val="00A056B7"/>
    <w:rsid w:val="00A05878"/>
    <w:rsid w:val="00A058FE"/>
    <w:rsid w:val="00A05E42"/>
    <w:rsid w:val="00A0615B"/>
    <w:rsid w:val="00A063C4"/>
    <w:rsid w:val="00A06424"/>
    <w:rsid w:val="00A064D9"/>
    <w:rsid w:val="00A064FF"/>
    <w:rsid w:val="00A06662"/>
    <w:rsid w:val="00A0671A"/>
    <w:rsid w:val="00A0683F"/>
    <w:rsid w:val="00A06A92"/>
    <w:rsid w:val="00A06BA4"/>
    <w:rsid w:val="00A06C85"/>
    <w:rsid w:val="00A06EF9"/>
    <w:rsid w:val="00A072B1"/>
    <w:rsid w:val="00A0741B"/>
    <w:rsid w:val="00A074CD"/>
    <w:rsid w:val="00A076D5"/>
    <w:rsid w:val="00A077B5"/>
    <w:rsid w:val="00A07AA1"/>
    <w:rsid w:val="00A07B87"/>
    <w:rsid w:val="00A07C41"/>
    <w:rsid w:val="00A07E02"/>
    <w:rsid w:val="00A07EFC"/>
    <w:rsid w:val="00A1012E"/>
    <w:rsid w:val="00A10344"/>
    <w:rsid w:val="00A1041F"/>
    <w:rsid w:val="00A1045E"/>
    <w:rsid w:val="00A105EB"/>
    <w:rsid w:val="00A106B4"/>
    <w:rsid w:val="00A10705"/>
    <w:rsid w:val="00A10820"/>
    <w:rsid w:val="00A10904"/>
    <w:rsid w:val="00A10D4C"/>
    <w:rsid w:val="00A10D72"/>
    <w:rsid w:val="00A10E94"/>
    <w:rsid w:val="00A10EC1"/>
    <w:rsid w:val="00A10F19"/>
    <w:rsid w:val="00A11029"/>
    <w:rsid w:val="00A1139C"/>
    <w:rsid w:val="00A113CA"/>
    <w:rsid w:val="00A11528"/>
    <w:rsid w:val="00A11792"/>
    <w:rsid w:val="00A11829"/>
    <w:rsid w:val="00A11898"/>
    <w:rsid w:val="00A11943"/>
    <w:rsid w:val="00A11955"/>
    <w:rsid w:val="00A11A3D"/>
    <w:rsid w:val="00A11C66"/>
    <w:rsid w:val="00A11EE4"/>
    <w:rsid w:val="00A12082"/>
    <w:rsid w:val="00A1225B"/>
    <w:rsid w:val="00A12459"/>
    <w:rsid w:val="00A1245F"/>
    <w:rsid w:val="00A12528"/>
    <w:rsid w:val="00A12603"/>
    <w:rsid w:val="00A1263D"/>
    <w:rsid w:val="00A127D0"/>
    <w:rsid w:val="00A127D8"/>
    <w:rsid w:val="00A1286C"/>
    <w:rsid w:val="00A12CED"/>
    <w:rsid w:val="00A12D1A"/>
    <w:rsid w:val="00A12E9C"/>
    <w:rsid w:val="00A12EE5"/>
    <w:rsid w:val="00A12F47"/>
    <w:rsid w:val="00A12F9B"/>
    <w:rsid w:val="00A13048"/>
    <w:rsid w:val="00A13460"/>
    <w:rsid w:val="00A1347E"/>
    <w:rsid w:val="00A13498"/>
    <w:rsid w:val="00A13594"/>
    <w:rsid w:val="00A13993"/>
    <w:rsid w:val="00A139DF"/>
    <w:rsid w:val="00A13B63"/>
    <w:rsid w:val="00A13C24"/>
    <w:rsid w:val="00A13D3D"/>
    <w:rsid w:val="00A13DDE"/>
    <w:rsid w:val="00A13E16"/>
    <w:rsid w:val="00A13E76"/>
    <w:rsid w:val="00A13F0A"/>
    <w:rsid w:val="00A13FF8"/>
    <w:rsid w:val="00A143B9"/>
    <w:rsid w:val="00A1440C"/>
    <w:rsid w:val="00A14510"/>
    <w:rsid w:val="00A14902"/>
    <w:rsid w:val="00A14B63"/>
    <w:rsid w:val="00A14BC1"/>
    <w:rsid w:val="00A14BEC"/>
    <w:rsid w:val="00A14C53"/>
    <w:rsid w:val="00A14F2D"/>
    <w:rsid w:val="00A14F92"/>
    <w:rsid w:val="00A15216"/>
    <w:rsid w:val="00A1537D"/>
    <w:rsid w:val="00A155F3"/>
    <w:rsid w:val="00A15928"/>
    <w:rsid w:val="00A15A47"/>
    <w:rsid w:val="00A15A5B"/>
    <w:rsid w:val="00A15B8E"/>
    <w:rsid w:val="00A15BAF"/>
    <w:rsid w:val="00A15D20"/>
    <w:rsid w:val="00A15E68"/>
    <w:rsid w:val="00A15ECE"/>
    <w:rsid w:val="00A16361"/>
    <w:rsid w:val="00A168B8"/>
    <w:rsid w:val="00A17392"/>
    <w:rsid w:val="00A176FB"/>
    <w:rsid w:val="00A17C11"/>
    <w:rsid w:val="00A17C6B"/>
    <w:rsid w:val="00A17D36"/>
    <w:rsid w:val="00A2019B"/>
    <w:rsid w:val="00A20306"/>
    <w:rsid w:val="00A203F6"/>
    <w:rsid w:val="00A20507"/>
    <w:rsid w:val="00A20658"/>
    <w:rsid w:val="00A207A4"/>
    <w:rsid w:val="00A20807"/>
    <w:rsid w:val="00A20993"/>
    <w:rsid w:val="00A209B7"/>
    <w:rsid w:val="00A20C55"/>
    <w:rsid w:val="00A20D16"/>
    <w:rsid w:val="00A20DA5"/>
    <w:rsid w:val="00A20E75"/>
    <w:rsid w:val="00A2118E"/>
    <w:rsid w:val="00A212F4"/>
    <w:rsid w:val="00A217AE"/>
    <w:rsid w:val="00A217CE"/>
    <w:rsid w:val="00A21B8D"/>
    <w:rsid w:val="00A21C8E"/>
    <w:rsid w:val="00A21F5D"/>
    <w:rsid w:val="00A220C4"/>
    <w:rsid w:val="00A22110"/>
    <w:rsid w:val="00A22447"/>
    <w:rsid w:val="00A2277C"/>
    <w:rsid w:val="00A22933"/>
    <w:rsid w:val="00A22D74"/>
    <w:rsid w:val="00A22FE0"/>
    <w:rsid w:val="00A23443"/>
    <w:rsid w:val="00A23477"/>
    <w:rsid w:val="00A2376D"/>
    <w:rsid w:val="00A237C0"/>
    <w:rsid w:val="00A23E09"/>
    <w:rsid w:val="00A23F05"/>
    <w:rsid w:val="00A241AC"/>
    <w:rsid w:val="00A2421D"/>
    <w:rsid w:val="00A2425D"/>
    <w:rsid w:val="00A24475"/>
    <w:rsid w:val="00A24548"/>
    <w:rsid w:val="00A24860"/>
    <w:rsid w:val="00A248DC"/>
    <w:rsid w:val="00A248E7"/>
    <w:rsid w:val="00A24B7B"/>
    <w:rsid w:val="00A24CFB"/>
    <w:rsid w:val="00A25086"/>
    <w:rsid w:val="00A2538C"/>
    <w:rsid w:val="00A25437"/>
    <w:rsid w:val="00A25543"/>
    <w:rsid w:val="00A258A4"/>
    <w:rsid w:val="00A259F0"/>
    <w:rsid w:val="00A25C10"/>
    <w:rsid w:val="00A25C32"/>
    <w:rsid w:val="00A25E8E"/>
    <w:rsid w:val="00A25F19"/>
    <w:rsid w:val="00A2602B"/>
    <w:rsid w:val="00A263CA"/>
    <w:rsid w:val="00A26566"/>
    <w:rsid w:val="00A26600"/>
    <w:rsid w:val="00A2677C"/>
    <w:rsid w:val="00A26807"/>
    <w:rsid w:val="00A2692D"/>
    <w:rsid w:val="00A269AF"/>
    <w:rsid w:val="00A26AC6"/>
    <w:rsid w:val="00A26B58"/>
    <w:rsid w:val="00A26D66"/>
    <w:rsid w:val="00A26E28"/>
    <w:rsid w:val="00A26E67"/>
    <w:rsid w:val="00A26F9F"/>
    <w:rsid w:val="00A2704F"/>
    <w:rsid w:val="00A2718A"/>
    <w:rsid w:val="00A27540"/>
    <w:rsid w:val="00A276F1"/>
    <w:rsid w:val="00A27726"/>
    <w:rsid w:val="00A277AA"/>
    <w:rsid w:val="00A27A3D"/>
    <w:rsid w:val="00A27B76"/>
    <w:rsid w:val="00A27C09"/>
    <w:rsid w:val="00A27C3F"/>
    <w:rsid w:val="00A27CBA"/>
    <w:rsid w:val="00A27CC0"/>
    <w:rsid w:val="00A27D0C"/>
    <w:rsid w:val="00A27E1D"/>
    <w:rsid w:val="00A27EB0"/>
    <w:rsid w:val="00A3008C"/>
    <w:rsid w:val="00A30222"/>
    <w:rsid w:val="00A30298"/>
    <w:rsid w:val="00A303C5"/>
    <w:rsid w:val="00A3041D"/>
    <w:rsid w:val="00A30522"/>
    <w:rsid w:val="00A3069C"/>
    <w:rsid w:val="00A30895"/>
    <w:rsid w:val="00A3096F"/>
    <w:rsid w:val="00A30975"/>
    <w:rsid w:val="00A30A91"/>
    <w:rsid w:val="00A30AAA"/>
    <w:rsid w:val="00A30B1A"/>
    <w:rsid w:val="00A30CD2"/>
    <w:rsid w:val="00A30FA9"/>
    <w:rsid w:val="00A31042"/>
    <w:rsid w:val="00A31186"/>
    <w:rsid w:val="00A3129F"/>
    <w:rsid w:val="00A31352"/>
    <w:rsid w:val="00A313B9"/>
    <w:rsid w:val="00A31665"/>
    <w:rsid w:val="00A3179B"/>
    <w:rsid w:val="00A31C30"/>
    <w:rsid w:val="00A31CD7"/>
    <w:rsid w:val="00A3221C"/>
    <w:rsid w:val="00A32244"/>
    <w:rsid w:val="00A32270"/>
    <w:rsid w:val="00A32329"/>
    <w:rsid w:val="00A32350"/>
    <w:rsid w:val="00A323A5"/>
    <w:rsid w:val="00A32452"/>
    <w:rsid w:val="00A3245A"/>
    <w:rsid w:val="00A327EA"/>
    <w:rsid w:val="00A3298B"/>
    <w:rsid w:val="00A32A64"/>
    <w:rsid w:val="00A32B1C"/>
    <w:rsid w:val="00A32EED"/>
    <w:rsid w:val="00A330B4"/>
    <w:rsid w:val="00A330B7"/>
    <w:rsid w:val="00A33719"/>
    <w:rsid w:val="00A33725"/>
    <w:rsid w:val="00A337FD"/>
    <w:rsid w:val="00A33961"/>
    <w:rsid w:val="00A339D1"/>
    <w:rsid w:val="00A339FF"/>
    <w:rsid w:val="00A33B3D"/>
    <w:rsid w:val="00A33CC8"/>
    <w:rsid w:val="00A33D44"/>
    <w:rsid w:val="00A33DF8"/>
    <w:rsid w:val="00A33ECA"/>
    <w:rsid w:val="00A341BE"/>
    <w:rsid w:val="00A34633"/>
    <w:rsid w:val="00A34A6D"/>
    <w:rsid w:val="00A34D1B"/>
    <w:rsid w:val="00A34FC6"/>
    <w:rsid w:val="00A3509D"/>
    <w:rsid w:val="00A3518A"/>
    <w:rsid w:val="00A351ED"/>
    <w:rsid w:val="00A352AA"/>
    <w:rsid w:val="00A352E0"/>
    <w:rsid w:val="00A35332"/>
    <w:rsid w:val="00A35443"/>
    <w:rsid w:val="00A3593F"/>
    <w:rsid w:val="00A35AB0"/>
    <w:rsid w:val="00A35CAF"/>
    <w:rsid w:val="00A35D84"/>
    <w:rsid w:val="00A35FB6"/>
    <w:rsid w:val="00A35FF1"/>
    <w:rsid w:val="00A36216"/>
    <w:rsid w:val="00A36257"/>
    <w:rsid w:val="00A3628E"/>
    <w:rsid w:val="00A36679"/>
    <w:rsid w:val="00A366E8"/>
    <w:rsid w:val="00A36C0C"/>
    <w:rsid w:val="00A36C6D"/>
    <w:rsid w:val="00A36E55"/>
    <w:rsid w:val="00A371F7"/>
    <w:rsid w:val="00A372A1"/>
    <w:rsid w:val="00A37391"/>
    <w:rsid w:val="00A37394"/>
    <w:rsid w:val="00A373E0"/>
    <w:rsid w:val="00A375DD"/>
    <w:rsid w:val="00A377C4"/>
    <w:rsid w:val="00A37B6B"/>
    <w:rsid w:val="00A37BE4"/>
    <w:rsid w:val="00A37C22"/>
    <w:rsid w:val="00A401B5"/>
    <w:rsid w:val="00A401EF"/>
    <w:rsid w:val="00A4020F"/>
    <w:rsid w:val="00A403A8"/>
    <w:rsid w:val="00A403B7"/>
    <w:rsid w:val="00A4086E"/>
    <w:rsid w:val="00A40AAA"/>
    <w:rsid w:val="00A40B1F"/>
    <w:rsid w:val="00A40D92"/>
    <w:rsid w:val="00A40E16"/>
    <w:rsid w:val="00A411F9"/>
    <w:rsid w:val="00A412D8"/>
    <w:rsid w:val="00A41428"/>
    <w:rsid w:val="00A415BB"/>
    <w:rsid w:val="00A416A6"/>
    <w:rsid w:val="00A417A9"/>
    <w:rsid w:val="00A4190A"/>
    <w:rsid w:val="00A4192F"/>
    <w:rsid w:val="00A4196B"/>
    <w:rsid w:val="00A41C82"/>
    <w:rsid w:val="00A41DB5"/>
    <w:rsid w:val="00A41ECC"/>
    <w:rsid w:val="00A42046"/>
    <w:rsid w:val="00A423B6"/>
    <w:rsid w:val="00A42602"/>
    <w:rsid w:val="00A42604"/>
    <w:rsid w:val="00A428DF"/>
    <w:rsid w:val="00A42934"/>
    <w:rsid w:val="00A42ACF"/>
    <w:rsid w:val="00A42C4D"/>
    <w:rsid w:val="00A42F45"/>
    <w:rsid w:val="00A4303C"/>
    <w:rsid w:val="00A430A0"/>
    <w:rsid w:val="00A4359D"/>
    <w:rsid w:val="00A43962"/>
    <w:rsid w:val="00A43B41"/>
    <w:rsid w:val="00A43BF0"/>
    <w:rsid w:val="00A43D31"/>
    <w:rsid w:val="00A43DAF"/>
    <w:rsid w:val="00A43DF4"/>
    <w:rsid w:val="00A43E73"/>
    <w:rsid w:val="00A43F01"/>
    <w:rsid w:val="00A43F3C"/>
    <w:rsid w:val="00A43FC7"/>
    <w:rsid w:val="00A440A6"/>
    <w:rsid w:val="00A4420A"/>
    <w:rsid w:val="00A4449D"/>
    <w:rsid w:val="00A4466D"/>
    <w:rsid w:val="00A44940"/>
    <w:rsid w:val="00A449FA"/>
    <w:rsid w:val="00A44BA8"/>
    <w:rsid w:val="00A44E06"/>
    <w:rsid w:val="00A44FB1"/>
    <w:rsid w:val="00A452E0"/>
    <w:rsid w:val="00A45510"/>
    <w:rsid w:val="00A45609"/>
    <w:rsid w:val="00A45745"/>
    <w:rsid w:val="00A457C7"/>
    <w:rsid w:val="00A457CD"/>
    <w:rsid w:val="00A45873"/>
    <w:rsid w:val="00A458A3"/>
    <w:rsid w:val="00A45A08"/>
    <w:rsid w:val="00A45AE1"/>
    <w:rsid w:val="00A45AEA"/>
    <w:rsid w:val="00A45D67"/>
    <w:rsid w:val="00A461A9"/>
    <w:rsid w:val="00A461D0"/>
    <w:rsid w:val="00A461FF"/>
    <w:rsid w:val="00A46227"/>
    <w:rsid w:val="00A46329"/>
    <w:rsid w:val="00A4635B"/>
    <w:rsid w:val="00A463D2"/>
    <w:rsid w:val="00A466FF"/>
    <w:rsid w:val="00A4687F"/>
    <w:rsid w:val="00A46A40"/>
    <w:rsid w:val="00A46B67"/>
    <w:rsid w:val="00A46CF1"/>
    <w:rsid w:val="00A46E3C"/>
    <w:rsid w:val="00A46E80"/>
    <w:rsid w:val="00A47061"/>
    <w:rsid w:val="00A473E6"/>
    <w:rsid w:val="00A4769E"/>
    <w:rsid w:val="00A476C2"/>
    <w:rsid w:val="00A47938"/>
    <w:rsid w:val="00A479A7"/>
    <w:rsid w:val="00A47B46"/>
    <w:rsid w:val="00A47B7C"/>
    <w:rsid w:val="00A47DE3"/>
    <w:rsid w:val="00A50027"/>
    <w:rsid w:val="00A500F4"/>
    <w:rsid w:val="00A50351"/>
    <w:rsid w:val="00A50511"/>
    <w:rsid w:val="00A50656"/>
    <w:rsid w:val="00A50815"/>
    <w:rsid w:val="00A50AE6"/>
    <w:rsid w:val="00A50D98"/>
    <w:rsid w:val="00A50DAD"/>
    <w:rsid w:val="00A510BB"/>
    <w:rsid w:val="00A5173E"/>
    <w:rsid w:val="00A51751"/>
    <w:rsid w:val="00A51943"/>
    <w:rsid w:val="00A51A2E"/>
    <w:rsid w:val="00A51A7B"/>
    <w:rsid w:val="00A51D65"/>
    <w:rsid w:val="00A51E2C"/>
    <w:rsid w:val="00A5216A"/>
    <w:rsid w:val="00A521A7"/>
    <w:rsid w:val="00A5236C"/>
    <w:rsid w:val="00A5255F"/>
    <w:rsid w:val="00A5260B"/>
    <w:rsid w:val="00A5267B"/>
    <w:rsid w:val="00A526AD"/>
    <w:rsid w:val="00A52751"/>
    <w:rsid w:val="00A528A4"/>
    <w:rsid w:val="00A52A5B"/>
    <w:rsid w:val="00A52AB8"/>
    <w:rsid w:val="00A52D5F"/>
    <w:rsid w:val="00A52DA5"/>
    <w:rsid w:val="00A52F6A"/>
    <w:rsid w:val="00A5300A"/>
    <w:rsid w:val="00A53111"/>
    <w:rsid w:val="00A534F5"/>
    <w:rsid w:val="00A5357D"/>
    <w:rsid w:val="00A53869"/>
    <w:rsid w:val="00A53BF1"/>
    <w:rsid w:val="00A53CD5"/>
    <w:rsid w:val="00A53EA4"/>
    <w:rsid w:val="00A53F2C"/>
    <w:rsid w:val="00A5420F"/>
    <w:rsid w:val="00A54B05"/>
    <w:rsid w:val="00A54B17"/>
    <w:rsid w:val="00A54B5B"/>
    <w:rsid w:val="00A54D82"/>
    <w:rsid w:val="00A54DA9"/>
    <w:rsid w:val="00A54F53"/>
    <w:rsid w:val="00A5514D"/>
    <w:rsid w:val="00A553EF"/>
    <w:rsid w:val="00A5547C"/>
    <w:rsid w:val="00A5568F"/>
    <w:rsid w:val="00A556A6"/>
    <w:rsid w:val="00A556B2"/>
    <w:rsid w:val="00A556DF"/>
    <w:rsid w:val="00A556E0"/>
    <w:rsid w:val="00A557EB"/>
    <w:rsid w:val="00A55824"/>
    <w:rsid w:val="00A5595A"/>
    <w:rsid w:val="00A55F98"/>
    <w:rsid w:val="00A56206"/>
    <w:rsid w:val="00A56686"/>
    <w:rsid w:val="00A566C9"/>
    <w:rsid w:val="00A5676F"/>
    <w:rsid w:val="00A5679D"/>
    <w:rsid w:val="00A571CF"/>
    <w:rsid w:val="00A57266"/>
    <w:rsid w:val="00A57286"/>
    <w:rsid w:val="00A572DB"/>
    <w:rsid w:val="00A5736F"/>
    <w:rsid w:val="00A57397"/>
    <w:rsid w:val="00A5766B"/>
    <w:rsid w:val="00A576BC"/>
    <w:rsid w:val="00A576DC"/>
    <w:rsid w:val="00A5777C"/>
    <w:rsid w:val="00A5779A"/>
    <w:rsid w:val="00A577F4"/>
    <w:rsid w:val="00A5787D"/>
    <w:rsid w:val="00A5788F"/>
    <w:rsid w:val="00A5795B"/>
    <w:rsid w:val="00A57BA3"/>
    <w:rsid w:val="00A57C10"/>
    <w:rsid w:val="00A57EC5"/>
    <w:rsid w:val="00A57F55"/>
    <w:rsid w:val="00A60045"/>
    <w:rsid w:val="00A60610"/>
    <w:rsid w:val="00A60718"/>
    <w:rsid w:val="00A60907"/>
    <w:rsid w:val="00A60A66"/>
    <w:rsid w:val="00A60A9E"/>
    <w:rsid w:val="00A60B4B"/>
    <w:rsid w:val="00A60BC3"/>
    <w:rsid w:val="00A6109D"/>
    <w:rsid w:val="00A612F9"/>
    <w:rsid w:val="00A61300"/>
    <w:rsid w:val="00A61488"/>
    <w:rsid w:val="00A61687"/>
    <w:rsid w:val="00A6184D"/>
    <w:rsid w:val="00A618C1"/>
    <w:rsid w:val="00A619A8"/>
    <w:rsid w:val="00A619E5"/>
    <w:rsid w:val="00A61C66"/>
    <w:rsid w:val="00A61FA0"/>
    <w:rsid w:val="00A62008"/>
    <w:rsid w:val="00A626CA"/>
    <w:rsid w:val="00A6282E"/>
    <w:rsid w:val="00A628CB"/>
    <w:rsid w:val="00A629C6"/>
    <w:rsid w:val="00A62B39"/>
    <w:rsid w:val="00A62BEC"/>
    <w:rsid w:val="00A62D30"/>
    <w:rsid w:val="00A62EF8"/>
    <w:rsid w:val="00A62F70"/>
    <w:rsid w:val="00A6301C"/>
    <w:rsid w:val="00A63156"/>
    <w:rsid w:val="00A632CB"/>
    <w:rsid w:val="00A635EE"/>
    <w:rsid w:val="00A636FA"/>
    <w:rsid w:val="00A637AD"/>
    <w:rsid w:val="00A63918"/>
    <w:rsid w:val="00A63B72"/>
    <w:rsid w:val="00A63B99"/>
    <w:rsid w:val="00A642C5"/>
    <w:rsid w:val="00A642D4"/>
    <w:rsid w:val="00A6434B"/>
    <w:rsid w:val="00A64443"/>
    <w:rsid w:val="00A6448E"/>
    <w:rsid w:val="00A649D8"/>
    <w:rsid w:val="00A65097"/>
    <w:rsid w:val="00A6512A"/>
    <w:rsid w:val="00A651B9"/>
    <w:rsid w:val="00A65267"/>
    <w:rsid w:val="00A653F4"/>
    <w:rsid w:val="00A653F5"/>
    <w:rsid w:val="00A653F7"/>
    <w:rsid w:val="00A654BF"/>
    <w:rsid w:val="00A655B0"/>
    <w:rsid w:val="00A655D6"/>
    <w:rsid w:val="00A657BB"/>
    <w:rsid w:val="00A65849"/>
    <w:rsid w:val="00A65A49"/>
    <w:rsid w:val="00A65C63"/>
    <w:rsid w:val="00A65C6E"/>
    <w:rsid w:val="00A65CDB"/>
    <w:rsid w:val="00A661CB"/>
    <w:rsid w:val="00A66201"/>
    <w:rsid w:val="00A66290"/>
    <w:rsid w:val="00A662BF"/>
    <w:rsid w:val="00A66394"/>
    <w:rsid w:val="00A66536"/>
    <w:rsid w:val="00A6685C"/>
    <w:rsid w:val="00A66B46"/>
    <w:rsid w:val="00A66B7E"/>
    <w:rsid w:val="00A66C72"/>
    <w:rsid w:val="00A66D55"/>
    <w:rsid w:val="00A66F91"/>
    <w:rsid w:val="00A670AE"/>
    <w:rsid w:val="00A67315"/>
    <w:rsid w:val="00A674FB"/>
    <w:rsid w:val="00A675D3"/>
    <w:rsid w:val="00A67638"/>
    <w:rsid w:val="00A67670"/>
    <w:rsid w:val="00A676BD"/>
    <w:rsid w:val="00A67872"/>
    <w:rsid w:val="00A67978"/>
    <w:rsid w:val="00A679D3"/>
    <w:rsid w:val="00A67D10"/>
    <w:rsid w:val="00A67D5F"/>
    <w:rsid w:val="00A700A3"/>
    <w:rsid w:val="00A7017E"/>
    <w:rsid w:val="00A7030D"/>
    <w:rsid w:val="00A7048D"/>
    <w:rsid w:val="00A70561"/>
    <w:rsid w:val="00A705AB"/>
    <w:rsid w:val="00A70612"/>
    <w:rsid w:val="00A70640"/>
    <w:rsid w:val="00A7074B"/>
    <w:rsid w:val="00A7075B"/>
    <w:rsid w:val="00A7088D"/>
    <w:rsid w:val="00A709F0"/>
    <w:rsid w:val="00A709FF"/>
    <w:rsid w:val="00A70A02"/>
    <w:rsid w:val="00A70B69"/>
    <w:rsid w:val="00A70C7F"/>
    <w:rsid w:val="00A70D33"/>
    <w:rsid w:val="00A70DD4"/>
    <w:rsid w:val="00A7127C"/>
    <w:rsid w:val="00A7135A"/>
    <w:rsid w:val="00A7136B"/>
    <w:rsid w:val="00A715F3"/>
    <w:rsid w:val="00A71606"/>
    <w:rsid w:val="00A7162F"/>
    <w:rsid w:val="00A71724"/>
    <w:rsid w:val="00A71852"/>
    <w:rsid w:val="00A71886"/>
    <w:rsid w:val="00A718BC"/>
    <w:rsid w:val="00A71A6D"/>
    <w:rsid w:val="00A71B20"/>
    <w:rsid w:val="00A71BC0"/>
    <w:rsid w:val="00A71C19"/>
    <w:rsid w:val="00A71CE6"/>
    <w:rsid w:val="00A71CF1"/>
    <w:rsid w:val="00A71D05"/>
    <w:rsid w:val="00A71DFD"/>
    <w:rsid w:val="00A71E61"/>
    <w:rsid w:val="00A71EF3"/>
    <w:rsid w:val="00A71F78"/>
    <w:rsid w:val="00A7247F"/>
    <w:rsid w:val="00A725CC"/>
    <w:rsid w:val="00A7284A"/>
    <w:rsid w:val="00A72856"/>
    <w:rsid w:val="00A72B20"/>
    <w:rsid w:val="00A72CD1"/>
    <w:rsid w:val="00A72DD9"/>
    <w:rsid w:val="00A72FAC"/>
    <w:rsid w:val="00A73019"/>
    <w:rsid w:val="00A730DD"/>
    <w:rsid w:val="00A73153"/>
    <w:rsid w:val="00A7319D"/>
    <w:rsid w:val="00A73415"/>
    <w:rsid w:val="00A7348D"/>
    <w:rsid w:val="00A7350C"/>
    <w:rsid w:val="00A736A0"/>
    <w:rsid w:val="00A73799"/>
    <w:rsid w:val="00A738D5"/>
    <w:rsid w:val="00A73912"/>
    <w:rsid w:val="00A73A58"/>
    <w:rsid w:val="00A73C4A"/>
    <w:rsid w:val="00A73C69"/>
    <w:rsid w:val="00A73D8E"/>
    <w:rsid w:val="00A73DCA"/>
    <w:rsid w:val="00A73DEB"/>
    <w:rsid w:val="00A73EA3"/>
    <w:rsid w:val="00A73EF9"/>
    <w:rsid w:val="00A73F17"/>
    <w:rsid w:val="00A73F18"/>
    <w:rsid w:val="00A742D7"/>
    <w:rsid w:val="00A743B0"/>
    <w:rsid w:val="00A7441D"/>
    <w:rsid w:val="00A74455"/>
    <w:rsid w:val="00A744CB"/>
    <w:rsid w:val="00A74550"/>
    <w:rsid w:val="00A745F6"/>
    <w:rsid w:val="00A7462A"/>
    <w:rsid w:val="00A74770"/>
    <w:rsid w:val="00A7481A"/>
    <w:rsid w:val="00A748BE"/>
    <w:rsid w:val="00A749C8"/>
    <w:rsid w:val="00A74C1D"/>
    <w:rsid w:val="00A74DF9"/>
    <w:rsid w:val="00A75174"/>
    <w:rsid w:val="00A756D7"/>
    <w:rsid w:val="00A757AF"/>
    <w:rsid w:val="00A757DE"/>
    <w:rsid w:val="00A758DA"/>
    <w:rsid w:val="00A75B5A"/>
    <w:rsid w:val="00A75C0A"/>
    <w:rsid w:val="00A75D85"/>
    <w:rsid w:val="00A75F1C"/>
    <w:rsid w:val="00A75FF2"/>
    <w:rsid w:val="00A76137"/>
    <w:rsid w:val="00A761B6"/>
    <w:rsid w:val="00A76258"/>
    <w:rsid w:val="00A762FE"/>
    <w:rsid w:val="00A764EB"/>
    <w:rsid w:val="00A76792"/>
    <w:rsid w:val="00A76892"/>
    <w:rsid w:val="00A76977"/>
    <w:rsid w:val="00A76B3B"/>
    <w:rsid w:val="00A76E46"/>
    <w:rsid w:val="00A76EAD"/>
    <w:rsid w:val="00A76F3A"/>
    <w:rsid w:val="00A7713D"/>
    <w:rsid w:val="00A771E8"/>
    <w:rsid w:val="00A772BF"/>
    <w:rsid w:val="00A7736C"/>
    <w:rsid w:val="00A773A6"/>
    <w:rsid w:val="00A7779D"/>
    <w:rsid w:val="00A778F7"/>
    <w:rsid w:val="00A7792D"/>
    <w:rsid w:val="00A779F0"/>
    <w:rsid w:val="00A77B3E"/>
    <w:rsid w:val="00A77F4E"/>
    <w:rsid w:val="00A802F9"/>
    <w:rsid w:val="00A80471"/>
    <w:rsid w:val="00A8075B"/>
    <w:rsid w:val="00A808F0"/>
    <w:rsid w:val="00A8097D"/>
    <w:rsid w:val="00A809A2"/>
    <w:rsid w:val="00A81217"/>
    <w:rsid w:val="00A8133E"/>
    <w:rsid w:val="00A81351"/>
    <w:rsid w:val="00A81401"/>
    <w:rsid w:val="00A81542"/>
    <w:rsid w:val="00A81582"/>
    <w:rsid w:val="00A81737"/>
    <w:rsid w:val="00A81E5E"/>
    <w:rsid w:val="00A81ECB"/>
    <w:rsid w:val="00A81FA9"/>
    <w:rsid w:val="00A8227A"/>
    <w:rsid w:val="00A822FA"/>
    <w:rsid w:val="00A8237F"/>
    <w:rsid w:val="00A823AC"/>
    <w:rsid w:val="00A824E7"/>
    <w:rsid w:val="00A825F5"/>
    <w:rsid w:val="00A82615"/>
    <w:rsid w:val="00A82887"/>
    <w:rsid w:val="00A82BA5"/>
    <w:rsid w:val="00A82C6E"/>
    <w:rsid w:val="00A82C96"/>
    <w:rsid w:val="00A83009"/>
    <w:rsid w:val="00A8338F"/>
    <w:rsid w:val="00A834E5"/>
    <w:rsid w:val="00A8355B"/>
    <w:rsid w:val="00A83A4F"/>
    <w:rsid w:val="00A83C23"/>
    <w:rsid w:val="00A83C8E"/>
    <w:rsid w:val="00A83DBD"/>
    <w:rsid w:val="00A83E75"/>
    <w:rsid w:val="00A83F78"/>
    <w:rsid w:val="00A84071"/>
    <w:rsid w:val="00A84431"/>
    <w:rsid w:val="00A84595"/>
    <w:rsid w:val="00A84674"/>
    <w:rsid w:val="00A846DB"/>
    <w:rsid w:val="00A8470C"/>
    <w:rsid w:val="00A84852"/>
    <w:rsid w:val="00A84889"/>
    <w:rsid w:val="00A8499B"/>
    <w:rsid w:val="00A84A55"/>
    <w:rsid w:val="00A84A5F"/>
    <w:rsid w:val="00A84AF2"/>
    <w:rsid w:val="00A84BA4"/>
    <w:rsid w:val="00A84BE9"/>
    <w:rsid w:val="00A84CD7"/>
    <w:rsid w:val="00A84DC8"/>
    <w:rsid w:val="00A84EE8"/>
    <w:rsid w:val="00A850E7"/>
    <w:rsid w:val="00A851B9"/>
    <w:rsid w:val="00A852C6"/>
    <w:rsid w:val="00A852E8"/>
    <w:rsid w:val="00A853CA"/>
    <w:rsid w:val="00A856AC"/>
    <w:rsid w:val="00A85750"/>
    <w:rsid w:val="00A85886"/>
    <w:rsid w:val="00A858A2"/>
    <w:rsid w:val="00A85990"/>
    <w:rsid w:val="00A85C87"/>
    <w:rsid w:val="00A85E21"/>
    <w:rsid w:val="00A85FEB"/>
    <w:rsid w:val="00A860F3"/>
    <w:rsid w:val="00A861A6"/>
    <w:rsid w:val="00A8624F"/>
    <w:rsid w:val="00A86365"/>
    <w:rsid w:val="00A863E4"/>
    <w:rsid w:val="00A86463"/>
    <w:rsid w:val="00A86471"/>
    <w:rsid w:val="00A865D8"/>
    <w:rsid w:val="00A86672"/>
    <w:rsid w:val="00A86762"/>
    <w:rsid w:val="00A86997"/>
    <w:rsid w:val="00A869B7"/>
    <w:rsid w:val="00A86E84"/>
    <w:rsid w:val="00A86FA2"/>
    <w:rsid w:val="00A873C7"/>
    <w:rsid w:val="00A8743D"/>
    <w:rsid w:val="00A876FD"/>
    <w:rsid w:val="00A877A7"/>
    <w:rsid w:val="00A878CF"/>
    <w:rsid w:val="00A8797F"/>
    <w:rsid w:val="00A879A7"/>
    <w:rsid w:val="00A87AE5"/>
    <w:rsid w:val="00A87B3C"/>
    <w:rsid w:val="00A87B68"/>
    <w:rsid w:val="00A87CF5"/>
    <w:rsid w:val="00A87EDA"/>
    <w:rsid w:val="00A87EF4"/>
    <w:rsid w:val="00A90148"/>
    <w:rsid w:val="00A90259"/>
    <w:rsid w:val="00A90358"/>
    <w:rsid w:val="00A904EE"/>
    <w:rsid w:val="00A909D1"/>
    <w:rsid w:val="00A90B4F"/>
    <w:rsid w:val="00A90C96"/>
    <w:rsid w:val="00A90D56"/>
    <w:rsid w:val="00A90DA9"/>
    <w:rsid w:val="00A90EC4"/>
    <w:rsid w:val="00A90F8E"/>
    <w:rsid w:val="00A90F91"/>
    <w:rsid w:val="00A9102F"/>
    <w:rsid w:val="00A9119E"/>
    <w:rsid w:val="00A911AF"/>
    <w:rsid w:val="00A9132C"/>
    <w:rsid w:val="00A91552"/>
    <w:rsid w:val="00A91593"/>
    <w:rsid w:val="00A915E8"/>
    <w:rsid w:val="00A91631"/>
    <w:rsid w:val="00A9172D"/>
    <w:rsid w:val="00A91817"/>
    <w:rsid w:val="00A91929"/>
    <w:rsid w:val="00A91A68"/>
    <w:rsid w:val="00A91B58"/>
    <w:rsid w:val="00A91C95"/>
    <w:rsid w:val="00A91D9F"/>
    <w:rsid w:val="00A91F4B"/>
    <w:rsid w:val="00A92061"/>
    <w:rsid w:val="00A921C1"/>
    <w:rsid w:val="00A921E9"/>
    <w:rsid w:val="00A9235F"/>
    <w:rsid w:val="00A9249A"/>
    <w:rsid w:val="00A92738"/>
    <w:rsid w:val="00A928F1"/>
    <w:rsid w:val="00A92970"/>
    <w:rsid w:val="00A92BFF"/>
    <w:rsid w:val="00A92C27"/>
    <w:rsid w:val="00A92D00"/>
    <w:rsid w:val="00A92D93"/>
    <w:rsid w:val="00A92E54"/>
    <w:rsid w:val="00A93063"/>
    <w:rsid w:val="00A93069"/>
    <w:rsid w:val="00A930AD"/>
    <w:rsid w:val="00A932CC"/>
    <w:rsid w:val="00A93567"/>
    <w:rsid w:val="00A93796"/>
    <w:rsid w:val="00A93A77"/>
    <w:rsid w:val="00A93D41"/>
    <w:rsid w:val="00A93E03"/>
    <w:rsid w:val="00A94119"/>
    <w:rsid w:val="00A94148"/>
    <w:rsid w:val="00A941DB"/>
    <w:rsid w:val="00A9429F"/>
    <w:rsid w:val="00A942EE"/>
    <w:rsid w:val="00A94520"/>
    <w:rsid w:val="00A945BA"/>
    <w:rsid w:val="00A94A54"/>
    <w:rsid w:val="00A94CF9"/>
    <w:rsid w:val="00A94D70"/>
    <w:rsid w:val="00A94FB6"/>
    <w:rsid w:val="00A9501F"/>
    <w:rsid w:val="00A950AB"/>
    <w:rsid w:val="00A95197"/>
    <w:rsid w:val="00A952F4"/>
    <w:rsid w:val="00A954EE"/>
    <w:rsid w:val="00A957CE"/>
    <w:rsid w:val="00A957FF"/>
    <w:rsid w:val="00A95C01"/>
    <w:rsid w:val="00A95C55"/>
    <w:rsid w:val="00A95C7C"/>
    <w:rsid w:val="00A95CBD"/>
    <w:rsid w:val="00A95D0B"/>
    <w:rsid w:val="00A95D2D"/>
    <w:rsid w:val="00A95D2F"/>
    <w:rsid w:val="00A964DE"/>
    <w:rsid w:val="00A965CF"/>
    <w:rsid w:val="00A9665B"/>
    <w:rsid w:val="00A96695"/>
    <w:rsid w:val="00A96799"/>
    <w:rsid w:val="00A968C3"/>
    <w:rsid w:val="00A96EEF"/>
    <w:rsid w:val="00A97167"/>
    <w:rsid w:val="00A971F2"/>
    <w:rsid w:val="00A97222"/>
    <w:rsid w:val="00A97248"/>
    <w:rsid w:val="00A97356"/>
    <w:rsid w:val="00A974BC"/>
    <w:rsid w:val="00A97512"/>
    <w:rsid w:val="00A97569"/>
    <w:rsid w:val="00A977A4"/>
    <w:rsid w:val="00A97AA1"/>
    <w:rsid w:val="00A97ADF"/>
    <w:rsid w:val="00A97C19"/>
    <w:rsid w:val="00A97C73"/>
    <w:rsid w:val="00A97CF9"/>
    <w:rsid w:val="00A97FD3"/>
    <w:rsid w:val="00AA0146"/>
    <w:rsid w:val="00AA070A"/>
    <w:rsid w:val="00AA0821"/>
    <w:rsid w:val="00AA0859"/>
    <w:rsid w:val="00AA0921"/>
    <w:rsid w:val="00AA0971"/>
    <w:rsid w:val="00AA09DA"/>
    <w:rsid w:val="00AA0A3A"/>
    <w:rsid w:val="00AA0C68"/>
    <w:rsid w:val="00AA0DE4"/>
    <w:rsid w:val="00AA0FB1"/>
    <w:rsid w:val="00AA0FE2"/>
    <w:rsid w:val="00AA0FF6"/>
    <w:rsid w:val="00AA124C"/>
    <w:rsid w:val="00AA1257"/>
    <w:rsid w:val="00AA1296"/>
    <w:rsid w:val="00AA129F"/>
    <w:rsid w:val="00AA14C8"/>
    <w:rsid w:val="00AA1542"/>
    <w:rsid w:val="00AA15BF"/>
    <w:rsid w:val="00AA160A"/>
    <w:rsid w:val="00AA17C0"/>
    <w:rsid w:val="00AA1901"/>
    <w:rsid w:val="00AA1979"/>
    <w:rsid w:val="00AA1D3F"/>
    <w:rsid w:val="00AA23A3"/>
    <w:rsid w:val="00AA2574"/>
    <w:rsid w:val="00AA2695"/>
    <w:rsid w:val="00AA2B97"/>
    <w:rsid w:val="00AA2E6B"/>
    <w:rsid w:val="00AA2EE9"/>
    <w:rsid w:val="00AA2FFC"/>
    <w:rsid w:val="00AA312F"/>
    <w:rsid w:val="00AA329E"/>
    <w:rsid w:val="00AA3455"/>
    <w:rsid w:val="00AA34E7"/>
    <w:rsid w:val="00AA373C"/>
    <w:rsid w:val="00AA380A"/>
    <w:rsid w:val="00AA39AA"/>
    <w:rsid w:val="00AA3E3D"/>
    <w:rsid w:val="00AA47A6"/>
    <w:rsid w:val="00AA48C6"/>
    <w:rsid w:val="00AA4AC6"/>
    <w:rsid w:val="00AA4D20"/>
    <w:rsid w:val="00AA4D7E"/>
    <w:rsid w:val="00AA4DB9"/>
    <w:rsid w:val="00AA505F"/>
    <w:rsid w:val="00AA5212"/>
    <w:rsid w:val="00AA5252"/>
    <w:rsid w:val="00AA5462"/>
    <w:rsid w:val="00AA57A9"/>
    <w:rsid w:val="00AA5869"/>
    <w:rsid w:val="00AA5A9A"/>
    <w:rsid w:val="00AA5B46"/>
    <w:rsid w:val="00AA5C2B"/>
    <w:rsid w:val="00AA5C2D"/>
    <w:rsid w:val="00AA5C91"/>
    <w:rsid w:val="00AA5E6D"/>
    <w:rsid w:val="00AA607A"/>
    <w:rsid w:val="00AA610F"/>
    <w:rsid w:val="00AA6123"/>
    <w:rsid w:val="00AA6233"/>
    <w:rsid w:val="00AA6394"/>
    <w:rsid w:val="00AA6464"/>
    <w:rsid w:val="00AA64F6"/>
    <w:rsid w:val="00AA64F9"/>
    <w:rsid w:val="00AA66C3"/>
    <w:rsid w:val="00AA67AC"/>
    <w:rsid w:val="00AA68FB"/>
    <w:rsid w:val="00AA6979"/>
    <w:rsid w:val="00AA6A2B"/>
    <w:rsid w:val="00AA6AA4"/>
    <w:rsid w:val="00AA6B9D"/>
    <w:rsid w:val="00AA6D38"/>
    <w:rsid w:val="00AA6D53"/>
    <w:rsid w:val="00AA6E9A"/>
    <w:rsid w:val="00AA713C"/>
    <w:rsid w:val="00AA72EE"/>
    <w:rsid w:val="00AA73CE"/>
    <w:rsid w:val="00AA7458"/>
    <w:rsid w:val="00AA7473"/>
    <w:rsid w:val="00AA761E"/>
    <w:rsid w:val="00AA7885"/>
    <w:rsid w:val="00AA7E40"/>
    <w:rsid w:val="00AB0088"/>
    <w:rsid w:val="00AB01E9"/>
    <w:rsid w:val="00AB01FF"/>
    <w:rsid w:val="00AB020C"/>
    <w:rsid w:val="00AB06FA"/>
    <w:rsid w:val="00AB0748"/>
    <w:rsid w:val="00AB0B56"/>
    <w:rsid w:val="00AB0DE1"/>
    <w:rsid w:val="00AB0FC6"/>
    <w:rsid w:val="00AB1162"/>
    <w:rsid w:val="00AB1226"/>
    <w:rsid w:val="00AB1483"/>
    <w:rsid w:val="00AB14B8"/>
    <w:rsid w:val="00AB157A"/>
    <w:rsid w:val="00AB15BC"/>
    <w:rsid w:val="00AB1683"/>
    <w:rsid w:val="00AB191A"/>
    <w:rsid w:val="00AB1CD9"/>
    <w:rsid w:val="00AB1D4D"/>
    <w:rsid w:val="00AB1E36"/>
    <w:rsid w:val="00AB1F31"/>
    <w:rsid w:val="00AB21C5"/>
    <w:rsid w:val="00AB248D"/>
    <w:rsid w:val="00AB2696"/>
    <w:rsid w:val="00AB2797"/>
    <w:rsid w:val="00AB27F0"/>
    <w:rsid w:val="00AB27F3"/>
    <w:rsid w:val="00AB2BBF"/>
    <w:rsid w:val="00AB2D6B"/>
    <w:rsid w:val="00AB2E6F"/>
    <w:rsid w:val="00AB3174"/>
    <w:rsid w:val="00AB323E"/>
    <w:rsid w:val="00AB32DF"/>
    <w:rsid w:val="00AB33EA"/>
    <w:rsid w:val="00AB3493"/>
    <w:rsid w:val="00AB372B"/>
    <w:rsid w:val="00AB39F9"/>
    <w:rsid w:val="00AB3A57"/>
    <w:rsid w:val="00AB3CB8"/>
    <w:rsid w:val="00AB3D74"/>
    <w:rsid w:val="00AB3DA6"/>
    <w:rsid w:val="00AB407B"/>
    <w:rsid w:val="00AB42A7"/>
    <w:rsid w:val="00AB42B6"/>
    <w:rsid w:val="00AB4580"/>
    <w:rsid w:val="00AB46A3"/>
    <w:rsid w:val="00AB46EF"/>
    <w:rsid w:val="00AB4A58"/>
    <w:rsid w:val="00AB4C4C"/>
    <w:rsid w:val="00AB4CFB"/>
    <w:rsid w:val="00AB4E2D"/>
    <w:rsid w:val="00AB4E98"/>
    <w:rsid w:val="00AB510D"/>
    <w:rsid w:val="00AB5295"/>
    <w:rsid w:val="00AB52C7"/>
    <w:rsid w:val="00AB537E"/>
    <w:rsid w:val="00AB54BE"/>
    <w:rsid w:val="00AB5764"/>
    <w:rsid w:val="00AB59EE"/>
    <w:rsid w:val="00AB5E22"/>
    <w:rsid w:val="00AB638D"/>
    <w:rsid w:val="00AB658E"/>
    <w:rsid w:val="00AB66D0"/>
    <w:rsid w:val="00AB66E7"/>
    <w:rsid w:val="00AB687B"/>
    <w:rsid w:val="00AB6894"/>
    <w:rsid w:val="00AB689F"/>
    <w:rsid w:val="00AB6AC6"/>
    <w:rsid w:val="00AB6CBD"/>
    <w:rsid w:val="00AB6F41"/>
    <w:rsid w:val="00AB763E"/>
    <w:rsid w:val="00AB7688"/>
    <w:rsid w:val="00AB771D"/>
    <w:rsid w:val="00AB7801"/>
    <w:rsid w:val="00AB78A1"/>
    <w:rsid w:val="00AB7C35"/>
    <w:rsid w:val="00AB7C65"/>
    <w:rsid w:val="00AB7EF1"/>
    <w:rsid w:val="00AC0245"/>
    <w:rsid w:val="00AC0362"/>
    <w:rsid w:val="00AC04F7"/>
    <w:rsid w:val="00AC05E1"/>
    <w:rsid w:val="00AC0628"/>
    <w:rsid w:val="00AC08A1"/>
    <w:rsid w:val="00AC0A6C"/>
    <w:rsid w:val="00AC0AB7"/>
    <w:rsid w:val="00AC0B27"/>
    <w:rsid w:val="00AC0C91"/>
    <w:rsid w:val="00AC0D52"/>
    <w:rsid w:val="00AC0F3B"/>
    <w:rsid w:val="00AC10D3"/>
    <w:rsid w:val="00AC135B"/>
    <w:rsid w:val="00AC13DB"/>
    <w:rsid w:val="00AC1412"/>
    <w:rsid w:val="00AC149D"/>
    <w:rsid w:val="00AC157F"/>
    <w:rsid w:val="00AC17E3"/>
    <w:rsid w:val="00AC1A99"/>
    <w:rsid w:val="00AC1AA5"/>
    <w:rsid w:val="00AC1C8A"/>
    <w:rsid w:val="00AC1CE9"/>
    <w:rsid w:val="00AC1E38"/>
    <w:rsid w:val="00AC1EEB"/>
    <w:rsid w:val="00AC20A1"/>
    <w:rsid w:val="00AC20EE"/>
    <w:rsid w:val="00AC2308"/>
    <w:rsid w:val="00AC23DA"/>
    <w:rsid w:val="00AC2616"/>
    <w:rsid w:val="00AC2637"/>
    <w:rsid w:val="00AC2B70"/>
    <w:rsid w:val="00AC3164"/>
    <w:rsid w:val="00AC31A3"/>
    <w:rsid w:val="00AC3578"/>
    <w:rsid w:val="00AC36A5"/>
    <w:rsid w:val="00AC3735"/>
    <w:rsid w:val="00AC3A10"/>
    <w:rsid w:val="00AC3B83"/>
    <w:rsid w:val="00AC3C13"/>
    <w:rsid w:val="00AC3D14"/>
    <w:rsid w:val="00AC3D22"/>
    <w:rsid w:val="00AC3F3A"/>
    <w:rsid w:val="00AC413B"/>
    <w:rsid w:val="00AC43D2"/>
    <w:rsid w:val="00AC44BB"/>
    <w:rsid w:val="00AC49BE"/>
    <w:rsid w:val="00AC4B31"/>
    <w:rsid w:val="00AC4E3C"/>
    <w:rsid w:val="00AC4E7B"/>
    <w:rsid w:val="00AC5459"/>
    <w:rsid w:val="00AC5484"/>
    <w:rsid w:val="00AC55CA"/>
    <w:rsid w:val="00AC5B08"/>
    <w:rsid w:val="00AC5B41"/>
    <w:rsid w:val="00AC5D7B"/>
    <w:rsid w:val="00AC5F6F"/>
    <w:rsid w:val="00AC6020"/>
    <w:rsid w:val="00AC6325"/>
    <w:rsid w:val="00AC6846"/>
    <w:rsid w:val="00AC6866"/>
    <w:rsid w:val="00AC6A3F"/>
    <w:rsid w:val="00AC6AA9"/>
    <w:rsid w:val="00AC6AED"/>
    <w:rsid w:val="00AC6B81"/>
    <w:rsid w:val="00AC6B89"/>
    <w:rsid w:val="00AC6FEC"/>
    <w:rsid w:val="00AC7311"/>
    <w:rsid w:val="00AC7345"/>
    <w:rsid w:val="00AC741B"/>
    <w:rsid w:val="00AC77C1"/>
    <w:rsid w:val="00AC77F5"/>
    <w:rsid w:val="00AC7B5F"/>
    <w:rsid w:val="00AC7BBA"/>
    <w:rsid w:val="00AC7C20"/>
    <w:rsid w:val="00AC7D5E"/>
    <w:rsid w:val="00AD00AA"/>
    <w:rsid w:val="00AD013C"/>
    <w:rsid w:val="00AD0144"/>
    <w:rsid w:val="00AD02B9"/>
    <w:rsid w:val="00AD048A"/>
    <w:rsid w:val="00AD04EB"/>
    <w:rsid w:val="00AD0581"/>
    <w:rsid w:val="00AD0760"/>
    <w:rsid w:val="00AD0782"/>
    <w:rsid w:val="00AD0877"/>
    <w:rsid w:val="00AD08D0"/>
    <w:rsid w:val="00AD0BA7"/>
    <w:rsid w:val="00AD0E29"/>
    <w:rsid w:val="00AD0E51"/>
    <w:rsid w:val="00AD0F18"/>
    <w:rsid w:val="00AD1405"/>
    <w:rsid w:val="00AD150B"/>
    <w:rsid w:val="00AD16C8"/>
    <w:rsid w:val="00AD17E7"/>
    <w:rsid w:val="00AD17F8"/>
    <w:rsid w:val="00AD19A5"/>
    <w:rsid w:val="00AD1BA5"/>
    <w:rsid w:val="00AD1C27"/>
    <w:rsid w:val="00AD1DDD"/>
    <w:rsid w:val="00AD1F3B"/>
    <w:rsid w:val="00AD26C9"/>
    <w:rsid w:val="00AD26CC"/>
    <w:rsid w:val="00AD2737"/>
    <w:rsid w:val="00AD2780"/>
    <w:rsid w:val="00AD2B02"/>
    <w:rsid w:val="00AD2C2D"/>
    <w:rsid w:val="00AD2E11"/>
    <w:rsid w:val="00AD2F15"/>
    <w:rsid w:val="00AD2FA8"/>
    <w:rsid w:val="00AD356C"/>
    <w:rsid w:val="00AD36F4"/>
    <w:rsid w:val="00AD37F2"/>
    <w:rsid w:val="00AD39D9"/>
    <w:rsid w:val="00AD3C49"/>
    <w:rsid w:val="00AD3ED7"/>
    <w:rsid w:val="00AD3F95"/>
    <w:rsid w:val="00AD3FAD"/>
    <w:rsid w:val="00AD3FC0"/>
    <w:rsid w:val="00AD3FCC"/>
    <w:rsid w:val="00AD408F"/>
    <w:rsid w:val="00AD40EA"/>
    <w:rsid w:val="00AD4155"/>
    <w:rsid w:val="00AD42B1"/>
    <w:rsid w:val="00AD4415"/>
    <w:rsid w:val="00AD4469"/>
    <w:rsid w:val="00AD45AF"/>
    <w:rsid w:val="00AD4A79"/>
    <w:rsid w:val="00AD4D67"/>
    <w:rsid w:val="00AD4D7A"/>
    <w:rsid w:val="00AD4E5C"/>
    <w:rsid w:val="00AD4F5F"/>
    <w:rsid w:val="00AD5066"/>
    <w:rsid w:val="00AD50D1"/>
    <w:rsid w:val="00AD52AF"/>
    <w:rsid w:val="00AD5313"/>
    <w:rsid w:val="00AD532E"/>
    <w:rsid w:val="00AD564E"/>
    <w:rsid w:val="00AD56C1"/>
    <w:rsid w:val="00AD59A1"/>
    <w:rsid w:val="00AD5BB5"/>
    <w:rsid w:val="00AD5C01"/>
    <w:rsid w:val="00AD5D41"/>
    <w:rsid w:val="00AD5DAD"/>
    <w:rsid w:val="00AD5E06"/>
    <w:rsid w:val="00AD6259"/>
    <w:rsid w:val="00AD6447"/>
    <w:rsid w:val="00AD64B9"/>
    <w:rsid w:val="00AD668E"/>
    <w:rsid w:val="00AD6981"/>
    <w:rsid w:val="00AD6ECC"/>
    <w:rsid w:val="00AD6EEF"/>
    <w:rsid w:val="00AD76C1"/>
    <w:rsid w:val="00AD7807"/>
    <w:rsid w:val="00AD7AC4"/>
    <w:rsid w:val="00AD7C1A"/>
    <w:rsid w:val="00AD7C29"/>
    <w:rsid w:val="00AD7CFC"/>
    <w:rsid w:val="00AD7F03"/>
    <w:rsid w:val="00AD7FEA"/>
    <w:rsid w:val="00AE0153"/>
    <w:rsid w:val="00AE0293"/>
    <w:rsid w:val="00AE07B5"/>
    <w:rsid w:val="00AE0878"/>
    <w:rsid w:val="00AE0A9E"/>
    <w:rsid w:val="00AE0B3C"/>
    <w:rsid w:val="00AE0B73"/>
    <w:rsid w:val="00AE0C26"/>
    <w:rsid w:val="00AE0CE2"/>
    <w:rsid w:val="00AE0D6A"/>
    <w:rsid w:val="00AE0EC0"/>
    <w:rsid w:val="00AE1086"/>
    <w:rsid w:val="00AE11E3"/>
    <w:rsid w:val="00AE144A"/>
    <w:rsid w:val="00AE14B3"/>
    <w:rsid w:val="00AE1644"/>
    <w:rsid w:val="00AE17C3"/>
    <w:rsid w:val="00AE1AEB"/>
    <w:rsid w:val="00AE1BB8"/>
    <w:rsid w:val="00AE1D17"/>
    <w:rsid w:val="00AE1E09"/>
    <w:rsid w:val="00AE1F7C"/>
    <w:rsid w:val="00AE210F"/>
    <w:rsid w:val="00AE217A"/>
    <w:rsid w:val="00AE2304"/>
    <w:rsid w:val="00AE27AE"/>
    <w:rsid w:val="00AE291B"/>
    <w:rsid w:val="00AE2A59"/>
    <w:rsid w:val="00AE2A7A"/>
    <w:rsid w:val="00AE2C76"/>
    <w:rsid w:val="00AE2C8C"/>
    <w:rsid w:val="00AE2CF2"/>
    <w:rsid w:val="00AE2E25"/>
    <w:rsid w:val="00AE31F0"/>
    <w:rsid w:val="00AE332F"/>
    <w:rsid w:val="00AE33A3"/>
    <w:rsid w:val="00AE347B"/>
    <w:rsid w:val="00AE365D"/>
    <w:rsid w:val="00AE368F"/>
    <w:rsid w:val="00AE3742"/>
    <w:rsid w:val="00AE3ADE"/>
    <w:rsid w:val="00AE3C82"/>
    <w:rsid w:val="00AE3D68"/>
    <w:rsid w:val="00AE3DC5"/>
    <w:rsid w:val="00AE3DF2"/>
    <w:rsid w:val="00AE3E51"/>
    <w:rsid w:val="00AE3FA8"/>
    <w:rsid w:val="00AE4099"/>
    <w:rsid w:val="00AE40BB"/>
    <w:rsid w:val="00AE4206"/>
    <w:rsid w:val="00AE4432"/>
    <w:rsid w:val="00AE445C"/>
    <w:rsid w:val="00AE474F"/>
    <w:rsid w:val="00AE4B3D"/>
    <w:rsid w:val="00AE4D11"/>
    <w:rsid w:val="00AE51A2"/>
    <w:rsid w:val="00AE538A"/>
    <w:rsid w:val="00AE5505"/>
    <w:rsid w:val="00AE55A6"/>
    <w:rsid w:val="00AE5624"/>
    <w:rsid w:val="00AE562D"/>
    <w:rsid w:val="00AE5797"/>
    <w:rsid w:val="00AE579A"/>
    <w:rsid w:val="00AE5A65"/>
    <w:rsid w:val="00AE5E46"/>
    <w:rsid w:val="00AE5FEB"/>
    <w:rsid w:val="00AE6092"/>
    <w:rsid w:val="00AE64C4"/>
    <w:rsid w:val="00AE64D4"/>
    <w:rsid w:val="00AE64E0"/>
    <w:rsid w:val="00AE661E"/>
    <w:rsid w:val="00AE66B3"/>
    <w:rsid w:val="00AE6999"/>
    <w:rsid w:val="00AE6BCB"/>
    <w:rsid w:val="00AE6BCC"/>
    <w:rsid w:val="00AE6C5C"/>
    <w:rsid w:val="00AE6D90"/>
    <w:rsid w:val="00AE6E2C"/>
    <w:rsid w:val="00AE701D"/>
    <w:rsid w:val="00AE7176"/>
    <w:rsid w:val="00AE7348"/>
    <w:rsid w:val="00AE765C"/>
    <w:rsid w:val="00AE768F"/>
    <w:rsid w:val="00AE7718"/>
    <w:rsid w:val="00AE793E"/>
    <w:rsid w:val="00AE7BB4"/>
    <w:rsid w:val="00AE7BB7"/>
    <w:rsid w:val="00AE7C0E"/>
    <w:rsid w:val="00AE7C2B"/>
    <w:rsid w:val="00AF028E"/>
    <w:rsid w:val="00AF02F6"/>
    <w:rsid w:val="00AF07CB"/>
    <w:rsid w:val="00AF0E0D"/>
    <w:rsid w:val="00AF1389"/>
    <w:rsid w:val="00AF1439"/>
    <w:rsid w:val="00AF14DB"/>
    <w:rsid w:val="00AF1774"/>
    <w:rsid w:val="00AF179A"/>
    <w:rsid w:val="00AF17A3"/>
    <w:rsid w:val="00AF17E5"/>
    <w:rsid w:val="00AF1B6E"/>
    <w:rsid w:val="00AF1BFF"/>
    <w:rsid w:val="00AF1C17"/>
    <w:rsid w:val="00AF1C8C"/>
    <w:rsid w:val="00AF1C98"/>
    <w:rsid w:val="00AF1CAE"/>
    <w:rsid w:val="00AF1DC7"/>
    <w:rsid w:val="00AF1E13"/>
    <w:rsid w:val="00AF1ECB"/>
    <w:rsid w:val="00AF206D"/>
    <w:rsid w:val="00AF21E1"/>
    <w:rsid w:val="00AF222E"/>
    <w:rsid w:val="00AF2350"/>
    <w:rsid w:val="00AF2597"/>
    <w:rsid w:val="00AF2649"/>
    <w:rsid w:val="00AF266E"/>
    <w:rsid w:val="00AF26B6"/>
    <w:rsid w:val="00AF2BA8"/>
    <w:rsid w:val="00AF2BD6"/>
    <w:rsid w:val="00AF2C07"/>
    <w:rsid w:val="00AF2C2A"/>
    <w:rsid w:val="00AF2D32"/>
    <w:rsid w:val="00AF31CC"/>
    <w:rsid w:val="00AF31F4"/>
    <w:rsid w:val="00AF3250"/>
    <w:rsid w:val="00AF337E"/>
    <w:rsid w:val="00AF33B4"/>
    <w:rsid w:val="00AF34CC"/>
    <w:rsid w:val="00AF3572"/>
    <w:rsid w:val="00AF3653"/>
    <w:rsid w:val="00AF37D3"/>
    <w:rsid w:val="00AF3848"/>
    <w:rsid w:val="00AF3AEE"/>
    <w:rsid w:val="00AF3CE0"/>
    <w:rsid w:val="00AF3DBF"/>
    <w:rsid w:val="00AF4259"/>
    <w:rsid w:val="00AF4313"/>
    <w:rsid w:val="00AF433E"/>
    <w:rsid w:val="00AF4383"/>
    <w:rsid w:val="00AF438A"/>
    <w:rsid w:val="00AF4ADC"/>
    <w:rsid w:val="00AF4AE5"/>
    <w:rsid w:val="00AF4C8B"/>
    <w:rsid w:val="00AF4CF2"/>
    <w:rsid w:val="00AF4D3A"/>
    <w:rsid w:val="00AF4DE3"/>
    <w:rsid w:val="00AF4E82"/>
    <w:rsid w:val="00AF5063"/>
    <w:rsid w:val="00AF510C"/>
    <w:rsid w:val="00AF51AE"/>
    <w:rsid w:val="00AF53D3"/>
    <w:rsid w:val="00AF54DF"/>
    <w:rsid w:val="00AF56E7"/>
    <w:rsid w:val="00AF5701"/>
    <w:rsid w:val="00AF5758"/>
    <w:rsid w:val="00AF586F"/>
    <w:rsid w:val="00AF59B7"/>
    <w:rsid w:val="00AF59D5"/>
    <w:rsid w:val="00AF59EC"/>
    <w:rsid w:val="00AF5A0F"/>
    <w:rsid w:val="00AF5B59"/>
    <w:rsid w:val="00AF5BA9"/>
    <w:rsid w:val="00AF5BAA"/>
    <w:rsid w:val="00AF5BFC"/>
    <w:rsid w:val="00AF5BFE"/>
    <w:rsid w:val="00AF5FC2"/>
    <w:rsid w:val="00AF61AF"/>
    <w:rsid w:val="00AF6278"/>
    <w:rsid w:val="00AF634D"/>
    <w:rsid w:val="00AF658C"/>
    <w:rsid w:val="00AF66AC"/>
    <w:rsid w:val="00AF6707"/>
    <w:rsid w:val="00AF6825"/>
    <w:rsid w:val="00AF6C68"/>
    <w:rsid w:val="00AF6E2B"/>
    <w:rsid w:val="00AF6E70"/>
    <w:rsid w:val="00AF6EF5"/>
    <w:rsid w:val="00AF6FE8"/>
    <w:rsid w:val="00AF7147"/>
    <w:rsid w:val="00AF7468"/>
    <w:rsid w:val="00AF7572"/>
    <w:rsid w:val="00AF75B4"/>
    <w:rsid w:val="00AF76D0"/>
    <w:rsid w:val="00AF76ED"/>
    <w:rsid w:val="00AF7857"/>
    <w:rsid w:val="00AF7926"/>
    <w:rsid w:val="00AF79EC"/>
    <w:rsid w:val="00AF7A53"/>
    <w:rsid w:val="00AF7B07"/>
    <w:rsid w:val="00AF7B4D"/>
    <w:rsid w:val="00AF7CFC"/>
    <w:rsid w:val="00AF7E16"/>
    <w:rsid w:val="00B0001C"/>
    <w:rsid w:val="00B0006D"/>
    <w:rsid w:val="00B00090"/>
    <w:rsid w:val="00B00154"/>
    <w:rsid w:val="00B00406"/>
    <w:rsid w:val="00B004EE"/>
    <w:rsid w:val="00B005E0"/>
    <w:rsid w:val="00B00A24"/>
    <w:rsid w:val="00B00B39"/>
    <w:rsid w:val="00B00B5F"/>
    <w:rsid w:val="00B00BA6"/>
    <w:rsid w:val="00B00C39"/>
    <w:rsid w:val="00B00C3A"/>
    <w:rsid w:val="00B00D74"/>
    <w:rsid w:val="00B00ED9"/>
    <w:rsid w:val="00B0106E"/>
    <w:rsid w:val="00B011C1"/>
    <w:rsid w:val="00B01639"/>
    <w:rsid w:val="00B016CE"/>
    <w:rsid w:val="00B0192B"/>
    <w:rsid w:val="00B01B10"/>
    <w:rsid w:val="00B01B60"/>
    <w:rsid w:val="00B01B82"/>
    <w:rsid w:val="00B01E4F"/>
    <w:rsid w:val="00B02208"/>
    <w:rsid w:val="00B02309"/>
    <w:rsid w:val="00B02321"/>
    <w:rsid w:val="00B0241F"/>
    <w:rsid w:val="00B02581"/>
    <w:rsid w:val="00B025F8"/>
    <w:rsid w:val="00B02695"/>
    <w:rsid w:val="00B02910"/>
    <w:rsid w:val="00B02970"/>
    <w:rsid w:val="00B02AA1"/>
    <w:rsid w:val="00B02B7C"/>
    <w:rsid w:val="00B02D8A"/>
    <w:rsid w:val="00B02FB0"/>
    <w:rsid w:val="00B030D2"/>
    <w:rsid w:val="00B030FA"/>
    <w:rsid w:val="00B03342"/>
    <w:rsid w:val="00B034ED"/>
    <w:rsid w:val="00B035F9"/>
    <w:rsid w:val="00B03883"/>
    <w:rsid w:val="00B039A3"/>
    <w:rsid w:val="00B03CB2"/>
    <w:rsid w:val="00B04022"/>
    <w:rsid w:val="00B04040"/>
    <w:rsid w:val="00B040D5"/>
    <w:rsid w:val="00B04115"/>
    <w:rsid w:val="00B0411E"/>
    <w:rsid w:val="00B04124"/>
    <w:rsid w:val="00B04575"/>
    <w:rsid w:val="00B0474B"/>
    <w:rsid w:val="00B0487A"/>
    <w:rsid w:val="00B04D18"/>
    <w:rsid w:val="00B04DBE"/>
    <w:rsid w:val="00B04E04"/>
    <w:rsid w:val="00B04E55"/>
    <w:rsid w:val="00B04F0E"/>
    <w:rsid w:val="00B04F7B"/>
    <w:rsid w:val="00B05313"/>
    <w:rsid w:val="00B05385"/>
    <w:rsid w:val="00B055CF"/>
    <w:rsid w:val="00B05823"/>
    <w:rsid w:val="00B05959"/>
    <w:rsid w:val="00B05960"/>
    <w:rsid w:val="00B05A3D"/>
    <w:rsid w:val="00B05A44"/>
    <w:rsid w:val="00B05CC0"/>
    <w:rsid w:val="00B06020"/>
    <w:rsid w:val="00B06081"/>
    <w:rsid w:val="00B06176"/>
    <w:rsid w:val="00B062C2"/>
    <w:rsid w:val="00B06308"/>
    <w:rsid w:val="00B064D6"/>
    <w:rsid w:val="00B066A8"/>
    <w:rsid w:val="00B067C6"/>
    <w:rsid w:val="00B06859"/>
    <w:rsid w:val="00B06A0B"/>
    <w:rsid w:val="00B06E45"/>
    <w:rsid w:val="00B06E77"/>
    <w:rsid w:val="00B07376"/>
    <w:rsid w:val="00B07407"/>
    <w:rsid w:val="00B0744E"/>
    <w:rsid w:val="00B0753A"/>
    <w:rsid w:val="00B075F7"/>
    <w:rsid w:val="00B07A65"/>
    <w:rsid w:val="00B07AE1"/>
    <w:rsid w:val="00B07AE5"/>
    <w:rsid w:val="00B07B0D"/>
    <w:rsid w:val="00B07CBB"/>
    <w:rsid w:val="00B07E7F"/>
    <w:rsid w:val="00B07EDB"/>
    <w:rsid w:val="00B10094"/>
    <w:rsid w:val="00B100D2"/>
    <w:rsid w:val="00B106FE"/>
    <w:rsid w:val="00B10BD6"/>
    <w:rsid w:val="00B10C2E"/>
    <w:rsid w:val="00B10C54"/>
    <w:rsid w:val="00B10F87"/>
    <w:rsid w:val="00B11079"/>
    <w:rsid w:val="00B1132E"/>
    <w:rsid w:val="00B11351"/>
    <w:rsid w:val="00B11415"/>
    <w:rsid w:val="00B11443"/>
    <w:rsid w:val="00B11453"/>
    <w:rsid w:val="00B114B9"/>
    <w:rsid w:val="00B11515"/>
    <w:rsid w:val="00B1159E"/>
    <w:rsid w:val="00B11676"/>
    <w:rsid w:val="00B117EF"/>
    <w:rsid w:val="00B11902"/>
    <w:rsid w:val="00B1191C"/>
    <w:rsid w:val="00B11A80"/>
    <w:rsid w:val="00B11AB0"/>
    <w:rsid w:val="00B11B86"/>
    <w:rsid w:val="00B12085"/>
    <w:rsid w:val="00B12166"/>
    <w:rsid w:val="00B1217C"/>
    <w:rsid w:val="00B121A7"/>
    <w:rsid w:val="00B128F4"/>
    <w:rsid w:val="00B129CD"/>
    <w:rsid w:val="00B12AF2"/>
    <w:rsid w:val="00B12ED5"/>
    <w:rsid w:val="00B12F0E"/>
    <w:rsid w:val="00B12FD2"/>
    <w:rsid w:val="00B13032"/>
    <w:rsid w:val="00B131B1"/>
    <w:rsid w:val="00B137B9"/>
    <w:rsid w:val="00B13BCF"/>
    <w:rsid w:val="00B13E97"/>
    <w:rsid w:val="00B1422F"/>
    <w:rsid w:val="00B14903"/>
    <w:rsid w:val="00B14953"/>
    <w:rsid w:val="00B14A02"/>
    <w:rsid w:val="00B14A5A"/>
    <w:rsid w:val="00B14B47"/>
    <w:rsid w:val="00B14EE9"/>
    <w:rsid w:val="00B14EF2"/>
    <w:rsid w:val="00B1500D"/>
    <w:rsid w:val="00B15030"/>
    <w:rsid w:val="00B153B1"/>
    <w:rsid w:val="00B1543F"/>
    <w:rsid w:val="00B154BD"/>
    <w:rsid w:val="00B15770"/>
    <w:rsid w:val="00B159BB"/>
    <w:rsid w:val="00B15AA5"/>
    <w:rsid w:val="00B15B5E"/>
    <w:rsid w:val="00B15CB8"/>
    <w:rsid w:val="00B15E16"/>
    <w:rsid w:val="00B15E2C"/>
    <w:rsid w:val="00B15EF6"/>
    <w:rsid w:val="00B161B4"/>
    <w:rsid w:val="00B16398"/>
    <w:rsid w:val="00B166F5"/>
    <w:rsid w:val="00B1681C"/>
    <w:rsid w:val="00B16849"/>
    <w:rsid w:val="00B16A30"/>
    <w:rsid w:val="00B16A6D"/>
    <w:rsid w:val="00B16AD7"/>
    <w:rsid w:val="00B16B02"/>
    <w:rsid w:val="00B16B9B"/>
    <w:rsid w:val="00B16CD9"/>
    <w:rsid w:val="00B16D8E"/>
    <w:rsid w:val="00B16DBC"/>
    <w:rsid w:val="00B16F6D"/>
    <w:rsid w:val="00B17093"/>
    <w:rsid w:val="00B173FF"/>
    <w:rsid w:val="00B1765A"/>
    <w:rsid w:val="00B177F9"/>
    <w:rsid w:val="00B17810"/>
    <w:rsid w:val="00B178A1"/>
    <w:rsid w:val="00B178BE"/>
    <w:rsid w:val="00B17967"/>
    <w:rsid w:val="00B17981"/>
    <w:rsid w:val="00B17A79"/>
    <w:rsid w:val="00B17CA3"/>
    <w:rsid w:val="00B17CEF"/>
    <w:rsid w:val="00B17D13"/>
    <w:rsid w:val="00B17E49"/>
    <w:rsid w:val="00B17EBA"/>
    <w:rsid w:val="00B2006C"/>
    <w:rsid w:val="00B201C6"/>
    <w:rsid w:val="00B20220"/>
    <w:rsid w:val="00B20312"/>
    <w:rsid w:val="00B20431"/>
    <w:rsid w:val="00B204A8"/>
    <w:rsid w:val="00B20B12"/>
    <w:rsid w:val="00B20ED1"/>
    <w:rsid w:val="00B21125"/>
    <w:rsid w:val="00B212A1"/>
    <w:rsid w:val="00B2167D"/>
    <w:rsid w:val="00B218B1"/>
    <w:rsid w:val="00B21940"/>
    <w:rsid w:val="00B21AA4"/>
    <w:rsid w:val="00B21FD1"/>
    <w:rsid w:val="00B221F8"/>
    <w:rsid w:val="00B22707"/>
    <w:rsid w:val="00B22793"/>
    <w:rsid w:val="00B227B0"/>
    <w:rsid w:val="00B22905"/>
    <w:rsid w:val="00B229EE"/>
    <w:rsid w:val="00B22A60"/>
    <w:rsid w:val="00B22B4B"/>
    <w:rsid w:val="00B22B54"/>
    <w:rsid w:val="00B22CC4"/>
    <w:rsid w:val="00B22F0D"/>
    <w:rsid w:val="00B22FA8"/>
    <w:rsid w:val="00B2327E"/>
    <w:rsid w:val="00B232BF"/>
    <w:rsid w:val="00B236AA"/>
    <w:rsid w:val="00B2370F"/>
    <w:rsid w:val="00B23875"/>
    <w:rsid w:val="00B23A7B"/>
    <w:rsid w:val="00B23AC5"/>
    <w:rsid w:val="00B23DFC"/>
    <w:rsid w:val="00B23E12"/>
    <w:rsid w:val="00B23F66"/>
    <w:rsid w:val="00B23F97"/>
    <w:rsid w:val="00B23FC5"/>
    <w:rsid w:val="00B24000"/>
    <w:rsid w:val="00B24004"/>
    <w:rsid w:val="00B24088"/>
    <w:rsid w:val="00B240D9"/>
    <w:rsid w:val="00B24304"/>
    <w:rsid w:val="00B24439"/>
    <w:rsid w:val="00B24444"/>
    <w:rsid w:val="00B244C8"/>
    <w:rsid w:val="00B245A2"/>
    <w:rsid w:val="00B24809"/>
    <w:rsid w:val="00B24AC6"/>
    <w:rsid w:val="00B24ADF"/>
    <w:rsid w:val="00B24C16"/>
    <w:rsid w:val="00B24E60"/>
    <w:rsid w:val="00B24EBE"/>
    <w:rsid w:val="00B24EC9"/>
    <w:rsid w:val="00B25220"/>
    <w:rsid w:val="00B253C0"/>
    <w:rsid w:val="00B253E3"/>
    <w:rsid w:val="00B25529"/>
    <w:rsid w:val="00B256CF"/>
    <w:rsid w:val="00B25748"/>
    <w:rsid w:val="00B259ED"/>
    <w:rsid w:val="00B25A09"/>
    <w:rsid w:val="00B25AD5"/>
    <w:rsid w:val="00B25D04"/>
    <w:rsid w:val="00B25D43"/>
    <w:rsid w:val="00B25EFE"/>
    <w:rsid w:val="00B26171"/>
    <w:rsid w:val="00B2635D"/>
    <w:rsid w:val="00B26399"/>
    <w:rsid w:val="00B26410"/>
    <w:rsid w:val="00B2648E"/>
    <w:rsid w:val="00B264C7"/>
    <w:rsid w:val="00B26768"/>
    <w:rsid w:val="00B26C36"/>
    <w:rsid w:val="00B26D64"/>
    <w:rsid w:val="00B26DC2"/>
    <w:rsid w:val="00B26FC8"/>
    <w:rsid w:val="00B27068"/>
    <w:rsid w:val="00B27071"/>
    <w:rsid w:val="00B27297"/>
    <w:rsid w:val="00B27628"/>
    <w:rsid w:val="00B27632"/>
    <w:rsid w:val="00B27680"/>
    <w:rsid w:val="00B27829"/>
    <w:rsid w:val="00B27A50"/>
    <w:rsid w:val="00B27A62"/>
    <w:rsid w:val="00B27D84"/>
    <w:rsid w:val="00B301F6"/>
    <w:rsid w:val="00B30560"/>
    <w:rsid w:val="00B30625"/>
    <w:rsid w:val="00B306BD"/>
    <w:rsid w:val="00B307EC"/>
    <w:rsid w:val="00B312C3"/>
    <w:rsid w:val="00B31336"/>
    <w:rsid w:val="00B313A1"/>
    <w:rsid w:val="00B314C1"/>
    <w:rsid w:val="00B316F8"/>
    <w:rsid w:val="00B3185E"/>
    <w:rsid w:val="00B31A00"/>
    <w:rsid w:val="00B31AC1"/>
    <w:rsid w:val="00B31BD1"/>
    <w:rsid w:val="00B31BFB"/>
    <w:rsid w:val="00B31FE5"/>
    <w:rsid w:val="00B321B4"/>
    <w:rsid w:val="00B322E0"/>
    <w:rsid w:val="00B324ED"/>
    <w:rsid w:val="00B327B8"/>
    <w:rsid w:val="00B3293C"/>
    <w:rsid w:val="00B32A55"/>
    <w:rsid w:val="00B32ACB"/>
    <w:rsid w:val="00B32AD5"/>
    <w:rsid w:val="00B32D66"/>
    <w:rsid w:val="00B32EC0"/>
    <w:rsid w:val="00B33007"/>
    <w:rsid w:val="00B331DA"/>
    <w:rsid w:val="00B33622"/>
    <w:rsid w:val="00B336AC"/>
    <w:rsid w:val="00B33897"/>
    <w:rsid w:val="00B339AD"/>
    <w:rsid w:val="00B33AA0"/>
    <w:rsid w:val="00B33E51"/>
    <w:rsid w:val="00B34035"/>
    <w:rsid w:val="00B342C1"/>
    <w:rsid w:val="00B3452E"/>
    <w:rsid w:val="00B34607"/>
    <w:rsid w:val="00B347E8"/>
    <w:rsid w:val="00B347ED"/>
    <w:rsid w:val="00B34946"/>
    <w:rsid w:val="00B34AC4"/>
    <w:rsid w:val="00B34ACA"/>
    <w:rsid w:val="00B34C2F"/>
    <w:rsid w:val="00B34C6C"/>
    <w:rsid w:val="00B34C8C"/>
    <w:rsid w:val="00B34D04"/>
    <w:rsid w:val="00B34FC9"/>
    <w:rsid w:val="00B3527B"/>
    <w:rsid w:val="00B3537D"/>
    <w:rsid w:val="00B35674"/>
    <w:rsid w:val="00B3593D"/>
    <w:rsid w:val="00B35947"/>
    <w:rsid w:val="00B35969"/>
    <w:rsid w:val="00B35A15"/>
    <w:rsid w:val="00B35A30"/>
    <w:rsid w:val="00B35CAB"/>
    <w:rsid w:val="00B36188"/>
    <w:rsid w:val="00B364A6"/>
    <w:rsid w:val="00B36DDD"/>
    <w:rsid w:val="00B36E2C"/>
    <w:rsid w:val="00B37094"/>
    <w:rsid w:val="00B370DA"/>
    <w:rsid w:val="00B37107"/>
    <w:rsid w:val="00B37316"/>
    <w:rsid w:val="00B3746F"/>
    <w:rsid w:val="00B375C8"/>
    <w:rsid w:val="00B3792C"/>
    <w:rsid w:val="00B37B40"/>
    <w:rsid w:val="00B37B8F"/>
    <w:rsid w:val="00B37E02"/>
    <w:rsid w:val="00B37E66"/>
    <w:rsid w:val="00B37ECB"/>
    <w:rsid w:val="00B4013E"/>
    <w:rsid w:val="00B4059A"/>
    <w:rsid w:val="00B40862"/>
    <w:rsid w:val="00B40901"/>
    <w:rsid w:val="00B40961"/>
    <w:rsid w:val="00B40966"/>
    <w:rsid w:val="00B40A10"/>
    <w:rsid w:val="00B40ABC"/>
    <w:rsid w:val="00B40B50"/>
    <w:rsid w:val="00B40C8A"/>
    <w:rsid w:val="00B40D01"/>
    <w:rsid w:val="00B411D5"/>
    <w:rsid w:val="00B41221"/>
    <w:rsid w:val="00B4134E"/>
    <w:rsid w:val="00B414FE"/>
    <w:rsid w:val="00B41517"/>
    <w:rsid w:val="00B415CA"/>
    <w:rsid w:val="00B417DB"/>
    <w:rsid w:val="00B4189C"/>
    <w:rsid w:val="00B418C2"/>
    <w:rsid w:val="00B41BDC"/>
    <w:rsid w:val="00B41C1C"/>
    <w:rsid w:val="00B41C5F"/>
    <w:rsid w:val="00B41CF2"/>
    <w:rsid w:val="00B41D36"/>
    <w:rsid w:val="00B41DAA"/>
    <w:rsid w:val="00B41DBB"/>
    <w:rsid w:val="00B42446"/>
    <w:rsid w:val="00B425D0"/>
    <w:rsid w:val="00B42610"/>
    <w:rsid w:val="00B42924"/>
    <w:rsid w:val="00B4292D"/>
    <w:rsid w:val="00B429A2"/>
    <w:rsid w:val="00B429E7"/>
    <w:rsid w:val="00B42A92"/>
    <w:rsid w:val="00B42A9E"/>
    <w:rsid w:val="00B42EC2"/>
    <w:rsid w:val="00B42F2A"/>
    <w:rsid w:val="00B4305A"/>
    <w:rsid w:val="00B43102"/>
    <w:rsid w:val="00B4310A"/>
    <w:rsid w:val="00B43155"/>
    <w:rsid w:val="00B43236"/>
    <w:rsid w:val="00B43325"/>
    <w:rsid w:val="00B43458"/>
    <w:rsid w:val="00B434DF"/>
    <w:rsid w:val="00B435D7"/>
    <w:rsid w:val="00B438AF"/>
    <w:rsid w:val="00B43A01"/>
    <w:rsid w:val="00B43B37"/>
    <w:rsid w:val="00B43BBB"/>
    <w:rsid w:val="00B43C78"/>
    <w:rsid w:val="00B43C84"/>
    <w:rsid w:val="00B44107"/>
    <w:rsid w:val="00B442EF"/>
    <w:rsid w:val="00B443D8"/>
    <w:rsid w:val="00B4445D"/>
    <w:rsid w:val="00B446E9"/>
    <w:rsid w:val="00B4477A"/>
    <w:rsid w:val="00B44792"/>
    <w:rsid w:val="00B44802"/>
    <w:rsid w:val="00B448E7"/>
    <w:rsid w:val="00B44948"/>
    <w:rsid w:val="00B44955"/>
    <w:rsid w:val="00B449AE"/>
    <w:rsid w:val="00B44F34"/>
    <w:rsid w:val="00B450A8"/>
    <w:rsid w:val="00B4514A"/>
    <w:rsid w:val="00B451B2"/>
    <w:rsid w:val="00B45261"/>
    <w:rsid w:val="00B45522"/>
    <w:rsid w:val="00B45651"/>
    <w:rsid w:val="00B4583E"/>
    <w:rsid w:val="00B458A4"/>
    <w:rsid w:val="00B45950"/>
    <w:rsid w:val="00B45990"/>
    <w:rsid w:val="00B45AE4"/>
    <w:rsid w:val="00B45F24"/>
    <w:rsid w:val="00B45F7D"/>
    <w:rsid w:val="00B46126"/>
    <w:rsid w:val="00B4617D"/>
    <w:rsid w:val="00B463AD"/>
    <w:rsid w:val="00B46641"/>
    <w:rsid w:val="00B46926"/>
    <w:rsid w:val="00B46B9A"/>
    <w:rsid w:val="00B46C59"/>
    <w:rsid w:val="00B47003"/>
    <w:rsid w:val="00B47201"/>
    <w:rsid w:val="00B47775"/>
    <w:rsid w:val="00B477A8"/>
    <w:rsid w:val="00B477D3"/>
    <w:rsid w:val="00B47D60"/>
    <w:rsid w:val="00B47E70"/>
    <w:rsid w:val="00B47EF5"/>
    <w:rsid w:val="00B47FA5"/>
    <w:rsid w:val="00B47FAF"/>
    <w:rsid w:val="00B47FBC"/>
    <w:rsid w:val="00B500CF"/>
    <w:rsid w:val="00B506A6"/>
    <w:rsid w:val="00B50731"/>
    <w:rsid w:val="00B50908"/>
    <w:rsid w:val="00B50CDC"/>
    <w:rsid w:val="00B50DF1"/>
    <w:rsid w:val="00B51240"/>
    <w:rsid w:val="00B512A0"/>
    <w:rsid w:val="00B513BD"/>
    <w:rsid w:val="00B51624"/>
    <w:rsid w:val="00B516AD"/>
    <w:rsid w:val="00B5185C"/>
    <w:rsid w:val="00B5189A"/>
    <w:rsid w:val="00B518A0"/>
    <w:rsid w:val="00B518FE"/>
    <w:rsid w:val="00B51911"/>
    <w:rsid w:val="00B51A6D"/>
    <w:rsid w:val="00B51B36"/>
    <w:rsid w:val="00B51B95"/>
    <w:rsid w:val="00B51CC8"/>
    <w:rsid w:val="00B51DA1"/>
    <w:rsid w:val="00B51F9D"/>
    <w:rsid w:val="00B521B4"/>
    <w:rsid w:val="00B521C4"/>
    <w:rsid w:val="00B521FD"/>
    <w:rsid w:val="00B52A12"/>
    <w:rsid w:val="00B52A37"/>
    <w:rsid w:val="00B52C23"/>
    <w:rsid w:val="00B52C6A"/>
    <w:rsid w:val="00B52D36"/>
    <w:rsid w:val="00B52F43"/>
    <w:rsid w:val="00B52F87"/>
    <w:rsid w:val="00B530CD"/>
    <w:rsid w:val="00B53466"/>
    <w:rsid w:val="00B53585"/>
    <w:rsid w:val="00B5369B"/>
    <w:rsid w:val="00B53A87"/>
    <w:rsid w:val="00B53B4B"/>
    <w:rsid w:val="00B53CB9"/>
    <w:rsid w:val="00B53DA2"/>
    <w:rsid w:val="00B53DCD"/>
    <w:rsid w:val="00B53E4C"/>
    <w:rsid w:val="00B53F65"/>
    <w:rsid w:val="00B5417A"/>
    <w:rsid w:val="00B54268"/>
    <w:rsid w:val="00B545FD"/>
    <w:rsid w:val="00B5463F"/>
    <w:rsid w:val="00B5492E"/>
    <w:rsid w:val="00B54A4F"/>
    <w:rsid w:val="00B54C4B"/>
    <w:rsid w:val="00B54F8A"/>
    <w:rsid w:val="00B55024"/>
    <w:rsid w:val="00B55485"/>
    <w:rsid w:val="00B55579"/>
    <w:rsid w:val="00B555B8"/>
    <w:rsid w:val="00B556A0"/>
    <w:rsid w:val="00B55853"/>
    <w:rsid w:val="00B55A08"/>
    <w:rsid w:val="00B55B9B"/>
    <w:rsid w:val="00B55EC6"/>
    <w:rsid w:val="00B561A7"/>
    <w:rsid w:val="00B562AB"/>
    <w:rsid w:val="00B56495"/>
    <w:rsid w:val="00B566C2"/>
    <w:rsid w:val="00B56DBC"/>
    <w:rsid w:val="00B56FA2"/>
    <w:rsid w:val="00B571A4"/>
    <w:rsid w:val="00B57311"/>
    <w:rsid w:val="00B57428"/>
    <w:rsid w:val="00B57622"/>
    <w:rsid w:val="00B577A0"/>
    <w:rsid w:val="00B57827"/>
    <w:rsid w:val="00B57B05"/>
    <w:rsid w:val="00B57BFD"/>
    <w:rsid w:val="00B57D74"/>
    <w:rsid w:val="00B60243"/>
    <w:rsid w:val="00B60472"/>
    <w:rsid w:val="00B60517"/>
    <w:rsid w:val="00B6057F"/>
    <w:rsid w:val="00B60847"/>
    <w:rsid w:val="00B608DA"/>
    <w:rsid w:val="00B60A4A"/>
    <w:rsid w:val="00B60DFD"/>
    <w:rsid w:val="00B613D7"/>
    <w:rsid w:val="00B6144A"/>
    <w:rsid w:val="00B61510"/>
    <w:rsid w:val="00B61516"/>
    <w:rsid w:val="00B61634"/>
    <w:rsid w:val="00B61670"/>
    <w:rsid w:val="00B6183B"/>
    <w:rsid w:val="00B61843"/>
    <w:rsid w:val="00B61868"/>
    <w:rsid w:val="00B61C7A"/>
    <w:rsid w:val="00B61E67"/>
    <w:rsid w:val="00B61EB1"/>
    <w:rsid w:val="00B61ED8"/>
    <w:rsid w:val="00B62153"/>
    <w:rsid w:val="00B622F4"/>
    <w:rsid w:val="00B62707"/>
    <w:rsid w:val="00B6276B"/>
    <w:rsid w:val="00B627D4"/>
    <w:rsid w:val="00B628BE"/>
    <w:rsid w:val="00B62A50"/>
    <w:rsid w:val="00B62B4A"/>
    <w:rsid w:val="00B62F0F"/>
    <w:rsid w:val="00B62F12"/>
    <w:rsid w:val="00B62FD6"/>
    <w:rsid w:val="00B63042"/>
    <w:rsid w:val="00B63237"/>
    <w:rsid w:val="00B6325C"/>
    <w:rsid w:val="00B63513"/>
    <w:rsid w:val="00B6375C"/>
    <w:rsid w:val="00B6380E"/>
    <w:rsid w:val="00B6388B"/>
    <w:rsid w:val="00B6389F"/>
    <w:rsid w:val="00B63AB3"/>
    <w:rsid w:val="00B63E80"/>
    <w:rsid w:val="00B63FD4"/>
    <w:rsid w:val="00B64338"/>
    <w:rsid w:val="00B645AF"/>
    <w:rsid w:val="00B645F1"/>
    <w:rsid w:val="00B64A19"/>
    <w:rsid w:val="00B64B21"/>
    <w:rsid w:val="00B64D3E"/>
    <w:rsid w:val="00B64DD2"/>
    <w:rsid w:val="00B64F35"/>
    <w:rsid w:val="00B64FD5"/>
    <w:rsid w:val="00B651ED"/>
    <w:rsid w:val="00B652A0"/>
    <w:rsid w:val="00B652FF"/>
    <w:rsid w:val="00B6553C"/>
    <w:rsid w:val="00B65910"/>
    <w:rsid w:val="00B6596B"/>
    <w:rsid w:val="00B65B0E"/>
    <w:rsid w:val="00B65E63"/>
    <w:rsid w:val="00B66232"/>
    <w:rsid w:val="00B662D9"/>
    <w:rsid w:val="00B662DF"/>
    <w:rsid w:val="00B66413"/>
    <w:rsid w:val="00B66482"/>
    <w:rsid w:val="00B6696C"/>
    <w:rsid w:val="00B66A9A"/>
    <w:rsid w:val="00B66AE0"/>
    <w:rsid w:val="00B66CD2"/>
    <w:rsid w:val="00B66F9C"/>
    <w:rsid w:val="00B67099"/>
    <w:rsid w:val="00B670A8"/>
    <w:rsid w:val="00B6712A"/>
    <w:rsid w:val="00B67653"/>
    <w:rsid w:val="00B677BD"/>
    <w:rsid w:val="00B677F2"/>
    <w:rsid w:val="00B67865"/>
    <w:rsid w:val="00B67983"/>
    <w:rsid w:val="00B67986"/>
    <w:rsid w:val="00B67ADB"/>
    <w:rsid w:val="00B67D82"/>
    <w:rsid w:val="00B67E52"/>
    <w:rsid w:val="00B706DD"/>
    <w:rsid w:val="00B706FF"/>
    <w:rsid w:val="00B7075B"/>
    <w:rsid w:val="00B707A3"/>
    <w:rsid w:val="00B70CDF"/>
    <w:rsid w:val="00B70E51"/>
    <w:rsid w:val="00B71251"/>
    <w:rsid w:val="00B71381"/>
    <w:rsid w:val="00B71404"/>
    <w:rsid w:val="00B71632"/>
    <w:rsid w:val="00B7165D"/>
    <w:rsid w:val="00B71761"/>
    <w:rsid w:val="00B7192E"/>
    <w:rsid w:val="00B71AB8"/>
    <w:rsid w:val="00B71BBF"/>
    <w:rsid w:val="00B71D4B"/>
    <w:rsid w:val="00B71F3F"/>
    <w:rsid w:val="00B71F96"/>
    <w:rsid w:val="00B71FB3"/>
    <w:rsid w:val="00B72331"/>
    <w:rsid w:val="00B72555"/>
    <w:rsid w:val="00B72588"/>
    <w:rsid w:val="00B727EF"/>
    <w:rsid w:val="00B7280C"/>
    <w:rsid w:val="00B72810"/>
    <w:rsid w:val="00B72D4A"/>
    <w:rsid w:val="00B72F49"/>
    <w:rsid w:val="00B73212"/>
    <w:rsid w:val="00B7337D"/>
    <w:rsid w:val="00B73383"/>
    <w:rsid w:val="00B735EC"/>
    <w:rsid w:val="00B736FD"/>
    <w:rsid w:val="00B7381C"/>
    <w:rsid w:val="00B73942"/>
    <w:rsid w:val="00B739CB"/>
    <w:rsid w:val="00B73B2A"/>
    <w:rsid w:val="00B73CC2"/>
    <w:rsid w:val="00B73CD4"/>
    <w:rsid w:val="00B73CFE"/>
    <w:rsid w:val="00B74175"/>
    <w:rsid w:val="00B74377"/>
    <w:rsid w:val="00B7442F"/>
    <w:rsid w:val="00B744A9"/>
    <w:rsid w:val="00B7456C"/>
    <w:rsid w:val="00B74587"/>
    <w:rsid w:val="00B74676"/>
    <w:rsid w:val="00B749F6"/>
    <w:rsid w:val="00B74F53"/>
    <w:rsid w:val="00B74F80"/>
    <w:rsid w:val="00B75131"/>
    <w:rsid w:val="00B751AA"/>
    <w:rsid w:val="00B752EC"/>
    <w:rsid w:val="00B756EB"/>
    <w:rsid w:val="00B75774"/>
    <w:rsid w:val="00B75818"/>
    <w:rsid w:val="00B7588B"/>
    <w:rsid w:val="00B75C91"/>
    <w:rsid w:val="00B75D1E"/>
    <w:rsid w:val="00B75E31"/>
    <w:rsid w:val="00B7603F"/>
    <w:rsid w:val="00B7605A"/>
    <w:rsid w:val="00B76273"/>
    <w:rsid w:val="00B7634A"/>
    <w:rsid w:val="00B76469"/>
    <w:rsid w:val="00B7732D"/>
    <w:rsid w:val="00B77536"/>
    <w:rsid w:val="00B77984"/>
    <w:rsid w:val="00B779F3"/>
    <w:rsid w:val="00B77A17"/>
    <w:rsid w:val="00B77B73"/>
    <w:rsid w:val="00B77C5A"/>
    <w:rsid w:val="00B77DB6"/>
    <w:rsid w:val="00B77F52"/>
    <w:rsid w:val="00B77F6A"/>
    <w:rsid w:val="00B8016B"/>
    <w:rsid w:val="00B8017B"/>
    <w:rsid w:val="00B8017D"/>
    <w:rsid w:val="00B8022D"/>
    <w:rsid w:val="00B80232"/>
    <w:rsid w:val="00B8043F"/>
    <w:rsid w:val="00B806A4"/>
    <w:rsid w:val="00B8085B"/>
    <w:rsid w:val="00B80861"/>
    <w:rsid w:val="00B808EA"/>
    <w:rsid w:val="00B80CD6"/>
    <w:rsid w:val="00B80DDA"/>
    <w:rsid w:val="00B80FE7"/>
    <w:rsid w:val="00B810BB"/>
    <w:rsid w:val="00B810D5"/>
    <w:rsid w:val="00B8125F"/>
    <w:rsid w:val="00B8160E"/>
    <w:rsid w:val="00B81A9B"/>
    <w:rsid w:val="00B81ADE"/>
    <w:rsid w:val="00B81C00"/>
    <w:rsid w:val="00B81ECE"/>
    <w:rsid w:val="00B820B5"/>
    <w:rsid w:val="00B820DE"/>
    <w:rsid w:val="00B823D3"/>
    <w:rsid w:val="00B823E5"/>
    <w:rsid w:val="00B8240B"/>
    <w:rsid w:val="00B824B7"/>
    <w:rsid w:val="00B82A8C"/>
    <w:rsid w:val="00B82B23"/>
    <w:rsid w:val="00B82C7F"/>
    <w:rsid w:val="00B82E0A"/>
    <w:rsid w:val="00B82E6E"/>
    <w:rsid w:val="00B82FEB"/>
    <w:rsid w:val="00B82FFC"/>
    <w:rsid w:val="00B83069"/>
    <w:rsid w:val="00B8317F"/>
    <w:rsid w:val="00B8346E"/>
    <w:rsid w:val="00B8355C"/>
    <w:rsid w:val="00B83643"/>
    <w:rsid w:val="00B836F9"/>
    <w:rsid w:val="00B83BC2"/>
    <w:rsid w:val="00B83E79"/>
    <w:rsid w:val="00B83F49"/>
    <w:rsid w:val="00B83FE0"/>
    <w:rsid w:val="00B84209"/>
    <w:rsid w:val="00B84311"/>
    <w:rsid w:val="00B844C2"/>
    <w:rsid w:val="00B8479A"/>
    <w:rsid w:val="00B8486E"/>
    <w:rsid w:val="00B84A9E"/>
    <w:rsid w:val="00B84B1B"/>
    <w:rsid w:val="00B84D17"/>
    <w:rsid w:val="00B84D6B"/>
    <w:rsid w:val="00B84E64"/>
    <w:rsid w:val="00B84E87"/>
    <w:rsid w:val="00B852B5"/>
    <w:rsid w:val="00B853B3"/>
    <w:rsid w:val="00B8551A"/>
    <w:rsid w:val="00B85578"/>
    <w:rsid w:val="00B85579"/>
    <w:rsid w:val="00B85A18"/>
    <w:rsid w:val="00B85A90"/>
    <w:rsid w:val="00B85BB0"/>
    <w:rsid w:val="00B85D1D"/>
    <w:rsid w:val="00B85F10"/>
    <w:rsid w:val="00B861FE"/>
    <w:rsid w:val="00B8658F"/>
    <w:rsid w:val="00B86688"/>
    <w:rsid w:val="00B8675B"/>
    <w:rsid w:val="00B8682B"/>
    <w:rsid w:val="00B868EF"/>
    <w:rsid w:val="00B86A88"/>
    <w:rsid w:val="00B86A9E"/>
    <w:rsid w:val="00B86DDF"/>
    <w:rsid w:val="00B86DF6"/>
    <w:rsid w:val="00B86F98"/>
    <w:rsid w:val="00B87559"/>
    <w:rsid w:val="00B875D6"/>
    <w:rsid w:val="00B8767E"/>
    <w:rsid w:val="00B87C4B"/>
    <w:rsid w:val="00B87F28"/>
    <w:rsid w:val="00B900E3"/>
    <w:rsid w:val="00B9018F"/>
    <w:rsid w:val="00B902DB"/>
    <w:rsid w:val="00B903F9"/>
    <w:rsid w:val="00B90564"/>
    <w:rsid w:val="00B90616"/>
    <w:rsid w:val="00B9091A"/>
    <w:rsid w:val="00B90A1C"/>
    <w:rsid w:val="00B90DB6"/>
    <w:rsid w:val="00B90F5F"/>
    <w:rsid w:val="00B91023"/>
    <w:rsid w:val="00B9145E"/>
    <w:rsid w:val="00B9189D"/>
    <w:rsid w:val="00B91A3A"/>
    <w:rsid w:val="00B91CA7"/>
    <w:rsid w:val="00B91CB3"/>
    <w:rsid w:val="00B91E7B"/>
    <w:rsid w:val="00B91EB4"/>
    <w:rsid w:val="00B91FE7"/>
    <w:rsid w:val="00B922EA"/>
    <w:rsid w:val="00B92337"/>
    <w:rsid w:val="00B9235D"/>
    <w:rsid w:val="00B9256E"/>
    <w:rsid w:val="00B92618"/>
    <w:rsid w:val="00B926B2"/>
    <w:rsid w:val="00B92CB3"/>
    <w:rsid w:val="00B92CD7"/>
    <w:rsid w:val="00B92D86"/>
    <w:rsid w:val="00B92E7F"/>
    <w:rsid w:val="00B93211"/>
    <w:rsid w:val="00B93247"/>
    <w:rsid w:val="00B93541"/>
    <w:rsid w:val="00B937C1"/>
    <w:rsid w:val="00B93836"/>
    <w:rsid w:val="00B938A6"/>
    <w:rsid w:val="00B93B4D"/>
    <w:rsid w:val="00B93C54"/>
    <w:rsid w:val="00B93C8A"/>
    <w:rsid w:val="00B93F32"/>
    <w:rsid w:val="00B9411D"/>
    <w:rsid w:val="00B9446E"/>
    <w:rsid w:val="00B9453C"/>
    <w:rsid w:val="00B94543"/>
    <w:rsid w:val="00B94631"/>
    <w:rsid w:val="00B946A9"/>
    <w:rsid w:val="00B946D5"/>
    <w:rsid w:val="00B9483A"/>
    <w:rsid w:val="00B9488F"/>
    <w:rsid w:val="00B94A60"/>
    <w:rsid w:val="00B94C0A"/>
    <w:rsid w:val="00B94CFE"/>
    <w:rsid w:val="00B9526A"/>
    <w:rsid w:val="00B95284"/>
    <w:rsid w:val="00B95599"/>
    <w:rsid w:val="00B95772"/>
    <w:rsid w:val="00B95783"/>
    <w:rsid w:val="00B957FF"/>
    <w:rsid w:val="00B95A93"/>
    <w:rsid w:val="00B95AE7"/>
    <w:rsid w:val="00B95C7D"/>
    <w:rsid w:val="00B95D75"/>
    <w:rsid w:val="00B95FDC"/>
    <w:rsid w:val="00B96157"/>
    <w:rsid w:val="00B96310"/>
    <w:rsid w:val="00B96319"/>
    <w:rsid w:val="00B9631E"/>
    <w:rsid w:val="00B9639F"/>
    <w:rsid w:val="00B96710"/>
    <w:rsid w:val="00B9671C"/>
    <w:rsid w:val="00B968B3"/>
    <w:rsid w:val="00B9692C"/>
    <w:rsid w:val="00B96A25"/>
    <w:rsid w:val="00B96DBD"/>
    <w:rsid w:val="00B971B0"/>
    <w:rsid w:val="00B975CE"/>
    <w:rsid w:val="00B97633"/>
    <w:rsid w:val="00B97684"/>
    <w:rsid w:val="00B976FB"/>
    <w:rsid w:val="00B97A84"/>
    <w:rsid w:val="00B97CB3"/>
    <w:rsid w:val="00B97CB9"/>
    <w:rsid w:val="00B97CFD"/>
    <w:rsid w:val="00B97EBC"/>
    <w:rsid w:val="00B97F3F"/>
    <w:rsid w:val="00B97FF2"/>
    <w:rsid w:val="00BA01CC"/>
    <w:rsid w:val="00BA08D4"/>
    <w:rsid w:val="00BA09F9"/>
    <w:rsid w:val="00BA0CC4"/>
    <w:rsid w:val="00BA104C"/>
    <w:rsid w:val="00BA14BF"/>
    <w:rsid w:val="00BA1683"/>
    <w:rsid w:val="00BA19A4"/>
    <w:rsid w:val="00BA1D20"/>
    <w:rsid w:val="00BA1D97"/>
    <w:rsid w:val="00BA1EA2"/>
    <w:rsid w:val="00BA1FFA"/>
    <w:rsid w:val="00BA20FF"/>
    <w:rsid w:val="00BA21D8"/>
    <w:rsid w:val="00BA2290"/>
    <w:rsid w:val="00BA25D9"/>
    <w:rsid w:val="00BA2627"/>
    <w:rsid w:val="00BA266F"/>
    <w:rsid w:val="00BA2750"/>
    <w:rsid w:val="00BA2890"/>
    <w:rsid w:val="00BA28AE"/>
    <w:rsid w:val="00BA29DA"/>
    <w:rsid w:val="00BA2C74"/>
    <w:rsid w:val="00BA2E71"/>
    <w:rsid w:val="00BA2E73"/>
    <w:rsid w:val="00BA2EE1"/>
    <w:rsid w:val="00BA2F02"/>
    <w:rsid w:val="00BA2FFB"/>
    <w:rsid w:val="00BA30A6"/>
    <w:rsid w:val="00BA31C3"/>
    <w:rsid w:val="00BA3209"/>
    <w:rsid w:val="00BA333C"/>
    <w:rsid w:val="00BA3348"/>
    <w:rsid w:val="00BA3631"/>
    <w:rsid w:val="00BA3725"/>
    <w:rsid w:val="00BA3775"/>
    <w:rsid w:val="00BA3BC7"/>
    <w:rsid w:val="00BA3BE8"/>
    <w:rsid w:val="00BA3DC7"/>
    <w:rsid w:val="00BA3E6D"/>
    <w:rsid w:val="00BA3EAA"/>
    <w:rsid w:val="00BA3FB4"/>
    <w:rsid w:val="00BA41CC"/>
    <w:rsid w:val="00BA42EE"/>
    <w:rsid w:val="00BA4318"/>
    <w:rsid w:val="00BA4437"/>
    <w:rsid w:val="00BA44AA"/>
    <w:rsid w:val="00BA486C"/>
    <w:rsid w:val="00BA4A07"/>
    <w:rsid w:val="00BA4A71"/>
    <w:rsid w:val="00BA4AD5"/>
    <w:rsid w:val="00BA4EBA"/>
    <w:rsid w:val="00BA4F8A"/>
    <w:rsid w:val="00BA4FC1"/>
    <w:rsid w:val="00BA5308"/>
    <w:rsid w:val="00BA5537"/>
    <w:rsid w:val="00BA55E3"/>
    <w:rsid w:val="00BA5625"/>
    <w:rsid w:val="00BA5672"/>
    <w:rsid w:val="00BA5825"/>
    <w:rsid w:val="00BA5908"/>
    <w:rsid w:val="00BA5A85"/>
    <w:rsid w:val="00BA5D50"/>
    <w:rsid w:val="00BA5EC1"/>
    <w:rsid w:val="00BA60EB"/>
    <w:rsid w:val="00BA6190"/>
    <w:rsid w:val="00BA627B"/>
    <w:rsid w:val="00BA62A0"/>
    <w:rsid w:val="00BA6649"/>
    <w:rsid w:val="00BA6720"/>
    <w:rsid w:val="00BA6914"/>
    <w:rsid w:val="00BA6D97"/>
    <w:rsid w:val="00BA6E98"/>
    <w:rsid w:val="00BA6F8B"/>
    <w:rsid w:val="00BA728B"/>
    <w:rsid w:val="00BA72B3"/>
    <w:rsid w:val="00BA7327"/>
    <w:rsid w:val="00BA7700"/>
    <w:rsid w:val="00BA7771"/>
    <w:rsid w:val="00BA79E1"/>
    <w:rsid w:val="00BA7B89"/>
    <w:rsid w:val="00BA7E3E"/>
    <w:rsid w:val="00BA7E5F"/>
    <w:rsid w:val="00BA7EF1"/>
    <w:rsid w:val="00BA7F1F"/>
    <w:rsid w:val="00BB001F"/>
    <w:rsid w:val="00BB0104"/>
    <w:rsid w:val="00BB07BD"/>
    <w:rsid w:val="00BB0903"/>
    <w:rsid w:val="00BB0A79"/>
    <w:rsid w:val="00BB0C15"/>
    <w:rsid w:val="00BB0CAD"/>
    <w:rsid w:val="00BB103E"/>
    <w:rsid w:val="00BB16A3"/>
    <w:rsid w:val="00BB171F"/>
    <w:rsid w:val="00BB184B"/>
    <w:rsid w:val="00BB1A0A"/>
    <w:rsid w:val="00BB1A82"/>
    <w:rsid w:val="00BB1ABD"/>
    <w:rsid w:val="00BB1C04"/>
    <w:rsid w:val="00BB2209"/>
    <w:rsid w:val="00BB23BB"/>
    <w:rsid w:val="00BB23F6"/>
    <w:rsid w:val="00BB2481"/>
    <w:rsid w:val="00BB24C0"/>
    <w:rsid w:val="00BB25C1"/>
    <w:rsid w:val="00BB2665"/>
    <w:rsid w:val="00BB29D3"/>
    <w:rsid w:val="00BB2B34"/>
    <w:rsid w:val="00BB2BAD"/>
    <w:rsid w:val="00BB2CB7"/>
    <w:rsid w:val="00BB2D3B"/>
    <w:rsid w:val="00BB3446"/>
    <w:rsid w:val="00BB368F"/>
    <w:rsid w:val="00BB36A3"/>
    <w:rsid w:val="00BB3808"/>
    <w:rsid w:val="00BB39B0"/>
    <w:rsid w:val="00BB3C4A"/>
    <w:rsid w:val="00BB3EEF"/>
    <w:rsid w:val="00BB40A6"/>
    <w:rsid w:val="00BB40BF"/>
    <w:rsid w:val="00BB442B"/>
    <w:rsid w:val="00BB451B"/>
    <w:rsid w:val="00BB4680"/>
    <w:rsid w:val="00BB471F"/>
    <w:rsid w:val="00BB4C3A"/>
    <w:rsid w:val="00BB5012"/>
    <w:rsid w:val="00BB51A8"/>
    <w:rsid w:val="00BB520C"/>
    <w:rsid w:val="00BB5514"/>
    <w:rsid w:val="00BB56BA"/>
    <w:rsid w:val="00BB5816"/>
    <w:rsid w:val="00BB5D99"/>
    <w:rsid w:val="00BB5D9A"/>
    <w:rsid w:val="00BB5FF5"/>
    <w:rsid w:val="00BB61D1"/>
    <w:rsid w:val="00BB64FC"/>
    <w:rsid w:val="00BB6600"/>
    <w:rsid w:val="00BB6625"/>
    <w:rsid w:val="00BB6ABA"/>
    <w:rsid w:val="00BB6C9B"/>
    <w:rsid w:val="00BB7223"/>
    <w:rsid w:val="00BB726D"/>
    <w:rsid w:val="00BB72F3"/>
    <w:rsid w:val="00BB7307"/>
    <w:rsid w:val="00BB7404"/>
    <w:rsid w:val="00BB740E"/>
    <w:rsid w:val="00BB7436"/>
    <w:rsid w:val="00BB76D4"/>
    <w:rsid w:val="00BB7809"/>
    <w:rsid w:val="00BB7BE7"/>
    <w:rsid w:val="00BB7CC4"/>
    <w:rsid w:val="00BB7DCB"/>
    <w:rsid w:val="00BB7F08"/>
    <w:rsid w:val="00BC0266"/>
    <w:rsid w:val="00BC02B2"/>
    <w:rsid w:val="00BC0358"/>
    <w:rsid w:val="00BC0395"/>
    <w:rsid w:val="00BC051B"/>
    <w:rsid w:val="00BC0874"/>
    <w:rsid w:val="00BC098D"/>
    <w:rsid w:val="00BC0CD1"/>
    <w:rsid w:val="00BC0F6B"/>
    <w:rsid w:val="00BC0FAB"/>
    <w:rsid w:val="00BC1199"/>
    <w:rsid w:val="00BC11C8"/>
    <w:rsid w:val="00BC11F9"/>
    <w:rsid w:val="00BC137F"/>
    <w:rsid w:val="00BC1384"/>
    <w:rsid w:val="00BC16AF"/>
    <w:rsid w:val="00BC1806"/>
    <w:rsid w:val="00BC1809"/>
    <w:rsid w:val="00BC1838"/>
    <w:rsid w:val="00BC1CC9"/>
    <w:rsid w:val="00BC1EB4"/>
    <w:rsid w:val="00BC2146"/>
    <w:rsid w:val="00BC2281"/>
    <w:rsid w:val="00BC22A0"/>
    <w:rsid w:val="00BC2360"/>
    <w:rsid w:val="00BC23E5"/>
    <w:rsid w:val="00BC25A2"/>
    <w:rsid w:val="00BC27BF"/>
    <w:rsid w:val="00BC2814"/>
    <w:rsid w:val="00BC2B70"/>
    <w:rsid w:val="00BC2D68"/>
    <w:rsid w:val="00BC2E19"/>
    <w:rsid w:val="00BC30BF"/>
    <w:rsid w:val="00BC317E"/>
    <w:rsid w:val="00BC3188"/>
    <w:rsid w:val="00BC330F"/>
    <w:rsid w:val="00BC3359"/>
    <w:rsid w:val="00BC36F7"/>
    <w:rsid w:val="00BC376E"/>
    <w:rsid w:val="00BC382A"/>
    <w:rsid w:val="00BC3861"/>
    <w:rsid w:val="00BC38BD"/>
    <w:rsid w:val="00BC3DFA"/>
    <w:rsid w:val="00BC3F5B"/>
    <w:rsid w:val="00BC411C"/>
    <w:rsid w:val="00BC458A"/>
    <w:rsid w:val="00BC45A2"/>
    <w:rsid w:val="00BC48FB"/>
    <w:rsid w:val="00BC498F"/>
    <w:rsid w:val="00BC49D7"/>
    <w:rsid w:val="00BC4AB7"/>
    <w:rsid w:val="00BC4AC5"/>
    <w:rsid w:val="00BC4C38"/>
    <w:rsid w:val="00BC4D62"/>
    <w:rsid w:val="00BC4D91"/>
    <w:rsid w:val="00BC501F"/>
    <w:rsid w:val="00BC50CF"/>
    <w:rsid w:val="00BC5370"/>
    <w:rsid w:val="00BC5961"/>
    <w:rsid w:val="00BC5A89"/>
    <w:rsid w:val="00BC5C5C"/>
    <w:rsid w:val="00BC5C6A"/>
    <w:rsid w:val="00BC5ECA"/>
    <w:rsid w:val="00BC60F7"/>
    <w:rsid w:val="00BC62F1"/>
    <w:rsid w:val="00BC63D7"/>
    <w:rsid w:val="00BC6503"/>
    <w:rsid w:val="00BC665C"/>
    <w:rsid w:val="00BC674D"/>
    <w:rsid w:val="00BC675A"/>
    <w:rsid w:val="00BC69E8"/>
    <w:rsid w:val="00BC6C4E"/>
    <w:rsid w:val="00BC6C57"/>
    <w:rsid w:val="00BC6D0B"/>
    <w:rsid w:val="00BC730E"/>
    <w:rsid w:val="00BC73E6"/>
    <w:rsid w:val="00BC74D6"/>
    <w:rsid w:val="00BC78F1"/>
    <w:rsid w:val="00BC7B39"/>
    <w:rsid w:val="00BC7B3A"/>
    <w:rsid w:val="00BC7B8F"/>
    <w:rsid w:val="00BC7C41"/>
    <w:rsid w:val="00BC7CF6"/>
    <w:rsid w:val="00BC7D76"/>
    <w:rsid w:val="00BD00AE"/>
    <w:rsid w:val="00BD00C7"/>
    <w:rsid w:val="00BD0396"/>
    <w:rsid w:val="00BD04E4"/>
    <w:rsid w:val="00BD0A54"/>
    <w:rsid w:val="00BD0C12"/>
    <w:rsid w:val="00BD0D14"/>
    <w:rsid w:val="00BD0F20"/>
    <w:rsid w:val="00BD0F87"/>
    <w:rsid w:val="00BD1199"/>
    <w:rsid w:val="00BD11E4"/>
    <w:rsid w:val="00BD138B"/>
    <w:rsid w:val="00BD1429"/>
    <w:rsid w:val="00BD1592"/>
    <w:rsid w:val="00BD1AD9"/>
    <w:rsid w:val="00BD1C3F"/>
    <w:rsid w:val="00BD1D34"/>
    <w:rsid w:val="00BD1DE6"/>
    <w:rsid w:val="00BD1F86"/>
    <w:rsid w:val="00BD2084"/>
    <w:rsid w:val="00BD21A8"/>
    <w:rsid w:val="00BD2252"/>
    <w:rsid w:val="00BD2335"/>
    <w:rsid w:val="00BD233A"/>
    <w:rsid w:val="00BD2526"/>
    <w:rsid w:val="00BD2541"/>
    <w:rsid w:val="00BD296A"/>
    <w:rsid w:val="00BD29EC"/>
    <w:rsid w:val="00BD2A77"/>
    <w:rsid w:val="00BD2CF9"/>
    <w:rsid w:val="00BD2CFC"/>
    <w:rsid w:val="00BD2D7A"/>
    <w:rsid w:val="00BD2FC9"/>
    <w:rsid w:val="00BD312B"/>
    <w:rsid w:val="00BD3250"/>
    <w:rsid w:val="00BD3269"/>
    <w:rsid w:val="00BD3296"/>
    <w:rsid w:val="00BD349B"/>
    <w:rsid w:val="00BD36CF"/>
    <w:rsid w:val="00BD37D5"/>
    <w:rsid w:val="00BD3883"/>
    <w:rsid w:val="00BD39DE"/>
    <w:rsid w:val="00BD3B18"/>
    <w:rsid w:val="00BD3B73"/>
    <w:rsid w:val="00BD3DBA"/>
    <w:rsid w:val="00BD3E57"/>
    <w:rsid w:val="00BD3E7A"/>
    <w:rsid w:val="00BD409D"/>
    <w:rsid w:val="00BD417C"/>
    <w:rsid w:val="00BD419C"/>
    <w:rsid w:val="00BD430B"/>
    <w:rsid w:val="00BD437B"/>
    <w:rsid w:val="00BD43A2"/>
    <w:rsid w:val="00BD4638"/>
    <w:rsid w:val="00BD4646"/>
    <w:rsid w:val="00BD4650"/>
    <w:rsid w:val="00BD47DC"/>
    <w:rsid w:val="00BD48A0"/>
    <w:rsid w:val="00BD4DE9"/>
    <w:rsid w:val="00BD52F7"/>
    <w:rsid w:val="00BD53DC"/>
    <w:rsid w:val="00BD557B"/>
    <w:rsid w:val="00BD56FA"/>
    <w:rsid w:val="00BD57BA"/>
    <w:rsid w:val="00BD58BF"/>
    <w:rsid w:val="00BD5A5A"/>
    <w:rsid w:val="00BD5AC3"/>
    <w:rsid w:val="00BD5B55"/>
    <w:rsid w:val="00BD5B79"/>
    <w:rsid w:val="00BD5EA9"/>
    <w:rsid w:val="00BD6228"/>
    <w:rsid w:val="00BD6371"/>
    <w:rsid w:val="00BD63E8"/>
    <w:rsid w:val="00BD6782"/>
    <w:rsid w:val="00BD67A4"/>
    <w:rsid w:val="00BD6867"/>
    <w:rsid w:val="00BD6A77"/>
    <w:rsid w:val="00BD6C40"/>
    <w:rsid w:val="00BD6FE3"/>
    <w:rsid w:val="00BD7041"/>
    <w:rsid w:val="00BD7093"/>
    <w:rsid w:val="00BD714B"/>
    <w:rsid w:val="00BD7246"/>
    <w:rsid w:val="00BD72A0"/>
    <w:rsid w:val="00BD738E"/>
    <w:rsid w:val="00BD73DF"/>
    <w:rsid w:val="00BD748F"/>
    <w:rsid w:val="00BD7884"/>
    <w:rsid w:val="00BD79AE"/>
    <w:rsid w:val="00BE0061"/>
    <w:rsid w:val="00BE0256"/>
    <w:rsid w:val="00BE0359"/>
    <w:rsid w:val="00BE036C"/>
    <w:rsid w:val="00BE056C"/>
    <w:rsid w:val="00BE08E5"/>
    <w:rsid w:val="00BE0CB7"/>
    <w:rsid w:val="00BE0DB7"/>
    <w:rsid w:val="00BE15AB"/>
    <w:rsid w:val="00BE15E3"/>
    <w:rsid w:val="00BE173F"/>
    <w:rsid w:val="00BE1A65"/>
    <w:rsid w:val="00BE1DDF"/>
    <w:rsid w:val="00BE2034"/>
    <w:rsid w:val="00BE2242"/>
    <w:rsid w:val="00BE22B4"/>
    <w:rsid w:val="00BE244F"/>
    <w:rsid w:val="00BE2491"/>
    <w:rsid w:val="00BE25C4"/>
    <w:rsid w:val="00BE275B"/>
    <w:rsid w:val="00BE2C8B"/>
    <w:rsid w:val="00BE2EB0"/>
    <w:rsid w:val="00BE3065"/>
    <w:rsid w:val="00BE3154"/>
    <w:rsid w:val="00BE3260"/>
    <w:rsid w:val="00BE34DB"/>
    <w:rsid w:val="00BE372B"/>
    <w:rsid w:val="00BE37BC"/>
    <w:rsid w:val="00BE3912"/>
    <w:rsid w:val="00BE3933"/>
    <w:rsid w:val="00BE3DD3"/>
    <w:rsid w:val="00BE3E1A"/>
    <w:rsid w:val="00BE40E8"/>
    <w:rsid w:val="00BE41E7"/>
    <w:rsid w:val="00BE41FF"/>
    <w:rsid w:val="00BE42D8"/>
    <w:rsid w:val="00BE43AB"/>
    <w:rsid w:val="00BE43D6"/>
    <w:rsid w:val="00BE43DD"/>
    <w:rsid w:val="00BE4918"/>
    <w:rsid w:val="00BE49B5"/>
    <w:rsid w:val="00BE4AF0"/>
    <w:rsid w:val="00BE4CDE"/>
    <w:rsid w:val="00BE4F3D"/>
    <w:rsid w:val="00BE4FFD"/>
    <w:rsid w:val="00BE516A"/>
    <w:rsid w:val="00BE5192"/>
    <w:rsid w:val="00BE53E4"/>
    <w:rsid w:val="00BE5431"/>
    <w:rsid w:val="00BE5630"/>
    <w:rsid w:val="00BE56F5"/>
    <w:rsid w:val="00BE5725"/>
    <w:rsid w:val="00BE5731"/>
    <w:rsid w:val="00BE57BC"/>
    <w:rsid w:val="00BE5B06"/>
    <w:rsid w:val="00BE5B7A"/>
    <w:rsid w:val="00BE5E38"/>
    <w:rsid w:val="00BE5E7C"/>
    <w:rsid w:val="00BE613F"/>
    <w:rsid w:val="00BE6155"/>
    <w:rsid w:val="00BE61EE"/>
    <w:rsid w:val="00BE62AE"/>
    <w:rsid w:val="00BE6534"/>
    <w:rsid w:val="00BE6562"/>
    <w:rsid w:val="00BE6571"/>
    <w:rsid w:val="00BE6779"/>
    <w:rsid w:val="00BE67E3"/>
    <w:rsid w:val="00BE6864"/>
    <w:rsid w:val="00BE6912"/>
    <w:rsid w:val="00BE69BD"/>
    <w:rsid w:val="00BE6A0B"/>
    <w:rsid w:val="00BE6B04"/>
    <w:rsid w:val="00BE6B4E"/>
    <w:rsid w:val="00BE6CC7"/>
    <w:rsid w:val="00BE7057"/>
    <w:rsid w:val="00BE72A8"/>
    <w:rsid w:val="00BE73F9"/>
    <w:rsid w:val="00BE7636"/>
    <w:rsid w:val="00BE76AD"/>
    <w:rsid w:val="00BE7724"/>
    <w:rsid w:val="00BE79CC"/>
    <w:rsid w:val="00BE7B6A"/>
    <w:rsid w:val="00BE7BBB"/>
    <w:rsid w:val="00BE7BED"/>
    <w:rsid w:val="00BE7C62"/>
    <w:rsid w:val="00BE7EC1"/>
    <w:rsid w:val="00BF02F6"/>
    <w:rsid w:val="00BF0717"/>
    <w:rsid w:val="00BF0753"/>
    <w:rsid w:val="00BF0A48"/>
    <w:rsid w:val="00BF0D56"/>
    <w:rsid w:val="00BF0E98"/>
    <w:rsid w:val="00BF0E99"/>
    <w:rsid w:val="00BF128F"/>
    <w:rsid w:val="00BF12CA"/>
    <w:rsid w:val="00BF12E1"/>
    <w:rsid w:val="00BF136E"/>
    <w:rsid w:val="00BF1414"/>
    <w:rsid w:val="00BF14B1"/>
    <w:rsid w:val="00BF165A"/>
    <w:rsid w:val="00BF1737"/>
    <w:rsid w:val="00BF1804"/>
    <w:rsid w:val="00BF186D"/>
    <w:rsid w:val="00BF18AD"/>
    <w:rsid w:val="00BF226C"/>
    <w:rsid w:val="00BF238C"/>
    <w:rsid w:val="00BF23D3"/>
    <w:rsid w:val="00BF2809"/>
    <w:rsid w:val="00BF288D"/>
    <w:rsid w:val="00BF295F"/>
    <w:rsid w:val="00BF2ECD"/>
    <w:rsid w:val="00BF2F01"/>
    <w:rsid w:val="00BF3052"/>
    <w:rsid w:val="00BF312B"/>
    <w:rsid w:val="00BF31B5"/>
    <w:rsid w:val="00BF329A"/>
    <w:rsid w:val="00BF367D"/>
    <w:rsid w:val="00BF36EF"/>
    <w:rsid w:val="00BF377C"/>
    <w:rsid w:val="00BF377F"/>
    <w:rsid w:val="00BF3782"/>
    <w:rsid w:val="00BF3849"/>
    <w:rsid w:val="00BF3A5B"/>
    <w:rsid w:val="00BF3AEE"/>
    <w:rsid w:val="00BF3E15"/>
    <w:rsid w:val="00BF4065"/>
    <w:rsid w:val="00BF40E8"/>
    <w:rsid w:val="00BF41FC"/>
    <w:rsid w:val="00BF4392"/>
    <w:rsid w:val="00BF440E"/>
    <w:rsid w:val="00BF4473"/>
    <w:rsid w:val="00BF44AF"/>
    <w:rsid w:val="00BF44C4"/>
    <w:rsid w:val="00BF48F4"/>
    <w:rsid w:val="00BF4AAB"/>
    <w:rsid w:val="00BF4AC8"/>
    <w:rsid w:val="00BF4B5C"/>
    <w:rsid w:val="00BF4D77"/>
    <w:rsid w:val="00BF4D7B"/>
    <w:rsid w:val="00BF4DFE"/>
    <w:rsid w:val="00BF525D"/>
    <w:rsid w:val="00BF54EB"/>
    <w:rsid w:val="00BF5674"/>
    <w:rsid w:val="00BF576C"/>
    <w:rsid w:val="00BF5D59"/>
    <w:rsid w:val="00BF5D6C"/>
    <w:rsid w:val="00BF5DB1"/>
    <w:rsid w:val="00BF6009"/>
    <w:rsid w:val="00BF6059"/>
    <w:rsid w:val="00BF63F8"/>
    <w:rsid w:val="00BF65F8"/>
    <w:rsid w:val="00BF6643"/>
    <w:rsid w:val="00BF67C9"/>
    <w:rsid w:val="00BF685A"/>
    <w:rsid w:val="00BF6B29"/>
    <w:rsid w:val="00BF6B6A"/>
    <w:rsid w:val="00BF6C5E"/>
    <w:rsid w:val="00BF6E06"/>
    <w:rsid w:val="00BF6FC1"/>
    <w:rsid w:val="00BF70D7"/>
    <w:rsid w:val="00BF70FD"/>
    <w:rsid w:val="00BF71D6"/>
    <w:rsid w:val="00BF7367"/>
    <w:rsid w:val="00BF7368"/>
    <w:rsid w:val="00BF7387"/>
    <w:rsid w:val="00BF751D"/>
    <w:rsid w:val="00BF75A1"/>
    <w:rsid w:val="00BF762C"/>
    <w:rsid w:val="00BF7774"/>
    <w:rsid w:val="00BF7895"/>
    <w:rsid w:val="00C0003F"/>
    <w:rsid w:val="00C00055"/>
    <w:rsid w:val="00C004CE"/>
    <w:rsid w:val="00C004E3"/>
    <w:rsid w:val="00C00574"/>
    <w:rsid w:val="00C0076A"/>
    <w:rsid w:val="00C007A8"/>
    <w:rsid w:val="00C00AE5"/>
    <w:rsid w:val="00C00EF3"/>
    <w:rsid w:val="00C016E2"/>
    <w:rsid w:val="00C0180A"/>
    <w:rsid w:val="00C01851"/>
    <w:rsid w:val="00C01DF9"/>
    <w:rsid w:val="00C020E5"/>
    <w:rsid w:val="00C02146"/>
    <w:rsid w:val="00C025AE"/>
    <w:rsid w:val="00C02658"/>
    <w:rsid w:val="00C0278B"/>
    <w:rsid w:val="00C027B7"/>
    <w:rsid w:val="00C029E1"/>
    <w:rsid w:val="00C02A86"/>
    <w:rsid w:val="00C02D27"/>
    <w:rsid w:val="00C02D6A"/>
    <w:rsid w:val="00C03026"/>
    <w:rsid w:val="00C03413"/>
    <w:rsid w:val="00C03542"/>
    <w:rsid w:val="00C03953"/>
    <w:rsid w:val="00C03BC0"/>
    <w:rsid w:val="00C03CE6"/>
    <w:rsid w:val="00C03DF4"/>
    <w:rsid w:val="00C03EB3"/>
    <w:rsid w:val="00C0428E"/>
    <w:rsid w:val="00C042E9"/>
    <w:rsid w:val="00C04596"/>
    <w:rsid w:val="00C046E6"/>
    <w:rsid w:val="00C04779"/>
    <w:rsid w:val="00C04797"/>
    <w:rsid w:val="00C0482F"/>
    <w:rsid w:val="00C04934"/>
    <w:rsid w:val="00C04D45"/>
    <w:rsid w:val="00C04DE9"/>
    <w:rsid w:val="00C04EA4"/>
    <w:rsid w:val="00C04F69"/>
    <w:rsid w:val="00C04FB6"/>
    <w:rsid w:val="00C0502B"/>
    <w:rsid w:val="00C05120"/>
    <w:rsid w:val="00C05282"/>
    <w:rsid w:val="00C05307"/>
    <w:rsid w:val="00C05377"/>
    <w:rsid w:val="00C05741"/>
    <w:rsid w:val="00C058FF"/>
    <w:rsid w:val="00C05C68"/>
    <w:rsid w:val="00C05C82"/>
    <w:rsid w:val="00C05CF2"/>
    <w:rsid w:val="00C06478"/>
    <w:rsid w:val="00C065EB"/>
    <w:rsid w:val="00C0660C"/>
    <w:rsid w:val="00C06686"/>
    <w:rsid w:val="00C06794"/>
    <w:rsid w:val="00C06997"/>
    <w:rsid w:val="00C0699E"/>
    <w:rsid w:val="00C06BDA"/>
    <w:rsid w:val="00C06DA1"/>
    <w:rsid w:val="00C06E52"/>
    <w:rsid w:val="00C070F5"/>
    <w:rsid w:val="00C07239"/>
    <w:rsid w:val="00C07276"/>
    <w:rsid w:val="00C07468"/>
    <w:rsid w:val="00C074D1"/>
    <w:rsid w:val="00C0780A"/>
    <w:rsid w:val="00C07B02"/>
    <w:rsid w:val="00C07B9F"/>
    <w:rsid w:val="00C07C08"/>
    <w:rsid w:val="00C07C5B"/>
    <w:rsid w:val="00C07CE7"/>
    <w:rsid w:val="00C07F10"/>
    <w:rsid w:val="00C100B3"/>
    <w:rsid w:val="00C10179"/>
    <w:rsid w:val="00C101B8"/>
    <w:rsid w:val="00C10316"/>
    <w:rsid w:val="00C1057C"/>
    <w:rsid w:val="00C108E5"/>
    <w:rsid w:val="00C10B0D"/>
    <w:rsid w:val="00C10B27"/>
    <w:rsid w:val="00C10B94"/>
    <w:rsid w:val="00C10BDE"/>
    <w:rsid w:val="00C10BEE"/>
    <w:rsid w:val="00C111CE"/>
    <w:rsid w:val="00C1140B"/>
    <w:rsid w:val="00C115D9"/>
    <w:rsid w:val="00C117E9"/>
    <w:rsid w:val="00C1187C"/>
    <w:rsid w:val="00C118FE"/>
    <w:rsid w:val="00C119E2"/>
    <w:rsid w:val="00C11BB9"/>
    <w:rsid w:val="00C11DD1"/>
    <w:rsid w:val="00C11E99"/>
    <w:rsid w:val="00C11F88"/>
    <w:rsid w:val="00C11FEA"/>
    <w:rsid w:val="00C124BE"/>
    <w:rsid w:val="00C1292B"/>
    <w:rsid w:val="00C129EA"/>
    <w:rsid w:val="00C12C55"/>
    <w:rsid w:val="00C12D2E"/>
    <w:rsid w:val="00C13489"/>
    <w:rsid w:val="00C1378C"/>
    <w:rsid w:val="00C137C3"/>
    <w:rsid w:val="00C14033"/>
    <w:rsid w:val="00C1416E"/>
    <w:rsid w:val="00C14513"/>
    <w:rsid w:val="00C14527"/>
    <w:rsid w:val="00C1453A"/>
    <w:rsid w:val="00C14869"/>
    <w:rsid w:val="00C14CAC"/>
    <w:rsid w:val="00C14DC0"/>
    <w:rsid w:val="00C150D0"/>
    <w:rsid w:val="00C15283"/>
    <w:rsid w:val="00C154DB"/>
    <w:rsid w:val="00C1555D"/>
    <w:rsid w:val="00C15701"/>
    <w:rsid w:val="00C158F4"/>
    <w:rsid w:val="00C1594B"/>
    <w:rsid w:val="00C15F7D"/>
    <w:rsid w:val="00C15FCA"/>
    <w:rsid w:val="00C16023"/>
    <w:rsid w:val="00C160BA"/>
    <w:rsid w:val="00C16156"/>
    <w:rsid w:val="00C166F7"/>
    <w:rsid w:val="00C1685C"/>
    <w:rsid w:val="00C1694E"/>
    <w:rsid w:val="00C1695B"/>
    <w:rsid w:val="00C16A49"/>
    <w:rsid w:val="00C16BD3"/>
    <w:rsid w:val="00C16E4B"/>
    <w:rsid w:val="00C16F20"/>
    <w:rsid w:val="00C1719E"/>
    <w:rsid w:val="00C17910"/>
    <w:rsid w:val="00C17A35"/>
    <w:rsid w:val="00C17A3A"/>
    <w:rsid w:val="00C17C6C"/>
    <w:rsid w:val="00C17CAF"/>
    <w:rsid w:val="00C17D75"/>
    <w:rsid w:val="00C17DFC"/>
    <w:rsid w:val="00C17FA1"/>
    <w:rsid w:val="00C17FC1"/>
    <w:rsid w:val="00C20127"/>
    <w:rsid w:val="00C20233"/>
    <w:rsid w:val="00C204A7"/>
    <w:rsid w:val="00C20544"/>
    <w:rsid w:val="00C205D2"/>
    <w:rsid w:val="00C2060F"/>
    <w:rsid w:val="00C206E5"/>
    <w:rsid w:val="00C2080C"/>
    <w:rsid w:val="00C20835"/>
    <w:rsid w:val="00C2083B"/>
    <w:rsid w:val="00C20973"/>
    <w:rsid w:val="00C20AB5"/>
    <w:rsid w:val="00C20B90"/>
    <w:rsid w:val="00C20BC6"/>
    <w:rsid w:val="00C20C91"/>
    <w:rsid w:val="00C20CE1"/>
    <w:rsid w:val="00C20DFE"/>
    <w:rsid w:val="00C20EB4"/>
    <w:rsid w:val="00C20EB7"/>
    <w:rsid w:val="00C210E0"/>
    <w:rsid w:val="00C21318"/>
    <w:rsid w:val="00C2144B"/>
    <w:rsid w:val="00C2160D"/>
    <w:rsid w:val="00C217CA"/>
    <w:rsid w:val="00C219C8"/>
    <w:rsid w:val="00C21B0D"/>
    <w:rsid w:val="00C21BF5"/>
    <w:rsid w:val="00C21DB6"/>
    <w:rsid w:val="00C21E2F"/>
    <w:rsid w:val="00C222C5"/>
    <w:rsid w:val="00C22454"/>
    <w:rsid w:val="00C2253C"/>
    <w:rsid w:val="00C2260D"/>
    <w:rsid w:val="00C22683"/>
    <w:rsid w:val="00C226AD"/>
    <w:rsid w:val="00C22719"/>
    <w:rsid w:val="00C22726"/>
    <w:rsid w:val="00C22851"/>
    <w:rsid w:val="00C229A1"/>
    <w:rsid w:val="00C229E1"/>
    <w:rsid w:val="00C22CEF"/>
    <w:rsid w:val="00C22E26"/>
    <w:rsid w:val="00C22EA6"/>
    <w:rsid w:val="00C22F68"/>
    <w:rsid w:val="00C2322D"/>
    <w:rsid w:val="00C23349"/>
    <w:rsid w:val="00C2342D"/>
    <w:rsid w:val="00C2352A"/>
    <w:rsid w:val="00C23B42"/>
    <w:rsid w:val="00C23E06"/>
    <w:rsid w:val="00C23E07"/>
    <w:rsid w:val="00C241B9"/>
    <w:rsid w:val="00C24254"/>
    <w:rsid w:val="00C2431E"/>
    <w:rsid w:val="00C24363"/>
    <w:rsid w:val="00C243FF"/>
    <w:rsid w:val="00C2444F"/>
    <w:rsid w:val="00C24592"/>
    <w:rsid w:val="00C248BF"/>
    <w:rsid w:val="00C248C0"/>
    <w:rsid w:val="00C248E8"/>
    <w:rsid w:val="00C24BDB"/>
    <w:rsid w:val="00C24E13"/>
    <w:rsid w:val="00C24ED3"/>
    <w:rsid w:val="00C24F85"/>
    <w:rsid w:val="00C25210"/>
    <w:rsid w:val="00C2524E"/>
    <w:rsid w:val="00C253E5"/>
    <w:rsid w:val="00C255F3"/>
    <w:rsid w:val="00C2581B"/>
    <w:rsid w:val="00C25896"/>
    <w:rsid w:val="00C2595C"/>
    <w:rsid w:val="00C25D36"/>
    <w:rsid w:val="00C25ED8"/>
    <w:rsid w:val="00C25F9A"/>
    <w:rsid w:val="00C25FC8"/>
    <w:rsid w:val="00C26005"/>
    <w:rsid w:val="00C263F5"/>
    <w:rsid w:val="00C2643F"/>
    <w:rsid w:val="00C26689"/>
    <w:rsid w:val="00C26B67"/>
    <w:rsid w:val="00C26CD9"/>
    <w:rsid w:val="00C26D51"/>
    <w:rsid w:val="00C26DEC"/>
    <w:rsid w:val="00C270D2"/>
    <w:rsid w:val="00C27178"/>
    <w:rsid w:val="00C272A4"/>
    <w:rsid w:val="00C273A5"/>
    <w:rsid w:val="00C273E1"/>
    <w:rsid w:val="00C274B9"/>
    <w:rsid w:val="00C276CE"/>
    <w:rsid w:val="00C2770B"/>
    <w:rsid w:val="00C27857"/>
    <w:rsid w:val="00C278A7"/>
    <w:rsid w:val="00C27954"/>
    <w:rsid w:val="00C27BCB"/>
    <w:rsid w:val="00C27BCF"/>
    <w:rsid w:val="00C27D7E"/>
    <w:rsid w:val="00C27F6E"/>
    <w:rsid w:val="00C27FE9"/>
    <w:rsid w:val="00C30003"/>
    <w:rsid w:val="00C30328"/>
    <w:rsid w:val="00C30345"/>
    <w:rsid w:val="00C3042A"/>
    <w:rsid w:val="00C306AE"/>
    <w:rsid w:val="00C30B09"/>
    <w:rsid w:val="00C30BD6"/>
    <w:rsid w:val="00C30CA9"/>
    <w:rsid w:val="00C30D29"/>
    <w:rsid w:val="00C30D2B"/>
    <w:rsid w:val="00C3117B"/>
    <w:rsid w:val="00C31250"/>
    <w:rsid w:val="00C3130A"/>
    <w:rsid w:val="00C31345"/>
    <w:rsid w:val="00C3143B"/>
    <w:rsid w:val="00C316CC"/>
    <w:rsid w:val="00C318FB"/>
    <w:rsid w:val="00C31A5D"/>
    <w:rsid w:val="00C31AA8"/>
    <w:rsid w:val="00C31AAF"/>
    <w:rsid w:val="00C31B0C"/>
    <w:rsid w:val="00C320B9"/>
    <w:rsid w:val="00C3224B"/>
    <w:rsid w:val="00C3230B"/>
    <w:rsid w:val="00C32668"/>
    <w:rsid w:val="00C32772"/>
    <w:rsid w:val="00C32973"/>
    <w:rsid w:val="00C32E57"/>
    <w:rsid w:val="00C32F18"/>
    <w:rsid w:val="00C3301F"/>
    <w:rsid w:val="00C33175"/>
    <w:rsid w:val="00C336EE"/>
    <w:rsid w:val="00C3372E"/>
    <w:rsid w:val="00C33884"/>
    <w:rsid w:val="00C338FA"/>
    <w:rsid w:val="00C33CEB"/>
    <w:rsid w:val="00C33FA4"/>
    <w:rsid w:val="00C3400C"/>
    <w:rsid w:val="00C340B4"/>
    <w:rsid w:val="00C3425C"/>
    <w:rsid w:val="00C342EB"/>
    <w:rsid w:val="00C34424"/>
    <w:rsid w:val="00C3447F"/>
    <w:rsid w:val="00C344AC"/>
    <w:rsid w:val="00C345E2"/>
    <w:rsid w:val="00C34630"/>
    <w:rsid w:val="00C34793"/>
    <w:rsid w:val="00C347D3"/>
    <w:rsid w:val="00C34A9A"/>
    <w:rsid w:val="00C3502E"/>
    <w:rsid w:val="00C35087"/>
    <w:rsid w:val="00C3552F"/>
    <w:rsid w:val="00C35596"/>
    <w:rsid w:val="00C355D3"/>
    <w:rsid w:val="00C358FB"/>
    <w:rsid w:val="00C35906"/>
    <w:rsid w:val="00C35927"/>
    <w:rsid w:val="00C359CB"/>
    <w:rsid w:val="00C35EE2"/>
    <w:rsid w:val="00C35FAF"/>
    <w:rsid w:val="00C360F5"/>
    <w:rsid w:val="00C36269"/>
    <w:rsid w:val="00C362AF"/>
    <w:rsid w:val="00C362D5"/>
    <w:rsid w:val="00C362F4"/>
    <w:rsid w:val="00C36332"/>
    <w:rsid w:val="00C364E0"/>
    <w:rsid w:val="00C3669B"/>
    <w:rsid w:val="00C36A05"/>
    <w:rsid w:val="00C36A4C"/>
    <w:rsid w:val="00C36A7B"/>
    <w:rsid w:val="00C36B6E"/>
    <w:rsid w:val="00C36D23"/>
    <w:rsid w:val="00C36DD0"/>
    <w:rsid w:val="00C36DF8"/>
    <w:rsid w:val="00C36E88"/>
    <w:rsid w:val="00C36F15"/>
    <w:rsid w:val="00C36FBA"/>
    <w:rsid w:val="00C370F9"/>
    <w:rsid w:val="00C370FF"/>
    <w:rsid w:val="00C371C4"/>
    <w:rsid w:val="00C372C0"/>
    <w:rsid w:val="00C37377"/>
    <w:rsid w:val="00C374F8"/>
    <w:rsid w:val="00C375AF"/>
    <w:rsid w:val="00C3760A"/>
    <w:rsid w:val="00C37687"/>
    <w:rsid w:val="00C37700"/>
    <w:rsid w:val="00C378EC"/>
    <w:rsid w:val="00C379B7"/>
    <w:rsid w:val="00C37A0C"/>
    <w:rsid w:val="00C37F4A"/>
    <w:rsid w:val="00C400F8"/>
    <w:rsid w:val="00C40216"/>
    <w:rsid w:val="00C40522"/>
    <w:rsid w:val="00C405A1"/>
    <w:rsid w:val="00C40865"/>
    <w:rsid w:val="00C409C2"/>
    <w:rsid w:val="00C40C83"/>
    <w:rsid w:val="00C4105D"/>
    <w:rsid w:val="00C41345"/>
    <w:rsid w:val="00C413F2"/>
    <w:rsid w:val="00C4147D"/>
    <w:rsid w:val="00C41697"/>
    <w:rsid w:val="00C4175B"/>
    <w:rsid w:val="00C417AF"/>
    <w:rsid w:val="00C417B3"/>
    <w:rsid w:val="00C418DB"/>
    <w:rsid w:val="00C41937"/>
    <w:rsid w:val="00C41B9F"/>
    <w:rsid w:val="00C41FA6"/>
    <w:rsid w:val="00C42506"/>
    <w:rsid w:val="00C42594"/>
    <w:rsid w:val="00C42737"/>
    <w:rsid w:val="00C42776"/>
    <w:rsid w:val="00C4296F"/>
    <w:rsid w:val="00C42B23"/>
    <w:rsid w:val="00C42B98"/>
    <w:rsid w:val="00C42D99"/>
    <w:rsid w:val="00C42DC1"/>
    <w:rsid w:val="00C42DD5"/>
    <w:rsid w:val="00C42E9E"/>
    <w:rsid w:val="00C42FBE"/>
    <w:rsid w:val="00C430CA"/>
    <w:rsid w:val="00C43287"/>
    <w:rsid w:val="00C434B8"/>
    <w:rsid w:val="00C434F2"/>
    <w:rsid w:val="00C437E4"/>
    <w:rsid w:val="00C438B2"/>
    <w:rsid w:val="00C438C3"/>
    <w:rsid w:val="00C43AC3"/>
    <w:rsid w:val="00C43BE2"/>
    <w:rsid w:val="00C43C08"/>
    <w:rsid w:val="00C440CB"/>
    <w:rsid w:val="00C440F6"/>
    <w:rsid w:val="00C441CB"/>
    <w:rsid w:val="00C447A1"/>
    <w:rsid w:val="00C44826"/>
    <w:rsid w:val="00C449DC"/>
    <w:rsid w:val="00C44EA8"/>
    <w:rsid w:val="00C44FDC"/>
    <w:rsid w:val="00C45467"/>
    <w:rsid w:val="00C455C2"/>
    <w:rsid w:val="00C4578C"/>
    <w:rsid w:val="00C4582E"/>
    <w:rsid w:val="00C45884"/>
    <w:rsid w:val="00C45C31"/>
    <w:rsid w:val="00C45D1E"/>
    <w:rsid w:val="00C45D42"/>
    <w:rsid w:val="00C45DA4"/>
    <w:rsid w:val="00C46347"/>
    <w:rsid w:val="00C46415"/>
    <w:rsid w:val="00C4644E"/>
    <w:rsid w:val="00C468B7"/>
    <w:rsid w:val="00C469C0"/>
    <w:rsid w:val="00C469F8"/>
    <w:rsid w:val="00C46A44"/>
    <w:rsid w:val="00C46A71"/>
    <w:rsid w:val="00C46B80"/>
    <w:rsid w:val="00C46C61"/>
    <w:rsid w:val="00C46CE7"/>
    <w:rsid w:val="00C46D63"/>
    <w:rsid w:val="00C46D8E"/>
    <w:rsid w:val="00C46D98"/>
    <w:rsid w:val="00C4718B"/>
    <w:rsid w:val="00C471D4"/>
    <w:rsid w:val="00C47221"/>
    <w:rsid w:val="00C473D9"/>
    <w:rsid w:val="00C4748D"/>
    <w:rsid w:val="00C475C9"/>
    <w:rsid w:val="00C47729"/>
    <w:rsid w:val="00C478D6"/>
    <w:rsid w:val="00C47A67"/>
    <w:rsid w:val="00C47A7E"/>
    <w:rsid w:val="00C47A7F"/>
    <w:rsid w:val="00C47AFA"/>
    <w:rsid w:val="00C47BD2"/>
    <w:rsid w:val="00C47E19"/>
    <w:rsid w:val="00C47E65"/>
    <w:rsid w:val="00C5020F"/>
    <w:rsid w:val="00C503E7"/>
    <w:rsid w:val="00C5043E"/>
    <w:rsid w:val="00C50494"/>
    <w:rsid w:val="00C5056E"/>
    <w:rsid w:val="00C5062A"/>
    <w:rsid w:val="00C507FB"/>
    <w:rsid w:val="00C509D6"/>
    <w:rsid w:val="00C50DD9"/>
    <w:rsid w:val="00C5120C"/>
    <w:rsid w:val="00C513C1"/>
    <w:rsid w:val="00C51446"/>
    <w:rsid w:val="00C5144B"/>
    <w:rsid w:val="00C514E2"/>
    <w:rsid w:val="00C519BC"/>
    <w:rsid w:val="00C519F3"/>
    <w:rsid w:val="00C51BDA"/>
    <w:rsid w:val="00C51DF1"/>
    <w:rsid w:val="00C520FB"/>
    <w:rsid w:val="00C52267"/>
    <w:rsid w:val="00C528DB"/>
    <w:rsid w:val="00C52E6F"/>
    <w:rsid w:val="00C531BB"/>
    <w:rsid w:val="00C5328C"/>
    <w:rsid w:val="00C53596"/>
    <w:rsid w:val="00C53801"/>
    <w:rsid w:val="00C538AE"/>
    <w:rsid w:val="00C53A0D"/>
    <w:rsid w:val="00C53A4C"/>
    <w:rsid w:val="00C53ACC"/>
    <w:rsid w:val="00C53CAC"/>
    <w:rsid w:val="00C53CDD"/>
    <w:rsid w:val="00C53DD5"/>
    <w:rsid w:val="00C54135"/>
    <w:rsid w:val="00C5419D"/>
    <w:rsid w:val="00C54343"/>
    <w:rsid w:val="00C543BA"/>
    <w:rsid w:val="00C54462"/>
    <w:rsid w:val="00C545E8"/>
    <w:rsid w:val="00C546F0"/>
    <w:rsid w:val="00C547D1"/>
    <w:rsid w:val="00C549BB"/>
    <w:rsid w:val="00C54A70"/>
    <w:rsid w:val="00C54AAB"/>
    <w:rsid w:val="00C54B2F"/>
    <w:rsid w:val="00C54D5A"/>
    <w:rsid w:val="00C54E09"/>
    <w:rsid w:val="00C54F77"/>
    <w:rsid w:val="00C5547F"/>
    <w:rsid w:val="00C554C2"/>
    <w:rsid w:val="00C5564B"/>
    <w:rsid w:val="00C55675"/>
    <w:rsid w:val="00C5583B"/>
    <w:rsid w:val="00C55A7D"/>
    <w:rsid w:val="00C55DE4"/>
    <w:rsid w:val="00C5626B"/>
    <w:rsid w:val="00C56CE2"/>
    <w:rsid w:val="00C56CE6"/>
    <w:rsid w:val="00C56E3A"/>
    <w:rsid w:val="00C56ECD"/>
    <w:rsid w:val="00C56F13"/>
    <w:rsid w:val="00C56FBB"/>
    <w:rsid w:val="00C5713E"/>
    <w:rsid w:val="00C5728E"/>
    <w:rsid w:val="00C57332"/>
    <w:rsid w:val="00C573CA"/>
    <w:rsid w:val="00C57643"/>
    <w:rsid w:val="00C57716"/>
    <w:rsid w:val="00C577C2"/>
    <w:rsid w:val="00C57802"/>
    <w:rsid w:val="00C578D7"/>
    <w:rsid w:val="00C57951"/>
    <w:rsid w:val="00C579DC"/>
    <w:rsid w:val="00C57AF7"/>
    <w:rsid w:val="00C57E24"/>
    <w:rsid w:val="00C57F24"/>
    <w:rsid w:val="00C57FAB"/>
    <w:rsid w:val="00C6009E"/>
    <w:rsid w:val="00C600E4"/>
    <w:rsid w:val="00C60388"/>
    <w:rsid w:val="00C604F4"/>
    <w:rsid w:val="00C6052A"/>
    <w:rsid w:val="00C60B38"/>
    <w:rsid w:val="00C60BE9"/>
    <w:rsid w:val="00C61406"/>
    <w:rsid w:val="00C61492"/>
    <w:rsid w:val="00C61498"/>
    <w:rsid w:val="00C61740"/>
    <w:rsid w:val="00C61BD9"/>
    <w:rsid w:val="00C61E2D"/>
    <w:rsid w:val="00C624A5"/>
    <w:rsid w:val="00C6260F"/>
    <w:rsid w:val="00C6266B"/>
    <w:rsid w:val="00C62C20"/>
    <w:rsid w:val="00C62C55"/>
    <w:rsid w:val="00C632F3"/>
    <w:rsid w:val="00C63345"/>
    <w:rsid w:val="00C6336B"/>
    <w:rsid w:val="00C633CA"/>
    <w:rsid w:val="00C634E2"/>
    <w:rsid w:val="00C634FC"/>
    <w:rsid w:val="00C63807"/>
    <w:rsid w:val="00C63821"/>
    <w:rsid w:val="00C63878"/>
    <w:rsid w:val="00C63EC1"/>
    <w:rsid w:val="00C63F02"/>
    <w:rsid w:val="00C641EF"/>
    <w:rsid w:val="00C64218"/>
    <w:rsid w:val="00C643C2"/>
    <w:rsid w:val="00C643ED"/>
    <w:rsid w:val="00C64457"/>
    <w:rsid w:val="00C64482"/>
    <w:rsid w:val="00C64669"/>
    <w:rsid w:val="00C64792"/>
    <w:rsid w:val="00C64923"/>
    <w:rsid w:val="00C64A26"/>
    <w:rsid w:val="00C64B66"/>
    <w:rsid w:val="00C64EDE"/>
    <w:rsid w:val="00C65046"/>
    <w:rsid w:val="00C65388"/>
    <w:rsid w:val="00C6547A"/>
    <w:rsid w:val="00C6560C"/>
    <w:rsid w:val="00C6568F"/>
    <w:rsid w:val="00C657BC"/>
    <w:rsid w:val="00C657DF"/>
    <w:rsid w:val="00C65A0B"/>
    <w:rsid w:val="00C65A14"/>
    <w:rsid w:val="00C65CDB"/>
    <w:rsid w:val="00C65F25"/>
    <w:rsid w:val="00C66150"/>
    <w:rsid w:val="00C6626C"/>
    <w:rsid w:val="00C66396"/>
    <w:rsid w:val="00C6643C"/>
    <w:rsid w:val="00C6649B"/>
    <w:rsid w:val="00C664EC"/>
    <w:rsid w:val="00C6660F"/>
    <w:rsid w:val="00C666FE"/>
    <w:rsid w:val="00C66793"/>
    <w:rsid w:val="00C667C5"/>
    <w:rsid w:val="00C66D02"/>
    <w:rsid w:val="00C66E4C"/>
    <w:rsid w:val="00C66EA2"/>
    <w:rsid w:val="00C674DC"/>
    <w:rsid w:val="00C674E5"/>
    <w:rsid w:val="00C67531"/>
    <w:rsid w:val="00C70051"/>
    <w:rsid w:val="00C70294"/>
    <w:rsid w:val="00C7032F"/>
    <w:rsid w:val="00C7053B"/>
    <w:rsid w:val="00C70542"/>
    <w:rsid w:val="00C70761"/>
    <w:rsid w:val="00C709AD"/>
    <w:rsid w:val="00C709E0"/>
    <w:rsid w:val="00C70B1A"/>
    <w:rsid w:val="00C70B9B"/>
    <w:rsid w:val="00C70BE4"/>
    <w:rsid w:val="00C70F90"/>
    <w:rsid w:val="00C71019"/>
    <w:rsid w:val="00C71466"/>
    <w:rsid w:val="00C71624"/>
    <w:rsid w:val="00C71741"/>
    <w:rsid w:val="00C71766"/>
    <w:rsid w:val="00C71905"/>
    <w:rsid w:val="00C719CE"/>
    <w:rsid w:val="00C71A2E"/>
    <w:rsid w:val="00C71A94"/>
    <w:rsid w:val="00C71B64"/>
    <w:rsid w:val="00C71CE3"/>
    <w:rsid w:val="00C71CF1"/>
    <w:rsid w:val="00C71DE0"/>
    <w:rsid w:val="00C7263F"/>
    <w:rsid w:val="00C7264C"/>
    <w:rsid w:val="00C726F4"/>
    <w:rsid w:val="00C727EA"/>
    <w:rsid w:val="00C72822"/>
    <w:rsid w:val="00C72AD5"/>
    <w:rsid w:val="00C72E4C"/>
    <w:rsid w:val="00C72F00"/>
    <w:rsid w:val="00C73218"/>
    <w:rsid w:val="00C73675"/>
    <w:rsid w:val="00C73885"/>
    <w:rsid w:val="00C738AD"/>
    <w:rsid w:val="00C738B3"/>
    <w:rsid w:val="00C73A15"/>
    <w:rsid w:val="00C73B30"/>
    <w:rsid w:val="00C73B55"/>
    <w:rsid w:val="00C73B98"/>
    <w:rsid w:val="00C74031"/>
    <w:rsid w:val="00C7406F"/>
    <w:rsid w:val="00C740F4"/>
    <w:rsid w:val="00C742B5"/>
    <w:rsid w:val="00C74CF6"/>
    <w:rsid w:val="00C74FCD"/>
    <w:rsid w:val="00C75029"/>
    <w:rsid w:val="00C75143"/>
    <w:rsid w:val="00C75275"/>
    <w:rsid w:val="00C7550C"/>
    <w:rsid w:val="00C75516"/>
    <w:rsid w:val="00C757B4"/>
    <w:rsid w:val="00C757C1"/>
    <w:rsid w:val="00C75A9B"/>
    <w:rsid w:val="00C75BA0"/>
    <w:rsid w:val="00C75E2B"/>
    <w:rsid w:val="00C75F3E"/>
    <w:rsid w:val="00C75F9E"/>
    <w:rsid w:val="00C76032"/>
    <w:rsid w:val="00C7625F"/>
    <w:rsid w:val="00C76637"/>
    <w:rsid w:val="00C766E2"/>
    <w:rsid w:val="00C76A92"/>
    <w:rsid w:val="00C76BA9"/>
    <w:rsid w:val="00C76BFE"/>
    <w:rsid w:val="00C76C48"/>
    <w:rsid w:val="00C76D51"/>
    <w:rsid w:val="00C76DF2"/>
    <w:rsid w:val="00C76F4B"/>
    <w:rsid w:val="00C76FB7"/>
    <w:rsid w:val="00C7726A"/>
    <w:rsid w:val="00C77294"/>
    <w:rsid w:val="00C772EB"/>
    <w:rsid w:val="00C77521"/>
    <w:rsid w:val="00C7784D"/>
    <w:rsid w:val="00C77863"/>
    <w:rsid w:val="00C77A66"/>
    <w:rsid w:val="00C77ED8"/>
    <w:rsid w:val="00C8004F"/>
    <w:rsid w:val="00C8028A"/>
    <w:rsid w:val="00C8041C"/>
    <w:rsid w:val="00C8063F"/>
    <w:rsid w:val="00C80802"/>
    <w:rsid w:val="00C8088F"/>
    <w:rsid w:val="00C80A40"/>
    <w:rsid w:val="00C80B03"/>
    <w:rsid w:val="00C80D50"/>
    <w:rsid w:val="00C81405"/>
    <w:rsid w:val="00C81748"/>
    <w:rsid w:val="00C817A2"/>
    <w:rsid w:val="00C81894"/>
    <w:rsid w:val="00C819CA"/>
    <w:rsid w:val="00C81B23"/>
    <w:rsid w:val="00C81B8D"/>
    <w:rsid w:val="00C81DAB"/>
    <w:rsid w:val="00C81DC6"/>
    <w:rsid w:val="00C81DF5"/>
    <w:rsid w:val="00C81E2C"/>
    <w:rsid w:val="00C81FA7"/>
    <w:rsid w:val="00C820D6"/>
    <w:rsid w:val="00C821E2"/>
    <w:rsid w:val="00C824AC"/>
    <w:rsid w:val="00C82552"/>
    <w:rsid w:val="00C82A8E"/>
    <w:rsid w:val="00C82C21"/>
    <w:rsid w:val="00C82C79"/>
    <w:rsid w:val="00C82CFB"/>
    <w:rsid w:val="00C82D1A"/>
    <w:rsid w:val="00C82D46"/>
    <w:rsid w:val="00C82F3A"/>
    <w:rsid w:val="00C83522"/>
    <w:rsid w:val="00C8374C"/>
    <w:rsid w:val="00C837A9"/>
    <w:rsid w:val="00C83960"/>
    <w:rsid w:val="00C83E47"/>
    <w:rsid w:val="00C83FB2"/>
    <w:rsid w:val="00C8406F"/>
    <w:rsid w:val="00C841CF"/>
    <w:rsid w:val="00C8480F"/>
    <w:rsid w:val="00C8482D"/>
    <w:rsid w:val="00C84835"/>
    <w:rsid w:val="00C84906"/>
    <w:rsid w:val="00C85358"/>
    <w:rsid w:val="00C8576B"/>
    <w:rsid w:val="00C85787"/>
    <w:rsid w:val="00C8589D"/>
    <w:rsid w:val="00C85903"/>
    <w:rsid w:val="00C85C0D"/>
    <w:rsid w:val="00C85CAC"/>
    <w:rsid w:val="00C85DF6"/>
    <w:rsid w:val="00C85EB9"/>
    <w:rsid w:val="00C86371"/>
    <w:rsid w:val="00C8671F"/>
    <w:rsid w:val="00C86875"/>
    <w:rsid w:val="00C868E3"/>
    <w:rsid w:val="00C86B43"/>
    <w:rsid w:val="00C86B50"/>
    <w:rsid w:val="00C86D0D"/>
    <w:rsid w:val="00C86E68"/>
    <w:rsid w:val="00C86E9B"/>
    <w:rsid w:val="00C870FE"/>
    <w:rsid w:val="00C87380"/>
    <w:rsid w:val="00C87391"/>
    <w:rsid w:val="00C874BB"/>
    <w:rsid w:val="00C876B1"/>
    <w:rsid w:val="00C87892"/>
    <w:rsid w:val="00C87AB6"/>
    <w:rsid w:val="00C90199"/>
    <w:rsid w:val="00C9038B"/>
    <w:rsid w:val="00C90414"/>
    <w:rsid w:val="00C904EE"/>
    <w:rsid w:val="00C90590"/>
    <w:rsid w:val="00C90628"/>
    <w:rsid w:val="00C90996"/>
    <w:rsid w:val="00C90B65"/>
    <w:rsid w:val="00C90C85"/>
    <w:rsid w:val="00C90CBB"/>
    <w:rsid w:val="00C90D73"/>
    <w:rsid w:val="00C90D80"/>
    <w:rsid w:val="00C90DD5"/>
    <w:rsid w:val="00C90EA7"/>
    <w:rsid w:val="00C90F63"/>
    <w:rsid w:val="00C910DD"/>
    <w:rsid w:val="00C91340"/>
    <w:rsid w:val="00C91471"/>
    <w:rsid w:val="00C91593"/>
    <w:rsid w:val="00C9174B"/>
    <w:rsid w:val="00C9184F"/>
    <w:rsid w:val="00C91855"/>
    <w:rsid w:val="00C91878"/>
    <w:rsid w:val="00C9198F"/>
    <w:rsid w:val="00C919A4"/>
    <w:rsid w:val="00C92119"/>
    <w:rsid w:val="00C92421"/>
    <w:rsid w:val="00C92841"/>
    <w:rsid w:val="00C928D7"/>
    <w:rsid w:val="00C929F0"/>
    <w:rsid w:val="00C92CC4"/>
    <w:rsid w:val="00C92DC1"/>
    <w:rsid w:val="00C92E4A"/>
    <w:rsid w:val="00C930BF"/>
    <w:rsid w:val="00C93137"/>
    <w:rsid w:val="00C93245"/>
    <w:rsid w:val="00C93393"/>
    <w:rsid w:val="00C933AD"/>
    <w:rsid w:val="00C934AA"/>
    <w:rsid w:val="00C9357B"/>
    <w:rsid w:val="00C935BE"/>
    <w:rsid w:val="00C93692"/>
    <w:rsid w:val="00C93754"/>
    <w:rsid w:val="00C93854"/>
    <w:rsid w:val="00C938A4"/>
    <w:rsid w:val="00C938BA"/>
    <w:rsid w:val="00C938DC"/>
    <w:rsid w:val="00C93A31"/>
    <w:rsid w:val="00C93C32"/>
    <w:rsid w:val="00C93D79"/>
    <w:rsid w:val="00C93D81"/>
    <w:rsid w:val="00C93DBC"/>
    <w:rsid w:val="00C94172"/>
    <w:rsid w:val="00C944A9"/>
    <w:rsid w:val="00C94583"/>
    <w:rsid w:val="00C9461B"/>
    <w:rsid w:val="00C946CD"/>
    <w:rsid w:val="00C9478B"/>
    <w:rsid w:val="00C947C3"/>
    <w:rsid w:val="00C94858"/>
    <w:rsid w:val="00C94892"/>
    <w:rsid w:val="00C94A53"/>
    <w:rsid w:val="00C94DAF"/>
    <w:rsid w:val="00C94DB3"/>
    <w:rsid w:val="00C9501E"/>
    <w:rsid w:val="00C95065"/>
    <w:rsid w:val="00C9576F"/>
    <w:rsid w:val="00C95962"/>
    <w:rsid w:val="00C95AF6"/>
    <w:rsid w:val="00C95C64"/>
    <w:rsid w:val="00C95CCD"/>
    <w:rsid w:val="00C95FE6"/>
    <w:rsid w:val="00C9615A"/>
    <w:rsid w:val="00C962DC"/>
    <w:rsid w:val="00C96461"/>
    <w:rsid w:val="00C9647A"/>
    <w:rsid w:val="00C964BB"/>
    <w:rsid w:val="00C9660E"/>
    <w:rsid w:val="00C96615"/>
    <w:rsid w:val="00C9677C"/>
    <w:rsid w:val="00C96806"/>
    <w:rsid w:val="00C968C4"/>
    <w:rsid w:val="00C96984"/>
    <w:rsid w:val="00C969B1"/>
    <w:rsid w:val="00C96AEF"/>
    <w:rsid w:val="00C96B20"/>
    <w:rsid w:val="00C96DD8"/>
    <w:rsid w:val="00C9711C"/>
    <w:rsid w:val="00C972D7"/>
    <w:rsid w:val="00C97453"/>
    <w:rsid w:val="00C97468"/>
    <w:rsid w:val="00C975BB"/>
    <w:rsid w:val="00C97A59"/>
    <w:rsid w:val="00C97AAB"/>
    <w:rsid w:val="00C97AC1"/>
    <w:rsid w:val="00C97CE1"/>
    <w:rsid w:val="00C97F5B"/>
    <w:rsid w:val="00C97F8F"/>
    <w:rsid w:val="00C97F93"/>
    <w:rsid w:val="00CA00C6"/>
    <w:rsid w:val="00CA011E"/>
    <w:rsid w:val="00CA056D"/>
    <w:rsid w:val="00CA0711"/>
    <w:rsid w:val="00CA0BE3"/>
    <w:rsid w:val="00CA0CE7"/>
    <w:rsid w:val="00CA0DC9"/>
    <w:rsid w:val="00CA0E1E"/>
    <w:rsid w:val="00CA0E22"/>
    <w:rsid w:val="00CA107B"/>
    <w:rsid w:val="00CA14A2"/>
    <w:rsid w:val="00CA158E"/>
    <w:rsid w:val="00CA159C"/>
    <w:rsid w:val="00CA15F1"/>
    <w:rsid w:val="00CA162F"/>
    <w:rsid w:val="00CA1742"/>
    <w:rsid w:val="00CA17A4"/>
    <w:rsid w:val="00CA17E6"/>
    <w:rsid w:val="00CA1887"/>
    <w:rsid w:val="00CA19ED"/>
    <w:rsid w:val="00CA1C8C"/>
    <w:rsid w:val="00CA1DB9"/>
    <w:rsid w:val="00CA21B2"/>
    <w:rsid w:val="00CA2423"/>
    <w:rsid w:val="00CA2486"/>
    <w:rsid w:val="00CA2A23"/>
    <w:rsid w:val="00CA2A55"/>
    <w:rsid w:val="00CA2D41"/>
    <w:rsid w:val="00CA2D5C"/>
    <w:rsid w:val="00CA2FA1"/>
    <w:rsid w:val="00CA31E6"/>
    <w:rsid w:val="00CA322E"/>
    <w:rsid w:val="00CA323B"/>
    <w:rsid w:val="00CA335F"/>
    <w:rsid w:val="00CA34E7"/>
    <w:rsid w:val="00CA350C"/>
    <w:rsid w:val="00CA3572"/>
    <w:rsid w:val="00CA3611"/>
    <w:rsid w:val="00CA36E6"/>
    <w:rsid w:val="00CA3776"/>
    <w:rsid w:val="00CA3D05"/>
    <w:rsid w:val="00CA3DE8"/>
    <w:rsid w:val="00CA406C"/>
    <w:rsid w:val="00CA40CE"/>
    <w:rsid w:val="00CA40EC"/>
    <w:rsid w:val="00CA43C2"/>
    <w:rsid w:val="00CA443F"/>
    <w:rsid w:val="00CA4482"/>
    <w:rsid w:val="00CA4798"/>
    <w:rsid w:val="00CA49F0"/>
    <w:rsid w:val="00CA4C22"/>
    <w:rsid w:val="00CA4E67"/>
    <w:rsid w:val="00CA4EE6"/>
    <w:rsid w:val="00CA504B"/>
    <w:rsid w:val="00CA52E2"/>
    <w:rsid w:val="00CA55D8"/>
    <w:rsid w:val="00CA57FE"/>
    <w:rsid w:val="00CA5868"/>
    <w:rsid w:val="00CA5893"/>
    <w:rsid w:val="00CA5B9D"/>
    <w:rsid w:val="00CA5D29"/>
    <w:rsid w:val="00CA621E"/>
    <w:rsid w:val="00CA663B"/>
    <w:rsid w:val="00CA67F6"/>
    <w:rsid w:val="00CA6DB3"/>
    <w:rsid w:val="00CA7021"/>
    <w:rsid w:val="00CA7142"/>
    <w:rsid w:val="00CA73FE"/>
    <w:rsid w:val="00CA759B"/>
    <w:rsid w:val="00CA77AA"/>
    <w:rsid w:val="00CA7895"/>
    <w:rsid w:val="00CA7AF6"/>
    <w:rsid w:val="00CA7B01"/>
    <w:rsid w:val="00CA7BB9"/>
    <w:rsid w:val="00CA7DAD"/>
    <w:rsid w:val="00CA7DF6"/>
    <w:rsid w:val="00CA7E45"/>
    <w:rsid w:val="00CA7EB5"/>
    <w:rsid w:val="00CA7EE4"/>
    <w:rsid w:val="00CB005F"/>
    <w:rsid w:val="00CB007D"/>
    <w:rsid w:val="00CB0096"/>
    <w:rsid w:val="00CB0130"/>
    <w:rsid w:val="00CB018A"/>
    <w:rsid w:val="00CB02AA"/>
    <w:rsid w:val="00CB02F3"/>
    <w:rsid w:val="00CB0430"/>
    <w:rsid w:val="00CB0605"/>
    <w:rsid w:val="00CB0837"/>
    <w:rsid w:val="00CB0916"/>
    <w:rsid w:val="00CB0A31"/>
    <w:rsid w:val="00CB0BA2"/>
    <w:rsid w:val="00CB0C00"/>
    <w:rsid w:val="00CB1083"/>
    <w:rsid w:val="00CB1240"/>
    <w:rsid w:val="00CB12FC"/>
    <w:rsid w:val="00CB1329"/>
    <w:rsid w:val="00CB148A"/>
    <w:rsid w:val="00CB148C"/>
    <w:rsid w:val="00CB171E"/>
    <w:rsid w:val="00CB1C11"/>
    <w:rsid w:val="00CB1C89"/>
    <w:rsid w:val="00CB1F21"/>
    <w:rsid w:val="00CB207E"/>
    <w:rsid w:val="00CB22B3"/>
    <w:rsid w:val="00CB22D7"/>
    <w:rsid w:val="00CB2337"/>
    <w:rsid w:val="00CB252A"/>
    <w:rsid w:val="00CB25E0"/>
    <w:rsid w:val="00CB274B"/>
    <w:rsid w:val="00CB2772"/>
    <w:rsid w:val="00CB282A"/>
    <w:rsid w:val="00CB2912"/>
    <w:rsid w:val="00CB2A18"/>
    <w:rsid w:val="00CB2A3B"/>
    <w:rsid w:val="00CB2AE0"/>
    <w:rsid w:val="00CB2C12"/>
    <w:rsid w:val="00CB2FBF"/>
    <w:rsid w:val="00CB30FB"/>
    <w:rsid w:val="00CB329E"/>
    <w:rsid w:val="00CB338E"/>
    <w:rsid w:val="00CB34FF"/>
    <w:rsid w:val="00CB36D1"/>
    <w:rsid w:val="00CB36ED"/>
    <w:rsid w:val="00CB38EE"/>
    <w:rsid w:val="00CB3E84"/>
    <w:rsid w:val="00CB43DA"/>
    <w:rsid w:val="00CB44FA"/>
    <w:rsid w:val="00CB4667"/>
    <w:rsid w:val="00CB4A20"/>
    <w:rsid w:val="00CB4CE1"/>
    <w:rsid w:val="00CB4D84"/>
    <w:rsid w:val="00CB4E4C"/>
    <w:rsid w:val="00CB507E"/>
    <w:rsid w:val="00CB5540"/>
    <w:rsid w:val="00CB56E8"/>
    <w:rsid w:val="00CB5796"/>
    <w:rsid w:val="00CB57BE"/>
    <w:rsid w:val="00CB58CC"/>
    <w:rsid w:val="00CB59A1"/>
    <w:rsid w:val="00CB5B3E"/>
    <w:rsid w:val="00CB5E7C"/>
    <w:rsid w:val="00CB6258"/>
    <w:rsid w:val="00CB6332"/>
    <w:rsid w:val="00CB6346"/>
    <w:rsid w:val="00CB66D8"/>
    <w:rsid w:val="00CB6716"/>
    <w:rsid w:val="00CB681A"/>
    <w:rsid w:val="00CB6874"/>
    <w:rsid w:val="00CB6BA3"/>
    <w:rsid w:val="00CB6C5C"/>
    <w:rsid w:val="00CB6CF4"/>
    <w:rsid w:val="00CB6DE9"/>
    <w:rsid w:val="00CB700C"/>
    <w:rsid w:val="00CB7359"/>
    <w:rsid w:val="00CB74C1"/>
    <w:rsid w:val="00CB750E"/>
    <w:rsid w:val="00CB775A"/>
    <w:rsid w:val="00CB789A"/>
    <w:rsid w:val="00CB7B30"/>
    <w:rsid w:val="00CB7DE1"/>
    <w:rsid w:val="00CB7F14"/>
    <w:rsid w:val="00CC019D"/>
    <w:rsid w:val="00CC01C6"/>
    <w:rsid w:val="00CC01DE"/>
    <w:rsid w:val="00CC03A8"/>
    <w:rsid w:val="00CC056B"/>
    <w:rsid w:val="00CC08F9"/>
    <w:rsid w:val="00CC0975"/>
    <w:rsid w:val="00CC0CA7"/>
    <w:rsid w:val="00CC0CDF"/>
    <w:rsid w:val="00CC0CF0"/>
    <w:rsid w:val="00CC0D51"/>
    <w:rsid w:val="00CC0D53"/>
    <w:rsid w:val="00CC0DF1"/>
    <w:rsid w:val="00CC1056"/>
    <w:rsid w:val="00CC108B"/>
    <w:rsid w:val="00CC10B2"/>
    <w:rsid w:val="00CC10D0"/>
    <w:rsid w:val="00CC1153"/>
    <w:rsid w:val="00CC1159"/>
    <w:rsid w:val="00CC1339"/>
    <w:rsid w:val="00CC1502"/>
    <w:rsid w:val="00CC1772"/>
    <w:rsid w:val="00CC182C"/>
    <w:rsid w:val="00CC1AC3"/>
    <w:rsid w:val="00CC1C81"/>
    <w:rsid w:val="00CC1EA2"/>
    <w:rsid w:val="00CC2035"/>
    <w:rsid w:val="00CC2069"/>
    <w:rsid w:val="00CC217C"/>
    <w:rsid w:val="00CC27FE"/>
    <w:rsid w:val="00CC2929"/>
    <w:rsid w:val="00CC29D3"/>
    <w:rsid w:val="00CC2AB5"/>
    <w:rsid w:val="00CC2F02"/>
    <w:rsid w:val="00CC2F28"/>
    <w:rsid w:val="00CC2F35"/>
    <w:rsid w:val="00CC2F7E"/>
    <w:rsid w:val="00CC2F84"/>
    <w:rsid w:val="00CC33B0"/>
    <w:rsid w:val="00CC35BC"/>
    <w:rsid w:val="00CC3947"/>
    <w:rsid w:val="00CC3984"/>
    <w:rsid w:val="00CC3BC2"/>
    <w:rsid w:val="00CC3D3B"/>
    <w:rsid w:val="00CC3ED7"/>
    <w:rsid w:val="00CC3EE0"/>
    <w:rsid w:val="00CC41FE"/>
    <w:rsid w:val="00CC424C"/>
    <w:rsid w:val="00CC4314"/>
    <w:rsid w:val="00CC445D"/>
    <w:rsid w:val="00CC44C2"/>
    <w:rsid w:val="00CC45E5"/>
    <w:rsid w:val="00CC4838"/>
    <w:rsid w:val="00CC4A3C"/>
    <w:rsid w:val="00CC4B48"/>
    <w:rsid w:val="00CC4E21"/>
    <w:rsid w:val="00CC4E8B"/>
    <w:rsid w:val="00CC4FDF"/>
    <w:rsid w:val="00CC4FE5"/>
    <w:rsid w:val="00CC50FA"/>
    <w:rsid w:val="00CC5244"/>
    <w:rsid w:val="00CC540C"/>
    <w:rsid w:val="00CC5618"/>
    <w:rsid w:val="00CC57CE"/>
    <w:rsid w:val="00CC57F9"/>
    <w:rsid w:val="00CC5A24"/>
    <w:rsid w:val="00CC5A5E"/>
    <w:rsid w:val="00CC5A7F"/>
    <w:rsid w:val="00CC5AC1"/>
    <w:rsid w:val="00CC5C87"/>
    <w:rsid w:val="00CC602D"/>
    <w:rsid w:val="00CC6159"/>
    <w:rsid w:val="00CC6584"/>
    <w:rsid w:val="00CC6BDD"/>
    <w:rsid w:val="00CC6BEF"/>
    <w:rsid w:val="00CC6D10"/>
    <w:rsid w:val="00CC6D90"/>
    <w:rsid w:val="00CC6DED"/>
    <w:rsid w:val="00CC6E01"/>
    <w:rsid w:val="00CC6EB3"/>
    <w:rsid w:val="00CC71A3"/>
    <w:rsid w:val="00CC7479"/>
    <w:rsid w:val="00CC76F8"/>
    <w:rsid w:val="00CC7B70"/>
    <w:rsid w:val="00CC7CE1"/>
    <w:rsid w:val="00CC7D08"/>
    <w:rsid w:val="00CD0065"/>
    <w:rsid w:val="00CD00CF"/>
    <w:rsid w:val="00CD028A"/>
    <w:rsid w:val="00CD0315"/>
    <w:rsid w:val="00CD03D9"/>
    <w:rsid w:val="00CD03FE"/>
    <w:rsid w:val="00CD0587"/>
    <w:rsid w:val="00CD06EC"/>
    <w:rsid w:val="00CD08FA"/>
    <w:rsid w:val="00CD0E12"/>
    <w:rsid w:val="00CD0E27"/>
    <w:rsid w:val="00CD0EBD"/>
    <w:rsid w:val="00CD0F82"/>
    <w:rsid w:val="00CD1136"/>
    <w:rsid w:val="00CD147D"/>
    <w:rsid w:val="00CD1581"/>
    <w:rsid w:val="00CD15FD"/>
    <w:rsid w:val="00CD1634"/>
    <w:rsid w:val="00CD16BA"/>
    <w:rsid w:val="00CD1714"/>
    <w:rsid w:val="00CD17DC"/>
    <w:rsid w:val="00CD1F46"/>
    <w:rsid w:val="00CD1FA4"/>
    <w:rsid w:val="00CD2129"/>
    <w:rsid w:val="00CD255D"/>
    <w:rsid w:val="00CD25FC"/>
    <w:rsid w:val="00CD26C5"/>
    <w:rsid w:val="00CD2A10"/>
    <w:rsid w:val="00CD2B40"/>
    <w:rsid w:val="00CD2B4E"/>
    <w:rsid w:val="00CD2BED"/>
    <w:rsid w:val="00CD2CD7"/>
    <w:rsid w:val="00CD2D07"/>
    <w:rsid w:val="00CD31F0"/>
    <w:rsid w:val="00CD33DC"/>
    <w:rsid w:val="00CD341F"/>
    <w:rsid w:val="00CD3540"/>
    <w:rsid w:val="00CD3624"/>
    <w:rsid w:val="00CD395C"/>
    <w:rsid w:val="00CD3AC7"/>
    <w:rsid w:val="00CD3EA4"/>
    <w:rsid w:val="00CD3F34"/>
    <w:rsid w:val="00CD3FBD"/>
    <w:rsid w:val="00CD3FF8"/>
    <w:rsid w:val="00CD4128"/>
    <w:rsid w:val="00CD412A"/>
    <w:rsid w:val="00CD41B9"/>
    <w:rsid w:val="00CD4255"/>
    <w:rsid w:val="00CD4262"/>
    <w:rsid w:val="00CD4410"/>
    <w:rsid w:val="00CD44CF"/>
    <w:rsid w:val="00CD4576"/>
    <w:rsid w:val="00CD4AE6"/>
    <w:rsid w:val="00CD4CB4"/>
    <w:rsid w:val="00CD4F35"/>
    <w:rsid w:val="00CD505B"/>
    <w:rsid w:val="00CD5093"/>
    <w:rsid w:val="00CD520C"/>
    <w:rsid w:val="00CD52A3"/>
    <w:rsid w:val="00CD53F0"/>
    <w:rsid w:val="00CD5442"/>
    <w:rsid w:val="00CD55FA"/>
    <w:rsid w:val="00CD5754"/>
    <w:rsid w:val="00CD5989"/>
    <w:rsid w:val="00CD5A76"/>
    <w:rsid w:val="00CD5AB4"/>
    <w:rsid w:val="00CD5B2D"/>
    <w:rsid w:val="00CD5D8D"/>
    <w:rsid w:val="00CD6024"/>
    <w:rsid w:val="00CD61BA"/>
    <w:rsid w:val="00CD653A"/>
    <w:rsid w:val="00CD656E"/>
    <w:rsid w:val="00CD6577"/>
    <w:rsid w:val="00CD6854"/>
    <w:rsid w:val="00CD693E"/>
    <w:rsid w:val="00CD6966"/>
    <w:rsid w:val="00CD69E6"/>
    <w:rsid w:val="00CD6A58"/>
    <w:rsid w:val="00CD6B97"/>
    <w:rsid w:val="00CD6BB1"/>
    <w:rsid w:val="00CD6C4B"/>
    <w:rsid w:val="00CD6C5E"/>
    <w:rsid w:val="00CD6C90"/>
    <w:rsid w:val="00CD6E01"/>
    <w:rsid w:val="00CD7167"/>
    <w:rsid w:val="00CD7190"/>
    <w:rsid w:val="00CD720C"/>
    <w:rsid w:val="00CD7259"/>
    <w:rsid w:val="00CD72A0"/>
    <w:rsid w:val="00CD7393"/>
    <w:rsid w:val="00CD7860"/>
    <w:rsid w:val="00CD78BA"/>
    <w:rsid w:val="00CD78C1"/>
    <w:rsid w:val="00CD79EF"/>
    <w:rsid w:val="00CD7ADA"/>
    <w:rsid w:val="00CD7F07"/>
    <w:rsid w:val="00CE009D"/>
    <w:rsid w:val="00CE00B2"/>
    <w:rsid w:val="00CE014E"/>
    <w:rsid w:val="00CE01A6"/>
    <w:rsid w:val="00CE01D6"/>
    <w:rsid w:val="00CE055A"/>
    <w:rsid w:val="00CE0583"/>
    <w:rsid w:val="00CE065E"/>
    <w:rsid w:val="00CE06B8"/>
    <w:rsid w:val="00CE0863"/>
    <w:rsid w:val="00CE08C7"/>
    <w:rsid w:val="00CE0A62"/>
    <w:rsid w:val="00CE0B9A"/>
    <w:rsid w:val="00CE0C7D"/>
    <w:rsid w:val="00CE0E2A"/>
    <w:rsid w:val="00CE10AE"/>
    <w:rsid w:val="00CE127D"/>
    <w:rsid w:val="00CE139A"/>
    <w:rsid w:val="00CE13D8"/>
    <w:rsid w:val="00CE1537"/>
    <w:rsid w:val="00CE162B"/>
    <w:rsid w:val="00CE185D"/>
    <w:rsid w:val="00CE186E"/>
    <w:rsid w:val="00CE1D4A"/>
    <w:rsid w:val="00CE1E4E"/>
    <w:rsid w:val="00CE1F21"/>
    <w:rsid w:val="00CE1F89"/>
    <w:rsid w:val="00CE20C5"/>
    <w:rsid w:val="00CE2113"/>
    <w:rsid w:val="00CE2242"/>
    <w:rsid w:val="00CE22F6"/>
    <w:rsid w:val="00CE2368"/>
    <w:rsid w:val="00CE2472"/>
    <w:rsid w:val="00CE261E"/>
    <w:rsid w:val="00CE26E5"/>
    <w:rsid w:val="00CE295A"/>
    <w:rsid w:val="00CE2997"/>
    <w:rsid w:val="00CE29E7"/>
    <w:rsid w:val="00CE2A5A"/>
    <w:rsid w:val="00CE2A90"/>
    <w:rsid w:val="00CE2ACD"/>
    <w:rsid w:val="00CE2BEB"/>
    <w:rsid w:val="00CE2C5C"/>
    <w:rsid w:val="00CE2EAC"/>
    <w:rsid w:val="00CE2FA1"/>
    <w:rsid w:val="00CE32CB"/>
    <w:rsid w:val="00CE353D"/>
    <w:rsid w:val="00CE35EB"/>
    <w:rsid w:val="00CE3657"/>
    <w:rsid w:val="00CE3753"/>
    <w:rsid w:val="00CE39CF"/>
    <w:rsid w:val="00CE3A5B"/>
    <w:rsid w:val="00CE3B3D"/>
    <w:rsid w:val="00CE3D23"/>
    <w:rsid w:val="00CE3D84"/>
    <w:rsid w:val="00CE3DD4"/>
    <w:rsid w:val="00CE3E31"/>
    <w:rsid w:val="00CE3E92"/>
    <w:rsid w:val="00CE3E9B"/>
    <w:rsid w:val="00CE404D"/>
    <w:rsid w:val="00CE4250"/>
    <w:rsid w:val="00CE438C"/>
    <w:rsid w:val="00CE43AC"/>
    <w:rsid w:val="00CE4430"/>
    <w:rsid w:val="00CE4564"/>
    <w:rsid w:val="00CE45D8"/>
    <w:rsid w:val="00CE495F"/>
    <w:rsid w:val="00CE4A85"/>
    <w:rsid w:val="00CE4E19"/>
    <w:rsid w:val="00CE4E4C"/>
    <w:rsid w:val="00CE4F0A"/>
    <w:rsid w:val="00CE4FCA"/>
    <w:rsid w:val="00CE5052"/>
    <w:rsid w:val="00CE51C3"/>
    <w:rsid w:val="00CE51CD"/>
    <w:rsid w:val="00CE51F1"/>
    <w:rsid w:val="00CE5284"/>
    <w:rsid w:val="00CE52FA"/>
    <w:rsid w:val="00CE5315"/>
    <w:rsid w:val="00CE57BE"/>
    <w:rsid w:val="00CE581A"/>
    <w:rsid w:val="00CE5837"/>
    <w:rsid w:val="00CE591C"/>
    <w:rsid w:val="00CE592E"/>
    <w:rsid w:val="00CE5947"/>
    <w:rsid w:val="00CE59A9"/>
    <w:rsid w:val="00CE5CB9"/>
    <w:rsid w:val="00CE5F8E"/>
    <w:rsid w:val="00CE6081"/>
    <w:rsid w:val="00CE6094"/>
    <w:rsid w:val="00CE63F7"/>
    <w:rsid w:val="00CE6624"/>
    <w:rsid w:val="00CE6755"/>
    <w:rsid w:val="00CE67E7"/>
    <w:rsid w:val="00CE686B"/>
    <w:rsid w:val="00CE68B0"/>
    <w:rsid w:val="00CE6BD1"/>
    <w:rsid w:val="00CE6C26"/>
    <w:rsid w:val="00CE6C49"/>
    <w:rsid w:val="00CE6F59"/>
    <w:rsid w:val="00CE70F4"/>
    <w:rsid w:val="00CE71A7"/>
    <w:rsid w:val="00CE71C1"/>
    <w:rsid w:val="00CE7235"/>
    <w:rsid w:val="00CE727C"/>
    <w:rsid w:val="00CE7410"/>
    <w:rsid w:val="00CE795E"/>
    <w:rsid w:val="00CE7B11"/>
    <w:rsid w:val="00CE7BB0"/>
    <w:rsid w:val="00CE7C99"/>
    <w:rsid w:val="00CE7D64"/>
    <w:rsid w:val="00CE7D6B"/>
    <w:rsid w:val="00CE7DBE"/>
    <w:rsid w:val="00CE7DE4"/>
    <w:rsid w:val="00CF0175"/>
    <w:rsid w:val="00CF01B1"/>
    <w:rsid w:val="00CF0319"/>
    <w:rsid w:val="00CF0386"/>
    <w:rsid w:val="00CF03C5"/>
    <w:rsid w:val="00CF042C"/>
    <w:rsid w:val="00CF051C"/>
    <w:rsid w:val="00CF065E"/>
    <w:rsid w:val="00CF0712"/>
    <w:rsid w:val="00CF0805"/>
    <w:rsid w:val="00CF0935"/>
    <w:rsid w:val="00CF0A14"/>
    <w:rsid w:val="00CF0E18"/>
    <w:rsid w:val="00CF0ED4"/>
    <w:rsid w:val="00CF103D"/>
    <w:rsid w:val="00CF1116"/>
    <w:rsid w:val="00CF143E"/>
    <w:rsid w:val="00CF16B5"/>
    <w:rsid w:val="00CF1763"/>
    <w:rsid w:val="00CF1840"/>
    <w:rsid w:val="00CF1984"/>
    <w:rsid w:val="00CF1A38"/>
    <w:rsid w:val="00CF1AA7"/>
    <w:rsid w:val="00CF1B67"/>
    <w:rsid w:val="00CF1C1F"/>
    <w:rsid w:val="00CF1D00"/>
    <w:rsid w:val="00CF2559"/>
    <w:rsid w:val="00CF2839"/>
    <w:rsid w:val="00CF287A"/>
    <w:rsid w:val="00CF29E6"/>
    <w:rsid w:val="00CF2B3D"/>
    <w:rsid w:val="00CF3128"/>
    <w:rsid w:val="00CF3201"/>
    <w:rsid w:val="00CF3228"/>
    <w:rsid w:val="00CF3998"/>
    <w:rsid w:val="00CF3A8D"/>
    <w:rsid w:val="00CF3C14"/>
    <w:rsid w:val="00CF3CA6"/>
    <w:rsid w:val="00CF3CDB"/>
    <w:rsid w:val="00CF3D18"/>
    <w:rsid w:val="00CF3E80"/>
    <w:rsid w:val="00CF3E84"/>
    <w:rsid w:val="00CF4042"/>
    <w:rsid w:val="00CF40E5"/>
    <w:rsid w:val="00CF42D5"/>
    <w:rsid w:val="00CF42F5"/>
    <w:rsid w:val="00CF4333"/>
    <w:rsid w:val="00CF446F"/>
    <w:rsid w:val="00CF44CB"/>
    <w:rsid w:val="00CF45D2"/>
    <w:rsid w:val="00CF45E9"/>
    <w:rsid w:val="00CF46F0"/>
    <w:rsid w:val="00CF46F4"/>
    <w:rsid w:val="00CF4736"/>
    <w:rsid w:val="00CF4799"/>
    <w:rsid w:val="00CF4B01"/>
    <w:rsid w:val="00CF4D9C"/>
    <w:rsid w:val="00CF4DED"/>
    <w:rsid w:val="00CF5007"/>
    <w:rsid w:val="00CF521B"/>
    <w:rsid w:val="00CF5437"/>
    <w:rsid w:val="00CF567F"/>
    <w:rsid w:val="00CF568D"/>
    <w:rsid w:val="00CF5A56"/>
    <w:rsid w:val="00CF5AAF"/>
    <w:rsid w:val="00CF5B2C"/>
    <w:rsid w:val="00CF5B72"/>
    <w:rsid w:val="00CF5C04"/>
    <w:rsid w:val="00CF5C6D"/>
    <w:rsid w:val="00CF5D89"/>
    <w:rsid w:val="00CF5DF2"/>
    <w:rsid w:val="00CF5F1A"/>
    <w:rsid w:val="00CF6260"/>
    <w:rsid w:val="00CF6275"/>
    <w:rsid w:val="00CF62FE"/>
    <w:rsid w:val="00CF6797"/>
    <w:rsid w:val="00CF6CF3"/>
    <w:rsid w:val="00CF6D16"/>
    <w:rsid w:val="00CF6D8C"/>
    <w:rsid w:val="00CF6F45"/>
    <w:rsid w:val="00CF70E9"/>
    <w:rsid w:val="00CF724B"/>
    <w:rsid w:val="00CF7350"/>
    <w:rsid w:val="00CF7356"/>
    <w:rsid w:val="00CF7831"/>
    <w:rsid w:val="00CF7B15"/>
    <w:rsid w:val="00CF7B22"/>
    <w:rsid w:val="00CF7C32"/>
    <w:rsid w:val="00CF7DB5"/>
    <w:rsid w:val="00CF7F22"/>
    <w:rsid w:val="00D00099"/>
    <w:rsid w:val="00D001DA"/>
    <w:rsid w:val="00D002D2"/>
    <w:rsid w:val="00D003B1"/>
    <w:rsid w:val="00D004F1"/>
    <w:rsid w:val="00D00576"/>
    <w:rsid w:val="00D006FF"/>
    <w:rsid w:val="00D0086D"/>
    <w:rsid w:val="00D009E3"/>
    <w:rsid w:val="00D00B1C"/>
    <w:rsid w:val="00D00D61"/>
    <w:rsid w:val="00D01132"/>
    <w:rsid w:val="00D01457"/>
    <w:rsid w:val="00D014C1"/>
    <w:rsid w:val="00D01535"/>
    <w:rsid w:val="00D016CD"/>
    <w:rsid w:val="00D01770"/>
    <w:rsid w:val="00D017C9"/>
    <w:rsid w:val="00D018AC"/>
    <w:rsid w:val="00D01B10"/>
    <w:rsid w:val="00D01BB5"/>
    <w:rsid w:val="00D01CB0"/>
    <w:rsid w:val="00D01DCD"/>
    <w:rsid w:val="00D01E28"/>
    <w:rsid w:val="00D01F50"/>
    <w:rsid w:val="00D02093"/>
    <w:rsid w:val="00D02212"/>
    <w:rsid w:val="00D02417"/>
    <w:rsid w:val="00D0245D"/>
    <w:rsid w:val="00D0253E"/>
    <w:rsid w:val="00D02561"/>
    <w:rsid w:val="00D0272D"/>
    <w:rsid w:val="00D027ED"/>
    <w:rsid w:val="00D02BDF"/>
    <w:rsid w:val="00D02F42"/>
    <w:rsid w:val="00D02F48"/>
    <w:rsid w:val="00D02FB3"/>
    <w:rsid w:val="00D02FF6"/>
    <w:rsid w:val="00D0312C"/>
    <w:rsid w:val="00D03233"/>
    <w:rsid w:val="00D03603"/>
    <w:rsid w:val="00D03763"/>
    <w:rsid w:val="00D037C7"/>
    <w:rsid w:val="00D03846"/>
    <w:rsid w:val="00D03955"/>
    <w:rsid w:val="00D03A92"/>
    <w:rsid w:val="00D03A97"/>
    <w:rsid w:val="00D03DAE"/>
    <w:rsid w:val="00D03DF1"/>
    <w:rsid w:val="00D03EFA"/>
    <w:rsid w:val="00D03F88"/>
    <w:rsid w:val="00D03FA2"/>
    <w:rsid w:val="00D0420F"/>
    <w:rsid w:val="00D042CB"/>
    <w:rsid w:val="00D0431C"/>
    <w:rsid w:val="00D043B8"/>
    <w:rsid w:val="00D043FA"/>
    <w:rsid w:val="00D048DD"/>
    <w:rsid w:val="00D049EE"/>
    <w:rsid w:val="00D04A0B"/>
    <w:rsid w:val="00D04A1B"/>
    <w:rsid w:val="00D04AE7"/>
    <w:rsid w:val="00D04B28"/>
    <w:rsid w:val="00D051F9"/>
    <w:rsid w:val="00D052E4"/>
    <w:rsid w:val="00D0532D"/>
    <w:rsid w:val="00D05407"/>
    <w:rsid w:val="00D05552"/>
    <w:rsid w:val="00D055A5"/>
    <w:rsid w:val="00D05915"/>
    <w:rsid w:val="00D05A78"/>
    <w:rsid w:val="00D05B2F"/>
    <w:rsid w:val="00D05B54"/>
    <w:rsid w:val="00D05B84"/>
    <w:rsid w:val="00D05C22"/>
    <w:rsid w:val="00D05CCB"/>
    <w:rsid w:val="00D05D4F"/>
    <w:rsid w:val="00D05EFA"/>
    <w:rsid w:val="00D05FC6"/>
    <w:rsid w:val="00D06080"/>
    <w:rsid w:val="00D0609A"/>
    <w:rsid w:val="00D060F1"/>
    <w:rsid w:val="00D0628F"/>
    <w:rsid w:val="00D0630B"/>
    <w:rsid w:val="00D0647C"/>
    <w:rsid w:val="00D0680E"/>
    <w:rsid w:val="00D06A6B"/>
    <w:rsid w:val="00D06CB0"/>
    <w:rsid w:val="00D06F14"/>
    <w:rsid w:val="00D07086"/>
    <w:rsid w:val="00D073BC"/>
    <w:rsid w:val="00D073C2"/>
    <w:rsid w:val="00D0753A"/>
    <w:rsid w:val="00D075B7"/>
    <w:rsid w:val="00D07A72"/>
    <w:rsid w:val="00D10116"/>
    <w:rsid w:val="00D10184"/>
    <w:rsid w:val="00D10254"/>
    <w:rsid w:val="00D10328"/>
    <w:rsid w:val="00D10346"/>
    <w:rsid w:val="00D103B5"/>
    <w:rsid w:val="00D105E1"/>
    <w:rsid w:val="00D10936"/>
    <w:rsid w:val="00D10B02"/>
    <w:rsid w:val="00D10D41"/>
    <w:rsid w:val="00D10D9B"/>
    <w:rsid w:val="00D10FAA"/>
    <w:rsid w:val="00D11182"/>
    <w:rsid w:val="00D11396"/>
    <w:rsid w:val="00D11427"/>
    <w:rsid w:val="00D114B0"/>
    <w:rsid w:val="00D116BA"/>
    <w:rsid w:val="00D1184D"/>
    <w:rsid w:val="00D11A4C"/>
    <w:rsid w:val="00D11BCA"/>
    <w:rsid w:val="00D11CB9"/>
    <w:rsid w:val="00D11E12"/>
    <w:rsid w:val="00D11EF4"/>
    <w:rsid w:val="00D11F61"/>
    <w:rsid w:val="00D12011"/>
    <w:rsid w:val="00D12067"/>
    <w:rsid w:val="00D12133"/>
    <w:rsid w:val="00D1223D"/>
    <w:rsid w:val="00D12339"/>
    <w:rsid w:val="00D125A2"/>
    <w:rsid w:val="00D1273A"/>
    <w:rsid w:val="00D127F5"/>
    <w:rsid w:val="00D1282E"/>
    <w:rsid w:val="00D1290C"/>
    <w:rsid w:val="00D12C1A"/>
    <w:rsid w:val="00D12C66"/>
    <w:rsid w:val="00D13610"/>
    <w:rsid w:val="00D13665"/>
    <w:rsid w:val="00D13814"/>
    <w:rsid w:val="00D13887"/>
    <w:rsid w:val="00D13F29"/>
    <w:rsid w:val="00D14179"/>
    <w:rsid w:val="00D14458"/>
    <w:rsid w:val="00D14508"/>
    <w:rsid w:val="00D14553"/>
    <w:rsid w:val="00D14594"/>
    <w:rsid w:val="00D1488E"/>
    <w:rsid w:val="00D148F4"/>
    <w:rsid w:val="00D1494E"/>
    <w:rsid w:val="00D14C09"/>
    <w:rsid w:val="00D14C24"/>
    <w:rsid w:val="00D151A6"/>
    <w:rsid w:val="00D151D8"/>
    <w:rsid w:val="00D15303"/>
    <w:rsid w:val="00D15BDB"/>
    <w:rsid w:val="00D15E24"/>
    <w:rsid w:val="00D161D2"/>
    <w:rsid w:val="00D161D4"/>
    <w:rsid w:val="00D162A3"/>
    <w:rsid w:val="00D162D6"/>
    <w:rsid w:val="00D1630B"/>
    <w:rsid w:val="00D1647F"/>
    <w:rsid w:val="00D1663B"/>
    <w:rsid w:val="00D168E8"/>
    <w:rsid w:val="00D16A4D"/>
    <w:rsid w:val="00D16CFC"/>
    <w:rsid w:val="00D16D4C"/>
    <w:rsid w:val="00D16DFE"/>
    <w:rsid w:val="00D171BA"/>
    <w:rsid w:val="00D1735F"/>
    <w:rsid w:val="00D17860"/>
    <w:rsid w:val="00D17909"/>
    <w:rsid w:val="00D17B42"/>
    <w:rsid w:val="00D17BD5"/>
    <w:rsid w:val="00D17DB9"/>
    <w:rsid w:val="00D17E52"/>
    <w:rsid w:val="00D17F00"/>
    <w:rsid w:val="00D17FB7"/>
    <w:rsid w:val="00D20225"/>
    <w:rsid w:val="00D206EF"/>
    <w:rsid w:val="00D20713"/>
    <w:rsid w:val="00D20821"/>
    <w:rsid w:val="00D20A97"/>
    <w:rsid w:val="00D20BAE"/>
    <w:rsid w:val="00D20CBB"/>
    <w:rsid w:val="00D20D06"/>
    <w:rsid w:val="00D20F68"/>
    <w:rsid w:val="00D20FCA"/>
    <w:rsid w:val="00D21148"/>
    <w:rsid w:val="00D21354"/>
    <w:rsid w:val="00D21486"/>
    <w:rsid w:val="00D214C2"/>
    <w:rsid w:val="00D21744"/>
    <w:rsid w:val="00D21775"/>
    <w:rsid w:val="00D2180A"/>
    <w:rsid w:val="00D21C08"/>
    <w:rsid w:val="00D21D4D"/>
    <w:rsid w:val="00D2219E"/>
    <w:rsid w:val="00D2222F"/>
    <w:rsid w:val="00D22371"/>
    <w:rsid w:val="00D223BD"/>
    <w:rsid w:val="00D22430"/>
    <w:rsid w:val="00D22440"/>
    <w:rsid w:val="00D2257D"/>
    <w:rsid w:val="00D22666"/>
    <w:rsid w:val="00D226C1"/>
    <w:rsid w:val="00D22776"/>
    <w:rsid w:val="00D229DF"/>
    <w:rsid w:val="00D22DD7"/>
    <w:rsid w:val="00D22EEA"/>
    <w:rsid w:val="00D2317F"/>
    <w:rsid w:val="00D23190"/>
    <w:rsid w:val="00D23893"/>
    <w:rsid w:val="00D23951"/>
    <w:rsid w:val="00D23987"/>
    <w:rsid w:val="00D23AA6"/>
    <w:rsid w:val="00D23BE5"/>
    <w:rsid w:val="00D23C4C"/>
    <w:rsid w:val="00D23FD1"/>
    <w:rsid w:val="00D24044"/>
    <w:rsid w:val="00D24050"/>
    <w:rsid w:val="00D24444"/>
    <w:rsid w:val="00D244C1"/>
    <w:rsid w:val="00D24730"/>
    <w:rsid w:val="00D248EE"/>
    <w:rsid w:val="00D2496C"/>
    <w:rsid w:val="00D24D37"/>
    <w:rsid w:val="00D25148"/>
    <w:rsid w:val="00D2568D"/>
    <w:rsid w:val="00D25823"/>
    <w:rsid w:val="00D25843"/>
    <w:rsid w:val="00D25B05"/>
    <w:rsid w:val="00D25DC4"/>
    <w:rsid w:val="00D25FDF"/>
    <w:rsid w:val="00D26068"/>
    <w:rsid w:val="00D26112"/>
    <w:rsid w:val="00D262D1"/>
    <w:rsid w:val="00D26358"/>
    <w:rsid w:val="00D26369"/>
    <w:rsid w:val="00D263D9"/>
    <w:rsid w:val="00D265C3"/>
    <w:rsid w:val="00D267A9"/>
    <w:rsid w:val="00D26937"/>
    <w:rsid w:val="00D2695D"/>
    <w:rsid w:val="00D26DA7"/>
    <w:rsid w:val="00D2717A"/>
    <w:rsid w:val="00D2730D"/>
    <w:rsid w:val="00D27324"/>
    <w:rsid w:val="00D274EA"/>
    <w:rsid w:val="00D27D0D"/>
    <w:rsid w:val="00D27D1C"/>
    <w:rsid w:val="00D3014C"/>
    <w:rsid w:val="00D30494"/>
    <w:rsid w:val="00D30521"/>
    <w:rsid w:val="00D30CFA"/>
    <w:rsid w:val="00D30D15"/>
    <w:rsid w:val="00D30E07"/>
    <w:rsid w:val="00D30E0A"/>
    <w:rsid w:val="00D310D0"/>
    <w:rsid w:val="00D31390"/>
    <w:rsid w:val="00D31432"/>
    <w:rsid w:val="00D314DF"/>
    <w:rsid w:val="00D31513"/>
    <w:rsid w:val="00D3184F"/>
    <w:rsid w:val="00D31925"/>
    <w:rsid w:val="00D319F7"/>
    <w:rsid w:val="00D31CB8"/>
    <w:rsid w:val="00D31CF5"/>
    <w:rsid w:val="00D31D0C"/>
    <w:rsid w:val="00D31DE4"/>
    <w:rsid w:val="00D31E53"/>
    <w:rsid w:val="00D31F68"/>
    <w:rsid w:val="00D31F90"/>
    <w:rsid w:val="00D32264"/>
    <w:rsid w:val="00D324C8"/>
    <w:rsid w:val="00D326AE"/>
    <w:rsid w:val="00D32796"/>
    <w:rsid w:val="00D32857"/>
    <w:rsid w:val="00D32A79"/>
    <w:rsid w:val="00D32B38"/>
    <w:rsid w:val="00D32B3D"/>
    <w:rsid w:val="00D32C02"/>
    <w:rsid w:val="00D32CD4"/>
    <w:rsid w:val="00D32F5B"/>
    <w:rsid w:val="00D3302E"/>
    <w:rsid w:val="00D33104"/>
    <w:rsid w:val="00D33244"/>
    <w:rsid w:val="00D33342"/>
    <w:rsid w:val="00D33A36"/>
    <w:rsid w:val="00D33AF5"/>
    <w:rsid w:val="00D33B2D"/>
    <w:rsid w:val="00D33C43"/>
    <w:rsid w:val="00D33D21"/>
    <w:rsid w:val="00D33DF0"/>
    <w:rsid w:val="00D33F2B"/>
    <w:rsid w:val="00D3407A"/>
    <w:rsid w:val="00D3408B"/>
    <w:rsid w:val="00D34246"/>
    <w:rsid w:val="00D344B4"/>
    <w:rsid w:val="00D34525"/>
    <w:rsid w:val="00D34540"/>
    <w:rsid w:val="00D347CE"/>
    <w:rsid w:val="00D347F7"/>
    <w:rsid w:val="00D3481B"/>
    <w:rsid w:val="00D348D8"/>
    <w:rsid w:val="00D3493C"/>
    <w:rsid w:val="00D34965"/>
    <w:rsid w:val="00D34A08"/>
    <w:rsid w:val="00D34A5A"/>
    <w:rsid w:val="00D34AE8"/>
    <w:rsid w:val="00D34B3E"/>
    <w:rsid w:val="00D34CF1"/>
    <w:rsid w:val="00D34D56"/>
    <w:rsid w:val="00D34F76"/>
    <w:rsid w:val="00D3538F"/>
    <w:rsid w:val="00D354FA"/>
    <w:rsid w:val="00D3578E"/>
    <w:rsid w:val="00D3591B"/>
    <w:rsid w:val="00D35A58"/>
    <w:rsid w:val="00D35B02"/>
    <w:rsid w:val="00D35E70"/>
    <w:rsid w:val="00D363B7"/>
    <w:rsid w:val="00D36444"/>
    <w:rsid w:val="00D36504"/>
    <w:rsid w:val="00D369F3"/>
    <w:rsid w:val="00D36A78"/>
    <w:rsid w:val="00D36BD1"/>
    <w:rsid w:val="00D36CDB"/>
    <w:rsid w:val="00D36DAF"/>
    <w:rsid w:val="00D36E4B"/>
    <w:rsid w:val="00D3710A"/>
    <w:rsid w:val="00D3779D"/>
    <w:rsid w:val="00D37865"/>
    <w:rsid w:val="00D3787F"/>
    <w:rsid w:val="00D3792E"/>
    <w:rsid w:val="00D37BC5"/>
    <w:rsid w:val="00D37C94"/>
    <w:rsid w:val="00D37D2C"/>
    <w:rsid w:val="00D37F80"/>
    <w:rsid w:val="00D400FF"/>
    <w:rsid w:val="00D40296"/>
    <w:rsid w:val="00D402E9"/>
    <w:rsid w:val="00D404D8"/>
    <w:rsid w:val="00D409CD"/>
    <w:rsid w:val="00D40A6F"/>
    <w:rsid w:val="00D40C07"/>
    <w:rsid w:val="00D40C9D"/>
    <w:rsid w:val="00D4106D"/>
    <w:rsid w:val="00D41309"/>
    <w:rsid w:val="00D414BA"/>
    <w:rsid w:val="00D415DF"/>
    <w:rsid w:val="00D41781"/>
    <w:rsid w:val="00D41782"/>
    <w:rsid w:val="00D41795"/>
    <w:rsid w:val="00D417B7"/>
    <w:rsid w:val="00D418B5"/>
    <w:rsid w:val="00D418C1"/>
    <w:rsid w:val="00D41A25"/>
    <w:rsid w:val="00D41ABB"/>
    <w:rsid w:val="00D41C03"/>
    <w:rsid w:val="00D41E44"/>
    <w:rsid w:val="00D42086"/>
    <w:rsid w:val="00D42115"/>
    <w:rsid w:val="00D421B0"/>
    <w:rsid w:val="00D4253E"/>
    <w:rsid w:val="00D426A3"/>
    <w:rsid w:val="00D429F2"/>
    <w:rsid w:val="00D42B7C"/>
    <w:rsid w:val="00D42CEC"/>
    <w:rsid w:val="00D42D34"/>
    <w:rsid w:val="00D42D93"/>
    <w:rsid w:val="00D42DAD"/>
    <w:rsid w:val="00D430E7"/>
    <w:rsid w:val="00D430F9"/>
    <w:rsid w:val="00D43178"/>
    <w:rsid w:val="00D431AE"/>
    <w:rsid w:val="00D433AE"/>
    <w:rsid w:val="00D434E2"/>
    <w:rsid w:val="00D434F0"/>
    <w:rsid w:val="00D43879"/>
    <w:rsid w:val="00D43C04"/>
    <w:rsid w:val="00D43EF6"/>
    <w:rsid w:val="00D43F18"/>
    <w:rsid w:val="00D43F1B"/>
    <w:rsid w:val="00D4414C"/>
    <w:rsid w:val="00D44185"/>
    <w:rsid w:val="00D4419E"/>
    <w:rsid w:val="00D44289"/>
    <w:rsid w:val="00D444F8"/>
    <w:rsid w:val="00D4475B"/>
    <w:rsid w:val="00D44915"/>
    <w:rsid w:val="00D44D67"/>
    <w:rsid w:val="00D44F58"/>
    <w:rsid w:val="00D451F7"/>
    <w:rsid w:val="00D45344"/>
    <w:rsid w:val="00D454F5"/>
    <w:rsid w:val="00D45580"/>
    <w:rsid w:val="00D45AAB"/>
    <w:rsid w:val="00D45CFE"/>
    <w:rsid w:val="00D45D15"/>
    <w:rsid w:val="00D45D95"/>
    <w:rsid w:val="00D45DA6"/>
    <w:rsid w:val="00D4600E"/>
    <w:rsid w:val="00D46236"/>
    <w:rsid w:val="00D462C9"/>
    <w:rsid w:val="00D463F5"/>
    <w:rsid w:val="00D46656"/>
    <w:rsid w:val="00D46A0E"/>
    <w:rsid w:val="00D46A85"/>
    <w:rsid w:val="00D46ACF"/>
    <w:rsid w:val="00D46C1E"/>
    <w:rsid w:val="00D46DAB"/>
    <w:rsid w:val="00D46E40"/>
    <w:rsid w:val="00D46E6D"/>
    <w:rsid w:val="00D46F18"/>
    <w:rsid w:val="00D46F80"/>
    <w:rsid w:val="00D46FC9"/>
    <w:rsid w:val="00D4725D"/>
    <w:rsid w:val="00D473A5"/>
    <w:rsid w:val="00D478B7"/>
    <w:rsid w:val="00D47A16"/>
    <w:rsid w:val="00D47CC9"/>
    <w:rsid w:val="00D47CE5"/>
    <w:rsid w:val="00D47E1B"/>
    <w:rsid w:val="00D47FC9"/>
    <w:rsid w:val="00D500FA"/>
    <w:rsid w:val="00D5031E"/>
    <w:rsid w:val="00D503FC"/>
    <w:rsid w:val="00D505FB"/>
    <w:rsid w:val="00D50659"/>
    <w:rsid w:val="00D506ED"/>
    <w:rsid w:val="00D50749"/>
    <w:rsid w:val="00D50856"/>
    <w:rsid w:val="00D5096E"/>
    <w:rsid w:val="00D509F0"/>
    <w:rsid w:val="00D50A67"/>
    <w:rsid w:val="00D50BE8"/>
    <w:rsid w:val="00D50D11"/>
    <w:rsid w:val="00D50DBD"/>
    <w:rsid w:val="00D50F17"/>
    <w:rsid w:val="00D51639"/>
    <w:rsid w:val="00D5171D"/>
    <w:rsid w:val="00D517D5"/>
    <w:rsid w:val="00D51920"/>
    <w:rsid w:val="00D51BE4"/>
    <w:rsid w:val="00D51D2D"/>
    <w:rsid w:val="00D52382"/>
    <w:rsid w:val="00D527AC"/>
    <w:rsid w:val="00D52845"/>
    <w:rsid w:val="00D52978"/>
    <w:rsid w:val="00D529C1"/>
    <w:rsid w:val="00D52BD6"/>
    <w:rsid w:val="00D52F46"/>
    <w:rsid w:val="00D52FFC"/>
    <w:rsid w:val="00D53035"/>
    <w:rsid w:val="00D53476"/>
    <w:rsid w:val="00D53581"/>
    <w:rsid w:val="00D535D5"/>
    <w:rsid w:val="00D537B4"/>
    <w:rsid w:val="00D53B0C"/>
    <w:rsid w:val="00D53BA4"/>
    <w:rsid w:val="00D53BD2"/>
    <w:rsid w:val="00D53C15"/>
    <w:rsid w:val="00D53D47"/>
    <w:rsid w:val="00D53DD0"/>
    <w:rsid w:val="00D5416F"/>
    <w:rsid w:val="00D541AC"/>
    <w:rsid w:val="00D54296"/>
    <w:rsid w:val="00D543FB"/>
    <w:rsid w:val="00D54448"/>
    <w:rsid w:val="00D5445D"/>
    <w:rsid w:val="00D544C6"/>
    <w:rsid w:val="00D5457C"/>
    <w:rsid w:val="00D54584"/>
    <w:rsid w:val="00D548C9"/>
    <w:rsid w:val="00D54AE2"/>
    <w:rsid w:val="00D54AEC"/>
    <w:rsid w:val="00D54AF4"/>
    <w:rsid w:val="00D54C76"/>
    <w:rsid w:val="00D55030"/>
    <w:rsid w:val="00D5527C"/>
    <w:rsid w:val="00D553C8"/>
    <w:rsid w:val="00D5546F"/>
    <w:rsid w:val="00D554B8"/>
    <w:rsid w:val="00D555A9"/>
    <w:rsid w:val="00D55638"/>
    <w:rsid w:val="00D5579D"/>
    <w:rsid w:val="00D55912"/>
    <w:rsid w:val="00D55D77"/>
    <w:rsid w:val="00D55D94"/>
    <w:rsid w:val="00D560C3"/>
    <w:rsid w:val="00D56186"/>
    <w:rsid w:val="00D56381"/>
    <w:rsid w:val="00D5653A"/>
    <w:rsid w:val="00D56649"/>
    <w:rsid w:val="00D56688"/>
    <w:rsid w:val="00D56CB7"/>
    <w:rsid w:val="00D56D0A"/>
    <w:rsid w:val="00D56DE3"/>
    <w:rsid w:val="00D56E77"/>
    <w:rsid w:val="00D56EE7"/>
    <w:rsid w:val="00D56F21"/>
    <w:rsid w:val="00D56F39"/>
    <w:rsid w:val="00D56FDD"/>
    <w:rsid w:val="00D5759C"/>
    <w:rsid w:val="00D57668"/>
    <w:rsid w:val="00D576AA"/>
    <w:rsid w:val="00D57760"/>
    <w:rsid w:val="00D579A8"/>
    <w:rsid w:val="00D57AB3"/>
    <w:rsid w:val="00D57AF1"/>
    <w:rsid w:val="00D57B39"/>
    <w:rsid w:val="00D57DA6"/>
    <w:rsid w:val="00D57E6E"/>
    <w:rsid w:val="00D57FAC"/>
    <w:rsid w:val="00D60150"/>
    <w:rsid w:val="00D603A2"/>
    <w:rsid w:val="00D606A1"/>
    <w:rsid w:val="00D60726"/>
    <w:rsid w:val="00D60729"/>
    <w:rsid w:val="00D60824"/>
    <w:rsid w:val="00D60A6D"/>
    <w:rsid w:val="00D60BA1"/>
    <w:rsid w:val="00D60F2B"/>
    <w:rsid w:val="00D61050"/>
    <w:rsid w:val="00D61510"/>
    <w:rsid w:val="00D615FB"/>
    <w:rsid w:val="00D6177F"/>
    <w:rsid w:val="00D61783"/>
    <w:rsid w:val="00D61A0B"/>
    <w:rsid w:val="00D61B69"/>
    <w:rsid w:val="00D61ED3"/>
    <w:rsid w:val="00D621FF"/>
    <w:rsid w:val="00D62684"/>
    <w:rsid w:val="00D626EA"/>
    <w:rsid w:val="00D6274F"/>
    <w:rsid w:val="00D62E01"/>
    <w:rsid w:val="00D62EA8"/>
    <w:rsid w:val="00D63172"/>
    <w:rsid w:val="00D63336"/>
    <w:rsid w:val="00D634B3"/>
    <w:rsid w:val="00D636E0"/>
    <w:rsid w:val="00D6386B"/>
    <w:rsid w:val="00D63924"/>
    <w:rsid w:val="00D63C6A"/>
    <w:rsid w:val="00D64064"/>
    <w:rsid w:val="00D640C5"/>
    <w:rsid w:val="00D641A7"/>
    <w:rsid w:val="00D64252"/>
    <w:rsid w:val="00D642A6"/>
    <w:rsid w:val="00D64347"/>
    <w:rsid w:val="00D646AF"/>
    <w:rsid w:val="00D647B0"/>
    <w:rsid w:val="00D647E3"/>
    <w:rsid w:val="00D6486D"/>
    <w:rsid w:val="00D648B0"/>
    <w:rsid w:val="00D649AB"/>
    <w:rsid w:val="00D649F0"/>
    <w:rsid w:val="00D64A2C"/>
    <w:rsid w:val="00D64A46"/>
    <w:rsid w:val="00D64A84"/>
    <w:rsid w:val="00D64A98"/>
    <w:rsid w:val="00D64C61"/>
    <w:rsid w:val="00D65039"/>
    <w:rsid w:val="00D65316"/>
    <w:rsid w:val="00D656AD"/>
    <w:rsid w:val="00D6574B"/>
    <w:rsid w:val="00D65915"/>
    <w:rsid w:val="00D659BE"/>
    <w:rsid w:val="00D65A60"/>
    <w:rsid w:val="00D65AB0"/>
    <w:rsid w:val="00D65AF2"/>
    <w:rsid w:val="00D65CF6"/>
    <w:rsid w:val="00D65DF0"/>
    <w:rsid w:val="00D65E64"/>
    <w:rsid w:val="00D65E9A"/>
    <w:rsid w:val="00D65F10"/>
    <w:rsid w:val="00D66079"/>
    <w:rsid w:val="00D66498"/>
    <w:rsid w:val="00D66610"/>
    <w:rsid w:val="00D666B3"/>
    <w:rsid w:val="00D667CC"/>
    <w:rsid w:val="00D6683D"/>
    <w:rsid w:val="00D66A6D"/>
    <w:rsid w:val="00D66AF0"/>
    <w:rsid w:val="00D66F0F"/>
    <w:rsid w:val="00D66F73"/>
    <w:rsid w:val="00D6710F"/>
    <w:rsid w:val="00D67213"/>
    <w:rsid w:val="00D67234"/>
    <w:rsid w:val="00D672DF"/>
    <w:rsid w:val="00D67412"/>
    <w:rsid w:val="00D679BA"/>
    <w:rsid w:val="00D67A2B"/>
    <w:rsid w:val="00D67A5F"/>
    <w:rsid w:val="00D67BB0"/>
    <w:rsid w:val="00D70099"/>
    <w:rsid w:val="00D702AA"/>
    <w:rsid w:val="00D703F6"/>
    <w:rsid w:val="00D70506"/>
    <w:rsid w:val="00D70556"/>
    <w:rsid w:val="00D706FE"/>
    <w:rsid w:val="00D7071E"/>
    <w:rsid w:val="00D70720"/>
    <w:rsid w:val="00D7072A"/>
    <w:rsid w:val="00D70760"/>
    <w:rsid w:val="00D70922"/>
    <w:rsid w:val="00D70D52"/>
    <w:rsid w:val="00D71164"/>
    <w:rsid w:val="00D711F3"/>
    <w:rsid w:val="00D715C9"/>
    <w:rsid w:val="00D71617"/>
    <w:rsid w:val="00D71BCD"/>
    <w:rsid w:val="00D71C25"/>
    <w:rsid w:val="00D71DDF"/>
    <w:rsid w:val="00D72198"/>
    <w:rsid w:val="00D722F8"/>
    <w:rsid w:val="00D7230C"/>
    <w:rsid w:val="00D723F4"/>
    <w:rsid w:val="00D72452"/>
    <w:rsid w:val="00D724E7"/>
    <w:rsid w:val="00D725D7"/>
    <w:rsid w:val="00D725E4"/>
    <w:rsid w:val="00D72632"/>
    <w:rsid w:val="00D727A6"/>
    <w:rsid w:val="00D72961"/>
    <w:rsid w:val="00D729D0"/>
    <w:rsid w:val="00D72A09"/>
    <w:rsid w:val="00D72A4B"/>
    <w:rsid w:val="00D72AF8"/>
    <w:rsid w:val="00D72B3D"/>
    <w:rsid w:val="00D72CF7"/>
    <w:rsid w:val="00D72D19"/>
    <w:rsid w:val="00D7306B"/>
    <w:rsid w:val="00D73248"/>
    <w:rsid w:val="00D7340F"/>
    <w:rsid w:val="00D7346C"/>
    <w:rsid w:val="00D7360A"/>
    <w:rsid w:val="00D73639"/>
    <w:rsid w:val="00D73A1E"/>
    <w:rsid w:val="00D73F88"/>
    <w:rsid w:val="00D741B2"/>
    <w:rsid w:val="00D74409"/>
    <w:rsid w:val="00D74496"/>
    <w:rsid w:val="00D74929"/>
    <w:rsid w:val="00D74B43"/>
    <w:rsid w:val="00D74BDA"/>
    <w:rsid w:val="00D75085"/>
    <w:rsid w:val="00D7529C"/>
    <w:rsid w:val="00D752FE"/>
    <w:rsid w:val="00D7536D"/>
    <w:rsid w:val="00D75B4C"/>
    <w:rsid w:val="00D75C32"/>
    <w:rsid w:val="00D75C73"/>
    <w:rsid w:val="00D7610D"/>
    <w:rsid w:val="00D76142"/>
    <w:rsid w:val="00D76163"/>
    <w:rsid w:val="00D76214"/>
    <w:rsid w:val="00D76262"/>
    <w:rsid w:val="00D7627E"/>
    <w:rsid w:val="00D7635F"/>
    <w:rsid w:val="00D763ED"/>
    <w:rsid w:val="00D76570"/>
    <w:rsid w:val="00D76C32"/>
    <w:rsid w:val="00D76D7E"/>
    <w:rsid w:val="00D76E11"/>
    <w:rsid w:val="00D76F14"/>
    <w:rsid w:val="00D7724C"/>
    <w:rsid w:val="00D7742D"/>
    <w:rsid w:val="00D77557"/>
    <w:rsid w:val="00D77A44"/>
    <w:rsid w:val="00D77AF0"/>
    <w:rsid w:val="00D77BFA"/>
    <w:rsid w:val="00D77D02"/>
    <w:rsid w:val="00D77DEE"/>
    <w:rsid w:val="00D77E3C"/>
    <w:rsid w:val="00D77EF5"/>
    <w:rsid w:val="00D77F61"/>
    <w:rsid w:val="00D80174"/>
    <w:rsid w:val="00D80214"/>
    <w:rsid w:val="00D8028E"/>
    <w:rsid w:val="00D80420"/>
    <w:rsid w:val="00D8085D"/>
    <w:rsid w:val="00D80965"/>
    <w:rsid w:val="00D80A15"/>
    <w:rsid w:val="00D80DCA"/>
    <w:rsid w:val="00D80DFC"/>
    <w:rsid w:val="00D80F72"/>
    <w:rsid w:val="00D80FE3"/>
    <w:rsid w:val="00D81070"/>
    <w:rsid w:val="00D8108A"/>
    <w:rsid w:val="00D81090"/>
    <w:rsid w:val="00D811A9"/>
    <w:rsid w:val="00D815E0"/>
    <w:rsid w:val="00D81AE9"/>
    <w:rsid w:val="00D81BB2"/>
    <w:rsid w:val="00D81C25"/>
    <w:rsid w:val="00D81C5A"/>
    <w:rsid w:val="00D81D63"/>
    <w:rsid w:val="00D81FEC"/>
    <w:rsid w:val="00D82130"/>
    <w:rsid w:val="00D821C1"/>
    <w:rsid w:val="00D823CC"/>
    <w:rsid w:val="00D8262B"/>
    <w:rsid w:val="00D826F9"/>
    <w:rsid w:val="00D8288B"/>
    <w:rsid w:val="00D8299C"/>
    <w:rsid w:val="00D829F0"/>
    <w:rsid w:val="00D82E8D"/>
    <w:rsid w:val="00D82FC4"/>
    <w:rsid w:val="00D83578"/>
    <w:rsid w:val="00D83621"/>
    <w:rsid w:val="00D83663"/>
    <w:rsid w:val="00D8378D"/>
    <w:rsid w:val="00D837C0"/>
    <w:rsid w:val="00D837D1"/>
    <w:rsid w:val="00D838CC"/>
    <w:rsid w:val="00D83990"/>
    <w:rsid w:val="00D83AA4"/>
    <w:rsid w:val="00D83D82"/>
    <w:rsid w:val="00D83E90"/>
    <w:rsid w:val="00D83FA8"/>
    <w:rsid w:val="00D84000"/>
    <w:rsid w:val="00D841BA"/>
    <w:rsid w:val="00D842AC"/>
    <w:rsid w:val="00D845A6"/>
    <w:rsid w:val="00D8469B"/>
    <w:rsid w:val="00D847A9"/>
    <w:rsid w:val="00D847EB"/>
    <w:rsid w:val="00D848C6"/>
    <w:rsid w:val="00D84935"/>
    <w:rsid w:val="00D84D23"/>
    <w:rsid w:val="00D84D26"/>
    <w:rsid w:val="00D84D44"/>
    <w:rsid w:val="00D84FD8"/>
    <w:rsid w:val="00D84FDF"/>
    <w:rsid w:val="00D8511A"/>
    <w:rsid w:val="00D85205"/>
    <w:rsid w:val="00D85408"/>
    <w:rsid w:val="00D856E7"/>
    <w:rsid w:val="00D856E9"/>
    <w:rsid w:val="00D857F9"/>
    <w:rsid w:val="00D85A49"/>
    <w:rsid w:val="00D85BEA"/>
    <w:rsid w:val="00D85C65"/>
    <w:rsid w:val="00D85CDD"/>
    <w:rsid w:val="00D85E27"/>
    <w:rsid w:val="00D85F13"/>
    <w:rsid w:val="00D8603B"/>
    <w:rsid w:val="00D862C8"/>
    <w:rsid w:val="00D86422"/>
    <w:rsid w:val="00D86824"/>
    <w:rsid w:val="00D869B3"/>
    <w:rsid w:val="00D86A4F"/>
    <w:rsid w:val="00D86CA1"/>
    <w:rsid w:val="00D86E11"/>
    <w:rsid w:val="00D870C5"/>
    <w:rsid w:val="00D871C2"/>
    <w:rsid w:val="00D8728E"/>
    <w:rsid w:val="00D872A9"/>
    <w:rsid w:val="00D875B7"/>
    <w:rsid w:val="00D875CD"/>
    <w:rsid w:val="00D877FC"/>
    <w:rsid w:val="00D8783D"/>
    <w:rsid w:val="00D8795B"/>
    <w:rsid w:val="00D8796B"/>
    <w:rsid w:val="00D87AEF"/>
    <w:rsid w:val="00D87C70"/>
    <w:rsid w:val="00D87CD0"/>
    <w:rsid w:val="00D87D29"/>
    <w:rsid w:val="00D87D35"/>
    <w:rsid w:val="00D87F89"/>
    <w:rsid w:val="00D87F91"/>
    <w:rsid w:val="00D87FC4"/>
    <w:rsid w:val="00D9000E"/>
    <w:rsid w:val="00D90344"/>
    <w:rsid w:val="00D90367"/>
    <w:rsid w:val="00D903A1"/>
    <w:rsid w:val="00D90420"/>
    <w:rsid w:val="00D905ED"/>
    <w:rsid w:val="00D906FC"/>
    <w:rsid w:val="00D908C1"/>
    <w:rsid w:val="00D908C5"/>
    <w:rsid w:val="00D908E3"/>
    <w:rsid w:val="00D908ED"/>
    <w:rsid w:val="00D90913"/>
    <w:rsid w:val="00D90A65"/>
    <w:rsid w:val="00D90AAC"/>
    <w:rsid w:val="00D90AF1"/>
    <w:rsid w:val="00D90D22"/>
    <w:rsid w:val="00D90F75"/>
    <w:rsid w:val="00D90FAB"/>
    <w:rsid w:val="00D91078"/>
    <w:rsid w:val="00D9117A"/>
    <w:rsid w:val="00D9159C"/>
    <w:rsid w:val="00D915A4"/>
    <w:rsid w:val="00D916F9"/>
    <w:rsid w:val="00D916FD"/>
    <w:rsid w:val="00D918AF"/>
    <w:rsid w:val="00D91EE8"/>
    <w:rsid w:val="00D921B2"/>
    <w:rsid w:val="00D9259A"/>
    <w:rsid w:val="00D92737"/>
    <w:rsid w:val="00D92850"/>
    <w:rsid w:val="00D928A5"/>
    <w:rsid w:val="00D928E9"/>
    <w:rsid w:val="00D92C6A"/>
    <w:rsid w:val="00D92C8A"/>
    <w:rsid w:val="00D92CF5"/>
    <w:rsid w:val="00D92EA8"/>
    <w:rsid w:val="00D93861"/>
    <w:rsid w:val="00D9387A"/>
    <w:rsid w:val="00D93A90"/>
    <w:rsid w:val="00D93B5C"/>
    <w:rsid w:val="00D93B9C"/>
    <w:rsid w:val="00D93CDD"/>
    <w:rsid w:val="00D93DCE"/>
    <w:rsid w:val="00D93E2B"/>
    <w:rsid w:val="00D94090"/>
    <w:rsid w:val="00D9445C"/>
    <w:rsid w:val="00D944AC"/>
    <w:rsid w:val="00D9487D"/>
    <w:rsid w:val="00D94999"/>
    <w:rsid w:val="00D94B07"/>
    <w:rsid w:val="00D94B42"/>
    <w:rsid w:val="00D94CFF"/>
    <w:rsid w:val="00D94F61"/>
    <w:rsid w:val="00D9519E"/>
    <w:rsid w:val="00D951AD"/>
    <w:rsid w:val="00D952CE"/>
    <w:rsid w:val="00D95465"/>
    <w:rsid w:val="00D954B4"/>
    <w:rsid w:val="00D956C2"/>
    <w:rsid w:val="00D95904"/>
    <w:rsid w:val="00D95A4B"/>
    <w:rsid w:val="00D95A53"/>
    <w:rsid w:val="00D95A7C"/>
    <w:rsid w:val="00D95BF8"/>
    <w:rsid w:val="00D95C5D"/>
    <w:rsid w:val="00D95CC7"/>
    <w:rsid w:val="00D96029"/>
    <w:rsid w:val="00D960C4"/>
    <w:rsid w:val="00D9611E"/>
    <w:rsid w:val="00D962A6"/>
    <w:rsid w:val="00D96364"/>
    <w:rsid w:val="00D963D2"/>
    <w:rsid w:val="00D9652B"/>
    <w:rsid w:val="00D96552"/>
    <w:rsid w:val="00D96B32"/>
    <w:rsid w:val="00D96BD4"/>
    <w:rsid w:val="00D96EDA"/>
    <w:rsid w:val="00D970E3"/>
    <w:rsid w:val="00D97366"/>
    <w:rsid w:val="00D97730"/>
    <w:rsid w:val="00D978D7"/>
    <w:rsid w:val="00D978E6"/>
    <w:rsid w:val="00D97B50"/>
    <w:rsid w:val="00D97DD1"/>
    <w:rsid w:val="00D97F46"/>
    <w:rsid w:val="00DA0062"/>
    <w:rsid w:val="00DA00BD"/>
    <w:rsid w:val="00DA00D7"/>
    <w:rsid w:val="00DA0289"/>
    <w:rsid w:val="00DA0356"/>
    <w:rsid w:val="00DA04D5"/>
    <w:rsid w:val="00DA0603"/>
    <w:rsid w:val="00DA0648"/>
    <w:rsid w:val="00DA09F9"/>
    <w:rsid w:val="00DA0EA3"/>
    <w:rsid w:val="00DA107C"/>
    <w:rsid w:val="00DA1222"/>
    <w:rsid w:val="00DA128F"/>
    <w:rsid w:val="00DA13A6"/>
    <w:rsid w:val="00DA170F"/>
    <w:rsid w:val="00DA1A2D"/>
    <w:rsid w:val="00DA1B30"/>
    <w:rsid w:val="00DA1BDA"/>
    <w:rsid w:val="00DA1BF9"/>
    <w:rsid w:val="00DA1D38"/>
    <w:rsid w:val="00DA1F44"/>
    <w:rsid w:val="00DA1FD9"/>
    <w:rsid w:val="00DA1FF6"/>
    <w:rsid w:val="00DA202F"/>
    <w:rsid w:val="00DA20BD"/>
    <w:rsid w:val="00DA20EF"/>
    <w:rsid w:val="00DA2153"/>
    <w:rsid w:val="00DA23EE"/>
    <w:rsid w:val="00DA2708"/>
    <w:rsid w:val="00DA2769"/>
    <w:rsid w:val="00DA291F"/>
    <w:rsid w:val="00DA2970"/>
    <w:rsid w:val="00DA2EE0"/>
    <w:rsid w:val="00DA2F7C"/>
    <w:rsid w:val="00DA305C"/>
    <w:rsid w:val="00DA31D4"/>
    <w:rsid w:val="00DA32A1"/>
    <w:rsid w:val="00DA341E"/>
    <w:rsid w:val="00DA35B3"/>
    <w:rsid w:val="00DA35F8"/>
    <w:rsid w:val="00DA3887"/>
    <w:rsid w:val="00DA3AEC"/>
    <w:rsid w:val="00DA3B9D"/>
    <w:rsid w:val="00DA3C72"/>
    <w:rsid w:val="00DA3CE4"/>
    <w:rsid w:val="00DA3E84"/>
    <w:rsid w:val="00DA3EDD"/>
    <w:rsid w:val="00DA4009"/>
    <w:rsid w:val="00DA4107"/>
    <w:rsid w:val="00DA429E"/>
    <w:rsid w:val="00DA4419"/>
    <w:rsid w:val="00DA485E"/>
    <w:rsid w:val="00DA4884"/>
    <w:rsid w:val="00DA4B1E"/>
    <w:rsid w:val="00DA4BAD"/>
    <w:rsid w:val="00DA4E25"/>
    <w:rsid w:val="00DA5131"/>
    <w:rsid w:val="00DA5262"/>
    <w:rsid w:val="00DA5420"/>
    <w:rsid w:val="00DA5621"/>
    <w:rsid w:val="00DA562B"/>
    <w:rsid w:val="00DA56B2"/>
    <w:rsid w:val="00DA571B"/>
    <w:rsid w:val="00DA5742"/>
    <w:rsid w:val="00DA57CC"/>
    <w:rsid w:val="00DA5991"/>
    <w:rsid w:val="00DA5AED"/>
    <w:rsid w:val="00DA5E01"/>
    <w:rsid w:val="00DA5E89"/>
    <w:rsid w:val="00DA5F41"/>
    <w:rsid w:val="00DA6384"/>
    <w:rsid w:val="00DA6399"/>
    <w:rsid w:val="00DA66DD"/>
    <w:rsid w:val="00DA67DC"/>
    <w:rsid w:val="00DA6C3D"/>
    <w:rsid w:val="00DA6DAB"/>
    <w:rsid w:val="00DA6EF3"/>
    <w:rsid w:val="00DA72C6"/>
    <w:rsid w:val="00DA7313"/>
    <w:rsid w:val="00DA7465"/>
    <w:rsid w:val="00DA75C5"/>
    <w:rsid w:val="00DA78EA"/>
    <w:rsid w:val="00DA7913"/>
    <w:rsid w:val="00DA7929"/>
    <w:rsid w:val="00DA7B76"/>
    <w:rsid w:val="00DA7D68"/>
    <w:rsid w:val="00DA7EAC"/>
    <w:rsid w:val="00DB00E6"/>
    <w:rsid w:val="00DB02C5"/>
    <w:rsid w:val="00DB02F1"/>
    <w:rsid w:val="00DB0420"/>
    <w:rsid w:val="00DB0780"/>
    <w:rsid w:val="00DB08CD"/>
    <w:rsid w:val="00DB0928"/>
    <w:rsid w:val="00DB0CF0"/>
    <w:rsid w:val="00DB0D04"/>
    <w:rsid w:val="00DB0D2C"/>
    <w:rsid w:val="00DB10B8"/>
    <w:rsid w:val="00DB1257"/>
    <w:rsid w:val="00DB127F"/>
    <w:rsid w:val="00DB1732"/>
    <w:rsid w:val="00DB17D5"/>
    <w:rsid w:val="00DB183D"/>
    <w:rsid w:val="00DB1906"/>
    <w:rsid w:val="00DB1CE7"/>
    <w:rsid w:val="00DB1DF9"/>
    <w:rsid w:val="00DB1E92"/>
    <w:rsid w:val="00DB1FB2"/>
    <w:rsid w:val="00DB254B"/>
    <w:rsid w:val="00DB26F3"/>
    <w:rsid w:val="00DB29E1"/>
    <w:rsid w:val="00DB2A1E"/>
    <w:rsid w:val="00DB2B6D"/>
    <w:rsid w:val="00DB2BFA"/>
    <w:rsid w:val="00DB2D80"/>
    <w:rsid w:val="00DB2ED0"/>
    <w:rsid w:val="00DB2F6D"/>
    <w:rsid w:val="00DB2FAE"/>
    <w:rsid w:val="00DB302C"/>
    <w:rsid w:val="00DB30ED"/>
    <w:rsid w:val="00DB315D"/>
    <w:rsid w:val="00DB3283"/>
    <w:rsid w:val="00DB328E"/>
    <w:rsid w:val="00DB341B"/>
    <w:rsid w:val="00DB361F"/>
    <w:rsid w:val="00DB36FB"/>
    <w:rsid w:val="00DB370A"/>
    <w:rsid w:val="00DB388C"/>
    <w:rsid w:val="00DB389F"/>
    <w:rsid w:val="00DB393B"/>
    <w:rsid w:val="00DB39E2"/>
    <w:rsid w:val="00DB3ABE"/>
    <w:rsid w:val="00DB3B1F"/>
    <w:rsid w:val="00DB3C72"/>
    <w:rsid w:val="00DB3C85"/>
    <w:rsid w:val="00DB3F8C"/>
    <w:rsid w:val="00DB3FBC"/>
    <w:rsid w:val="00DB40E6"/>
    <w:rsid w:val="00DB4213"/>
    <w:rsid w:val="00DB42D9"/>
    <w:rsid w:val="00DB43B0"/>
    <w:rsid w:val="00DB4494"/>
    <w:rsid w:val="00DB44D3"/>
    <w:rsid w:val="00DB45B9"/>
    <w:rsid w:val="00DB46DF"/>
    <w:rsid w:val="00DB4714"/>
    <w:rsid w:val="00DB47B7"/>
    <w:rsid w:val="00DB4993"/>
    <w:rsid w:val="00DB4C43"/>
    <w:rsid w:val="00DB4DA6"/>
    <w:rsid w:val="00DB4E6B"/>
    <w:rsid w:val="00DB50BA"/>
    <w:rsid w:val="00DB53B8"/>
    <w:rsid w:val="00DB5530"/>
    <w:rsid w:val="00DB560F"/>
    <w:rsid w:val="00DB59EA"/>
    <w:rsid w:val="00DB59F0"/>
    <w:rsid w:val="00DB5AE7"/>
    <w:rsid w:val="00DB5B3D"/>
    <w:rsid w:val="00DB5DD9"/>
    <w:rsid w:val="00DB5F75"/>
    <w:rsid w:val="00DB6135"/>
    <w:rsid w:val="00DB6517"/>
    <w:rsid w:val="00DB657B"/>
    <w:rsid w:val="00DB6711"/>
    <w:rsid w:val="00DB68B1"/>
    <w:rsid w:val="00DB6926"/>
    <w:rsid w:val="00DB6A67"/>
    <w:rsid w:val="00DB6BF5"/>
    <w:rsid w:val="00DB6C13"/>
    <w:rsid w:val="00DB6D38"/>
    <w:rsid w:val="00DB6EAB"/>
    <w:rsid w:val="00DB6EFD"/>
    <w:rsid w:val="00DB73F8"/>
    <w:rsid w:val="00DB746C"/>
    <w:rsid w:val="00DB74D0"/>
    <w:rsid w:val="00DB7517"/>
    <w:rsid w:val="00DB783A"/>
    <w:rsid w:val="00DB788A"/>
    <w:rsid w:val="00DB78A3"/>
    <w:rsid w:val="00DB7BA7"/>
    <w:rsid w:val="00DB7BB1"/>
    <w:rsid w:val="00DC0192"/>
    <w:rsid w:val="00DC01A9"/>
    <w:rsid w:val="00DC01EE"/>
    <w:rsid w:val="00DC01F3"/>
    <w:rsid w:val="00DC01FD"/>
    <w:rsid w:val="00DC045E"/>
    <w:rsid w:val="00DC0701"/>
    <w:rsid w:val="00DC0775"/>
    <w:rsid w:val="00DC07F2"/>
    <w:rsid w:val="00DC08D4"/>
    <w:rsid w:val="00DC0CCB"/>
    <w:rsid w:val="00DC0E34"/>
    <w:rsid w:val="00DC0F27"/>
    <w:rsid w:val="00DC1095"/>
    <w:rsid w:val="00DC12DF"/>
    <w:rsid w:val="00DC1332"/>
    <w:rsid w:val="00DC13C8"/>
    <w:rsid w:val="00DC14D1"/>
    <w:rsid w:val="00DC1697"/>
    <w:rsid w:val="00DC178E"/>
    <w:rsid w:val="00DC1977"/>
    <w:rsid w:val="00DC1A77"/>
    <w:rsid w:val="00DC1BAD"/>
    <w:rsid w:val="00DC1D44"/>
    <w:rsid w:val="00DC204C"/>
    <w:rsid w:val="00DC2280"/>
    <w:rsid w:val="00DC2354"/>
    <w:rsid w:val="00DC2366"/>
    <w:rsid w:val="00DC245F"/>
    <w:rsid w:val="00DC2503"/>
    <w:rsid w:val="00DC2574"/>
    <w:rsid w:val="00DC28B0"/>
    <w:rsid w:val="00DC2D1B"/>
    <w:rsid w:val="00DC2FD5"/>
    <w:rsid w:val="00DC3034"/>
    <w:rsid w:val="00DC31AE"/>
    <w:rsid w:val="00DC31C1"/>
    <w:rsid w:val="00DC329D"/>
    <w:rsid w:val="00DC3310"/>
    <w:rsid w:val="00DC3440"/>
    <w:rsid w:val="00DC34C3"/>
    <w:rsid w:val="00DC3849"/>
    <w:rsid w:val="00DC3AC1"/>
    <w:rsid w:val="00DC3C19"/>
    <w:rsid w:val="00DC3D15"/>
    <w:rsid w:val="00DC3F7D"/>
    <w:rsid w:val="00DC3F98"/>
    <w:rsid w:val="00DC3FBF"/>
    <w:rsid w:val="00DC4025"/>
    <w:rsid w:val="00DC422F"/>
    <w:rsid w:val="00DC42DF"/>
    <w:rsid w:val="00DC4857"/>
    <w:rsid w:val="00DC4BB6"/>
    <w:rsid w:val="00DC4CFF"/>
    <w:rsid w:val="00DC4E56"/>
    <w:rsid w:val="00DC4FF4"/>
    <w:rsid w:val="00DC5117"/>
    <w:rsid w:val="00DC520F"/>
    <w:rsid w:val="00DC52FD"/>
    <w:rsid w:val="00DC53C6"/>
    <w:rsid w:val="00DC54FD"/>
    <w:rsid w:val="00DC55AA"/>
    <w:rsid w:val="00DC5696"/>
    <w:rsid w:val="00DC5A5C"/>
    <w:rsid w:val="00DC5AB0"/>
    <w:rsid w:val="00DC5AD8"/>
    <w:rsid w:val="00DC5C26"/>
    <w:rsid w:val="00DC5D3D"/>
    <w:rsid w:val="00DC5E0C"/>
    <w:rsid w:val="00DC5FA8"/>
    <w:rsid w:val="00DC6012"/>
    <w:rsid w:val="00DC6111"/>
    <w:rsid w:val="00DC667B"/>
    <w:rsid w:val="00DC66EA"/>
    <w:rsid w:val="00DC6840"/>
    <w:rsid w:val="00DC6CE3"/>
    <w:rsid w:val="00DC6DA7"/>
    <w:rsid w:val="00DC6DAA"/>
    <w:rsid w:val="00DC6EE1"/>
    <w:rsid w:val="00DC723E"/>
    <w:rsid w:val="00DC72E5"/>
    <w:rsid w:val="00DC76AF"/>
    <w:rsid w:val="00DC77E6"/>
    <w:rsid w:val="00DC78B9"/>
    <w:rsid w:val="00DC7BBD"/>
    <w:rsid w:val="00DC7CB1"/>
    <w:rsid w:val="00DC7E78"/>
    <w:rsid w:val="00DC7E88"/>
    <w:rsid w:val="00DD0099"/>
    <w:rsid w:val="00DD0288"/>
    <w:rsid w:val="00DD0455"/>
    <w:rsid w:val="00DD0597"/>
    <w:rsid w:val="00DD0719"/>
    <w:rsid w:val="00DD0829"/>
    <w:rsid w:val="00DD0990"/>
    <w:rsid w:val="00DD0A43"/>
    <w:rsid w:val="00DD0B72"/>
    <w:rsid w:val="00DD0BCF"/>
    <w:rsid w:val="00DD0C7D"/>
    <w:rsid w:val="00DD0D7D"/>
    <w:rsid w:val="00DD0DA9"/>
    <w:rsid w:val="00DD0E5D"/>
    <w:rsid w:val="00DD0EFD"/>
    <w:rsid w:val="00DD1026"/>
    <w:rsid w:val="00DD10A9"/>
    <w:rsid w:val="00DD1333"/>
    <w:rsid w:val="00DD13B9"/>
    <w:rsid w:val="00DD158F"/>
    <w:rsid w:val="00DD17D4"/>
    <w:rsid w:val="00DD18A8"/>
    <w:rsid w:val="00DD18EE"/>
    <w:rsid w:val="00DD1B33"/>
    <w:rsid w:val="00DD1D40"/>
    <w:rsid w:val="00DD1D85"/>
    <w:rsid w:val="00DD1E0A"/>
    <w:rsid w:val="00DD2099"/>
    <w:rsid w:val="00DD221C"/>
    <w:rsid w:val="00DD2382"/>
    <w:rsid w:val="00DD2572"/>
    <w:rsid w:val="00DD28DD"/>
    <w:rsid w:val="00DD2E2C"/>
    <w:rsid w:val="00DD32BF"/>
    <w:rsid w:val="00DD333B"/>
    <w:rsid w:val="00DD3384"/>
    <w:rsid w:val="00DD3400"/>
    <w:rsid w:val="00DD34BE"/>
    <w:rsid w:val="00DD368C"/>
    <w:rsid w:val="00DD36FB"/>
    <w:rsid w:val="00DD37BC"/>
    <w:rsid w:val="00DD381A"/>
    <w:rsid w:val="00DD399A"/>
    <w:rsid w:val="00DD3A79"/>
    <w:rsid w:val="00DD3DF6"/>
    <w:rsid w:val="00DD4011"/>
    <w:rsid w:val="00DD4732"/>
    <w:rsid w:val="00DD4B27"/>
    <w:rsid w:val="00DD4C53"/>
    <w:rsid w:val="00DD4C71"/>
    <w:rsid w:val="00DD4D76"/>
    <w:rsid w:val="00DD4DBD"/>
    <w:rsid w:val="00DD502E"/>
    <w:rsid w:val="00DD51F4"/>
    <w:rsid w:val="00DD550E"/>
    <w:rsid w:val="00DD5925"/>
    <w:rsid w:val="00DD5A8B"/>
    <w:rsid w:val="00DD5AA4"/>
    <w:rsid w:val="00DD6035"/>
    <w:rsid w:val="00DD63A5"/>
    <w:rsid w:val="00DD644F"/>
    <w:rsid w:val="00DD65E1"/>
    <w:rsid w:val="00DD666C"/>
    <w:rsid w:val="00DD690A"/>
    <w:rsid w:val="00DD6A58"/>
    <w:rsid w:val="00DD6B9E"/>
    <w:rsid w:val="00DD6DCF"/>
    <w:rsid w:val="00DD6E65"/>
    <w:rsid w:val="00DD6E89"/>
    <w:rsid w:val="00DD6ED3"/>
    <w:rsid w:val="00DD7195"/>
    <w:rsid w:val="00DD73B9"/>
    <w:rsid w:val="00DD7408"/>
    <w:rsid w:val="00DD77E8"/>
    <w:rsid w:val="00DD7DAF"/>
    <w:rsid w:val="00DD7EAA"/>
    <w:rsid w:val="00DE018D"/>
    <w:rsid w:val="00DE01EB"/>
    <w:rsid w:val="00DE0392"/>
    <w:rsid w:val="00DE04EA"/>
    <w:rsid w:val="00DE055C"/>
    <w:rsid w:val="00DE059C"/>
    <w:rsid w:val="00DE0655"/>
    <w:rsid w:val="00DE07F7"/>
    <w:rsid w:val="00DE0A48"/>
    <w:rsid w:val="00DE0B43"/>
    <w:rsid w:val="00DE0BE8"/>
    <w:rsid w:val="00DE0C3E"/>
    <w:rsid w:val="00DE0DC2"/>
    <w:rsid w:val="00DE1550"/>
    <w:rsid w:val="00DE1DBE"/>
    <w:rsid w:val="00DE1F34"/>
    <w:rsid w:val="00DE1F8F"/>
    <w:rsid w:val="00DE1FC9"/>
    <w:rsid w:val="00DE216D"/>
    <w:rsid w:val="00DE21FB"/>
    <w:rsid w:val="00DE231F"/>
    <w:rsid w:val="00DE23C9"/>
    <w:rsid w:val="00DE23CE"/>
    <w:rsid w:val="00DE2414"/>
    <w:rsid w:val="00DE2436"/>
    <w:rsid w:val="00DE2580"/>
    <w:rsid w:val="00DE25D8"/>
    <w:rsid w:val="00DE2689"/>
    <w:rsid w:val="00DE26DD"/>
    <w:rsid w:val="00DE2C86"/>
    <w:rsid w:val="00DE2CA8"/>
    <w:rsid w:val="00DE2D1B"/>
    <w:rsid w:val="00DE2E9C"/>
    <w:rsid w:val="00DE30C7"/>
    <w:rsid w:val="00DE3165"/>
    <w:rsid w:val="00DE35FA"/>
    <w:rsid w:val="00DE36DE"/>
    <w:rsid w:val="00DE38F5"/>
    <w:rsid w:val="00DE39F3"/>
    <w:rsid w:val="00DE3BB5"/>
    <w:rsid w:val="00DE3CE7"/>
    <w:rsid w:val="00DE3F85"/>
    <w:rsid w:val="00DE429D"/>
    <w:rsid w:val="00DE45D0"/>
    <w:rsid w:val="00DE4786"/>
    <w:rsid w:val="00DE48CC"/>
    <w:rsid w:val="00DE4ABE"/>
    <w:rsid w:val="00DE4C7C"/>
    <w:rsid w:val="00DE4DCB"/>
    <w:rsid w:val="00DE4E5F"/>
    <w:rsid w:val="00DE507A"/>
    <w:rsid w:val="00DE596A"/>
    <w:rsid w:val="00DE5A9C"/>
    <w:rsid w:val="00DE5B0A"/>
    <w:rsid w:val="00DE5B68"/>
    <w:rsid w:val="00DE5DA6"/>
    <w:rsid w:val="00DE5EF5"/>
    <w:rsid w:val="00DE5FBE"/>
    <w:rsid w:val="00DE600A"/>
    <w:rsid w:val="00DE6163"/>
    <w:rsid w:val="00DE67E0"/>
    <w:rsid w:val="00DE687B"/>
    <w:rsid w:val="00DE6AB9"/>
    <w:rsid w:val="00DE6CE0"/>
    <w:rsid w:val="00DE6E1D"/>
    <w:rsid w:val="00DE6E74"/>
    <w:rsid w:val="00DE6F26"/>
    <w:rsid w:val="00DE6FCE"/>
    <w:rsid w:val="00DE71CD"/>
    <w:rsid w:val="00DE71FC"/>
    <w:rsid w:val="00DE7202"/>
    <w:rsid w:val="00DE7265"/>
    <w:rsid w:val="00DE773E"/>
    <w:rsid w:val="00DE7829"/>
    <w:rsid w:val="00DE78A5"/>
    <w:rsid w:val="00DE7996"/>
    <w:rsid w:val="00DE79DD"/>
    <w:rsid w:val="00DE7A89"/>
    <w:rsid w:val="00DE7CED"/>
    <w:rsid w:val="00DE7D74"/>
    <w:rsid w:val="00DE7F72"/>
    <w:rsid w:val="00DF041A"/>
    <w:rsid w:val="00DF0601"/>
    <w:rsid w:val="00DF0736"/>
    <w:rsid w:val="00DF0786"/>
    <w:rsid w:val="00DF08BE"/>
    <w:rsid w:val="00DF0ABA"/>
    <w:rsid w:val="00DF0ADC"/>
    <w:rsid w:val="00DF0E75"/>
    <w:rsid w:val="00DF1012"/>
    <w:rsid w:val="00DF1363"/>
    <w:rsid w:val="00DF14D7"/>
    <w:rsid w:val="00DF1539"/>
    <w:rsid w:val="00DF156C"/>
    <w:rsid w:val="00DF1585"/>
    <w:rsid w:val="00DF15F9"/>
    <w:rsid w:val="00DF174C"/>
    <w:rsid w:val="00DF1792"/>
    <w:rsid w:val="00DF1CFD"/>
    <w:rsid w:val="00DF1D3E"/>
    <w:rsid w:val="00DF2020"/>
    <w:rsid w:val="00DF20EF"/>
    <w:rsid w:val="00DF2527"/>
    <w:rsid w:val="00DF2558"/>
    <w:rsid w:val="00DF262C"/>
    <w:rsid w:val="00DF29A8"/>
    <w:rsid w:val="00DF2A7A"/>
    <w:rsid w:val="00DF2AF8"/>
    <w:rsid w:val="00DF2C2D"/>
    <w:rsid w:val="00DF2C93"/>
    <w:rsid w:val="00DF2D4A"/>
    <w:rsid w:val="00DF30C0"/>
    <w:rsid w:val="00DF31E5"/>
    <w:rsid w:val="00DF33BC"/>
    <w:rsid w:val="00DF3514"/>
    <w:rsid w:val="00DF3675"/>
    <w:rsid w:val="00DF3880"/>
    <w:rsid w:val="00DF39BE"/>
    <w:rsid w:val="00DF3B8C"/>
    <w:rsid w:val="00DF3D85"/>
    <w:rsid w:val="00DF3DA9"/>
    <w:rsid w:val="00DF41C0"/>
    <w:rsid w:val="00DF41ED"/>
    <w:rsid w:val="00DF43CF"/>
    <w:rsid w:val="00DF453A"/>
    <w:rsid w:val="00DF45C9"/>
    <w:rsid w:val="00DF46C6"/>
    <w:rsid w:val="00DF4789"/>
    <w:rsid w:val="00DF482D"/>
    <w:rsid w:val="00DF4C0B"/>
    <w:rsid w:val="00DF5112"/>
    <w:rsid w:val="00DF524D"/>
    <w:rsid w:val="00DF53A6"/>
    <w:rsid w:val="00DF55BE"/>
    <w:rsid w:val="00DF56E7"/>
    <w:rsid w:val="00DF5896"/>
    <w:rsid w:val="00DF58B6"/>
    <w:rsid w:val="00DF5AC5"/>
    <w:rsid w:val="00DF5AE7"/>
    <w:rsid w:val="00DF5C31"/>
    <w:rsid w:val="00DF5D12"/>
    <w:rsid w:val="00DF5E10"/>
    <w:rsid w:val="00DF5E8A"/>
    <w:rsid w:val="00DF6072"/>
    <w:rsid w:val="00DF623F"/>
    <w:rsid w:val="00DF6319"/>
    <w:rsid w:val="00DF637C"/>
    <w:rsid w:val="00DF6420"/>
    <w:rsid w:val="00DF6591"/>
    <w:rsid w:val="00DF6593"/>
    <w:rsid w:val="00DF6624"/>
    <w:rsid w:val="00DF66A5"/>
    <w:rsid w:val="00DF6817"/>
    <w:rsid w:val="00DF686E"/>
    <w:rsid w:val="00DF6B08"/>
    <w:rsid w:val="00DF6C64"/>
    <w:rsid w:val="00DF6E70"/>
    <w:rsid w:val="00DF6FEF"/>
    <w:rsid w:val="00DF7158"/>
    <w:rsid w:val="00DF71C1"/>
    <w:rsid w:val="00DF7585"/>
    <w:rsid w:val="00DF75F4"/>
    <w:rsid w:val="00DF76F0"/>
    <w:rsid w:val="00DF790D"/>
    <w:rsid w:val="00DF7C15"/>
    <w:rsid w:val="00DF7CB0"/>
    <w:rsid w:val="00DF7FCF"/>
    <w:rsid w:val="00E00002"/>
    <w:rsid w:val="00E00020"/>
    <w:rsid w:val="00E000BE"/>
    <w:rsid w:val="00E00274"/>
    <w:rsid w:val="00E0027A"/>
    <w:rsid w:val="00E002E5"/>
    <w:rsid w:val="00E00354"/>
    <w:rsid w:val="00E00373"/>
    <w:rsid w:val="00E004D0"/>
    <w:rsid w:val="00E0063F"/>
    <w:rsid w:val="00E00817"/>
    <w:rsid w:val="00E00951"/>
    <w:rsid w:val="00E00C48"/>
    <w:rsid w:val="00E00C66"/>
    <w:rsid w:val="00E00C8D"/>
    <w:rsid w:val="00E00D65"/>
    <w:rsid w:val="00E00D69"/>
    <w:rsid w:val="00E00EE0"/>
    <w:rsid w:val="00E00F88"/>
    <w:rsid w:val="00E0140F"/>
    <w:rsid w:val="00E0143B"/>
    <w:rsid w:val="00E014B9"/>
    <w:rsid w:val="00E01502"/>
    <w:rsid w:val="00E0168E"/>
    <w:rsid w:val="00E016D2"/>
    <w:rsid w:val="00E017EB"/>
    <w:rsid w:val="00E018D2"/>
    <w:rsid w:val="00E01963"/>
    <w:rsid w:val="00E01A47"/>
    <w:rsid w:val="00E01A6F"/>
    <w:rsid w:val="00E01AC8"/>
    <w:rsid w:val="00E01DFC"/>
    <w:rsid w:val="00E01F09"/>
    <w:rsid w:val="00E02072"/>
    <w:rsid w:val="00E02149"/>
    <w:rsid w:val="00E021D5"/>
    <w:rsid w:val="00E023C3"/>
    <w:rsid w:val="00E0240C"/>
    <w:rsid w:val="00E024AD"/>
    <w:rsid w:val="00E0256F"/>
    <w:rsid w:val="00E026CC"/>
    <w:rsid w:val="00E026F1"/>
    <w:rsid w:val="00E029C4"/>
    <w:rsid w:val="00E02A68"/>
    <w:rsid w:val="00E02AE7"/>
    <w:rsid w:val="00E02D4B"/>
    <w:rsid w:val="00E02E12"/>
    <w:rsid w:val="00E02E51"/>
    <w:rsid w:val="00E02EAA"/>
    <w:rsid w:val="00E02F9B"/>
    <w:rsid w:val="00E035D2"/>
    <w:rsid w:val="00E0360B"/>
    <w:rsid w:val="00E03676"/>
    <w:rsid w:val="00E036E6"/>
    <w:rsid w:val="00E03737"/>
    <w:rsid w:val="00E037FB"/>
    <w:rsid w:val="00E0398C"/>
    <w:rsid w:val="00E039B3"/>
    <w:rsid w:val="00E03AD3"/>
    <w:rsid w:val="00E03C82"/>
    <w:rsid w:val="00E03F30"/>
    <w:rsid w:val="00E041A4"/>
    <w:rsid w:val="00E043D9"/>
    <w:rsid w:val="00E0457D"/>
    <w:rsid w:val="00E046A1"/>
    <w:rsid w:val="00E04868"/>
    <w:rsid w:val="00E048B1"/>
    <w:rsid w:val="00E048DA"/>
    <w:rsid w:val="00E04986"/>
    <w:rsid w:val="00E049CC"/>
    <w:rsid w:val="00E04C46"/>
    <w:rsid w:val="00E04CAC"/>
    <w:rsid w:val="00E04EA6"/>
    <w:rsid w:val="00E04F92"/>
    <w:rsid w:val="00E0503C"/>
    <w:rsid w:val="00E050C3"/>
    <w:rsid w:val="00E052B6"/>
    <w:rsid w:val="00E05376"/>
    <w:rsid w:val="00E054F7"/>
    <w:rsid w:val="00E0585F"/>
    <w:rsid w:val="00E059FF"/>
    <w:rsid w:val="00E05DD1"/>
    <w:rsid w:val="00E05DFE"/>
    <w:rsid w:val="00E05EF8"/>
    <w:rsid w:val="00E060B6"/>
    <w:rsid w:val="00E06350"/>
    <w:rsid w:val="00E06505"/>
    <w:rsid w:val="00E066A2"/>
    <w:rsid w:val="00E0677E"/>
    <w:rsid w:val="00E069E6"/>
    <w:rsid w:val="00E06A84"/>
    <w:rsid w:val="00E06E57"/>
    <w:rsid w:val="00E07076"/>
    <w:rsid w:val="00E071A7"/>
    <w:rsid w:val="00E0730F"/>
    <w:rsid w:val="00E07678"/>
    <w:rsid w:val="00E07ABC"/>
    <w:rsid w:val="00E07AD3"/>
    <w:rsid w:val="00E07C80"/>
    <w:rsid w:val="00E07CB0"/>
    <w:rsid w:val="00E07EE0"/>
    <w:rsid w:val="00E10007"/>
    <w:rsid w:val="00E100E7"/>
    <w:rsid w:val="00E1019E"/>
    <w:rsid w:val="00E10311"/>
    <w:rsid w:val="00E10405"/>
    <w:rsid w:val="00E10685"/>
    <w:rsid w:val="00E10A2B"/>
    <w:rsid w:val="00E10B21"/>
    <w:rsid w:val="00E10D13"/>
    <w:rsid w:val="00E10D74"/>
    <w:rsid w:val="00E10DCB"/>
    <w:rsid w:val="00E10DF4"/>
    <w:rsid w:val="00E10DFC"/>
    <w:rsid w:val="00E11252"/>
    <w:rsid w:val="00E116DE"/>
    <w:rsid w:val="00E1174F"/>
    <w:rsid w:val="00E1187E"/>
    <w:rsid w:val="00E11ADA"/>
    <w:rsid w:val="00E11AE8"/>
    <w:rsid w:val="00E11BAC"/>
    <w:rsid w:val="00E11D85"/>
    <w:rsid w:val="00E11E0E"/>
    <w:rsid w:val="00E120F5"/>
    <w:rsid w:val="00E12165"/>
    <w:rsid w:val="00E121A7"/>
    <w:rsid w:val="00E124AB"/>
    <w:rsid w:val="00E129BE"/>
    <w:rsid w:val="00E129C8"/>
    <w:rsid w:val="00E12B49"/>
    <w:rsid w:val="00E12C4E"/>
    <w:rsid w:val="00E12CAA"/>
    <w:rsid w:val="00E12CD4"/>
    <w:rsid w:val="00E1331C"/>
    <w:rsid w:val="00E133B6"/>
    <w:rsid w:val="00E135F3"/>
    <w:rsid w:val="00E13A83"/>
    <w:rsid w:val="00E13E78"/>
    <w:rsid w:val="00E14082"/>
    <w:rsid w:val="00E140CC"/>
    <w:rsid w:val="00E14244"/>
    <w:rsid w:val="00E142E6"/>
    <w:rsid w:val="00E14347"/>
    <w:rsid w:val="00E143D7"/>
    <w:rsid w:val="00E145B9"/>
    <w:rsid w:val="00E14772"/>
    <w:rsid w:val="00E1491C"/>
    <w:rsid w:val="00E14A6D"/>
    <w:rsid w:val="00E14ABD"/>
    <w:rsid w:val="00E14DE6"/>
    <w:rsid w:val="00E152BF"/>
    <w:rsid w:val="00E1537A"/>
    <w:rsid w:val="00E153AA"/>
    <w:rsid w:val="00E1554B"/>
    <w:rsid w:val="00E1555D"/>
    <w:rsid w:val="00E157B3"/>
    <w:rsid w:val="00E158A5"/>
    <w:rsid w:val="00E159DD"/>
    <w:rsid w:val="00E15C2F"/>
    <w:rsid w:val="00E15CF8"/>
    <w:rsid w:val="00E15E99"/>
    <w:rsid w:val="00E15FD0"/>
    <w:rsid w:val="00E161BE"/>
    <w:rsid w:val="00E16585"/>
    <w:rsid w:val="00E16739"/>
    <w:rsid w:val="00E168B8"/>
    <w:rsid w:val="00E16919"/>
    <w:rsid w:val="00E1693A"/>
    <w:rsid w:val="00E16970"/>
    <w:rsid w:val="00E16B03"/>
    <w:rsid w:val="00E16B3E"/>
    <w:rsid w:val="00E16BF3"/>
    <w:rsid w:val="00E170F8"/>
    <w:rsid w:val="00E173A9"/>
    <w:rsid w:val="00E176C6"/>
    <w:rsid w:val="00E177AA"/>
    <w:rsid w:val="00E1784F"/>
    <w:rsid w:val="00E17865"/>
    <w:rsid w:val="00E17A71"/>
    <w:rsid w:val="00E17AE2"/>
    <w:rsid w:val="00E17CAD"/>
    <w:rsid w:val="00E17CBE"/>
    <w:rsid w:val="00E17ED0"/>
    <w:rsid w:val="00E202E1"/>
    <w:rsid w:val="00E203D8"/>
    <w:rsid w:val="00E2043B"/>
    <w:rsid w:val="00E205D0"/>
    <w:rsid w:val="00E205E2"/>
    <w:rsid w:val="00E2060F"/>
    <w:rsid w:val="00E20725"/>
    <w:rsid w:val="00E207CE"/>
    <w:rsid w:val="00E20863"/>
    <w:rsid w:val="00E2097C"/>
    <w:rsid w:val="00E20C1B"/>
    <w:rsid w:val="00E211D8"/>
    <w:rsid w:val="00E211E6"/>
    <w:rsid w:val="00E211FA"/>
    <w:rsid w:val="00E21232"/>
    <w:rsid w:val="00E21392"/>
    <w:rsid w:val="00E2147B"/>
    <w:rsid w:val="00E2181E"/>
    <w:rsid w:val="00E21B6A"/>
    <w:rsid w:val="00E21BA7"/>
    <w:rsid w:val="00E21C61"/>
    <w:rsid w:val="00E21EA3"/>
    <w:rsid w:val="00E21F43"/>
    <w:rsid w:val="00E21F4F"/>
    <w:rsid w:val="00E21FF7"/>
    <w:rsid w:val="00E2205E"/>
    <w:rsid w:val="00E220A9"/>
    <w:rsid w:val="00E22215"/>
    <w:rsid w:val="00E2227C"/>
    <w:rsid w:val="00E22304"/>
    <w:rsid w:val="00E22347"/>
    <w:rsid w:val="00E224D3"/>
    <w:rsid w:val="00E22565"/>
    <w:rsid w:val="00E226C2"/>
    <w:rsid w:val="00E22C45"/>
    <w:rsid w:val="00E22D85"/>
    <w:rsid w:val="00E22E30"/>
    <w:rsid w:val="00E23054"/>
    <w:rsid w:val="00E23086"/>
    <w:rsid w:val="00E2322C"/>
    <w:rsid w:val="00E23238"/>
    <w:rsid w:val="00E23258"/>
    <w:rsid w:val="00E23268"/>
    <w:rsid w:val="00E23354"/>
    <w:rsid w:val="00E23476"/>
    <w:rsid w:val="00E238FF"/>
    <w:rsid w:val="00E23952"/>
    <w:rsid w:val="00E23BD6"/>
    <w:rsid w:val="00E23C56"/>
    <w:rsid w:val="00E23C7D"/>
    <w:rsid w:val="00E23C8C"/>
    <w:rsid w:val="00E23CEA"/>
    <w:rsid w:val="00E23D80"/>
    <w:rsid w:val="00E24094"/>
    <w:rsid w:val="00E243FD"/>
    <w:rsid w:val="00E246C5"/>
    <w:rsid w:val="00E247BB"/>
    <w:rsid w:val="00E247D9"/>
    <w:rsid w:val="00E24CE9"/>
    <w:rsid w:val="00E24D07"/>
    <w:rsid w:val="00E24D72"/>
    <w:rsid w:val="00E24F27"/>
    <w:rsid w:val="00E24F67"/>
    <w:rsid w:val="00E25006"/>
    <w:rsid w:val="00E253B6"/>
    <w:rsid w:val="00E254AF"/>
    <w:rsid w:val="00E2573A"/>
    <w:rsid w:val="00E25754"/>
    <w:rsid w:val="00E257F2"/>
    <w:rsid w:val="00E25841"/>
    <w:rsid w:val="00E258AF"/>
    <w:rsid w:val="00E25B04"/>
    <w:rsid w:val="00E25B87"/>
    <w:rsid w:val="00E25C38"/>
    <w:rsid w:val="00E25D76"/>
    <w:rsid w:val="00E25EFF"/>
    <w:rsid w:val="00E25F9A"/>
    <w:rsid w:val="00E26213"/>
    <w:rsid w:val="00E2630A"/>
    <w:rsid w:val="00E26327"/>
    <w:rsid w:val="00E265CF"/>
    <w:rsid w:val="00E26863"/>
    <w:rsid w:val="00E26894"/>
    <w:rsid w:val="00E26C91"/>
    <w:rsid w:val="00E26FF9"/>
    <w:rsid w:val="00E27034"/>
    <w:rsid w:val="00E27189"/>
    <w:rsid w:val="00E2726C"/>
    <w:rsid w:val="00E27422"/>
    <w:rsid w:val="00E2748B"/>
    <w:rsid w:val="00E27577"/>
    <w:rsid w:val="00E277A4"/>
    <w:rsid w:val="00E27818"/>
    <w:rsid w:val="00E278EC"/>
    <w:rsid w:val="00E278FF"/>
    <w:rsid w:val="00E2797A"/>
    <w:rsid w:val="00E27A72"/>
    <w:rsid w:val="00E27A93"/>
    <w:rsid w:val="00E27ABA"/>
    <w:rsid w:val="00E27B16"/>
    <w:rsid w:val="00E27B31"/>
    <w:rsid w:val="00E27C57"/>
    <w:rsid w:val="00E27FBB"/>
    <w:rsid w:val="00E30076"/>
    <w:rsid w:val="00E30086"/>
    <w:rsid w:val="00E300B0"/>
    <w:rsid w:val="00E30105"/>
    <w:rsid w:val="00E3032A"/>
    <w:rsid w:val="00E303F9"/>
    <w:rsid w:val="00E30539"/>
    <w:rsid w:val="00E30567"/>
    <w:rsid w:val="00E30CB4"/>
    <w:rsid w:val="00E30D5D"/>
    <w:rsid w:val="00E30E70"/>
    <w:rsid w:val="00E30E97"/>
    <w:rsid w:val="00E310C3"/>
    <w:rsid w:val="00E31233"/>
    <w:rsid w:val="00E316D6"/>
    <w:rsid w:val="00E31B2F"/>
    <w:rsid w:val="00E31B3B"/>
    <w:rsid w:val="00E31BDD"/>
    <w:rsid w:val="00E31E62"/>
    <w:rsid w:val="00E3206F"/>
    <w:rsid w:val="00E320EE"/>
    <w:rsid w:val="00E32336"/>
    <w:rsid w:val="00E329A9"/>
    <w:rsid w:val="00E32FC5"/>
    <w:rsid w:val="00E32FEF"/>
    <w:rsid w:val="00E33101"/>
    <w:rsid w:val="00E3310C"/>
    <w:rsid w:val="00E3313F"/>
    <w:rsid w:val="00E331AC"/>
    <w:rsid w:val="00E33240"/>
    <w:rsid w:val="00E33375"/>
    <w:rsid w:val="00E334A5"/>
    <w:rsid w:val="00E33713"/>
    <w:rsid w:val="00E337EF"/>
    <w:rsid w:val="00E3381C"/>
    <w:rsid w:val="00E3390F"/>
    <w:rsid w:val="00E33B3C"/>
    <w:rsid w:val="00E33B42"/>
    <w:rsid w:val="00E34071"/>
    <w:rsid w:val="00E342CA"/>
    <w:rsid w:val="00E3432F"/>
    <w:rsid w:val="00E34701"/>
    <w:rsid w:val="00E34B22"/>
    <w:rsid w:val="00E34D8D"/>
    <w:rsid w:val="00E34E86"/>
    <w:rsid w:val="00E354FA"/>
    <w:rsid w:val="00E358BE"/>
    <w:rsid w:val="00E359D6"/>
    <w:rsid w:val="00E35A6E"/>
    <w:rsid w:val="00E35B9E"/>
    <w:rsid w:val="00E35D6A"/>
    <w:rsid w:val="00E35E24"/>
    <w:rsid w:val="00E35E83"/>
    <w:rsid w:val="00E35EED"/>
    <w:rsid w:val="00E36295"/>
    <w:rsid w:val="00E362C7"/>
    <w:rsid w:val="00E36473"/>
    <w:rsid w:val="00E3680F"/>
    <w:rsid w:val="00E36AC6"/>
    <w:rsid w:val="00E37002"/>
    <w:rsid w:val="00E37090"/>
    <w:rsid w:val="00E37122"/>
    <w:rsid w:val="00E3715F"/>
    <w:rsid w:val="00E372EA"/>
    <w:rsid w:val="00E373C7"/>
    <w:rsid w:val="00E3755A"/>
    <w:rsid w:val="00E37736"/>
    <w:rsid w:val="00E378D4"/>
    <w:rsid w:val="00E37A57"/>
    <w:rsid w:val="00E37B44"/>
    <w:rsid w:val="00E37C2B"/>
    <w:rsid w:val="00E37D8B"/>
    <w:rsid w:val="00E37F8A"/>
    <w:rsid w:val="00E37FC0"/>
    <w:rsid w:val="00E400DB"/>
    <w:rsid w:val="00E4018A"/>
    <w:rsid w:val="00E401CF"/>
    <w:rsid w:val="00E40296"/>
    <w:rsid w:val="00E40516"/>
    <w:rsid w:val="00E4085C"/>
    <w:rsid w:val="00E408F6"/>
    <w:rsid w:val="00E409EC"/>
    <w:rsid w:val="00E40B63"/>
    <w:rsid w:val="00E40C6E"/>
    <w:rsid w:val="00E40D63"/>
    <w:rsid w:val="00E40F58"/>
    <w:rsid w:val="00E410B0"/>
    <w:rsid w:val="00E4113F"/>
    <w:rsid w:val="00E41182"/>
    <w:rsid w:val="00E41420"/>
    <w:rsid w:val="00E4153C"/>
    <w:rsid w:val="00E41684"/>
    <w:rsid w:val="00E41734"/>
    <w:rsid w:val="00E41A2D"/>
    <w:rsid w:val="00E41D92"/>
    <w:rsid w:val="00E41E9E"/>
    <w:rsid w:val="00E41F8E"/>
    <w:rsid w:val="00E41FB7"/>
    <w:rsid w:val="00E42025"/>
    <w:rsid w:val="00E4229B"/>
    <w:rsid w:val="00E424B5"/>
    <w:rsid w:val="00E42750"/>
    <w:rsid w:val="00E42936"/>
    <w:rsid w:val="00E42C0D"/>
    <w:rsid w:val="00E42C4E"/>
    <w:rsid w:val="00E42D2C"/>
    <w:rsid w:val="00E430AB"/>
    <w:rsid w:val="00E43270"/>
    <w:rsid w:val="00E432CE"/>
    <w:rsid w:val="00E43480"/>
    <w:rsid w:val="00E434C1"/>
    <w:rsid w:val="00E436AD"/>
    <w:rsid w:val="00E436E6"/>
    <w:rsid w:val="00E438D4"/>
    <w:rsid w:val="00E4391F"/>
    <w:rsid w:val="00E43950"/>
    <w:rsid w:val="00E43964"/>
    <w:rsid w:val="00E439A9"/>
    <w:rsid w:val="00E439D1"/>
    <w:rsid w:val="00E43A71"/>
    <w:rsid w:val="00E43AE8"/>
    <w:rsid w:val="00E43BA9"/>
    <w:rsid w:val="00E43EF0"/>
    <w:rsid w:val="00E440D2"/>
    <w:rsid w:val="00E44300"/>
    <w:rsid w:val="00E4443D"/>
    <w:rsid w:val="00E448B5"/>
    <w:rsid w:val="00E44A4F"/>
    <w:rsid w:val="00E44C09"/>
    <w:rsid w:val="00E44C61"/>
    <w:rsid w:val="00E44D92"/>
    <w:rsid w:val="00E44F2A"/>
    <w:rsid w:val="00E44F66"/>
    <w:rsid w:val="00E450CD"/>
    <w:rsid w:val="00E451AC"/>
    <w:rsid w:val="00E45224"/>
    <w:rsid w:val="00E45268"/>
    <w:rsid w:val="00E4528F"/>
    <w:rsid w:val="00E455BA"/>
    <w:rsid w:val="00E45A0E"/>
    <w:rsid w:val="00E45AB5"/>
    <w:rsid w:val="00E45C16"/>
    <w:rsid w:val="00E45C72"/>
    <w:rsid w:val="00E45E47"/>
    <w:rsid w:val="00E46039"/>
    <w:rsid w:val="00E463A4"/>
    <w:rsid w:val="00E46627"/>
    <w:rsid w:val="00E4695C"/>
    <w:rsid w:val="00E46995"/>
    <w:rsid w:val="00E46B2D"/>
    <w:rsid w:val="00E46C09"/>
    <w:rsid w:val="00E46CD9"/>
    <w:rsid w:val="00E46CEE"/>
    <w:rsid w:val="00E46D44"/>
    <w:rsid w:val="00E46F46"/>
    <w:rsid w:val="00E46F81"/>
    <w:rsid w:val="00E47201"/>
    <w:rsid w:val="00E4750D"/>
    <w:rsid w:val="00E47515"/>
    <w:rsid w:val="00E475CA"/>
    <w:rsid w:val="00E4762A"/>
    <w:rsid w:val="00E47631"/>
    <w:rsid w:val="00E476C9"/>
    <w:rsid w:val="00E47701"/>
    <w:rsid w:val="00E47703"/>
    <w:rsid w:val="00E478AA"/>
    <w:rsid w:val="00E478E1"/>
    <w:rsid w:val="00E4792F"/>
    <w:rsid w:val="00E47972"/>
    <w:rsid w:val="00E47BF6"/>
    <w:rsid w:val="00E47CC9"/>
    <w:rsid w:val="00E47E7C"/>
    <w:rsid w:val="00E47F12"/>
    <w:rsid w:val="00E50068"/>
    <w:rsid w:val="00E501F9"/>
    <w:rsid w:val="00E504E5"/>
    <w:rsid w:val="00E504E7"/>
    <w:rsid w:val="00E5061A"/>
    <w:rsid w:val="00E507B0"/>
    <w:rsid w:val="00E507D8"/>
    <w:rsid w:val="00E50905"/>
    <w:rsid w:val="00E50985"/>
    <w:rsid w:val="00E50B20"/>
    <w:rsid w:val="00E50B61"/>
    <w:rsid w:val="00E50BA7"/>
    <w:rsid w:val="00E50C07"/>
    <w:rsid w:val="00E50E01"/>
    <w:rsid w:val="00E50FE1"/>
    <w:rsid w:val="00E51122"/>
    <w:rsid w:val="00E51233"/>
    <w:rsid w:val="00E5128D"/>
    <w:rsid w:val="00E51500"/>
    <w:rsid w:val="00E51650"/>
    <w:rsid w:val="00E516A4"/>
    <w:rsid w:val="00E51785"/>
    <w:rsid w:val="00E517F8"/>
    <w:rsid w:val="00E51B36"/>
    <w:rsid w:val="00E51C93"/>
    <w:rsid w:val="00E51DD6"/>
    <w:rsid w:val="00E51E2B"/>
    <w:rsid w:val="00E51E74"/>
    <w:rsid w:val="00E51EFE"/>
    <w:rsid w:val="00E5209E"/>
    <w:rsid w:val="00E52233"/>
    <w:rsid w:val="00E5233B"/>
    <w:rsid w:val="00E523CA"/>
    <w:rsid w:val="00E52466"/>
    <w:rsid w:val="00E525C6"/>
    <w:rsid w:val="00E5280C"/>
    <w:rsid w:val="00E52826"/>
    <w:rsid w:val="00E5288C"/>
    <w:rsid w:val="00E529A1"/>
    <w:rsid w:val="00E52A7F"/>
    <w:rsid w:val="00E52CB2"/>
    <w:rsid w:val="00E52E3B"/>
    <w:rsid w:val="00E52E6D"/>
    <w:rsid w:val="00E52FDB"/>
    <w:rsid w:val="00E5312C"/>
    <w:rsid w:val="00E53380"/>
    <w:rsid w:val="00E533DF"/>
    <w:rsid w:val="00E533F3"/>
    <w:rsid w:val="00E5344C"/>
    <w:rsid w:val="00E5350C"/>
    <w:rsid w:val="00E5369D"/>
    <w:rsid w:val="00E53AAF"/>
    <w:rsid w:val="00E53AF1"/>
    <w:rsid w:val="00E53D28"/>
    <w:rsid w:val="00E53D60"/>
    <w:rsid w:val="00E53ED4"/>
    <w:rsid w:val="00E541F9"/>
    <w:rsid w:val="00E544DD"/>
    <w:rsid w:val="00E5455D"/>
    <w:rsid w:val="00E545F6"/>
    <w:rsid w:val="00E547A0"/>
    <w:rsid w:val="00E549B4"/>
    <w:rsid w:val="00E54CC9"/>
    <w:rsid w:val="00E54EEF"/>
    <w:rsid w:val="00E54F19"/>
    <w:rsid w:val="00E55032"/>
    <w:rsid w:val="00E5521D"/>
    <w:rsid w:val="00E5528C"/>
    <w:rsid w:val="00E55323"/>
    <w:rsid w:val="00E55565"/>
    <w:rsid w:val="00E556C0"/>
    <w:rsid w:val="00E55788"/>
    <w:rsid w:val="00E558CC"/>
    <w:rsid w:val="00E55AA5"/>
    <w:rsid w:val="00E55AE9"/>
    <w:rsid w:val="00E55F2D"/>
    <w:rsid w:val="00E55FAF"/>
    <w:rsid w:val="00E5610C"/>
    <w:rsid w:val="00E5646F"/>
    <w:rsid w:val="00E56503"/>
    <w:rsid w:val="00E56531"/>
    <w:rsid w:val="00E5653B"/>
    <w:rsid w:val="00E567AA"/>
    <w:rsid w:val="00E5682F"/>
    <w:rsid w:val="00E568DE"/>
    <w:rsid w:val="00E56974"/>
    <w:rsid w:val="00E56B0B"/>
    <w:rsid w:val="00E56B70"/>
    <w:rsid w:val="00E56BF4"/>
    <w:rsid w:val="00E56F38"/>
    <w:rsid w:val="00E57247"/>
    <w:rsid w:val="00E57371"/>
    <w:rsid w:val="00E57483"/>
    <w:rsid w:val="00E5764A"/>
    <w:rsid w:val="00E5765A"/>
    <w:rsid w:val="00E57798"/>
    <w:rsid w:val="00E579D9"/>
    <w:rsid w:val="00E579E1"/>
    <w:rsid w:val="00E57A17"/>
    <w:rsid w:val="00E57D02"/>
    <w:rsid w:val="00E57FE5"/>
    <w:rsid w:val="00E6007E"/>
    <w:rsid w:val="00E603AC"/>
    <w:rsid w:val="00E603C8"/>
    <w:rsid w:val="00E6075B"/>
    <w:rsid w:val="00E608BA"/>
    <w:rsid w:val="00E6097C"/>
    <w:rsid w:val="00E60AC1"/>
    <w:rsid w:val="00E60F26"/>
    <w:rsid w:val="00E6105C"/>
    <w:rsid w:val="00E610B9"/>
    <w:rsid w:val="00E611CF"/>
    <w:rsid w:val="00E61221"/>
    <w:rsid w:val="00E6125B"/>
    <w:rsid w:val="00E614AD"/>
    <w:rsid w:val="00E61511"/>
    <w:rsid w:val="00E61838"/>
    <w:rsid w:val="00E61898"/>
    <w:rsid w:val="00E61997"/>
    <w:rsid w:val="00E61BE7"/>
    <w:rsid w:val="00E61EDE"/>
    <w:rsid w:val="00E61EF2"/>
    <w:rsid w:val="00E61FC4"/>
    <w:rsid w:val="00E62003"/>
    <w:rsid w:val="00E62046"/>
    <w:rsid w:val="00E620E0"/>
    <w:rsid w:val="00E6213E"/>
    <w:rsid w:val="00E62376"/>
    <w:rsid w:val="00E62750"/>
    <w:rsid w:val="00E62763"/>
    <w:rsid w:val="00E627F8"/>
    <w:rsid w:val="00E628B8"/>
    <w:rsid w:val="00E628DA"/>
    <w:rsid w:val="00E628EF"/>
    <w:rsid w:val="00E62A54"/>
    <w:rsid w:val="00E62BC0"/>
    <w:rsid w:val="00E62D53"/>
    <w:rsid w:val="00E6300A"/>
    <w:rsid w:val="00E63459"/>
    <w:rsid w:val="00E637C0"/>
    <w:rsid w:val="00E63D8E"/>
    <w:rsid w:val="00E63E2B"/>
    <w:rsid w:val="00E641D8"/>
    <w:rsid w:val="00E6436A"/>
    <w:rsid w:val="00E6442E"/>
    <w:rsid w:val="00E644D6"/>
    <w:rsid w:val="00E64789"/>
    <w:rsid w:val="00E64852"/>
    <w:rsid w:val="00E64A40"/>
    <w:rsid w:val="00E64DB7"/>
    <w:rsid w:val="00E64E13"/>
    <w:rsid w:val="00E64E6D"/>
    <w:rsid w:val="00E651FA"/>
    <w:rsid w:val="00E65396"/>
    <w:rsid w:val="00E6572D"/>
    <w:rsid w:val="00E65911"/>
    <w:rsid w:val="00E65991"/>
    <w:rsid w:val="00E65D27"/>
    <w:rsid w:val="00E65E72"/>
    <w:rsid w:val="00E65F0D"/>
    <w:rsid w:val="00E65F6B"/>
    <w:rsid w:val="00E66217"/>
    <w:rsid w:val="00E66218"/>
    <w:rsid w:val="00E66354"/>
    <w:rsid w:val="00E6650D"/>
    <w:rsid w:val="00E665FE"/>
    <w:rsid w:val="00E6692A"/>
    <w:rsid w:val="00E669FF"/>
    <w:rsid w:val="00E66B05"/>
    <w:rsid w:val="00E66B20"/>
    <w:rsid w:val="00E66C32"/>
    <w:rsid w:val="00E66E1D"/>
    <w:rsid w:val="00E66F2E"/>
    <w:rsid w:val="00E66FEC"/>
    <w:rsid w:val="00E67006"/>
    <w:rsid w:val="00E67142"/>
    <w:rsid w:val="00E671E6"/>
    <w:rsid w:val="00E67617"/>
    <w:rsid w:val="00E67634"/>
    <w:rsid w:val="00E67715"/>
    <w:rsid w:val="00E67B15"/>
    <w:rsid w:val="00E67BCF"/>
    <w:rsid w:val="00E67ED5"/>
    <w:rsid w:val="00E67F77"/>
    <w:rsid w:val="00E7007E"/>
    <w:rsid w:val="00E700E8"/>
    <w:rsid w:val="00E70A85"/>
    <w:rsid w:val="00E70B30"/>
    <w:rsid w:val="00E70C02"/>
    <w:rsid w:val="00E70DD0"/>
    <w:rsid w:val="00E70EDC"/>
    <w:rsid w:val="00E70FB8"/>
    <w:rsid w:val="00E710C0"/>
    <w:rsid w:val="00E71142"/>
    <w:rsid w:val="00E7117E"/>
    <w:rsid w:val="00E71201"/>
    <w:rsid w:val="00E71238"/>
    <w:rsid w:val="00E7132C"/>
    <w:rsid w:val="00E7133D"/>
    <w:rsid w:val="00E7168A"/>
    <w:rsid w:val="00E717A6"/>
    <w:rsid w:val="00E71B87"/>
    <w:rsid w:val="00E71E0B"/>
    <w:rsid w:val="00E71FA6"/>
    <w:rsid w:val="00E7203A"/>
    <w:rsid w:val="00E721D3"/>
    <w:rsid w:val="00E7237B"/>
    <w:rsid w:val="00E724B8"/>
    <w:rsid w:val="00E7265A"/>
    <w:rsid w:val="00E726BD"/>
    <w:rsid w:val="00E7283A"/>
    <w:rsid w:val="00E7294C"/>
    <w:rsid w:val="00E72952"/>
    <w:rsid w:val="00E72979"/>
    <w:rsid w:val="00E72B47"/>
    <w:rsid w:val="00E72C35"/>
    <w:rsid w:val="00E72CC0"/>
    <w:rsid w:val="00E730B4"/>
    <w:rsid w:val="00E731AB"/>
    <w:rsid w:val="00E732B5"/>
    <w:rsid w:val="00E732D1"/>
    <w:rsid w:val="00E733B0"/>
    <w:rsid w:val="00E73632"/>
    <w:rsid w:val="00E73669"/>
    <w:rsid w:val="00E7378F"/>
    <w:rsid w:val="00E737C0"/>
    <w:rsid w:val="00E738CC"/>
    <w:rsid w:val="00E73D15"/>
    <w:rsid w:val="00E73DBF"/>
    <w:rsid w:val="00E73DF3"/>
    <w:rsid w:val="00E74393"/>
    <w:rsid w:val="00E743A4"/>
    <w:rsid w:val="00E74473"/>
    <w:rsid w:val="00E7453A"/>
    <w:rsid w:val="00E74595"/>
    <w:rsid w:val="00E748BC"/>
    <w:rsid w:val="00E74903"/>
    <w:rsid w:val="00E749AB"/>
    <w:rsid w:val="00E74C7E"/>
    <w:rsid w:val="00E74CA7"/>
    <w:rsid w:val="00E74CBE"/>
    <w:rsid w:val="00E74E9C"/>
    <w:rsid w:val="00E75004"/>
    <w:rsid w:val="00E75519"/>
    <w:rsid w:val="00E75592"/>
    <w:rsid w:val="00E75648"/>
    <w:rsid w:val="00E757A5"/>
    <w:rsid w:val="00E757C7"/>
    <w:rsid w:val="00E75822"/>
    <w:rsid w:val="00E759CD"/>
    <w:rsid w:val="00E75A3F"/>
    <w:rsid w:val="00E75DC5"/>
    <w:rsid w:val="00E76821"/>
    <w:rsid w:val="00E76A9C"/>
    <w:rsid w:val="00E76E0B"/>
    <w:rsid w:val="00E76E7F"/>
    <w:rsid w:val="00E76F89"/>
    <w:rsid w:val="00E76FCA"/>
    <w:rsid w:val="00E770D0"/>
    <w:rsid w:val="00E77268"/>
    <w:rsid w:val="00E77529"/>
    <w:rsid w:val="00E776C0"/>
    <w:rsid w:val="00E776EA"/>
    <w:rsid w:val="00E778ED"/>
    <w:rsid w:val="00E7797D"/>
    <w:rsid w:val="00E77C4D"/>
    <w:rsid w:val="00E77CC7"/>
    <w:rsid w:val="00E77CC8"/>
    <w:rsid w:val="00E77D70"/>
    <w:rsid w:val="00E77EB6"/>
    <w:rsid w:val="00E77F9F"/>
    <w:rsid w:val="00E803DF"/>
    <w:rsid w:val="00E805E0"/>
    <w:rsid w:val="00E805FE"/>
    <w:rsid w:val="00E80812"/>
    <w:rsid w:val="00E809FF"/>
    <w:rsid w:val="00E80A73"/>
    <w:rsid w:val="00E80D50"/>
    <w:rsid w:val="00E80EC2"/>
    <w:rsid w:val="00E8105F"/>
    <w:rsid w:val="00E8121F"/>
    <w:rsid w:val="00E814CA"/>
    <w:rsid w:val="00E815A2"/>
    <w:rsid w:val="00E8166D"/>
    <w:rsid w:val="00E8174C"/>
    <w:rsid w:val="00E817B0"/>
    <w:rsid w:val="00E81971"/>
    <w:rsid w:val="00E81A68"/>
    <w:rsid w:val="00E81ACA"/>
    <w:rsid w:val="00E81DCB"/>
    <w:rsid w:val="00E81E96"/>
    <w:rsid w:val="00E82255"/>
    <w:rsid w:val="00E82306"/>
    <w:rsid w:val="00E8240B"/>
    <w:rsid w:val="00E82534"/>
    <w:rsid w:val="00E825A2"/>
    <w:rsid w:val="00E825C9"/>
    <w:rsid w:val="00E827A1"/>
    <w:rsid w:val="00E82830"/>
    <w:rsid w:val="00E828B9"/>
    <w:rsid w:val="00E82ADF"/>
    <w:rsid w:val="00E83187"/>
    <w:rsid w:val="00E83391"/>
    <w:rsid w:val="00E8343D"/>
    <w:rsid w:val="00E83543"/>
    <w:rsid w:val="00E8366A"/>
    <w:rsid w:val="00E838B7"/>
    <w:rsid w:val="00E838C9"/>
    <w:rsid w:val="00E83A18"/>
    <w:rsid w:val="00E83E8C"/>
    <w:rsid w:val="00E83ED5"/>
    <w:rsid w:val="00E83FA0"/>
    <w:rsid w:val="00E84145"/>
    <w:rsid w:val="00E8421F"/>
    <w:rsid w:val="00E84315"/>
    <w:rsid w:val="00E84509"/>
    <w:rsid w:val="00E84573"/>
    <w:rsid w:val="00E846D8"/>
    <w:rsid w:val="00E84742"/>
    <w:rsid w:val="00E84788"/>
    <w:rsid w:val="00E84AC2"/>
    <w:rsid w:val="00E84B93"/>
    <w:rsid w:val="00E852A0"/>
    <w:rsid w:val="00E852E9"/>
    <w:rsid w:val="00E85334"/>
    <w:rsid w:val="00E853D2"/>
    <w:rsid w:val="00E856D2"/>
    <w:rsid w:val="00E85745"/>
    <w:rsid w:val="00E85887"/>
    <w:rsid w:val="00E85926"/>
    <w:rsid w:val="00E859A5"/>
    <w:rsid w:val="00E85A52"/>
    <w:rsid w:val="00E85A6C"/>
    <w:rsid w:val="00E85A8C"/>
    <w:rsid w:val="00E85ACC"/>
    <w:rsid w:val="00E85C7B"/>
    <w:rsid w:val="00E85C83"/>
    <w:rsid w:val="00E861A5"/>
    <w:rsid w:val="00E86262"/>
    <w:rsid w:val="00E86296"/>
    <w:rsid w:val="00E862C1"/>
    <w:rsid w:val="00E864AC"/>
    <w:rsid w:val="00E86598"/>
    <w:rsid w:val="00E866A1"/>
    <w:rsid w:val="00E866B3"/>
    <w:rsid w:val="00E86735"/>
    <w:rsid w:val="00E86A1D"/>
    <w:rsid w:val="00E86A56"/>
    <w:rsid w:val="00E86A75"/>
    <w:rsid w:val="00E86C1A"/>
    <w:rsid w:val="00E86C9B"/>
    <w:rsid w:val="00E86EA1"/>
    <w:rsid w:val="00E871DB"/>
    <w:rsid w:val="00E8735F"/>
    <w:rsid w:val="00E874B6"/>
    <w:rsid w:val="00E8755B"/>
    <w:rsid w:val="00E8770D"/>
    <w:rsid w:val="00E87724"/>
    <w:rsid w:val="00E878A9"/>
    <w:rsid w:val="00E87A6F"/>
    <w:rsid w:val="00E900C3"/>
    <w:rsid w:val="00E90172"/>
    <w:rsid w:val="00E901F6"/>
    <w:rsid w:val="00E90200"/>
    <w:rsid w:val="00E903F8"/>
    <w:rsid w:val="00E905A8"/>
    <w:rsid w:val="00E90715"/>
    <w:rsid w:val="00E907B6"/>
    <w:rsid w:val="00E90817"/>
    <w:rsid w:val="00E90917"/>
    <w:rsid w:val="00E909F3"/>
    <w:rsid w:val="00E90A85"/>
    <w:rsid w:val="00E90B0A"/>
    <w:rsid w:val="00E90BD3"/>
    <w:rsid w:val="00E90C05"/>
    <w:rsid w:val="00E90C11"/>
    <w:rsid w:val="00E90C6B"/>
    <w:rsid w:val="00E90C7D"/>
    <w:rsid w:val="00E90DA1"/>
    <w:rsid w:val="00E91078"/>
    <w:rsid w:val="00E910ED"/>
    <w:rsid w:val="00E916B4"/>
    <w:rsid w:val="00E9180B"/>
    <w:rsid w:val="00E919A4"/>
    <w:rsid w:val="00E91D1F"/>
    <w:rsid w:val="00E91D38"/>
    <w:rsid w:val="00E91E9D"/>
    <w:rsid w:val="00E92298"/>
    <w:rsid w:val="00E9229E"/>
    <w:rsid w:val="00E92498"/>
    <w:rsid w:val="00E9249B"/>
    <w:rsid w:val="00E92656"/>
    <w:rsid w:val="00E9284A"/>
    <w:rsid w:val="00E9299D"/>
    <w:rsid w:val="00E92D17"/>
    <w:rsid w:val="00E92D8B"/>
    <w:rsid w:val="00E92EAD"/>
    <w:rsid w:val="00E931E5"/>
    <w:rsid w:val="00E933E7"/>
    <w:rsid w:val="00E934F9"/>
    <w:rsid w:val="00E93567"/>
    <w:rsid w:val="00E937A0"/>
    <w:rsid w:val="00E938EF"/>
    <w:rsid w:val="00E93913"/>
    <w:rsid w:val="00E93AEB"/>
    <w:rsid w:val="00E93B51"/>
    <w:rsid w:val="00E93BA2"/>
    <w:rsid w:val="00E93C2A"/>
    <w:rsid w:val="00E93EF1"/>
    <w:rsid w:val="00E94042"/>
    <w:rsid w:val="00E94129"/>
    <w:rsid w:val="00E9431A"/>
    <w:rsid w:val="00E94494"/>
    <w:rsid w:val="00E944E0"/>
    <w:rsid w:val="00E9457B"/>
    <w:rsid w:val="00E945CD"/>
    <w:rsid w:val="00E94F36"/>
    <w:rsid w:val="00E95067"/>
    <w:rsid w:val="00E953FB"/>
    <w:rsid w:val="00E955C1"/>
    <w:rsid w:val="00E95834"/>
    <w:rsid w:val="00E95846"/>
    <w:rsid w:val="00E95CC2"/>
    <w:rsid w:val="00E95D8D"/>
    <w:rsid w:val="00E95E3F"/>
    <w:rsid w:val="00E95E8F"/>
    <w:rsid w:val="00E95EB3"/>
    <w:rsid w:val="00E96135"/>
    <w:rsid w:val="00E96292"/>
    <w:rsid w:val="00E962AE"/>
    <w:rsid w:val="00E96334"/>
    <w:rsid w:val="00E96366"/>
    <w:rsid w:val="00E96449"/>
    <w:rsid w:val="00E965DC"/>
    <w:rsid w:val="00E965FF"/>
    <w:rsid w:val="00E96AA6"/>
    <w:rsid w:val="00E96CBA"/>
    <w:rsid w:val="00E9709D"/>
    <w:rsid w:val="00E97851"/>
    <w:rsid w:val="00E97BF1"/>
    <w:rsid w:val="00E97D1F"/>
    <w:rsid w:val="00E97E8D"/>
    <w:rsid w:val="00E97EF9"/>
    <w:rsid w:val="00EA0052"/>
    <w:rsid w:val="00EA0372"/>
    <w:rsid w:val="00EA0475"/>
    <w:rsid w:val="00EA0552"/>
    <w:rsid w:val="00EA060A"/>
    <w:rsid w:val="00EA07D7"/>
    <w:rsid w:val="00EA0868"/>
    <w:rsid w:val="00EA08FF"/>
    <w:rsid w:val="00EA09A6"/>
    <w:rsid w:val="00EA0A31"/>
    <w:rsid w:val="00EA0AEE"/>
    <w:rsid w:val="00EA0B33"/>
    <w:rsid w:val="00EA0B5D"/>
    <w:rsid w:val="00EA0FCD"/>
    <w:rsid w:val="00EA10F1"/>
    <w:rsid w:val="00EA1195"/>
    <w:rsid w:val="00EA12FC"/>
    <w:rsid w:val="00EA19F2"/>
    <w:rsid w:val="00EA1A1F"/>
    <w:rsid w:val="00EA1B21"/>
    <w:rsid w:val="00EA1B4D"/>
    <w:rsid w:val="00EA1BB2"/>
    <w:rsid w:val="00EA2047"/>
    <w:rsid w:val="00EA2075"/>
    <w:rsid w:val="00EA21EE"/>
    <w:rsid w:val="00EA23A2"/>
    <w:rsid w:val="00EA24D5"/>
    <w:rsid w:val="00EA263F"/>
    <w:rsid w:val="00EA26B7"/>
    <w:rsid w:val="00EA27D8"/>
    <w:rsid w:val="00EA281D"/>
    <w:rsid w:val="00EA294F"/>
    <w:rsid w:val="00EA2B07"/>
    <w:rsid w:val="00EA2EC1"/>
    <w:rsid w:val="00EA2F4E"/>
    <w:rsid w:val="00EA2FE3"/>
    <w:rsid w:val="00EA3771"/>
    <w:rsid w:val="00EA3C3D"/>
    <w:rsid w:val="00EA3C59"/>
    <w:rsid w:val="00EA3E08"/>
    <w:rsid w:val="00EA3EF8"/>
    <w:rsid w:val="00EA40D7"/>
    <w:rsid w:val="00EA40F4"/>
    <w:rsid w:val="00EA41EA"/>
    <w:rsid w:val="00EA43DD"/>
    <w:rsid w:val="00EA43E4"/>
    <w:rsid w:val="00EA45E9"/>
    <w:rsid w:val="00EA48B9"/>
    <w:rsid w:val="00EA49FB"/>
    <w:rsid w:val="00EA4AAF"/>
    <w:rsid w:val="00EA4C98"/>
    <w:rsid w:val="00EA4D95"/>
    <w:rsid w:val="00EA51BB"/>
    <w:rsid w:val="00EA52F0"/>
    <w:rsid w:val="00EA55E0"/>
    <w:rsid w:val="00EA5802"/>
    <w:rsid w:val="00EA5877"/>
    <w:rsid w:val="00EA59E1"/>
    <w:rsid w:val="00EA5B76"/>
    <w:rsid w:val="00EA5C46"/>
    <w:rsid w:val="00EA5FDF"/>
    <w:rsid w:val="00EA6230"/>
    <w:rsid w:val="00EA627A"/>
    <w:rsid w:val="00EA646A"/>
    <w:rsid w:val="00EA6670"/>
    <w:rsid w:val="00EA6753"/>
    <w:rsid w:val="00EA6AA2"/>
    <w:rsid w:val="00EA6BC8"/>
    <w:rsid w:val="00EA6C9E"/>
    <w:rsid w:val="00EA6CB6"/>
    <w:rsid w:val="00EA6FE8"/>
    <w:rsid w:val="00EA70D9"/>
    <w:rsid w:val="00EA76AE"/>
    <w:rsid w:val="00EA77F8"/>
    <w:rsid w:val="00EA7894"/>
    <w:rsid w:val="00EA789A"/>
    <w:rsid w:val="00EA78A2"/>
    <w:rsid w:val="00EA7AC8"/>
    <w:rsid w:val="00EA7CC0"/>
    <w:rsid w:val="00EA7DD0"/>
    <w:rsid w:val="00EA7F76"/>
    <w:rsid w:val="00EA7FE8"/>
    <w:rsid w:val="00EB01A0"/>
    <w:rsid w:val="00EB02F3"/>
    <w:rsid w:val="00EB05E5"/>
    <w:rsid w:val="00EB06DD"/>
    <w:rsid w:val="00EB09AE"/>
    <w:rsid w:val="00EB0B7B"/>
    <w:rsid w:val="00EB0DDF"/>
    <w:rsid w:val="00EB10C3"/>
    <w:rsid w:val="00EB118E"/>
    <w:rsid w:val="00EB13CC"/>
    <w:rsid w:val="00EB1500"/>
    <w:rsid w:val="00EB174D"/>
    <w:rsid w:val="00EB178F"/>
    <w:rsid w:val="00EB17CA"/>
    <w:rsid w:val="00EB1814"/>
    <w:rsid w:val="00EB181F"/>
    <w:rsid w:val="00EB19A1"/>
    <w:rsid w:val="00EB1A4D"/>
    <w:rsid w:val="00EB1BD3"/>
    <w:rsid w:val="00EB1C30"/>
    <w:rsid w:val="00EB2085"/>
    <w:rsid w:val="00EB20A6"/>
    <w:rsid w:val="00EB2202"/>
    <w:rsid w:val="00EB2244"/>
    <w:rsid w:val="00EB2355"/>
    <w:rsid w:val="00EB242F"/>
    <w:rsid w:val="00EB253B"/>
    <w:rsid w:val="00EB254D"/>
    <w:rsid w:val="00EB255C"/>
    <w:rsid w:val="00EB2920"/>
    <w:rsid w:val="00EB2AF2"/>
    <w:rsid w:val="00EB2EC8"/>
    <w:rsid w:val="00EB2EDB"/>
    <w:rsid w:val="00EB2FD5"/>
    <w:rsid w:val="00EB3059"/>
    <w:rsid w:val="00EB31DB"/>
    <w:rsid w:val="00EB326B"/>
    <w:rsid w:val="00EB344C"/>
    <w:rsid w:val="00EB344F"/>
    <w:rsid w:val="00EB348F"/>
    <w:rsid w:val="00EB34A3"/>
    <w:rsid w:val="00EB3658"/>
    <w:rsid w:val="00EB36AF"/>
    <w:rsid w:val="00EB3BE0"/>
    <w:rsid w:val="00EB3E50"/>
    <w:rsid w:val="00EB3EED"/>
    <w:rsid w:val="00EB41DF"/>
    <w:rsid w:val="00EB42CC"/>
    <w:rsid w:val="00EB46F0"/>
    <w:rsid w:val="00EB4860"/>
    <w:rsid w:val="00EB49A1"/>
    <w:rsid w:val="00EB4AE6"/>
    <w:rsid w:val="00EB4BBC"/>
    <w:rsid w:val="00EB4F85"/>
    <w:rsid w:val="00EB53DD"/>
    <w:rsid w:val="00EB54F6"/>
    <w:rsid w:val="00EB55CD"/>
    <w:rsid w:val="00EB5606"/>
    <w:rsid w:val="00EB56E1"/>
    <w:rsid w:val="00EB57ED"/>
    <w:rsid w:val="00EB5FE7"/>
    <w:rsid w:val="00EB6231"/>
    <w:rsid w:val="00EB6422"/>
    <w:rsid w:val="00EB657D"/>
    <w:rsid w:val="00EB6672"/>
    <w:rsid w:val="00EB6811"/>
    <w:rsid w:val="00EB6944"/>
    <w:rsid w:val="00EB6AD9"/>
    <w:rsid w:val="00EB6BE2"/>
    <w:rsid w:val="00EB6E54"/>
    <w:rsid w:val="00EB71CF"/>
    <w:rsid w:val="00EB71E9"/>
    <w:rsid w:val="00EB7327"/>
    <w:rsid w:val="00EB7789"/>
    <w:rsid w:val="00EB7854"/>
    <w:rsid w:val="00EB7AFA"/>
    <w:rsid w:val="00EB7BC9"/>
    <w:rsid w:val="00EB7BED"/>
    <w:rsid w:val="00EB7C6B"/>
    <w:rsid w:val="00EB7CEF"/>
    <w:rsid w:val="00EB7E14"/>
    <w:rsid w:val="00EC024A"/>
    <w:rsid w:val="00EC02A3"/>
    <w:rsid w:val="00EC02B6"/>
    <w:rsid w:val="00EC04CF"/>
    <w:rsid w:val="00EC06B7"/>
    <w:rsid w:val="00EC078E"/>
    <w:rsid w:val="00EC0792"/>
    <w:rsid w:val="00EC0ABD"/>
    <w:rsid w:val="00EC0D75"/>
    <w:rsid w:val="00EC0FE7"/>
    <w:rsid w:val="00EC0FE8"/>
    <w:rsid w:val="00EC10CA"/>
    <w:rsid w:val="00EC1173"/>
    <w:rsid w:val="00EC12F2"/>
    <w:rsid w:val="00EC1389"/>
    <w:rsid w:val="00EC1720"/>
    <w:rsid w:val="00EC178E"/>
    <w:rsid w:val="00EC17CC"/>
    <w:rsid w:val="00EC19E2"/>
    <w:rsid w:val="00EC1A1A"/>
    <w:rsid w:val="00EC1DB1"/>
    <w:rsid w:val="00EC2166"/>
    <w:rsid w:val="00EC22D1"/>
    <w:rsid w:val="00EC2E77"/>
    <w:rsid w:val="00EC30E2"/>
    <w:rsid w:val="00EC31FF"/>
    <w:rsid w:val="00EC32D7"/>
    <w:rsid w:val="00EC3486"/>
    <w:rsid w:val="00EC34F3"/>
    <w:rsid w:val="00EC34F5"/>
    <w:rsid w:val="00EC3517"/>
    <w:rsid w:val="00EC3C36"/>
    <w:rsid w:val="00EC3D12"/>
    <w:rsid w:val="00EC3D61"/>
    <w:rsid w:val="00EC3E14"/>
    <w:rsid w:val="00EC3E8F"/>
    <w:rsid w:val="00EC3EB5"/>
    <w:rsid w:val="00EC3FA1"/>
    <w:rsid w:val="00EC4063"/>
    <w:rsid w:val="00EC43C8"/>
    <w:rsid w:val="00EC482F"/>
    <w:rsid w:val="00EC48E8"/>
    <w:rsid w:val="00EC48FB"/>
    <w:rsid w:val="00EC4D77"/>
    <w:rsid w:val="00EC4F5A"/>
    <w:rsid w:val="00EC4FB9"/>
    <w:rsid w:val="00EC522D"/>
    <w:rsid w:val="00EC54D4"/>
    <w:rsid w:val="00EC567D"/>
    <w:rsid w:val="00EC5808"/>
    <w:rsid w:val="00EC5A02"/>
    <w:rsid w:val="00EC5A43"/>
    <w:rsid w:val="00EC5D4F"/>
    <w:rsid w:val="00EC5EDA"/>
    <w:rsid w:val="00EC5EE0"/>
    <w:rsid w:val="00EC5FDD"/>
    <w:rsid w:val="00EC63DE"/>
    <w:rsid w:val="00EC66A2"/>
    <w:rsid w:val="00EC67EE"/>
    <w:rsid w:val="00EC6888"/>
    <w:rsid w:val="00EC68B1"/>
    <w:rsid w:val="00EC6CB9"/>
    <w:rsid w:val="00EC6EDA"/>
    <w:rsid w:val="00EC6FCF"/>
    <w:rsid w:val="00EC706E"/>
    <w:rsid w:val="00EC71CA"/>
    <w:rsid w:val="00EC7416"/>
    <w:rsid w:val="00EC7AF3"/>
    <w:rsid w:val="00EC7B9A"/>
    <w:rsid w:val="00EC7CAE"/>
    <w:rsid w:val="00ED01DC"/>
    <w:rsid w:val="00ED0316"/>
    <w:rsid w:val="00ED0621"/>
    <w:rsid w:val="00ED0717"/>
    <w:rsid w:val="00ED0C61"/>
    <w:rsid w:val="00ED0EF6"/>
    <w:rsid w:val="00ED0F8C"/>
    <w:rsid w:val="00ED105B"/>
    <w:rsid w:val="00ED1138"/>
    <w:rsid w:val="00ED116D"/>
    <w:rsid w:val="00ED12AC"/>
    <w:rsid w:val="00ED12CC"/>
    <w:rsid w:val="00ED1375"/>
    <w:rsid w:val="00ED149C"/>
    <w:rsid w:val="00ED17F4"/>
    <w:rsid w:val="00ED1CB8"/>
    <w:rsid w:val="00ED1D99"/>
    <w:rsid w:val="00ED1F02"/>
    <w:rsid w:val="00ED211F"/>
    <w:rsid w:val="00ED232C"/>
    <w:rsid w:val="00ED241D"/>
    <w:rsid w:val="00ED24A0"/>
    <w:rsid w:val="00ED24BC"/>
    <w:rsid w:val="00ED2580"/>
    <w:rsid w:val="00ED2759"/>
    <w:rsid w:val="00ED2836"/>
    <w:rsid w:val="00ED28A3"/>
    <w:rsid w:val="00ED2A5E"/>
    <w:rsid w:val="00ED2DE7"/>
    <w:rsid w:val="00ED3132"/>
    <w:rsid w:val="00ED34A5"/>
    <w:rsid w:val="00ED3581"/>
    <w:rsid w:val="00ED3828"/>
    <w:rsid w:val="00ED3968"/>
    <w:rsid w:val="00ED39CF"/>
    <w:rsid w:val="00ED3B44"/>
    <w:rsid w:val="00ED3B8E"/>
    <w:rsid w:val="00ED3D70"/>
    <w:rsid w:val="00ED3E76"/>
    <w:rsid w:val="00ED3F0D"/>
    <w:rsid w:val="00ED3FB1"/>
    <w:rsid w:val="00ED400C"/>
    <w:rsid w:val="00ED45EF"/>
    <w:rsid w:val="00ED4657"/>
    <w:rsid w:val="00ED46E1"/>
    <w:rsid w:val="00ED4785"/>
    <w:rsid w:val="00ED4E9F"/>
    <w:rsid w:val="00ED4EA9"/>
    <w:rsid w:val="00ED4EBC"/>
    <w:rsid w:val="00ED51DB"/>
    <w:rsid w:val="00ED5260"/>
    <w:rsid w:val="00ED5288"/>
    <w:rsid w:val="00ED530C"/>
    <w:rsid w:val="00ED536B"/>
    <w:rsid w:val="00ED57CB"/>
    <w:rsid w:val="00ED5877"/>
    <w:rsid w:val="00ED587D"/>
    <w:rsid w:val="00ED597C"/>
    <w:rsid w:val="00ED5BF7"/>
    <w:rsid w:val="00ED5C68"/>
    <w:rsid w:val="00ED5CCB"/>
    <w:rsid w:val="00ED6041"/>
    <w:rsid w:val="00ED627C"/>
    <w:rsid w:val="00ED62E9"/>
    <w:rsid w:val="00ED62FE"/>
    <w:rsid w:val="00ED6334"/>
    <w:rsid w:val="00ED63F6"/>
    <w:rsid w:val="00ED64C5"/>
    <w:rsid w:val="00ED6515"/>
    <w:rsid w:val="00ED6726"/>
    <w:rsid w:val="00ED67A6"/>
    <w:rsid w:val="00ED6B5E"/>
    <w:rsid w:val="00ED6C41"/>
    <w:rsid w:val="00ED6C78"/>
    <w:rsid w:val="00ED6D8D"/>
    <w:rsid w:val="00ED6EE2"/>
    <w:rsid w:val="00ED7135"/>
    <w:rsid w:val="00ED735C"/>
    <w:rsid w:val="00ED7491"/>
    <w:rsid w:val="00ED74BE"/>
    <w:rsid w:val="00ED753D"/>
    <w:rsid w:val="00ED78B9"/>
    <w:rsid w:val="00ED79A9"/>
    <w:rsid w:val="00ED7CA0"/>
    <w:rsid w:val="00ED7D29"/>
    <w:rsid w:val="00ED7F23"/>
    <w:rsid w:val="00ED7F3A"/>
    <w:rsid w:val="00EE00AE"/>
    <w:rsid w:val="00EE015F"/>
    <w:rsid w:val="00EE01C4"/>
    <w:rsid w:val="00EE01F3"/>
    <w:rsid w:val="00EE0284"/>
    <w:rsid w:val="00EE05F1"/>
    <w:rsid w:val="00EE0748"/>
    <w:rsid w:val="00EE08EA"/>
    <w:rsid w:val="00EE0A69"/>
    <w:rsid w:val="00EE0B54"/>
    <w:rsid w:val="00EE0BFC"/>
    <w:rsid w:val="00EE0C83"/>
    <w:rsid w:val="00EE0CCC"/>
    <w:rsid w:val="00EE0DDF"/>
    <w:rsid w:val="00EE0FBA"/>
    <w:rsid w:val="00EE1131"/>
    <w:rsid w:val="00EE11BB"/>
    <w:rsid w:val="00EE11F5"/>
    <w:rsid w:val="00EE1330"/>
    <w:rsid w:val="00EE1530"/>
    <w:rsid w:val="00EE15FD"/>
    <w:rsid w:val="00EE16F0"/>
    <w:rsid w:val="00EE1723"/>
    <w:rsid w:val="00EE1744"/>
    <w:rsid w:val="00EE176E"/>
    <w:rsid w:val="00EE18C5"/>
    <w:rsid w:val="00EE19F8"/>
    <w:rsid w:val="00EE1A6E"/>
    <w:rsid w:val="00EE1C33"/>
    <w:rsid w:val="00EE1F50"/>
    <w:rsid w:val="00EE20C2"/>
    <w:rsid w:val="00EE213E"/>
    <w:rsid w:val="00EE231E"/>
    <w:rsid w:val="00EE248C"/>
    <w:rsid w:val="00EE24B9"/>
    <w:rsid w:val="00EE2563"/>
    <w:rsid w:val="00EE2AD6"/>
    <w:rsid w:val="00EE2C86"/>
    <w:rsid w:val="00EE2E58"/>
    <w:rsid w:val="00EE30FA"/>
    <w:rsid w:val="00EE31CB"/>
    <w:rsid w:val="00EE328F"/>
    <w:rsid w:val="00EE339F"/>
    <w:rsid w:val="00EE33D6"/>
    <w:rsid w:val="00EE3577"/>
    <w:rsid w:val="00EE361A"/>
    <w:rsid w:val="00EE3C65"/>
    <w:rsid w:val="00EE3E4F"/>
    <w:rsid w:val="00EE3F0D"/>
    <w:rsid w:val="00EE412A"/>
    <w:rsid w:val="00EE4268"/>
    <w:rsid w:val="00EE48B5"/>
    <w:rsid w:val="00EE4941"/>
    <w:rsid w:val="00EE4991"/>
    <w:rsid w:val="00EE4AE3"/>
    <w:rsid w:val="00EE4E82"/>
    <w:rsid w:val="00EE53E1"/>
    <w:rsid w:val="00EE5690"/>
    <w:rsid w:val="00EE572F"/>
    <w:rsid w:val="00EE5868"/>
    <w:rsid w:val="00EE5AB2"/>
    <w:rsid w:val="00EE5DF7"/>
    <w:rsid w:val="00EE5ECB"/>
    <w:rsid w:val="00EE5FBE"/>
    <w:rsid w:val="00EE607B"/>
    <w:rsid w:val="00EE60FC"/>
    <w:rsid w:val="00EE61E6"/>
    <w:rsid w:val="00EE6341"/>
    <w:rsid w:val="00EE6355"/>
    <w:rsid w:val="00EE660D"/>
    <w:rsid w:val="00EE6691"/>
    <w:rsid w:val="00EE6797"/>
    <w:rsid w:val="00EE6822"/>
    <w:rsid w:val="00EE6876"/>
    <w:rsid w:val="00EE69C6"/>
    <w:rsid w:val="00EE6A1C"/>
    <w:rsid w:val="00EE6B3A"/>
    <w:rsid w:val="00EE6B84"/>
    <w:rsid w:val="00EE7044"/>
    <w:rsid w:val="00EE71F4"/>
    <w:rsid w:val="00EE73EE"/>
    <w:rsid w:val="00EE751C"/>
    <w:rsid w:val="00EE7708"/>
    <w:rsid w:val="00EE77EB"/>
    <w:rsid w:val="00EE7A8A"/>
    <w:rsid w:val="00EE7BAE"/>
    <w:rsid w:val="00EE7E33"/>
    <w:rsid w:val="00EF00DF"/>
    <w:rsid w:val="00EF014C"/>
    <w:rsid w:val="00EF046B"/>
    <w:rsid w:val="00EF07B8"/>
    <w:rsid w:val="00EF099C"/>
    <w:rsid w:val="00EF0D95"/>
    <w:rsid w:val="00EF0EFF"/>
    <w:rsid w:val="00EF0F3F"/>
    <w:rsid w:val="00EF11F9"/>
    <w:rsid w:val="00EF1235"/>
    <w:rsid w:val="00EF152E"/>
    <w:rsid w:val="00EF162F"/>
    <w:rsid w:val="00EF16D3"/>
    <w:rsid w:val="00EF1742"/>
    <w:rsid w:val="00EF1834"/>
    <w:rsid w:val="00EF18C7"/>
    <w:rsid w:val="00EF1AA2"/>
    <w:rsid w:val="00EF1B0B"/>
    <w:rsid w:val="00EF1B32"/>
    <w:rsid w:val="00EF1CD0"/>
    <w:rsid w:val="00EF1F59"/>
    <w:rsid w:val="00EF1F7F"/>
    <w:rsid w:val="00EF216E"/>
    <w:rsid w:val="00EF223D"/>
    <w:rsid w:val="00EF230D"/>
    <w:rsid w:val="00EF264E"/>
    <w:rsid w:val="00EF2650"/>
    <w:rsid w:val="00EF26F7"/>
    <w:rsid w:val="00EF27CA"/>
    <w:rsid w:val="00EF28A5"/>
    <w:rsid w:val="00EF28AC"/>
    <w:rsid w:val="00EF2B13"/>
    <w:rsid w:val="00EF2D99"/>
    <w:rsid w:val="00EF2DFA"/>
    <w:rsid w:val="00EF2E67"/>
    <w:rsid w:val="00EF3088"/>
    <w:rsid w:val="00EF30F9"/>
    <w:rsid w:val="00EF31E5"/>
    <w:rsid w:val="00EF3251"/>
    <w:rsid w:val="00EF3615"/>
    <w:rsid w:val="00EF3988"/>
    <w:rsid w:val="00EF3CA2"/>
    <w:rsid w:val="00EF3D85"/>
    <w:rsid w:val="00EF4162"/>
    <w:rsid w:val="00EF43D5"/>
    <w:rsid w:val="00EF4472"/>
    <w:rsid w:val="00EF458E"/>
    <w:rsid w:val="00EF463D"/>
    <w:rsid w:val="00EF4AB5"/>
    <w:rsid w:val="00EF4DDB"/>
    <w:rsid w:val="00EF4DF9"/>
    <w:rsid w:val="00EF4E22"/>
    <w:rsid w:val="00EF4FF8"/>
    <w:rsid w:val="00EF50F2"/>
    <w:rsid w:val="00EF5463"/>
    <w:rsid w:val="00EF5662"/>
    <w:rsid w:val="00EF5A0B"/>
    <w:rsid w:val="00EF5A21"/>
    <w:rsid w:val="00EF5E39"/>
    <w:rsid w:val="00EF5E6D"/>
    <w:rsid w:val="00EF5FE7"/>
    <w:rsid w:val="00EF6148"/>
    <w:rsid w:val="00EF61DD"/>
    <w:rsid w:val="00EF63FD"/>
    <w:rsid w:val="00EF6695"/>
    <w:rsid w:val="00EF672C"/>
    <w:rsid w:val="00EF68D2"/>
    <w:rsid w:val="00EF699A"/>
    <w:rsid w:val="00EF6B87"/>
    <w:rsid w:val="00EF6B90"/>
    <w:rsid w:val="00EF6E0D"/>
    <w:rsid w:val="00EF6F86"/>
    <w:rsid w:val="00EF7212"/>
    <w:rsid w:val="00EF72B0"/>
    <w:rsid w:val="00EF73A9"/>
    <w:rsid w:val="00EF74CA"/>
    <w:rsid w:val="00EF754A"/>
    <w:rsid w:val="00EF760F"/>
    <w:rsid w:val="00EF7643"/>
    <w:rsid w:val="00EF7905"/>
    <w:rsid w:val="00EF79D7"/>
    <w:rsid w:val="00EF7A1B"/>
    <w:rsid w:val="00EF7B08"/>
    <w:rsid w:val="00EF7C8F"/>
    <w:rsid w:val="00EF7C9E"/>
    <w:rsid w:val="00EF7E09"/>
    <w:rsid w:val="00F00162"/>
    <w:rsid w:val="00F001E3"/>
    <w:rsid w:val="00F0034C"/>
    <w:rsid w:val="00F00906"/>
    <w:rsid w:val="00F00941"/>
    <w:rsid w:val="00F00D8C"/>
    <w:rsid w:val="00F00F00"/>
    <w:rsid w:val="00F00F03"/>
    <w:rsid w:val="00F0120E"/>
    <w:rsid w:val="00F013BC"/>
    <w:rsid w:val="00F013ED"/>
    <w:rsid w:val="00F01426"/>
    <w:rsid w:val="00F015A3"/>
    <w:rsid w:val="00F01781"/>
    <w:rsid w:val="00F01B58"/>
    <w:rsid w:val="00F01C57"/>
    <w:rsid w:val="00F01E4B"/>
    <w:rsid w:val="00F01EDB"/>
    <w:rsid w:val="00F01F54"/>
    <w:rsid w:val="00F01F77"/>
    <w:rsid w:val="00F0201B"/>
    <w:rsid w:val="00F02067"/>
    <w:rsid w:val="00F0214D"/>
    <w:rsid w:val="00F021EC"/>
    <w:rsid w:val="00F02476"/>
    <w:rsid w:val="00F024E1"/>
    <w:rsid w:val="00F0252C"/>
    <w:rsid w:val="00F02562"/>
    <w:rsid w:val="00F02670"/>
    <w:rsid w:val="00F02828"/>
    <w:rsid w:val="00F029C2"/>
    <w:rsid w:val="00F02B42"/>
    <w:rsid w:val="00F02B4C"/>
    <w:rsid w:val="00F02DD7"/>
    <w:rsid w:val="00F02F50"/>
    <w:rsid w:val="00F0316E"/>
    <w:rsid w:val="00F032B1"/>
    <w:rsid w:val="00F034AD"/>
    <w:rsid w:val="00F03753"/>
    <w:rsid w:val="00F03783"/>
    <w:rsid w:val="00F03789"/>
    <w:rsid w:val="00F037CA"/>
    <w:rsid w:val="00F03A5F"/>
    <w:rsid w:val="00F03BD3"/>
    <w:rsid w:val="00F03D50"/>
    <w:rsid w:val="00F03D58"/>
    <w:rsid w:val="00F03D95"/>
    <w:rsid w:val="00F04093"/>
    <w:rsid w:val="00F04105"/>
    <w:rsid w:val="00F04206"/>
    <w:rsid w:val="00F042BC"/>
    <w:rsid w:val="00F043DD"/>
    <w:rsid w:val="00F04696"/>
    <w:rsid w:val="00F04804"/>
    <w:rsid w:val="00F04852"/>
    <w:rsid w:val="00F048AB"/>
    <w:rsid w:val="00F04A77"/>
    <w:rsid w:val="00F04AA3"/>
    <w:rsid w:val="00F04B80"/>
    <w:rsid w:val="00F04B9F"/>
    <w:rsid w:val="00F04CAC"/>
    <w:rsid w:val="00F04CEB"/>
    <w:rsid w:val="00F04F6C"/>
    <w:rsid w:val="00F05021"/>
    <w:rsid w:val="00F05146"/>
    <w:rsid w:val="00F0514C"/>
    <w:rsid w:val="00F051DF"/>
    <w:rsid w:val="00F05306"/>
    <w:rsid w:val="00F05415"/>
    <w:rsid w:val="00F05445"/>
    <w:rsid w:val="00F0576C"/>
    <w:rsid w:val="00F0587D"/>
    <w:rsid w:val="00F05910"/>
    <w:rsid w:val="00F05AD7"/>
    <w:rsid w:val="00F05B19"/>
    <w:rsid w:val="00F05B3C"/>
    <w:rsid w:val="00F05B4A"/>
    <w:rsid w:val="00F05EDE"/>
    <w:rsid w:val="00F06004"/>
    <w:rsid w:val="00F0606A"/>
    <w:rsid w:val="00F061F9"/>
    <w:rsid w:val="00F06351"/>
    <w:rsid w:val="00F06430"/>
    <w:rsid w:val="00F0644D"/>
    <w:rsid w:val="00F06494"/>
    <w:rsid w:val="00F064B2"/>
    <w:rsid w:val="00F06748"/>
    <w:rsid w:val="00F0682F"/>
    <w:rsid w:val="00F06831"/>
    <w:rsid w:val="00F06861"/>
    <w:rsid w:val="00F068B1"/>
    <w:rsid w:val="00F068C9"/>
    <w:rsid w:val="00F06BF1"/>
    <w:rsid w:val="00F06DC1"/>
    <w:rsid w:val="00F06F33"/>
    <w:rsid w:val="00F0738E"/>
    <w:rsid w:val="00F073E3"/>
    <w:rsid w:val="00F07810"/>
    <w:rsid w:val="00F07A18"/>
    <w:rsid w:val="00F07E1D"/>
    <w:rsid w:val="00F07FEA"/>
    <w:rsid w:val="00F1035E"/>
    <w:rsid w:val="00F103C2"/>
    <w:rsid w:val="00F103D9"/>
    <w:rsid w:val="00F10421"/>
    <w:rsid w:val="00F1057D"/>
    <w:rsid w:val="00F105AB"/>
    <w:rsid w:val="00F106FB"/>
    <w:rsid w:val="00F109A3"/>
    <w:rsid w:val="00F10A1B"/>
    <w:rsid w:val="00F10A32"/>
    <w:rsid w:val="00F10B0B"/>
    <w:rsid w:val="00F10B3B"/>
    <w:rsid w:val="00F10E8E"/>
    <w:rsid w:val="00F110BF"/>
    <w:rsid w:val="00F11247"/>
    <w:rsid w:val="00F113C6"/>
    <w:rsid w:val="00F11478"/>
    <w:rsid w:val="00F115FF"/>
    <w:rsid w:val="00F1160C"/>
    <w:rsid w:val="00F1162D"/>
    <w:rsid w:val="00F11661"/>
    <w:rsid w:val="00F116E9"/>
    <w:rsid w:val="00F11950"/>
    <w:rsid w:val="00F11B1E"/>
    <w:rsid w:val="00F11B82"/>
    <w:rsid w:val="00F11E30"/>
    <w:rsid w:val="00F124D9"/>
    <w:rsid w:val="00F125E6"/>
    <w:rsid w:val="00F126C4"/>
    <w:rsid w:val="00F1272E"/>
    <w:rsid w:val="00F1288D"/>
    <w:rsid w:val="00F12A49"/>
    <w:rsid w:val="00F12A64"/>
    <w:rsid w:val="00F12C33"/>
    <w:rsid w:val="00F12DAC"/>
    <w:rsid w:val="00F13106"/>
    <w:rsid w:val="00F1313B"/>
    <w:rsid w:val="00F13250"/>
    <w:rsid w:val="00F133F8"/>
    <w:rsid w:val="00F13802"/>
    <w:rsid w:val="00F138B5"/>
    <w:rsid w:val="00F13C26"/>
    <w:rsid w:val="00F13E28"/>
    <w:rsid w:val="00F13E3F"/>
    <w:rsid w:val="00F13E6A"/>
    <w:rsid w:val="00F13E73"/>
    <w:rsid w:val="00F13FB0"/>
    <w:rsid w:val="00F14072"/>
    <w:rsid w:val="00F14174"/>
    <w:rsid w:val="00F142E2"/>
    <w:rsid w:val="00F143D9"/>
    <w:rsid w:val="00F147D6"/>
    <w:rsid w:val="00F147F8"/>
    <w:rsid w:val="00F1488C"/>
    <w:rsid w:val="00F148F6"/>
    <w:rsid w:val="00F14927"/>
    <w:rsid w:val="00F1496C"/>
    <w:rsid w:val="00F14A94"/>
    <w:rsid w:val="00F14AB2"/>
    <w:rsid w:val="00F14AB8"/>
    <w:rsid w:val="00F14B8C"/>
    <w:rsid w:val="00F14D70"/>
    <w:rsid w:val="00F14EE7"/>
    <w:rsid w:val="00F14F9F"/>
    <w:rsid w:val="00F15570"/>
    <w:rsid w:val="00F155B3"/>
    <w:rsid w:val="00F15877"/>
    <w:rsid w:val="00F15989"/>
    <w:rsid w:val="00F15AD9"/>
    <w:rsid w:val="00F15B13"/>
    <w:rsid w:val="00F15B22"/>
    <w:rsid w:val="00F15E16"/>
    <w:rsid w:val="00F15E5C"/>
    <w:rsid w:val="00F16200"/>
    <w:rsid w:val="00F162BA"/>
    <w:rsid w:val="00F162FE"/>
    <w:rsid w:val="00F1651D"/>
    <w:rsid w:val="00F16770"/>
    <w:rsid w:val="00F16B63"/>
    <w:rsid w:val="00F16C27"/>
    <w:rsid w:val="00F16C2F"/>
    <w:rsid w:val="00F16C62"/>
    <w:rsid w:val="00F16C94"/>
    <w:rsid w:val="00F16E85"/>
    <w:rsid w:val="00F1706D"/>
    <w:rsid w:val="00F171EF"/>
    <w:rsid w:val="00F1727C"/>
    <w:rsid w:val="00F172BB"/>
    <w:rsid w:val="00F17569"/>
    <w:rsid w:val="00F17574"/>
    <w:rsid w:val="00F17826"/>
    <w:rsid w:val="00F179BF"/>
    <w:rsid w:val="00F17B24"/>
    <w:rsid w:val="00F17B9C"/>
    <w:rsid w:val="00F17D0B"/>
    <w:rsid w:val="00F2011F"/>
    <w:rsid w:val="00F20145"/>
    <w:rsid w:val="00F20251"/>
    <w:rsid w:val="00F207C2"/>
    <w:rsid w:val="00F20A50"/>
    <w:rsid w:val="00F20CB3"/>
    <w:rsid w:val="00F20D74"/>
    <w:rsid w:val="00F20FF0"/>
    <w:rsid w:val="00F21252"/>
    <w:rsid w:val="00F21449"/>
    <w:rsid w:val="00F21625"/>
    <w:rsid w:val="00F21969"/>
    <w:rsid w:val="00F21A44"/>
    <w:rsid w:val="00F21AB7"/>
    <w:rsid w:val="00F21B1D"/>
    <w:rsid w:val="00F21CDC"/>
    <w:rsid w:val="00F21D51"/>
    <w:rsid w:val="00F21E34"/>
    <w:rsid w:val="00F221D2"/>
    <w:rsid w:val="00F22352"/>
    <w:rsid w:val="00F22393"/>
    <w:rsid w:val="00F22431"/>
    <w:rsid w:val="00F22441"/>
    <w:rsid w:val="00F2257C"/>
    <w:rsid w:val="00F22611"/>
    <w:rsid w:val="00F22720"/>
    <w:rsid w:val="00F22876"/>
    <w:rsid w:val="00F228AC"/>
    <w:rsid w:val="00F22980"/>
    <w:rsid w:val="00F22D84"/>
    <w:rsid w:val="00F22E30"/>
    <w:rsid w:val="00F22F6A"/>
    <w:rsid w:val="00F22FF8"/>
    <w:rsid w:val="00F2336B"/>
    <w:rsid w:val="00F233CD"/>
    <w:rsid w:val="00F2342D"/>
    <w:rsid w:val="00F235D1"/>
    <w:rsid w:val="00F23702"/>
    <w:rsid w:val="00F23749"/>
    <w:rsid w:val="00F2387C"/>
    <w:rsid w:val="00F23AF9"/>
    <w:rsid w:val="00F23FB0"/>
    <w:rsid w:val="00F240D3"/>
    <w:rsid w:val="00F240DD"/>
    <w:rsid w:val="00F241E6"/>
    <w:rsid w:val="00F24239"/>
    <w:rsid w:val="00F24379"/>
    <w:rsid w:val="00F2442A"/>
    <w:rsid w:val="00F24473"/>
    <w:rsid w:val="00F24561"/>
    <w:rsid w:val="00F24789"/>
    <w:rsid w:val="00F248FB"/>
    <w:rsid w:val="00F24B30"/>
    <w:rsid w:val="00F24B85"/>
    <w:rsid w:val="00F24CB6"/>
    <w:rsid w:val="00F25353"/>
    <w:rsid w:val="00F25365"/>
    <w:rsid w:val="00F2552D"/>
    <w:rsid w:val="00F25590"/>
    <w:rsid w:val="00F255A8"/>
    <w:rsid w:val="00F2561D"/>
    <w:rsid w:val="00F256FF"/>
    <w:rsid w:val="00F2595E"/>
    <w:rsid w:val="00F2598F"/>
    <w:rsid w:val="00F2603D"/>
    <w:rsid w:val="00F26050"/>
    <w:rsid w:val="00F2639A"/>
    <w:rsid w:val="00F263D8"/>
    <w:rsid w:val="00F26401"/>
    <w:rsid w:val="00F26455"/>
    <w:rsid w:val="00F2649A"/>
    <w:rsid w:val="00F26674"/>
    <w:rsid w:val="00F2681E"/>
    <w:rsid w:val="00F26834"/>
    <w:rsid w:val="00F26994"/>
    <w:rsid w:val="00F26B10"/>
    <w:rsid w:val="00F26E49"/>
    <w:rsid w:val="00F2727F"/>
    <w:rsid w:val="00F273BD"/>
    <w:rsid w:val="00F273F4"/>
    <w:rsid w:val="00F2758A"/>
    <w:rsid w:val="00F27679"/>
    <w:rsid w:val="00F2784C"/>
    <w:rsid w:val="00F279AC"/>
    <w:rsid w:val="00F27C54"/>
    <w:rsid w:val="00F27CD5"/>
    <w:rsid w:val="00F27E18"/>
    <w:rsid w:val="00F27EE1"/>
    <w:rsid w:val="00F27FD9"/>
    <w:rsid w:val="00F30192"/>
    <w:rsid w:val="00F3021E"/>
    <w:rsid w:val="00F30305"/>
    <w:rsid w:val="00F303BD"/>
    <w:rsid w:val="00F303C2"/>
    <w:rsid w:val="00F30541"/>
    <w:rsid w:val="00F30576"/>
    <w:rsid w:val="00F3063C"/>
    <w:rsid w:val="00F307F1"/>
    <w:rsid w:val="00F3080C"/>
    <w:rsid w:val="00F3099E"/>
    <w:rsid w:val="00F30A44"/>
    <w:rsid w:val="00F30CAD"/>
    <w:rsid w:val="00F30CBD"/>
    <w:rsid w:val="00F30D94"/>
    <w:rsid w:val="00F312E2"/>
    <w:rsid w:val="00F31572"/>
    <w:rsid w:val="00F3157B"/>
    <w:rsid w:val="00F317EB"/>
    <w:rsid w:val="00F31821"/>
    <w:rsid w:val="00F31898"/>
    <w:rsid w:val="00F319B4"/>
    <w:rsid w:val="00F31A0E"/>
    <w:rsid w:val="00F31D4B"/>
    <w:rsid w:val="00F31D84"/>
    <w:rsid w:val="00F31E6B"/>
    <w:rsid w:val="00F31E87"/>
    <w:rsid w:val="00F31E96"/>
    <w:rsid w:val="00F3238D"/>
    <w:rsid w:val="00F324AE"/>
    <w:rsid w:val="00F324FF"/>
    <w:rsid w:val="00F32535"/>
    <w:rsid w:val="00F3258C"/>
    <w:rsid w:val="00F3283F"/>
    <w:rsid w:val="00F32851"/>
    <w:rsid w:val="00F32C80"/>
    <w:rsid w:val="00F32D50"/>
    <w:rsid w:val="00F32E40"/>
    <w:rsid w:val="00F32E6D"/>
    <w:rsid w:val="00F32FFE"/>
    <w:rsid w:val="00F33073"/>
    <w:rsid w:val="00F330A1"/>
    <w:rsid w:val="00F3313E"/>
    <w:rsid w:val="00F3336F"/>
    <w:rsid w:val="00F33388"/>
    <w:rsid w:val="00F3349B"/>
    <w:rsid w:val="00F334A4"/>
    <w:rsid w:val="00F334B4"/>
    <w:rsid w:val="00F334F7"/>
    <w:rsid w:val="00F335D1"/>
    <w:rsid w:val="00F337A0"/>
    <w:rsid w:val="00F338EE"/>
    <w:rsid w:val="00F33944"/>
    <w:rsid w:val="00F339AE"/>
    <w:rsid w:val="00F33A2A"/>
    <w:rsid w:val="00F33E44"/>
    <w:rsid w:val="00F33E9C"/>
    <w:rsid w:val="00F33FB0"/>
    <w:rsid w:val="00F34020"/>
    <w:rsid w:val="00F34059"/>
    <w:rsid w:val="00F34118"/>
    <w:rsid w:val="00F342B7"/>
    <w:rsid w:val="00F342CC"/>
    <w:rsid w:val="00F344A0"/>
    <w:rsid w:val="00F346C7"/>
    <w:rsid w:val="00F347C6"/>
    <w:rsid w:val="00F3484D"/>
    <w:rsid w:val="00F34B49"/>
    <w:rsid w:val="00F34BCA"/>
    <w:rsid w:val="00F3508C"/>
    <w:rsid w:val="00F3523C"/>
    <w:rsid w:val="00F352D3"/>
    <w:rsid w:val="00F35475"/>
    <w:rsid w:val="00F354E2"/>
    <w:rsid w:val="00F359F1"/>
    <w:rsid w:val="00F35A67"/>
    <w:rsid w:val="00F35A71"/>
    <w:rsid w:val="00F35A7C"/>
    <w:rsid w:val="00F35AF2"/>
    <w:rsid w:val="00F35B2F"/>
    <w:rsid w:val="00F35D4B"/>
    <w:rsid w:val="00F35D68"/>
    <w:rsid w:val="00F35DA1"/>
    <w:rsid w:val="00F35DFD"/>
    <w:rsid w:val="00F361DF"/>
    <w:rsid w:val="00F362FA"/>
    <w:rsid w:val="00F36421"/>
    <w:rsid w:val="00F365BE"/>
    <w:rsid w:val="00F36851"/>
    <w:rsid w:val="00F36AE9"/>
    <w:rsid w:val="00F36D0F"/>
    <w:rsid w:val="00F36F03"/>
    <w:rsid w:val="00F36F5D"/>
    <w:rsid w:val="00F3716B"/>
    <w:rsid w:val="00F37231"/>
    <w:rsid w:val="00F3728F"/>
    <w:rsid w:val="00F37431"/>
    <w:rsid w:val="00F37517"/>
    <w:rsid w:val="00F37B83"/>
    <w:rsid w:val="00F37CBD"/>
    <w:rsid w:val="00F37E1F"/>
    <w:rsid w:val="00F40153"/>
    <w:rsid w:val="00F40298"/>
    <w:rsid w:val="00F403A6"/>
    <w:rsid w:val="00F409DF"/>
    <w:rsid w:val="00F40C18"/>
    <w:rsid w:val="00F40C65"/>
    <w:rsid w:val="00F40C8E"/>
    <w:rsid w:val="00F40CEC"/>
    <w:rsid w:val="00F40DDC"/>
    <w:rsid w:val="00F4102B"/>
    <w:rsid w:val="00F41043"/>
    <w:rsid w:val="00F412BF"/>
    <w:rsid w:val="00F417B3"/>
    <w:rsid w:val="00F41C52"/>
    <w:rsid w:val="00F41CC9"/>
    <w:rsid w:val="00F41D2E"/>
    <w:rsid w:val="00F41D3C"/>
    <w:rsid w:val="00F41E42"/>
    <w:rsid w:val="00F41FA0"/>
    <w:rsid w:val="00F42024"/>
    <w:rsid w:val="00F4203C"/>
    <w:rsid w:val="00F4219B"/>
    <w:rsid w:val="00F425CC"/>
    <w:rsid w:val="00F425F6"/>
    <w:rsid w:val="00F42C7E"/>
    <w:rsid w:val="00F42E8E"/>
    <w:rsid w:val="00F432E1"/>
    <w:rsid w:val="00F433CF"/>
    <w:rsid w:val="00F434BB"/>
    <w:rsid w:val="00F4356E"/>
    <w:rsid w:val="00F43828"/>
    <w:rsid w:val="00F43922"/>
    <w:rsid w:val="00F43C56"/>
    <w:rsid w:val="00F43D16"/>
    <w:rsid w:val="00F43EAB"/>
    <w:rsid w:val="00F441F8"/>
    <w:rsid w:val="00F44361"/>
    <w:rsid w:val="00F44403"/>
    <w:rsid w:val="00F44405"/>
    <w:rsid w:val="00F44BC4"/>
    <w:rsid w:val="00F44CA1"/>
    <w:rsid w:val="00F44DBD"/>
    <w:rsid w:val="00F44F64"/>
    <w:rsid w:val="00F44F6A"/>
    <w:rsid w:val="00F45060"/>
    <w:rsid w:val="00F454CF"/>
    <w:rsid w:val="00F456F1"/>
    <w:rsid w:val="00F45A2D"/>
    <w:rsid w:val="00F45AE8"/>
    <w:rsid w:val="00F45F75"/>
    <w:rsid w:val="00F46061"/>
    <w:rsid w:val="00F460FD"/>
    <w:rsid w:val="00F46149"/>
    <w:rsid w:val="00F46206"/>
    <w:rsid w:val="00F4633E"/>
    <w:rsid w:val="00F46357"/>
    <w:rsid w:val="00F465C1"/>
    <w:rsid w:val="00F46793"/>
    <w:rsid w:val="00F468A1"/>
    <w:rsid w:val="00F46A6C"/>
    <w:rsid w:val="00F46C18"/>
    <w:rsid w:val="00F46EC3"/>
    <w:rsid w:val="00F46F1B"/>
    <w:rsid w:val="00F46FB9"/>
    <w:rsid w:val="00F46FEB"/>
    <w:rsid w:val="00F47126"/>
    <w:rsid w:val="00F473E0"/>
    <w:rsid w:val="00F478CB"/>
    <w:rsid w:val="00F47919"/>
    <w:rsid w:val="00F47949"/>
    <w:rsid w:val="00F47AB9"/>
    <w:rsid w:val="00F47B93"/>
    <w:rsid w:val="00F47C89"/>
    <w:rsid w:val="00F47D9D"/>
    <w:rsid w:val="00F47E9C"/>
    <w:rsid w:val="00F47EF3"/>
    <w:rsid w:val="00F47F62"/>
    <w:rsid w:val="00F50368"/>
    <w:rsid w:val="00F50683"/>
    <w:rsid w:val="00F50847"/>
    <w:rsid w:val="00F50918"/>
    <w:rsid w:val="00F50942"/>
    <w:rsid w:val="00F50ABA"/>
    <w:rsid w:val="00F50B3E"/>
    <w:rsid w:val="00F50CDB"/>
    <w:rsid w:val="00F50D41"/>
    <w:rsid w:val="00F50FB5"/>
    <w:rsid w:val="00F5125B"/>
    <w:rsid w:val="00F51685"/>
    <w:rsid w:val="00F516A7"/>
    <w:rsid w:val="00F517B6"/>
    <w:rsid w:val="00F51A41"/>
    <w:rsid w:val="00F51A66"/>
    <w:rsid w:val="00F51F53"/>
    <w:rsid w:val="00F51F77"/>
    <w:rsid w:val="00F521C4"/>
    <w:rsid w:val="00F524C1"/>
    <w:rsid w:val="00F52511"/>
    <w:rsid w:val="00F52519"/>
    <w:rsid w:val="00F5263A"/>
    <w:rsid w:val="00F52657"/>
    <w:rsid w:val="00F52688"/>
    <w:rsid w:val="00F52BE2"/>
    <w:rsid w:val="00F52C0C"/>
    <w:rsid w:val="00F52C82"/>
    <w:rsid w:val="00F52CD5"/>
    <w:rsid w:val="00F52D5E"/>
    <w:rsid w:val="00F53189"/>
    <w:rsid w:val="00F53252"/>
    <w:rsid w:val="00F534D5"/>
    <w:rsid w:val="00F53605"/>
    <w:rsid w:val="00F536A0"/>
    <w:rsid w:val="00F536DF"/>
    <w:rsid w:val="00F537CD"/>
    <w:rsid w:val="00F5391D"/>
    <w:rsid w:val="00F53933"/>
    <w:rsid w:val="00F5399A"/>
    <w:rsid w:val="00F539A5"/>
    <w:rsid w:val="00F53FE4"/>
    <w:rsid w:val="00F546E3"/>
    <w:rsid w:val="00F54A28"/>
    <w:rsid w:val="00F54A85"/>
    <w:rsid w:val="00F54E20"/>
    <w:rsid w:val="00F54FFD"/>
    <w:rsid w:val="00F55261"/>
    <w:rsid w:val="00F5536D"/>
    <w:rsid w:val="00F5543C"/>
    <w:rsid w:val="00F554B3"/>
    <w:rsid w:val="00F55555"/>
    <w:rsid w:val="00F5587E"/>
    <w:rsid w:val="00F5598F"/>
    <w:rsid w:val="00F55B47"/>
    <w:rsid w:val="00F55C5E"/>
    <w:rsid w:val="00F55CB5"/>
    <w:rsid w:val="00F55E71"/>
    <w:rsid w:val="00F56006"/>
    <w:rsid w:val="00F56229"/>
    <w:rsid w:val="00F56424"/>
    <w:rsid w:val="00F56449"/>
    <w:rsid w:val="00F564C7"/>
    <w:rsid w:val="00F564F0"/>
    <w:rsid w:val="00F56504"/>
    <w:rsid w:val="00F5668F"/>
    <w:rsid w:val="00F56831"/>
    <w:rsid w:val="00F5687F"/>
    <w:rsid w:val="00F568D9"/>
    <w:rsid w:val="00F56ACB"/>
    <w:rsid w:val="00F56B77"/>
    <w:rsid w:val="00F56BB4"/>
    <w:rsid w:val="00F56E08"/>
    <w:rsid w:val="00F56E4B"/>
    <w:rsid w:val="00F570E4"/>
    <w:rsid w:val="00F571EE"/>
    <w:rsid w:val="00F57206"/>
    <w:rsid w:val="00F5731A"/>
    <w:rsid w:val="00F57332"/>
    <w:rsid w:val="00F574E3"/>
    <w:rsid w:val="00F577A1"/>
    <w:rsid w:val="00F577D9"/>
    <w:rsid w:val="00F57829"/>
    <w:rsid w:val="00F57837"/>
    <w:rsid w:val="00F57B9B"/>
    <w:rsid w:val="00F57C4C"/>
    <w:rsid w:val="00F57E69"/>
    <w:rsid w:val="00F57E93"/>
    <w:rsid w:val="00F600DD"/>
    <w:rsid w:val="00F602DF"/>
    <w:rsid w:val="00F6040A"/>
    <w:rsid w:val="00F6042B"/>
    <w:rsid w:val="00F60484"/>
    <w:rsid w:val="00F60679"/>
    <w:rsid w:val="00F609B0"/>
    <w:rsid w:val="00F609FE"/>
    <w:rsid w:val="00F60AED"/>
    <w:rsid w:val="00F60BE5"/>
    <w:rsid w:val="00F60F63"/>
    <w:rsid w:val="00F61100"/>
    <w:rsid w:val="00F612CD"/>
    <w:rsid w:val="00F61454"/>
    <w:rsid w:val="00F61585"/>
    <w:rsid w:val="00F6174F"/>
    <w:rsid w:val="00F6188F"/>
    <w:rsid w:val="00F619DD"/>
    <w:rsid w:val="00F61A79"/>
    <w:rsid w:val="00F61C50"/>
    <w:rsid w:val="00F61CEA"/>
    <w:rsid w:val="00F61DA6"/>
    <w:rsid w:val="00F61E6D"/>
    <w:rsid w:val="00F61FD6"/>
    <w:rsid w:val="00F62138"/>
    <w:rsid w:val="00F621D5"/>
    <w:rsid w:val="00F62320"/>
    <w:rsid w:val="00F62682"/>
    <w:rsid w:val="00F627AB"/>
    <w:rsid w:val="00F62982"/>
    <w:rsid w:val="00F62AF6"/>
    <w:rsid w:val="00F62DD2"/>
    <w:rsid w:val="00F62E10"/>
    <w:rsid w:val="00F62E49"/>
    <w:rsid w:val="00F62F7D"/>
    <w:rsid w:val="00F631E5"/>
    <w:rsid w:val="00F6331E"/>
    <w:rsid w:val="00F6366A"/>
    <w:rsid w:val="00F63B24"/>
    <w:rsid w:val="00F63DA3"/>
    <w:rsid w:val="00F63E35"/>
    <w:rsid w:val="00F64243"/>
    <w:rsid w:val="00F64578"/>
    <w:rsid w:val="00F6467B"/>
    <w:rsid w:val="00F64831"/>
    <w:rsid w:val="00F64FB1"/>
    <w:rsid w:val="00F651B4"/>
    <w:rsid w:val="00F65289"/>
    <w:rsid w:val="00F652CE"/>
    <w:rsid w:val="00F6534A"/>
    <w:rsid w:val="00F65436"/>
    <w:rsid w:val="00F65793"/>
    <w:rsid w:val="00F65863"/>
    <w:rsid w:val="00F65B69"/>
    <w:rsid w:val="00F65C42"/>
    <w:rsid w:val="00F65D65"/>
    <w:rsid w:val="00F65F82"/>
    <w:rsid w:val="00F66093"/>
    <w:rsid w:val="00F660F2"/>
    <w:rsid w:val="00F66637"/>
    <w:rsid w:val="00F66689"/>
    <w:rsid w:val="00F66761"/>
    <w:rsid w:val="00F66770"/>
    <w:rsid w:val="00F66841"/>
    <w:rsid w:val="00F66912"/>
    <w:rsid w:val="00F66918"/>
    <w:rsid w:val="00F66A6F"/>
    <w:rsid w:val="00F66B07"/>
    <w:rsid w:val="00F66B88"/>
    <w:rsid w:val="00F66CA8"/>
    <w:rsid w:val="00F670F2"/>
    <w:rsid w:val="00F671FF"/>
    <w:rsid w:val="00F67255"/>
    <w:rsid w:val="00F67284"/>
    <w:rsid w:val="00F672C8"/>
    <w:rsid w:val="00F672E6"/>
    <w:rsid w:val="00F67363"/>
    <w:rsid w:val="00F6744C"/>
    <w:rsid w:val="00F674A5"/>
    <w:rsid w:val="00F6773F"/>
    <w:rsid w:val="00F67885"/>
    <w:rsid w:val="00F67A3A"/>
    <w:rsid w:val="00F67ED0"/>
    <w:rsid w:val="00F700C4"/>
    <w:rsid w:val="00F703AA"/>
    <w:rsid w:val="00F70430"/>
    <w:rsid w:val="00F705CC"/>
    <w:rsid w:val="00F70921"/>
    <w:rsid w:val="00F70991"/>
    <w:rsid w:val="00F70C75"/>
    <w:rsid w:val="00F70DB5"/>
    <w:rsid w:val="00F70EC2"/>
    <w:rsid w:val="00F70F9B"/>
    <w:rsid w:val="00F7108B"/>
    <w:rsid w:val="00F71617"/>
    <w:rsid w:val="00F7162A"/>
    <w:rsid w:val="00F71750"/>
    <w:rsid w:val="00F71784"/>
    <w:rsid w:val="00F717A9"/>
    <w:rsid w:val="00F7190F"/>
    <w:rsid w:val="00F719B7"/>
    <w:rsid w:val="00F719C2"/>
    <w:rsid w:val="00F71AA9"/>
    <w:rsid w:val="00F71AD2"/>
    <w:rsid w:val="00F71C08"/>
    <w:rsid w:val="00F71C0A"/>
    <w:rsid w:val="00F71C21"/>
    <w:rsid w:val="00F71C97"/>
    <w:rsid w:val="00F722B3"/>
    <w:rsid w:val="00F723AB"/>
    <w:rsid w:val="00F7251E"/>
    <w:rsid w:val="00F7252F"/>
    <w:rsid w:val="00F7254A"/>
    <w:rsid w:val="00F72608"/>
    <w:rsid w:val="00F726B3"/>
    <w:rsid w:val="00F72748"/>
    <w:rsid w:val="00F7275C"/>
    <w:rsid w:val="00F7280D"/>
    <w:rsid w:val="00F72B15"/>
    <w:rsid w:val="00F72B3C"/>
    <w:rsid w:val="00F72CC0"/>
    <w:rsid w:val="00F72F31"/>
    <w:rsid w:val="00F73045"/>
    <w:rsid w:val="00F730AE"/>
    <w:rsid w:val="00F731F9"/>
    <w:rsid w:val="00F73354"/>
    <w:rsid w:val="00F734DA"/>
    <w:rsid w:val="00F7362B"/>
    <w:rsid w:val="00F737C4"/>
    <w:rsid w:val="00F73940"/>
    <w:rsid w:val="00F73A67"/>
    <w:rsid w:val="00F73AAD"/>
    <w:rsid w:val="00F73C02"/>
    <w:rsid w:val="00F73C1B"/>
    <w:rsid w:val="00F73D8D"/>
    <w:rsid w:val="00F742E8"/>
    <w:rsid w:val="00F7431C"/>
    <w:rsid w:val="00F7466E"/>
    <w:rsid w:val="00F7486E"/>
    <w:rsid w:val="00F74905"/>
    <w:rsid w:val="00F74997"/>
    <w:rsid w:val="00F74A88"/>
    <w:rsid w:val="00F74AA3"/>
    <w:rsid w:val="00F74ADD"/>
    <w:rsid w:val="00F74B9D"/>
    <w:rsid w:val="00F74CA6"/>
    <w:rsid w:val="00F74CCF"/>
    <w:rsid w:val="00F74DC2"/>
    <w:rsid w:val="00F74EFB"/>
    <w:rsid w:val="00F75013"/>
    <w:rsid w:val="00F754AE"/>
    <w:rsid w:val="00F7594B"/>
    <w:rsid w:val="00F75D11"/>
    <w:rsid w:val="00F76004"/>
    <w:rsid w:val="00F7601C"/>
    <w:rsid w:val="00F76239"/>
    <w:rsid w:val="00F763ED"/>
    <w:rsid w:val="00F76643"/>
    <w:rsid w:val="00F76717"/>
    <w:rsid w:val="00F76757"/>
    <w:rsid w:val="00F76989"/>
    <w:rsid w:val="00F769E1"/>
    <w:rsid w:val="00F76BB1"/>
    <w:rsid w:val="00F76C22"/>
    <w:rsid w:val="00F76DA5"/>
    <w:rsid w:val="00F76EDB"/>
    <w:rsid w:val="00F77156"/>
    <w:rsid w:val="00F771DA"/>
    <w:rsid w:val="00F773C0"/>
    <w:rsid w:val="00F77690"/>
    <w:rsid w:val="00F7776D"/>
    <w:rsid w:val="00F777C0"/>
    <w:rsid w:val="00F7799F"/>
    <w:rsid w:val="00F77A85"/>
    <w:rsid w:val="00F77CEA"/>
    <w:rsid w:val="00F77E2F"/>
    <w:rsid w:val="00F77F04"/>
    <w:rsid w:val="00F80425"/>
    <w:rsid w:val="00F80514"/>
    <w:rsid w:val="00F806A4"/>
    <w:rsid w:val="00F80BD3"/>
    <w:rsid w:val="00F80BE1"/>
    <w:rsid w:val="00F80BE3"/>
    <w:rsid w:val="00F80C97"/>
    <w:rsid w:val="00F80DED"/>
    <w:rsid w:val="00F80E3B"/>
    <w:rsid w:val="00F80F9A"/>
    <w:rsid w:val="00F80FAB"/>
    <w:rsid w:val="00F81152"/>
    <w:rsid w:val="00F81284"/>
    <w:rsid w:val="00F813E8"/>
    <w:rsid w:val="00F8155C"/>
    <w:rsid w:val="00F81667"/>
    <w:rsid w:val="00F817FA"/>
    <w:rsid w:val="00F819C4"/>
    <w:rsid w:val="00F81AF8"/>
    <w:rsid w:val="00F81BF5"/>
    <w:rsid w:val="00F81C2E"/>
    <w:rsid w:val="00F81D22"/>
    <w:rsid w:val="00F81D5E"/>
    <w:rsid w:val="00F81F19"/>
    <w:rsid w:val="00F8201E"/>
    <w:rsid w:val="00F822CC"/>
    <w:rsid w:val="00F82471"/>
    <w:rsid w:val="00F824C7"/>
    <w:rsid w:val="00F827C7"/>
    <w:rsid w:val="00F82A7F"/>
    <w:rsid w:val="00F82C29"/>
    <w:rsid w:val="00F83368"/>
    <w:rsid w:val="00F8352E"/>
    <w:rsid w:val="00F836E2"/>
    <w:rsid w:val="00F836F8"/>
    <w:rsid w:val="00F83710"/>
    <w:rsid w:val="00F83836"/>
    <w:rsid w:val="00F838C1"/>
    <w:rsid w:val="00F839F7"/>
    <w:rsid w:val="00F839FC"/>
    <w:rsid w:val="00F83A20"/>
    <w:rsid w:val="00F83BF3"/>
    <w:rsid w:val="00F83C30"/>
    <w:rsid w:val="00F83F9E"/>
    <w:rsid w:val="00F84282"/>
    <w:rsid w:val="00F84482"/>
    <w:rsid w:val="00F84761"/>
    <w:rsid w:val="00F849F7"/>
    <w:rsid w:val="00F84E4C"/>
    <w:rsid w:val="00F84E6D"/>
    <w:rsid w:val="00F84E99"/>
    <w:rsid w:val="00F84F01"/>
    <w:rsid w:val="00F84FB7"/>
    <w:rsid w:val="00F85084"/>
    <w:rsid w:val="00F851AA"/>
    <w:rsid w:val="00F85506"/>
    <w:rsid w:val="00F8556F"/>
    <w:rsid w:val="00F8559F"/>
    <w:rsid w:val="00F85738"/>
    <w:rsid w:val="00F8578D"/>
    <w:rsid w:val="00F857BC"/>
    <w:rsid w:val="00F85A51"/>
    <w:rsid w:val="00F85AC4"/>
    <w:rsid w:val="00F85CDC"/>
    <w:rsid w:val="00F85F5E"/>
    <w:rsid w:val="00F860FC"/>
    <w:rsid w:val="00F861BC"/>
    <w:rsid w:val="00F86373"/>
    <w:rsid w:val="00F8650F"/>
    <w:rsid w:val="00F869AC"/>
    <w:rsid w:val="00F869D1"/>
    <w:rsid w:val="00F86BBC"/>
    <w:rsid w:val="00F86E46"/>
    <w:rsid w:val="00F86E86"/>
    <w:rsid w:val="00F86F56"/>
    <w:rsid w:val="00F86FF0"/>
    <w:rsid w:val="00F87026"/>
    <w:rsid w:val="00F87036"/>
    <w:rsid w:val="00F872A4"/>
    <w:rsid w:val="00F874CE"/>
    <w:rsid w:val="00F87628"/>
    <w:rsid w:val="00F8779B"/>
    <w:rsid w:val="00F87BF0"/>
    <w:rsid w:val="00F87F46"/>
    <w:rsid w:val="00F9017D"/>
    <w:rsid w:val="00F901D2"/>
    <w:rsid w:val="00F90340"/>
    <w:rsid w:val="00F90696"/>
    <w:rsid w:val="00F906A5"/>
    <w:rsid w:val="00F90908"/>
    <w:rsid w:val="00F90943"/>
    <w:rsid w:val="00F90AFB"/>
    <w:rsid w:val="00F90C5E"/>
    <w:rsid w:val="00F90DAB"/>
    <w:rsid w:val="00F910DC"/>
    <w:rsid w:val="00F91148"/>
    <w:rsid w:val="00F91251"/>
    <w:rsid w:val="00F91296"/>
    <w:rsid w:val="00F913D0"/>
    <w:rsid w:val="00F91829"/>
    <w:rsid w:val="00F918FA"/>
    <w:rsid w:val="00F91A64"/>
    <w:rsid w:val="00F91D62"/>
    <w:rsid w:val="00F91E25"/>
    <w:rsid w:val="00F92075"/>
    <w:rsid w:val="00F92099"/>
    <w:rsid w:val="00F92539"/>
    <w:rsid w:val="00F92756"/>
    <w:rsid w:val="00F92852"/>
    <w:rsid w:val="00F928D6"/>
    <w:rsid w:val="00F928F5"/>
    <w:rsid w:val="00F92D51"/>
    <w:rsid w:val="00F92ED0"/>
    <w:rsid w:val="00F92F89"/>
    <w:rsid w:val="00F93105"/>
    <w:rsid w:val="00F93165"/>
    <w:rsid w:val="00F933E8"/>
    <w:rsid w:val="00F933F9"/>
    <w:rsid w:val="00F93542"/>
    <w:rsid w:val="00F9359C"/>
    <w:rsid w:val="00F93663"/>
    <w:rsid w:val="00F93769"/>
    <w:rsid w:val="00F937DD"/>
    <w:rsid w:val="00F937EE"/>
    <w:rsid w:val="00F938BA"/>
    <w:rsid w:val="00F9397F"/>
    <w:rsid w:val="00F93BFD"/>
    <w:rsid w:val="00F93E7E"/>
    <w:rsid w:val="00F93E8B"/>
    <w:rsid w:val="00F93EE8"/>
    <w:rsid w:val="00F941E0"/>
    <w:rsid w:val="00F94417"/>
    <w:rsid w:val="00F94634"/>
    <w:rsid w:val="00F94739"/>
    <w:rsid w:val="00F947F6"/>
    <w:rsid w:val="00F949EB"/>
    <w:rsid w:val="00F94AFC"/>
    <w:rsid w:val="00F94C6C"/>
    <w:rsid w:val="00F94F10"/>
    <w:rsid w:val="00F94F98"/>
    <w:rsid w:val="00F950BD"/>
    <w:rsid w:val="00F950E2"/>
    <w:rsid w:val="00F95143"/>
    <w:rsid w:val="00F95401"/>
    <w:rsid w:val="00F95535"/>
    <w:rsid w:val="00F95585"/>
    <w:rsid w:val="00F95747"/>
    <w:rsid w:val="00F95748"/>
    <w:rsid w:val="00F95830"/>
    <w:rsid w:val="00F95C4A"/>
    <w:rsid w:val="00F95DC8"/>
    <w:rsid w:val="00F960E4"/>
    <w:rsid w:val="00F9629B"/>
    <w:rsid w:val="00F9633F"/>
    <w:rsid w:val="00F96366"/>
    <w:rsid w:val="00F96838"/>
    <w:rsid w:val="00F96A36"/>
    <w:rsid w:val="00F96AA7"/>
    <w:rsid w:val="00F96C9B"/>
    <w:rsid w:val="00F96D0F"/>
    <w:rsid w:val="00F96EE9"/>
    <w:rsid w:val="00F970FE"/>
    <w:rsid w:val="00F971F7"/>
    <w:rsid w:val="00F97629"/>
    <w:rsid w:val="00F9764A"/>
    <w:rsid w:val="00F9765E"/>
    <w:rsid w:val="00F9782E"/>
    <w:rsid w:val="00F97939"/>
    <w:rsid w:val="00F97C39"/>
    <w:rsid w:val="00F97CB4"/>
    <w:rsid w:val="00F97F02"/>
    <w:rsid w:val="00FA0089"/>
    <w:rsid w:val="00FA011D"/>
    <w:rsid w:val="00FA01AF"/>
    <w:rsid w:val="00FA0227"/>
    <w:rsid w:val="00FA04C2"/>
    <w:rsid w:val="00FA051D"/>
    <w:rsid w:val="00FA055E"/>
    <w:rsid w:val="00FA06C6"/>
    <w:rsid w:val="00FA06EC"/>
    <w:rsid w:val="00FA0828"/>
    <w:rsid w:val="00FA08B1"/>
    <w:rsid w:val="00FA0B2C"/>
    <w:rsid w:val="00FA0BBC"/>
    <w:rsid w:val="00FA0D01"/>
    <w:rsid w:val="00FA0D1F"/>
    <w:rsid w:val="00FA0E44"/>
    <w:rsid w:val="00FA12A9"/>
    <w:rsid w:val="00FA13D7"/>
    <w:rsid w:val="00FA1407"/>
    <w:rsid w:val="00FA153A"/>
    <w:rsid w:val="00FA1AB6"/>
    <w:rsid w:val="00FA1C88"/>
    <w:rsid w:val="00FA1DCC"/>
    <w:rsid w:val="00FA1E21"/>
    <w:rsid w:val="00FA1E68"/>
    <w:rsid w:val="00FA1E89"/>
    <w:rsid w:val="00FA1F15"/>
    <w:rsid w:val="00FA1FF1"/>
    <w:rsid w:val="00FA23B7"/>
    <w:rsid w:val="00FA23D4"/>
    <w:rsid w:val="00FA23E9"/>
    <w:rsid w:val="00FA243D"/>
    <w:rsid w:val="00FA265C"/>
    <w:rsid w:val="00FA2661"/>
    <w:rsid w:val="00FA2A26"/>
    <w:rsid w:val="00FA2DDC"/>
    <w:rsid w:val="00FA2DE9"/>
    <w:rsid w:val="00FA32DF"/>
    <w:rsid w:val="00FA3477"/>
    <w:rsid w:val="00FA34F7"/>
    <w:rsid w:val="00FA34FB"/>
    <w:rsid w:val="00FA3628"/>
    <w:rsid w:val="00FA377E"/>
    <w:rsid w:val="00FA3E37"/>
    <w:rsid w:val="00FA410C"/>
    <w:rsid w:val="00FA41F2"/>
    <w:rsid w:val="00FA42A0"/>
    <w:rsid w:val="00FA46F2"/>
    <w:rsid w:val="00FA4815"/>
    <w:rsid w:val="00FA496E"/>
    <w:rsid w:val="00FA4A18"/>
    <w:rsid w:val="00FA4B4E"/>
    <w:rsid w:val="00FA4C28"/>
    <w:rsid w:val="00FA4C7D"/>
    <w:rsid w:val="00FA4DB9"/>
    <w:rsid w:val="00FA4E76"/>
    <w:rsid w:val="00FA4E7C"/>
    <w:rsid w:val="00FA5005"/>
    <w:rsid w:val="00FA50E6"/>
    <w:rsid w:val="00FA53EC"/>
    <w:rsid w:val="00FA542C"/>
    <w:rsid w:val="00FA545E"/>
    <w:rsid w:val="00FA54A7"/>
    <w:rsid w:val="00FA54BE"/>
    <w:rsid w:val="00FA5647"/>
    <w:rsid w:val="00FA56EC"/>
    <w:rsid w:val="00FA571F"/>
    <w:rsid w:val="00FA57CF"/>
    <w:rsid w:val="00FA57FD"/>
    <w:rsid w:val="00FA5928"/>
    <w:rsid w:val="00FA5AAC"/>
    <w:rsid w:val="00FA5DD5"/>
    <w:rsid w:val="00FA5E51"/>
    <w:rsid w:val="00FA5E75"/>
    <w:rsid w:val="00FA60E5"/>
    <w:rsid w:val="00FA618F"/>
    <w:rsid w:val="00FA6474"/>
    <w:rsid w:val="00FA67B5"/>
    <w:rsid w:val="00FA6A86"/>
    <w:rsid w:val="00FA6B92"/>
    <w:rsid w:val="00FA6C15"/>
    <w:rsid w:val="00FA6CF2"/>
    <w:rsid w:val="00FA6DF8"/>
    <w:rsid w:val="00FA6E8F"/>
    <w:rsid w:val="00FA7035"/>
    <w:rsid w:val="00FA722E"/>
    <w:rsid w:val="00FA7264"/>
    <w:rsid w:val="00FA727E"/>
    <w:rsid w:val="00FA74D1"/>
    <w:rsid w:val="00FA7AEB"/>
    <w:rsid w:val="00FA7B89"/>
    <w:rsid w:val="00FB0039"/>
    <w:rsid w:val="00FB0164"/>
    <w:rsid w:val="00FB02BE"/>
    <w:rsid w:val="00FB03B4"/>
    <w:rsid w:val="00FB06F1"/>
    <w:rsid w:val="00FB0A03"/>
    <w:rsid w:val="00FB0D07"/>
    <w:rsid w:val="00FB0E5F"/>
    <w:rsid w:val="00FB1185"/>
    <w:rsid w:val="00FB1257"/>
    <w:rsid w:val="00FB1363"/>
    <w:rsid w:val="00FB159E"/>
    <w:rsid w:val="00FB15F3"/>
    <w:rsid w:val="00FB1715"/>
    <w:rsid w:val="00FB1964"/>
    <w:rsid w:val="00FB19B9"/>
    <w:rsid w:val="00FB1AE4"/>
    <w:rsid w:val="00FB1C92"/>
    <w:rsid w:val="00FB1CE1"/>
    <w:rsid w:val="00FB1D8F"/>
    <w:rsid w:val="00FB1DDD"/>
    <w:rsid w:val="00FB1DF2"/>
    <w:rsid w:val="00FB1E72"/>
    <w:rsid w:val="00FB1E8E"/>
    <w:rsid w:val="00FB222C"/>
    <w:rsid w:val="00FB229A"/>
    <w:rsid w:val="00FB235D"/>
    <w:rsid w:val="00FB23DA"/>
    <w:rsid w:val="00FB2408"/>
    <w:rsid w:val="00FB24D3"/>
    <w:rsid w:val="00FB251D"/>
    <w:rsid w:val="00FB27EF"/>
    <w:rsid w:val="00FB27F4"/>
    <w:rsid w:val="00FB28D6"/>
    <w:rsid w:val="00FB2AF8"/>
    <w:rsid w:val="00FB2DCD"/>
    <w:rsid w:val="00FB3035"/>
    <w:rsid w:val="00FB30FE"/>
    <w:rsid w:val="00FB3110"/>
    <w:rsid w:val="00FB3131"/>
    <w:rsid w:val="00FB328D"/>
    <w:rsid w:val="00FB387F"/>
    <w:rsid w:val="00FB38AF"/>
    <w:rsid w:val="00FB3A73"/>
    <w:rsid w:val="00FB3A89"/>
    <w:rsid w:val="00FB3BE6"/>
    <w:rsid w:val="00FB4199"/>
    <w:rsid w:val="00FB4393"/>
    <w:rsid w:val="00FB4420"/>
    <w:rsid w:val="00FB4490"/>
    <w:rsid w:val="00FB4546"/>
    <w:rsid w:val="00FB46A1"/>
    <w:rsid w:val="00FB47B1"/>
    <w:rsid w:val="00FB4BB9"/>
    <w:rsid w:val="00FB4E17"/>
    <w:rsid w:val="00FB4F4B"/>
    <w:rsid w:val="00FB4FFE"/>
    <w:rsid w:val="00FB50F9"/>
    <w:rsid w:val="00FB51FA"/>
    <w:rsid w:val="00FB562C"/>
    <w:rsid w:val="00FB5C06"/>
    <w:rsid w:val="00FB5C35"/>
    <w:rsid w:val="00FB5E98"/>
    <w:rsid w:val="00FB601D"/>
    <w:rsid w:val="00FB6117"/>
    <w:rsid w:val="00FB62CF"/>
    <w:rsid w:val="00FB633D"/>
    <w:rsid w:val="00FB6622"/>
    <w:rsid w:val="00FB676D"/>
    <w:rsid w:val="00FB6821"/>
    <w:rsid w:val="00FB6AE0"/>
    <w:rsid w:val="00FB6E28"/>
    <w:rsid w:val="00FB72F0"/>
    <w:rsid w:val="00FB7913"/>
    <w:rsid w:val="00FB7985"/>
    <w:rsid w:val="00FB7A6B"/>
    <w:rsid w:val="00FB7AEB"/>
    <w:rsid w:val="00FB7B8C"/>
    <w:rsid w:val="00FB7C9E"/>
    <w:rsid w:val="00FC04BD"/>
    <w:rsid w:val="00FC056D"/>
    <w:rsid w:val="00FC05AA"/>
    <w:rsid w:val="00FC05FA"/>
    <w:rsid w:val="00FC0712"/>
    <w:rsid w:val="00FC0738"/>
    <w:rsid w:val="00FC080A"/>
    <w:rsid w:val="00FC08BB"/>
    <w:rsid w:val="00FC08F0"/>
    <w:rsid w:val="00FC0CC8"/>
    <w:rsid w:val="00FC0CD6"/>
    <w:rsid w:val="00FC0F12"/>
    <w:rsid w:val="00FC128F"/>
    <w:rsid w:val="00FC12F4"/>
    <w:rsid w:val="00FC17E7"/>
    <w:rsid w:val="00FC18C1"/>
    <w:rsid w:val="00FC19FB"/>
    <w:rsid w:val="00FC1A9F"/>
    <w:rsid w:val="00FC1B84"/>
    <w:rsid w:val="00FC1BB1"/>
    <w:rsid w:val="00FC1BCE"/>
    <w:rsid w:val="00FC1C07"/>
    <w:rsid w:val="00FC1C81"/>
    <w:rsid w:val="00FC1D1C"/>
    <w:rsid w:val="00FC1FE7"/>
    <w:rsid w:val="00FC20B4"/>
    <w:rsid w:val="00FC2130"/>
    <w:rsid w:val="00FC21B7"/>
    <w:rsid w:val="00FC22F7"/>
    <w:rsid w:val="00FC23AC"/>
    <w:rsid w:val="00FC249E"/>
    <w:rsid w:val="00FC26D5"/>
    <w:rsid w:val="00FC276C"/>
    <w:rsid w:val="00FC28AD"/>
    <w:rsid w:val="00FC2AC6"/>
    <w:rsid w:val="00FC2D25"/>
    <w:rsid w:val="00FC2E9D"/>
    <w:rsid w:val="00FC2F45"/>
    <w:rsid w:val="00FC3133"/>
    <w:rsid w:val="00FC3272"/>
    <w:rsid w:val="00FC32BC"/>
    <w:rsid w:val="00FC3327"/>
    <w:rsid w:val="00FC3400"/>
    <w:rsid w:val="00FC3750"/>
    <w:rsid w:val="00FC3755"/>
    <w:rsid w:val="00FC37DE"/>
    <w:rsid w:val="00FC38A9"/>
    <w:rsid w:val="00FC3936"/>
    <w:rsid w:val="00FC3BFD"/>
    <w:rsid w:val="00FC3EFA"/>
    <w:rsid w:val="00FC3F68"/>
    <w:rsid w:val="00FC43EA"/>
    <w:rsid w:val="00FC4567"/>
    <w:rsid w:val="00FC45B1"/>
    <w:rsid w:val="00FC4661"/>
    <w:rsid w:val="00FC4733"/>
    <w:rsid w:val="00FC474C"/>
    <w:rsid w:val="00FC492A"/>
    <w:rsid w:val="00FC4943"/>
    <w:rsid w:val="00FC49D8"/>
    <w:rsid w:val="00FC4C46"/>
    <w:rsid w:val="00FC4E8D"/>
    <w:rsid w:val="00FC511D"/>
    <w:rsid w:val="00FC51B1"/>
    <w:rsid w:val="00FC54F2"/>
    <w:rsid w:val="00FC5538"/>
    <w:rsid w:val="00FC588E"/>
    <w:rsid w:val="00FC5AF7"/>
    <w:rsid w:val="00FC5BB8"/>
    <w:rsid w:val="00FC5CA8"/>
    <w:rsid w:val="00FC5F44"/>
    <w:rsid w:val="00FC6060"/>
    <w:rsid w:val="00FC625C"/>
    <w:rsid w:val="00FC62F6"/>
    <w:rsid w:val="00FC6388"/>
    <w:rsid w:val="00FC63D2"/>
    <w:rsid w:val="00FC65BE"/>
    <w:rsid w:val="00FC669F"/>
    <w:rsid w:val="00FC679C"/>
    <w:rsid w:val="00FC6933"/>
    <w:rsid w:val="00FC69DA"/>
    <w:rsid w:val="00FC6BAD"/>
    <w:rsid w:val="00FC6FE7"/>
    <w:rsid w:val="00FC7041"/>
    <w:rsid w:val="00FC7345"/>
    <w:rsid w:val="00FC745D"/>
    <w:rsid w:val="00FC79ED"/>
    <w:rsid w:val="00FC7B67"/>
    <w:rsid w:val="00FC7DE8"/>
    <w:rsid w:val="00FD0167"/>
    <w:rsid w:val="00FD01D6"/>
    <w:rsid w:val="00FD0308"/>
    <w:rsid w:val="00FD0338"/>
    <w:rsid w:val="00FD0428"/>
    <w:rsid w:val="00FD045C"/>
    <w:rsid w:val="00FD0677"/>
    <w:rsid w:val="00FD070F"/>
    <w:rsid w:val="00FD09AC"/>
    <w:rsid w:val="00FD0AC7"/>
    <w:rsid w:val="00FD0E5B"/>
    <w:rsid w:val="00FD1175"/>
    <w:rsid w:val="00FD1184"/>
    <w:rsid w:val="00FD130F"/>
    <w:rsid w:val="00FD139B"/>
    <w:rsid w:val="00FD1418"/>
    <w:rsid w:val="00FD1465"/>
    <w:rsid w:val="00FD153B"/>
    <w:rsid w:val="00FD163C"/>
    <w:rsid w:val="00FD1689"/>
    <w:rsid w:val="00FD16D3"/>
    <w:rsid w:val="00FD1818"/>
    <w:rsid w:val="00FD197E"/>
    <w:rsid w:val="00FD1AA6"/>
    <w:rsid w:val="00FD1B7D"/>
    <w:rsid w:val="00FD1C74"/>
    <w:rsid w:val="00FD1CDD"/>
    <w:rsid w:val="00FD1E3A"/>
    <w:rsid w:val="00FD1EC9"/>
    <w:rsid w:val="00FD1FB4"/>
    <w:rsid w:val="00FD2162"/>
    <w:rsid w:val="00FD2394"/>
    <w:rsid w:val="00FD248C"/>
    <w:rsid w:val="00FD272D"/>
    <w:rsid w:val="00FD274D"/>
    <w:rsid w:val="00FD2827"/>
    <w:rsid w:val="00FD28E8"/>
    <w:rsid w:val="00FD29C5"/>
    <w:rsid w:val="00FD29EA"/>
    <w:rsid w:val="00FD2D41"/>
    <w:rsid w:val="00FD2D8F"/>
    <w:rsid w:val="00FD2E98"/>
    <w:rsid w:val="00FD3005"/>
    <w:rsid w:val="00FD3480"/>
    <w:rsid w:val="00FD34FA"/>
    <w:rsid w:val="00FD389B"/>
    <w:rsid w:val="00FD3A62"/>
    <w:rsid w:val="00FD3A7D"/>
    <w:rsid w:val="00FD3C0F"/>
    <w:rsid w:val="00FD3C38"/>
    <w:rsid w:val="00FD3CBB"/>
    <w:rsid w:val="00FD3EB0"/>
    <w:rsid w:val="00FD3EB1"/>
    <w:rsid w:val="00FD3F9D"/>
    <w:rsid w:val="00FD3FC0"/>
    <w:rsid w:val="00FD4010"/>
    <w:rsid w:val="00FD40DE"/>
    <w:rsid w:val="00FD4153"/>
    <w:rsid w:val="00FD418B"/>
    <w:rsid w:val="00FD42EF"/>
    <w:rsid w:val="00FD4634"/>
    <w:rsid w:val="00FD4668"/>
    <w:rsid w:val="00FD47CB"/>
    <w:rsid w:val="00FD48B1"/>
    <w:rsid w:val="00FD4A52"/>
    <w:rsid w:val="00FD4B28"/>
    <w:rsid w:val="00FD4B53"/>
    <w:rsid w:val="00FD4C0A"/>
    <w:rsid w:val="00FD4C14"/>
    <w:rsid w:val="00FD4C80"/>
    <w:rsid w:val="00FD4D67"/>
    <w:rsid w:val="00FD4D9C"/>
    <w:rsid w:val="00FD4FC1"/>
    <w:rsid w:val="00FD51B0"/>
    <w:rsid w:val="00FD521A"/>
    <w:rsid w:val="00FD52C5"/>
    <w:rsid w:val="00FD52CD"/>
    <w:rsid w:val="00FD52D7"/>
    <w:rsid w:val="00FD54AB"/>
    <w:rsid w:val="00FD54FE"/>
    <w:rsid w:val="00FD5A14"/>
    <w:rsid w:val="00FD5B06"/>
    <w:rsid w:val="00FD5C7E"/>
    <w:rsid w:val="00FD5CC8"/>
    <w:rsid w:val="00FD5E5D"/>
    <w:rsid w:val="00FD5EAA"/>
    <w:rsid w:val="00FD5EFB"/>
    <w:rsid w:val="00FD6147"/>
    <w:rsid w:val="00FD62D1"/>
    <w:rsid w:val="00FD6334"/>
    <w:rsid w:val="00FD64E4"/>
    <w:rsid w:val="00FD65E8"/>
    <w:rsid w:val="00FD663B"/>
    <w:rsid w:val="00FD663F"/>
    <w:rsid w:val="00FD6687"/>
    <w:rsid w:val="00FD675B"/>
    <w:rsid w:val="00FD6D48"/>
    <w:rsid w:val="00FD6DC7"/>
    <w:rsid w:val="00FD6EAD"/>
    <w:rsid w:val="00FD703E"/>
    <w:rsid w:val="00FD70F7"/>
    <w:rsid w:val="00FD717F"/>
    <w:rsid w:val="00FD72D1"/>
    <w:rsid w:val="00FD7321"/>
    <w:rsid w:val="00FD7416"/>
    <w:rsid w:val="00FD74E9"/>
    <w:rsid w:val="00FD75B1"/>
    <w:rsid w:val="00FD785D"/>
    <w:rsid w:val="00FD79A8"/>
    <w:rsid w:val="00FD7A79"/>
    <w:rsid w:val="00FD7B19"/>
    <w:rsid w:val="00FD7EF5"/>
    <w:rsid w:val="00FE0178"/>
    <w:rsid w:val="00FE031D"/>
    <w:rsid w:val="00FE04A7"/>
    <w:rsid w:val="00FE04E1"/>
    <w:rsid w:val="00FE07B6"/>
    <w:rsid w:val="00FE07CE"/>
    <w:rsid w:val="00FE0A9C"/>
    <w:rsid w:val="00FE0C83"/>
    <w:rsid w:val="00FE11EF"/>
    <w:rsid w:val="00FE1337"/>
    <w:rsid w:val="00FE14C5"/>
    <w:rsid w:val="00FE1827"/>
    <w:rsid w:val="00FE18E8"/>
    <w:rsid w:val="00FE1BAB"/>
    <w:rsid w:val="00FE1C15"/>
    <w:rsid w:val="00FE1E4C"/>
    <w:rsid w:val="00FE1EE2"/>
    <w:rsid w:val="00FE1F1E"/>
    <w:rsid w:val="00FE20BD"/>
    <w:rsid w:val="00FE210D"/>
    <w:rsid w:val="00FE23A6"/>
    <w:rsid w:val="00FE2598"/>
    <w:rsid w:val="00FE2744"/>
    <w:rsid w:val="00FE2B53"/>
    <w:rsid w:val="00FE2FF9"/>
    <w:rsid w:val="00FE31AF"/>
    <w:rsid w:val="00FE337E"/>
    <w:rsid w:val="00FE33B5"/>
    <w:rsid w:val="00FE35A9"/>
    <w:rsid w:val="00FE36C0"/>
    <w:rsid w:val="00FE3B6F"/>
    <w:rsid w:val="00FE4027"/>
    <w:rsid w:val="00FE403A"/>
    <w:rsid w:val="00FE4173"/>
    <w:rsid w:val="00FE422D"/>
    <w:rsid w:val="00FE4255"/>
    <w:rsid w:val="00FE46C7"/>
    <w:rsid w:val="00FE47C8"/>
    <w:rsid w:val="00FE482A"/>
    <w:rsid w:val="00FE4842"/>
    <w:rsid w:val="00FE488A"/>
    <w:rsid w:val="00FE49F6"/>
    <w:rsid w:val="00FE4A73"/>
    <w:rsid w:val="00FE4B06"/>
    <w:rsid w:val="00FE4C69"/>
    <w:rsid w:val="00FE4E79"/>
    <w:rsid w:val="00FE4FA6"/>
    <w:rsid w:val="00FE521D"/>
    <w:rsid w:val="00FE53AE"/>
    <w:rsid w:val="00FE5641"/>
    <w:rsid w:val="00FE582F"/>
    <w:rsid w:val="00FE589D"/>
    <w:rsid w:val="00FE61CC"/>
    <w:rsid w:val="00FE62D8"/>
    <w:rsid w:val="00FE6590"/>
    <w:rsid w:val="00FE66AD"/>
    <w:rsid w:val="00FE66EF"/>
    <w:rsid w:val="00FE69CF"/>
    <w:rsid w:val="00FE6A5A"/>
    <w:rsid w:val="00FE6B5D"/>
    <w:rsid w:val="00FE6B9A"/>
    <w:rsid w:val="00FE6C95"/>
    <w:rsid w:val="00FE714D"/>
    <w:rsid w:val="00FE743A"/>
    <w:rsid w:val="00FE74A1"/>
    <w:rsid w:val="00FE7544"/>
    <w:rsid w:val="00FE75A9"/>
    <w:rsid w:val="00FE764A"/>
    <w:rsid w:val="00FE7981"/>
    <w:rsid w:val="00FE7A98"/>
    <w:rsid w:val="00FE7A9C"/>
    <w:rsid w:val="00FE7FC4"/>
    <w:rsid w:val="00FE7FE3"/>
    <w:rsid w:val="00FF00AA"/>
    <w:rsid w:val="00FF0211"/>
    <w:rsid w:val="00FF04D9"/>
    <w:rsid w:val="00FF05E2"/>
    <w:rsid w:val="00FF06F7"/>
    <w:rsid w:val="00FF0785"/>
    <w:rsid w:val="00FF08CB"/>
    <w:rsid w:val="00FF096F"/>
    <w:rsid w:val="00FF0D36"/>
    <w:rsid w:val="00FF0D86"/>
    <w:rsid w:val="00FF0E19"/>
    <w:rsid w:val="00FF0E79"/>
    <w:rsid w:val="00FF0FFF"/>
    <w:rsid w:val="00FF1066"/>
    <w:rsid w:val="00FF1321"/>
    <w:rsid w:val="00FF1471"/>
    <w:rsid w:val="00FF1574"/>
    <w:rsid w:val="00FF17B6"/>
    <w:rsid w:val="00FF17D8"/>
    <w:rsid w:val="00FF1900"/>
    <w:rsid w:val="00FF1960"/>
    <w:rsid w:val="00FF1AAF"/>
    <w:rsid w:val="00FF1D09"/>
    <w:rsid w:val="00FF1F1F"/>
    <w:rsid w:val="00FF1FFD"/>
    <w:rsid w:val="00FF2070"/>
    <w:rsid w:val="00FF20F8"/>
    <w:rsid w:val="00FF2154"/>
    <w:rsid w:val="00FF2159"/>
    <w:rsid w:val="00FF219A"/>
    <w:rsid w:val="00FF22A5"/>
    <w:rsid w:val="00FF2321"/>
    <w:rsid w:val="00FF247F"/>
    <w:rsid w:val="00FF258A"/>
    <w:rsid w:val="00FF261A"/>
    <w:rsid w:val="00FF2753"/>
    <w:rsid w:val="00FF279E"/>
    <w:rsid w:val="00FF2CD7"/>
    <w:rsid w:val="00FF2DF4"/>
    <w:rsid w:val="00FF30B8"/>
    <w:rsid w:val="00FF3903"/>
    <w:rsid w:val="00FF3A2C"/>
    <w:rsid w:val="00FF3BBB"/>
    <w:rsid w:val="00FF3CFB"/>
    <w:rsid w:val="00FF3E08"/>
    <w:rsid w:val="00FF404C"/>
    <w:rsid w:val="00FF4248"/>
    <w:rsid w:val="00FF4277"/>
    <w:rsid w:val="00FF444C"/>
    <w:rsid w:val="00FF44DB"/>
    <w:rsid w:val="00FF459E"/>
    <w:rsid w:val="00FF4716"/>
    <w:rsid w:val="00FF47CE"/>
    <w:rsid w:val="00FF4848"/>
    <w:rsid w:val="00FF4947"/>
    <w:rsid w:val="00FF4A83"/>
    <w:rsid w:val="00FF4D13"/>
    <w:rsid w:val="00FF4EC8"/>
    <w:rsid w:val="00FF507F"/>
    <w:rsid w:val="00FF512A"/>
    <w:rsid w:val="00FF537C"/>
    <w:rsid w:val="00FF552E"/>
    <w:rsid w:val="00FF563B"/>
    <w:rsid w:val="00FF583B"/>
    <w:rsid w:val="00FF591B"/>
    <w:rsid w:val="00FF5A21"/>
    <w:rsid w:val="00FF5BA7"/>
    <w:rsid w:val="00FF5C33"/>
    <w:rsid w:val="00FF5C62"/>
    <w:rsid w:val="00FF5C79"/>
    <w:rsid w:val="00FF5CA5"/>
    <w:rsid w:val="00FF5DC7"/>
    <w:rsid w:val="00FF5FDF"/>
    <w:rsid w:val="00FF60EE"/>
    <w:rsid w:val="00FF630C"/>
    <w:rsid w:val="00FF64F1"/>
    <w:rsid w:val="00FF6556"/>
    <w:rsid w:val="00FF65AD"/>
    <w:rsid w:val="00FF65D1"/>
    <w:rsid w:val="00FF66E6"/>
    <w:rsid w:val="00FF6C15"/>
    <w:rsid w:val="00FF6C19"/>
    <w:rsid w:val="00FF6CFB"/>
    <w:rsid w:val="00FF6DEA"/>
    <w:rsid w:val="00FF7011"/>
    <w:rsid w:val="00FF709D"/>
    <w:rsid w:val="00FF73DE"/>
    <w:rsid w:val="00FF748F"/>
    <w:rsid w:val="00FF75C9"/>
    <w:rsid w:val="00FF764C"/>
    <w:rsid w:val="00FF78D7"/>
    <w:rsid w:val="00FF7D33"/>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62FA00"/>
  <w15:docId w15:val="{2957EE28-1B88-4F8C-863C-CC36D21BD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025F7A"/>
    <w:rPr>
      <w:sz w:val="24"/>
      <w:szCs w:val="24"/>
    </w:rPr>
  </w:style>
  <w:style w:type="paragraph" w:styleId="Heading1">
    <w:name w:val="heading 1"/>
    <w:next w:val="Paragraph"/>
    <w:link w:val="Heading1Char"/>
    <w:qFormat/>
    <w:rsid w:val="00EE660D"/>
    <w:pPr>
      <w:keepNext/>
      <w:keepLines/>
      <w:numPr>
        <w:numId w:val="16"/>
      </w:numPr>
      <w:spacing w:before="60" w:after="240"/>
      <w:outlineLvl w:val="0"/>
    </w:pPr>
    <w:rPr>
      <w:rFonts w:eastAsia="MS Gothic" w:cs="Arial"/>
      <w:b/>
      <w:bCs/>
      <w:caps/>
      <w:kern w:val="32"/>
      <w:sz w:val="24"/>
      <w:szCs w:val="28"/>
    </w:rPr>
  </w:style>
  <w:style w:type="paragraph" w:styleId="Heading2">
    <w:name w:val="heading 2"/>
    <w:next w:val="Paragraph"/>
    <w:link w:val="Heading2Char"/>
    <w:qFormat/>
    <w:rsid w:val="00EE660D"/>
    <w:pPr>
      <w:keepNext/>
      <w:keepLines/>
      <w:numPr>
        <w:ilvl w:val="1"/>
        <w:numId w:val="16"/>
      </w:numPr>
      <w:tabs>
        <w:tab w:val="left" w:pos="720"/>
      </w:tabs>
      <w:spacing w:before="60" w:after="240"/>
      <w:outlineLvl w:val="1"/>
    </w:pPr>
    <w:rPr>
      <w:rFonts w:eastAsia="MS Gothic" w:cs="Arial"/>
      <w:b/>
      <w:bCs/>
      <w:iCs/>
      <w:sz w:val="24"/>
      <w:szCs w:val="26"/>
    </w:rPr>
  </w:style>
  <w:style w:type="paragraph" w:styleId="Heading3">
    <w:name w:val="heading 3"/>
    <w:next w:val="Paragraph"/>
    <w:link w:val="Heading3Char"/>
    <w:qFormat/>
    <w:rsid w:val="00EE660D"/>
    <w:pPr>
      <w:keepNext/>
      <w:keepLines/>
      <w:numPr>
        <w:ilvl w:val="2"/>
        <w:numId w:val="16"/>
      </w:numPr>
      <w:tabs>
        <w:tab w:val="left" w:pos="960"/>
      </w:tabs>
      <w:spacing w:before="60" w:after="240"/>
      <w:outlineLvl w:val="2"/>
    </w:pPr>
    <w:rPr>
      <w:rFonts w:eastAsia="MS Gothic" w:cs="Arial"/>
      <w:b/>
      <w:bCs/>
      <w:sz w:val="24"/>
      <w:szCs w:val="24"/>
    </w:rPr>
  </w:style>
  <w:style w:type="paragraph" w:styleId="Heading4">
    <w:name w:val="heading 4"/>
    <w:next w:val="Paragraph"/>
    <w:link w:val="Heading4Char"/>
    <w:qFormat/>
    <w:rsid w:val="00EE660D"/>
    <w:pPr>
      <w:keepNext/>
      <w:keepLines/>
      <w:numPr>
        <w:ilvl w:val="3"/>
        <w:numId w:val="16"/>
      </w:numPr>
      <w:tabs>
        <w:tab w:val="left" w:pos="1200"/>
      </w:tabs>
      <w:spacing w:before="60" w:after="240"/>
      <w:outlineLvl w:val="3"/>
    </w:pPr>
    <w:rPr>
      <w:rFonts w:eastAsia="MS Gothic"/>
      <w:b/>
      <w:bCs/>
      <w:sz w:val="24"/>
      <w:szCs w:val="22"/>
    </w:rPr>
  </w:style>
  <w:style w:type="paragraph" w:styleId="Heading5">
    <w:name w:val="heading 5"/>
    <w:next w:val="Paragraph"/>
    <w:link w:val="Heading5Char"/>
    <w:qFormat/>
    <w:rsid w:val="00EE660D"/>
    <w:pPr>
      <w:keepNext/>
      <w:keepLines/>
      <w:numPr>
        <w:ilvl w:val="4"/>
        <w:numId w:val="16"/>
      </w:numPr>
      <w:tabs>
        <w:tab w:val="left" w:pos="1440"/>
      </w:tabs>
      <w:spacing w:before="60" w:after="240"/>
      <w:outlineLvl w:val="4"/>
    </w:pPr>
    <w:rPr>
      <w:rFonts w:eastAsia="MS Gothic" w:cs="Arial"/>
      <w:b/>
      <w:bCs/>
      <w:iCs/>
      <w:sz w:val="24"/>
      <w:szCs w:val="22"/>
    </w:rPr>
  </w:style>
  <w:style w:type="paragraph" w:styleId="Heading6">
    <w:name w:val="heading 6"/>
    <w:next w:val="Paragraph"/>
    <w:link w:val="Heading6Char"/>
    <w:qFormat/>
    <w:rsid w:val="00EE660D"/>
    <w:pPr>
      <w:keepNext/>
      <w:keepLines/>
      <w:numPr>
        <w:ilvl w:val="5"/>
        <w:numId w:val="16"/>
      </w:numPr>
      <w:tabs>
        <w:tab w:val="left" w:pos="1680"/>
      </w:tabs>
      <w:spacing w:before="60" w:after="240"/>
      <w:outlineLvl w:val="5"/>
    </w:pPr>
    <w:rPr>
      <w:rFonts w:eastAsia="MS Gothic" w:cs="Arial"/>
      <w:b/>
      <w:bCs/>
      <w:sz w:val="24"/>
      <w:szCs w:val="22"/>
    </w:rPr>
  </w:style>
  <w:style w:type="paragraph" w:styleId="Heading7">
    <w:name w:val="heading 7"/>
    <w:next w:val="Paragraph"/>
    <w:link w:val="Heading7Char"/>
    <w:rsid w:val="00EE660D"/>
    <w:pPr>
      <w:keepNext/>
      <w:keepLines/>
      <w:numPr>
        <w:ilvl w:val="6"/>
        <w:numId w:val="16"/>
      </w:numPr>
      <w:tabs>
        <w:tab w:val="left" w:pos="1920"/>
      </w:tabs>
      <w:spacing w:before="60" w:after="240"/>
      <w:outlineLvl w:val="6"/>
    </w:pPr>
    <w:rPr>
      <w:rFonts w:eastAsia="MS Gothic" w:cs="Arial"/>
      <w:b/>
      <w:sz w:val="24"/>
      <w:szCs w:val="24"/>
    </w:rPr>
  </w:style>
  <w:style w:type="paragraph" w:styleId="Heading8">
    <w:name w:val="heading 8"/>
    <w:next w:val="Paragraph"/>
    <w:link w:val="Heading8Char"/>
    <w:rsid w:val="00EE660D"/>
    <w:pPr>
      <w:keepNext/>
      <w:keepLines/>
      <w:numPr>
        <w:ilvl w:val="7"/>
        <w:numId w:val="16"/>
      </w:numPr>
      <w:tabs>
        <w:tab w:val="left" w:pos="2160"/>
      </w:tabs>
      <w:spacing w:before="60" w:after="240"/>
      <w:outlineLvl w:val="7"/>
    </w:pPr>
    <w:rPr>
      <w:rFonts w:eastAsia="MS Gothic" w:cs="Arial"/>
      <w:b/>
      <w:iCs/>
      <w:sz w:val="24"/>
      <w:szCs w:val="24"/>
    </w:rPr>
  </w:style>
  <w:style w:type="paragraph" w:styleId="Heading9">
    <w:name w:val="heading 9"/>
    <w:next w:val="Paragraph"/>
    <w:link w:val="Heading9Char"/>
    <w:rsid w:val="00EE660D"/>
    <w:pPr>
      <w:keepNext/>
      <w:keepLines/>
      <w:numPr>
        <w:ilvl w:val="8"/>
        <w:numId w:val="16"/>
      </w:numPr>
      <w:tabs>
        <w:tab w:val="left" w:pos="2400"/>
      </w:tabs>
      <w:spacing w:before="60" w:after="240"/>
      <w:outlineLvl w:val="8"/>
    </w:pPr>
    <w:rPr>
      <w:rFonts w:eastAsia="MS Gothic" w:cs="Arial"/>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rsid w:val="00EE660D"/>
    <w:pPr>
      <w:tabs>
        <w:tab w:val="center" w:pos="4507"/>
        <w:tab w:val="right" w:pos="9000"/>
      </w:tabs>
      <w:spacing w:before="60"/>
    </w:pPr>
    <w:rPr>
      <w:rFonts w:eastAsia="MS Gothic"/>
      <w:caps/>
      <w:sz w:val="16"/>
    </w:rPr>
  </w:style>
  <w:style w:type="character" w:customStyle="1" w:styleId="HeaderChar">
    <w:name w:val="Header Char"/>
    <w:basedOn w:val="DefaultParagraphFont"/>
    <w:link w:val="Header"/>
    <w:rsid w:val="00244B2A"/>
    <w:rPr>
      <w:rFonts w:eastAsia="MS Gothic"/>
      <w:caps/>
      <w:sz w:val="16"/>
    </w:rPr>
  </w:style>
  <w:style w:type="paragraph" w:styleId="Footer">
    <w:name w:val="footer"/>
    <w:basedOn w:val="Header"/>
    <w:link w:val="FooterChar"/>
    <w:rsid w:val="00EE660D"/>
    <w:rPr>
      <w:caps w:val="0"/>
    </w:rPr>
  </w:style>
  <w:style w:type="character" w:customStyle="1" w:styleId="FooterChar">
    <w:name w:val="Footer Char"/>
    <w:link w:val="Footer"/>
    <w:rsid w:val="00EE660D"/>
    <w:rPr>
      <w:rFonts w:eastAsia="MS Gothic"/>
      <w:sz w:val="16"/>
    </w:rPr>
  </w:style>
  <w:style w:type="character" w:customStyle="1" w:styleId="Heading1Char">
    <w:name w:val="Heading 1 Char"/>
    <w:link w:val="Heading1"/>
    <w:rsid w:val="00244B2A"/>
    <w:rPr>
      <w:rFonts w:eastAsia="MS Gothic" w:cs="Arial"/>
      <w:b/>
      <w:bCs/>
      <w:caps/>
      <w:kern w:val="32"/>
      <w:sz w:val="24"/>
      <w:szCs w:val="28"/>
    </w:rPr>
  </w:style>
  <w:style w:type="character" w:customStyle="1" w:styleId="Heading2Char">
    <w:name w:val="Heading 2 Char"/>
    <w:basedOn w:val="DefaultParagraphFont"/>
    <w:link w:val="Heading2"/>
    <w:rsid w:val="00244B2A"/>
    <w:rPr>
      <w:rFonts w:eastAsia="MS Gothic" w:cs="Arial"/>
      <w:b/>
      <w:bCs/>
      <w:iCs/>
      <w:sz w:val="24"/>
      <w:szCs w:val="26"/>
    </w:rPr>
  </w:style>
  <w:style w:type="character" w:customStyle="1" w:styleId="Heading3Char">
    <w:name w:val="Heading 3 Char"/>
    <w:basedOn w:val="DefaultParagraphFont"/>
    <w:link w:val="Heading3"/>
    <w:rsid w:val="00244B2A"/>
    <w:rPr>
      <w:rFonts w:eastAsia="MS Gothic" w:cs="Arial"/>
      <w:b/>
      <w:bCs/>
      <w:sz w:val="24"/>
      <w:szCs w:val="24"/>
    </w:rPr>
  </w:style>
  <w:style w:type="character" w:customStyle="1" w:styleId="Heading4Char">
    <w:name w:val="Heading 4 Char"/>
    <w:basedOn w:val="DefaultParagraphFont"/>
    <w:link w:val="Heading4"/>
    <w:rsid w:val="00244B2A"/>
    <w:rPr>
      <w:rFonts w:eastAsia="MS Gothic"/>
      <w:b/>
      <w:bCs/>
      <w:sz w:val="24"/>
      <w:szCs w:val="22"/>
    </w:rPr>
  </w:style>
  <w:style w:type="character" w:customStyle="1" w:styleId="Heading5Char">
    <w:name w:val="Heading 5 Char"/>
    <w:basedOn w:val="DefaultParagraphFont"/>
    <w:link w:val="Heading5"/>
    <w:rsid w:val="00244B2A"/>
    <w:rPr>
      <w:rFonts w:eastAsia="MS Gothic" w:cs="Arial"/>
      <w:b/>
      <w:bCs/>
      <w:iCs/>
      <w:sz w:val="24"/>
      <w:szCs w:val="22"/>
    </w:rPr>
  </w:style>
  <w:style w:type="character" w:customStyle="1" w:styleId="Heading6Char">
    <w:name w:val="Heading 6 Char"/>
    <w:basedOn w:val="DefaultParagraphFont"/>
    <w:link w:val="Heading6"/>
    <w:rsid w:val="00244B2A"/>
    <w:rPr>
      <w:rFonts w:eastAsia="MS Gothic" w:cs="Arial"/>
      <w:b/>
      <w:bCs/>
      <w:sz w:val="24"/>
      <w:szCs w:val="22"/>
    </w:rPr>
  </w:style>
  <w:style w:type="character" w:customStyle="1" w:styleId="Heading7Char">
    <w:name w:val="Heading 7 Char"/>
    <w:basedOn w:val="DefaultParagraphFont"/>
    <w:link w:val="Heading7"/>
    <w:rsid w:val="00244B2A"/>
    <w:rPr>
      <w:rFonts w:eastAsia="MS Gothic" w:cs="Arial"/>
      <w:b/>
      <w:sz w:val="24"/>
      <w:szCs w:val="24"/>
    </w:rPr>
  </w:style>
  <w:style w:type="character" w:customStyle="1" w:styleId="Heading8Char">
    <w:name w:val="Heading 8 Char"/>
    <w:basedOn w:val="DefaultParagraphFont"/>
    <w:link w:val="Heading8"/>
    <w:rsid w:val="00244B2A"/>
    <w:rPr>
      <w:rFonts w:eastAsia="MS Gothic" w:cs="Arial"/>
      <w:b/>
      <w:iCs/>
      <w:sz w:val="24"/>
      <w:szCs w:val="24"/>
    </w:rPr>
  </w:style>
  <w:style w:type="character" w:customStyle="1" w:styleId="Heading9Char">
    <w:name w:val="Heading 9 Char"/>
    <w:basedOn w:val="DefaultParagraphFont"/>
    <w:link w:val="Heading9"/>
    <w:rsid w:val="00244B2A"/>
    <w:rPr>
      <w:rFonts w:eastAsia="MS Gothic" w:cs="Arial"/>
      <w:b/>
      <w:sz w:val="24"/>
      <w:szCs w:val="24"/>
    </w:rPr>
  </w:style>
  <w:style w:type="character" w:customStyle="1" w:styleId="SuggestedOptional">
    <w:name w:val="Suggested Optional"/>
    <w:rsid w:val="00EE660D"/>
    <w:rPr>
      <w:vanish w:val="0"/>
      <w:color w:val="0000FF"/>
    </w:rPr>
  </w:style>
  <w:style w:type="character" w:customStyle="1" w:styleId="Instructions">
    <w:name w:val="Instructions"/>
    <w:rsid w:val="00EE660D"/>
    <w:rPr>
      <w:rFonts w:ascii="Verdana" w:hAnsi="Verdana"/>
      <w:vanish/>
      <w:color w:val="008000"/>
    </w:rPr>
  </w:style>
  <w:style w:type="paragraph" w:styleId="Title">
    <w:name w:val="Title"/>
    <w:link w:val="TitleChar"/>
    <w:rsid w:val="00EE660D"/>
    <w:pPr>
      <w:spacing w:before="240" w:after="240"/>
      <w:jc w:val="center"/>
    </w:pPr>
    <w:rPr>
      <w:rFonts w:eastAsia="MS Gothic" w:cs="Arial"/>
      <w:b/>
      <w:bCs/>
      <w:caps/>
      <w:kern w:val="28"/>
      <w:sz w:val="24"/>
      <w:szCs w:val="32"/>
    </w:rPr>
  </w:style>
  <w:style w:type="character" w:customStyle="1" w:styleId="TitleChar">
    <w:name w:val="Title Char"/>
    <w:basedOn w:val="DefaultParagraphFont"/>
    <w:link w:val="Title"/>
    <w:rsid w:val="00244B2A"/>
    <w:rPr>
      <w:rFonts w:eastAsia="MS Gothic" w:cs="Arial"/>
      <w:b/>
      <w:bCs/>
      <w:caps/>
      <w:kern w:val="28"/>
      <w:sz w:val="24"/>
      <w:szCs w:val="32"/>
    </w:rPr>
  </w:style>
  <w:style w:type="paragraph" w:styleId="TOC1">
    <w:name w:val="toc 1"/>
    <w:next w:val="Paragraph"/>
    <w:uiPriority w:val="39"/>
    <w:rsid w:val="00EE660D"/>
    <w:pPr>
      <w:tabs>
        <w:tab w:val="left" w:pos="480"/>
        <w:tab w:val="right" w:leader="dot" w:pos="9000"/>
      </w:tabs>
      <w:spacing w:before="60"/>
      <w:ind w:left="480" w:right="360" w:hanging="480"/>
    </w:pPr>
    <w:rPr>
      <w:rFonts w:eastAsia="MS Gothic"/>
      <w:b/>
      <w:caps/>
      <w:sz w:val="24"/>
    </w:rPr>
  </w:style>
  <w:style w:type="paragraph" w:customStyle="1" w:styleId="Heading1NoTOC">
    <w:name w:val="Heading 1 No TOC"/>
    <w:next w:val="Paragraph"/>
    <w:rsid w:val="00EE660D"/>
    <w:pPr>
      <w:keepNext/>
      <w:keepLines/>
      <w:spacing w:before="60" w:after="240"/>
    </w:pPr>
    <w:rPr>
      <w:rFonts w:cs="Arial"/>
      <w:b/>
      <w:bCs/>
      <w:caps/>
      <w:kern w:val="32"/>
      <w:sz w:val="24"/>
      <w:szCs w:val="48"/>
    </w:rPr>
  </w:style>
  <w:style w:type="paragraph" w:customStyle="1" w:styleId="Heading1Unnumbered">
    <w:name w:val="Heading 1 Unnumbered"/>
    <w:basedOn w:val="Heading1"/>
    <w:next w:val="Paragraph"/>
    <w:rsid w:val="00EE660D"/>
    <w:pPr>
      <w:numPr>
        <w:numId w:val="0"/>
      </w:numPr>
    </w:pPr>
    <w:rPr>
      <w:szCs w:val="48"/>
    </w:rPr>
  </w:style>
  <w:style w:type="paragraph" w:styleId="ListNumber2">
    <w:name w:val="List Number 2"/>
    <w:basedOn w:val="Normal"/>
    <w:rsid w:val="00EE660D"/>
    <w:pPr>
      <w:keepLines/>
      <w:numPr>
        <w:numId w:val="12"/>
      </w:numPr>
      <w:spacing w:before="60"/>
    </w:pPr>
    <w:rPr>
      <w:rFonts w:eastAsia="MS Gothic"/>
    </w:rPr>
  </w:style>
  <w:style w:type="paragraph" w:styleId="ListNumber3">
    <w:name w:val="List Number 3"/>
    <w:basedOn w:val="Normal"/>
    <w:rsid w:val="00EE660D"/>
    <w:pPr>
      <w:keepLines/>
      <w:numPr>
        <w:numId w:val="13"/>
      </w:numPr>
      <w:spacing w:before="60"/>
    </w:pPr>
    <w:rPr>
      <w:rFonts w:eastAsia="MS Gothic"/>
    </w:rPr>
  </w:style>
  <w:style w:type="paragraph" w:styleId="TOC2">
    <w:name w:val="toc 2"/>
    <w:basedOn w:val="TOC1"/>
    <w:next w:val="Paragraph"/>
    <w:uiPriority w:val="39"/>
    <w:rsid w:val="00EE660D"/>
    <w:pPr>
      <w:tabs>
        <w:tab w:val="clear" w:pos="480"/>
        <w:tab w:val="left" w:pos="1080"/>
      </w:tabs>
      <w:ind w:left="1080" w:hanging="720"/>
    </w:pPr>
    <w:rPr>
      <w:caps w:val="0"/>
      <w:szCs w:val="24"/>
    </w:rPr>
  </w:style>
  <w:style w:type="paragraph" w:styleId="TOC3">
    <w:name w:val="toc 3"/>
    <w:basedOn w:val="TOC1"/>
    <w:next w:val="Paragraph"/>
    <w:uiPriority w:val="39"/>
    <w:rsid w:val="00EE660D"/>
    <w:pPr>
      <w:tabs>
        <w:tab w:val="clear" w:pos="480"/>
        <w:tab w:val="left" w:pos="1680"/>
      </w:tabs>
      <w:ind w:left="1680" w:hanging="960"/>
    </w:pPr>
    <w:rPr>
      <w:b w:val="0"/>
      <w:caps w:val="0"/>
      <w:szCs w:val="24"/>
    </w:rPr>
  </w:style>
  <w:style w:type="paragraph" w:styleId="TOC4">
    <w:name w:val="toc 4"/>
    <w:basedOn w:val="Normal"/>
    <w:next w:val="Normal"/>
    <w:uiPriority w:val="39"/>
    <w:rsid w:val="00EE660D"/>
    <w:pPr>
      <w:tabs>
        <w:tab w:val="left" w:pos="2280"/>
        <w:tab w:val="right" w:leader="dot" w:pos="9000"/>
      </w:tabs>
      <w:spacing w:before="60"/>
      <w:ind w:left="2280" w:right="360" w:hanging="1200"/>
    </w:pPr>
    <w:rPr>
      <w:rFonts w:eastAsia="MS Gothic"/>
    </w:rPr>
  </w:style>
  <w:style w:type="paragraph" w:styleId="TOC5">
    <w:name w:val="toc 5"/>
    <w:basedOn w:val="Normal"/>
    <w:next w:val="Normal"/>
    <w:uiPriority w:val="39"/>
    <w:rsid w:val="00EE660D"/>
    <w:pPr>
      <w:tabs>
        <w:tab w:val="left" w:pos="2880"/>
        <w:tab w:val="right" w:leader="dot" w:pos="9000"/>
      </w:tabs>
      <w:spacing w:before="60"/>
      <w:ind w:left="2880" w:right="360" w:hanging="1440"/>
    </w:pPr>
    <w:rPr>
      <w:rFonts w:eastAsia="MS Gothic"/>
    </w:rPr>
  </w:style>
  <w:style w:type="paragraph" w:styleId="TOC6">
    <w:name w:val="toc 6"/>
    <w:basedOn w:val="Normal"/>
    <w:next w:val="Normal"/>
    <w:uiPriority w:val="39"/>
    <w:rsid w:val="00EE660D"/>
    <w:pPr>
      <w:tabs>
        <w:tab w:val="left" w:pos="3480"/>
        <w:tab w:val="right" w:leader="dot" w:pos="9000"/>
      </w:tabs>
      <w:spacing w:before="60"/>
      <w:ind w:left="3480" w:right="360" w:hanging="1680"/>
    </w:pPr>
    <w:rPr>
      <w:rFonts w:eastAsia="MS Gothic"/>
    </w:rPr>
  </w:style>
  <w:style w:type="paragraph" w:styleId="TOC7">
    <w:name w:val="toc 7"/>
    <w:basedOn w:val="Normal"/>
    <w:next w:val="Normal"/>
    <w:uiPriority w:val="39"/>
    <w:rsid w:val="00EE660D"/>
    <w:pPr>
      <w:tabs>
        <w:tab w:val="left" w:pos="4080"/>
        <w:tab w:val="right" w:leader="dot" w:pos="9000"/>
      </w:tabs>
      <w:spacing w:before="60"/>
      <w:ind w:left="4080" w:right="360" w:hanging="1920"/>
    </w:pPr>
    <w:rPr>
      <w:rFonts w:ascii="Arial" w:eastAsia="MS Gothic"/>
    </w:rPr>
  </w:style>
  <w:style w:type="paragraph" w:styleId="TOC8">
    <w:name w:val="toc 8"/>
    <w:basedOn w:val="Normal"/>
    <w:next w:val="Normal"/>
    <w:uiPriority w:val="39"/>
    <w:rsid w:val="00EE660D"/>
    <w:pPr>
      <w:tabs>
        <w:tab w:val="left" w:pos="4680"/>
        <w:tab w:val="right" w:leader="dot" w:pos="9000"/>
      </w:tabs>
      <w:spacing w:before="60"/>
      <w:ind w:left="4680" w:right="360" w:hanging="2160"/>
    </w:pPr>
    <w:rPr>
      <w:rFonts w:ascii="Arial" w:eastAsia="MS Gothic"/>
    </w:rPr>
  </w:style>
  <w:style w:type="paragraph" w:styleId="TOC9">
    <w:name w:val="toc 9"/>
    <w:basedOn w:val="Normal"/>
    <w:next w:val="Normal"/>
    <w:uiPriority w:val="39"/>
    <w:rsid w:val="00EE660D"/>
    <w:pPr>
      <w:tabs>
        <w:tab w:val="left" w:pos="5280"/>
        <w:tab w:val="right" w:leader="dot" w:pos="9000"/>
      </w:tabs>
      <w:spacing w:before="60"/>
      <w:ind w:left="5280" w:right="360" w:hanging="2400"/>
    </w:pPr>
    <w:rPr>
      <w:rFonts w:ascii="Arial" w:eastAsia="MS Gothic"/>
    </w:rPr>
  </w:style>
  <w:style w:type="character" w:styleId="PageNumber">
    <w:name w:val="page number"/>
    <w:rsid w:val="00EE660D"/>
  </w:style>
  <w:style w:type="paragraph" w:styleId="Caption">
    <w:name w:val="caption"/>
    <w:basedOn w:val="Normal"/>
    <w:next w:val="Normal"/>
    <w:link w:val="CaptionChar"/>
    <w:qFormat/>
    <w:rsid w:val="00EE660D"/>
    <w:pPr>
      <w:spacing w:before="120" w:after="120"/>
      <w:jc w:val="center"/>
    </w:pPr>
    <w:rPr>
      <w:bCs/>
      <w:szCs w:val="20"/>
    </w:rPr>
  </w:style>
  <w:style w:type="paragraph" w:customStyle="1" w:styleId="TOCTitle">
    <w:name w:val="TOC Title"/>
    <w:basedOn w:val="Title"/>
    <w:next w:val="TOC1"/>
    <w:rsid w:val="00EE660D"/>
    <w:pPr>
      <w:keepLines/>
      <w:pageBreakBefore/>
    </w:pPr>
    <w:rPr>
      <w:caps w:val="0"/>
      <w:szCs w:val="28"/>
    </w:rPr>
  </w:style>
  <w:style w:type="character" w:styleId="Hyperlink">
    <w:name w:val="Hyperlink"/>
    <w:uiPriority w:val="99"/>
    <w:rsid w:val="00815B7C"/>
    <w:rPr>
      <w:rFonts w:ascii="Times New Roman" w:hAnsi="Times New Roman"/>
      <w:color w:val="auto"/>
      <w:sz w:val="24"/>
      <w:u w:val="none"/>
    </w:rPr>
  </w:style>
  <w:style w:type="paragraph" w:styleId="ListBullet">
    <w:name w:val="List Bullet"/>
    <w:rsid w:val="00EE660D"/>
    <w:pPr>
      <w:keepLines/>
      <w:numPr>
        <w:numId w:val="6"/>
      </w:numPr>
      <w:spacing w:before="60"/>
    </w:pPr>
    <w:rPr>
      <w:rFonts w:eastAsia="MS Gothic"/>
      <w:sz w:val="24"/>
    </w:rPr>
  </w:style>
  <w:style w:type="paragraph" w:styleId="ListNumber">
    <w:name w:val="List Number"/>
    <w:basedOn w:val="Normal"/>
    <w:rsid w:val="00EE660D"/>
    <w:pPr>
      <w:keepLines/>
      <w:numPr>
        <w:numId w:val="35"/>
      </w:numPr>
      <w:spacing w:before="60"/>
    </w:pPr>
    <w:rPr>
      <w:rFonts w:eastAsia="MS Gothic"/>
    </w:rPr>
  </w:style>
  <w:style w:type="character" w:styleId="EndnoteReference">
    <w:name w:val="endnote reference"/>
    <w:semiHidden/>
    <w:rsid w:val="00EE660D"/>
    <w:rPr>
      <w:vertAlign w:val="superscript"/>
    </w:rPr>
  </w:style>
  <w:style w:type="paragraph" w:styleId="EndnoteText">
    <w:name w:val="endnote text"/>
    <w:basedOn w:val="Normal"/>
    <w:link w:val="EndnoteTextChar"/>
    <w:semiHidden/>
    <w:rsid w:val="00EE660D"/>
    <w:pPr>
      <w:spacing w:before="60"/>
    </w:pPr>
    <w:rPr>
      <w:sz w:val="20"/>
      <w:szCs w:val="20"/>
    </w:rPr>
  </w:style>
  <w:style w:type="character" w:customStyle="1" w:styleId="EndnoteTextChar">
    <w:name w:val="Endnote Text Char"/>
    <w:basedOn w:val="DefaultParagraphFont"/>
    <w:link w:val="EndnoteText"/>
    <w:semiHidden/>
    <w:rsid w:val="0076635C"/>
  </w:style>
  <w:style w:type="paragraph" w:styleId="BalloonText">
    <w:name w:val="Balloon Text"/>
    <w:basedOn w:val="Normal"/>
    <w:link w:val="BalloonTextChar"/>
    <w:rsid w:val="00EE660D"/>
    <w:rPr>
      <w:rFonts w:ascii="Arial Narrow" w:hAnsi="Arial Narrow" w:cs="Tahoma"/>
      <w:sz w:val="18"/>
      <w:szCs w:val="16"/>
    </w:rPr>
  </w:style>
  <w:style w:type="character" w:customStyle="1" w:styleId="BalloonTextChar">
    <w:name w:val="Balloon Text Char"/>
    <w:basedOn w:val="DefaultParagraphFont"/>
    <w:link w:val="BalloonText"/>
    <w:rsid w:val="0076635C"/>
    <w:rPr>
      <w:rFonts w:ascii="Arial Narrow" w:hAnsi="Arial Narrow" w:cs="Tahoma"/>
      <w:sz w:val="18"/>
      <w:szCs w:val="16"/>
    </w:rPr>
  </w:style>
  <w:style w:type="paragraph" w:styleId="BodyText">
    <w:name w:val="Body Text"/>
    <w:basedOn w:val="Normal"/>
    <w:link w:val="BodyTextChar"/>
    <w:semiHidden/>
    <w:rsid w:val="00EE660D"/>
    <w:pPr>
      <w:spacing w:after="120"/>
    </w:pPr>
  </w:style>
  <w:style w:type="character" w:customStyle="1" w:styleId="BodyTextChar">
    <w:name w:val="Body Text Char"/>
    <w:link w:val="BodyText"/>
    <w:semiHidden/>
    <w:rsid w:val="00EE660D"/>
    <w:rPr>
      <w:sz w:val="24"/>
      <w:szCs w:val="24"/>
    </w:rPr>
  </w:style>
  <w:style w:type="paragraph" w:styleId="BodyText2">
    <w:name w:val="Body Text 2"/>
    <w:basedOn w:val="Normal"/>
    <w:link w:val="BodyText2Char"/>
    <w:semiHidden/>
    <w:rsid w:val="00EE660D"/>
    <w:pPr>
      <w:spacing w:after="120" w:line="480" w:lineRule="auto"/>
    </w:pPr>
  </w:style>
  <w:style w:type="character" w:customStyle="1" w:styleId="BodyText2Char">
    <w:name w:val="Body Text 2 Char"/>
    <w:link w:val="BodyText2"/>
    <w:semiHidden/>
    <w:rsid w:val="00EE660D"/>
    <w:rPr>
      <w:sz w:val="24"/>
      <w:szCs w:val="24"/>
    </w:rPr>
  </w:style>
  <w:style w:type="paragraph" w:styleId="BodyText3">
    <w:name w:val="Body Text 3"/>
    <w:basedOn w:val="Normal"/>
    <w:link w:val="BodyText3Char"/>
    <w:semiHidden/>
    <w:rsid w:val="00EE660D"/>
    <w:pPr>
      <w:spacing w:after="120"/>
    </w:pPr>
    <w:rPr>
      <w:sz w:val="16"/>
      <w:szCs w:val="16"/>
    </w:rPr>
  </w:style>
  <w:style w:type="character" w:customStyle="1" w:styleId="BodyText3Char">
    <w:name w:val="Body Text 3 Char"/>
    <w:link w:val="BodyText3"/>
    <w:semiHidden/>
    <w:rsid w:val="00EE660D"/>
    <w:rPr>
      <w:sz w:val="16"/>
      <w:szCs w:val="16"/>
    </w:rPr>
  </w:style>
  <w:style w:type="paragraph" w:styleId="BodyTextFirstIndent">
    <w:name w:val="Body Text First Indent"/>
    <w:basedOn w:val="BodyText"/>
    <w:link w:val="BodyTextFirstIndentChar"/>
    <w:semiHidden/>
    <w:rsid w:val="00EE660D"/>
    <w:pPr>
      <w:ind w:firstLine="210"/>
    </w:pPr>
  </w:style>
  <w:style w:type="character" w:customStyle="1" w:styleId="BodyTextFirstIndentChar">
    <w:name w:val="Body Text First Indent Char"/>
    <w:link w:val="BodyTextFirstIndent"/>
    <w:semiHidden/>
    <w:rsid w:val="00EE660D"/>
    <w:rPr>
      <w:sz w:val="24"/>
      <w:szCs w:val="24"/>
    </w:rPr>
  </w:style>
  <w:style w:type="paragraph" w:styleId="BodyTextIndent">
    <w:name w:val="Body Text Indent"/>
    <w:basedOn w:val="Normal"/>
    <w:link w:val="BodyTextIndentChar"/>
    <w:semiHidden/>
    <w:rsid w:val="00EE660D"/>
    <w:pPr>
      <w:spacing w:after="120"/>
      <w:ind w:left="360"/>
    </w:pPr>
  </w:style>
  <w:style w:type="character" w:customStyle="1" w:styleId="BodyTextIndentChar">
    <w:name w:val="Body Text Indent Char"/>
    <w:link w:val="BodyTextIndent"/>
    <w:semiHidden/>
    <w:rsid w:val="00EE660D"/>
    <w:rPr>
      <w:sz w:val="24"/>
      <w:szCs w:val="24"/>
    </w:rPr>
  </w:style>
  <w:style w:type="paragraph" w:styleId="BodyTextFirstIndent2">
    <w:name w:val="Body Text First Indent 2"/>
    <w:basedOn w:val="BodyTextIndent"/>
    <w:link w:val="BodyTextFirstIndent2Char"/>
    <w:semiHidden/>
    <w:rsid w:val="00EE660D"/>
    <w:pPr>
      <w:ind w:firstLine="210"/>
    </w:pPr>
  </w:style>
  <w:style w:type="character" w:customStyle="1" w:styleId="BodyTextFirstIndent2Char">
    <w:name w:val="Body Text First Indent 2 Char"/>
    <w:link w:val="BodyTextFirstIndent2"/>
    <w:semiHidden/>
    <w:rsid w:val="00EE660D"/>
    <w:rPr>
      <w:sz w:val="24"/>
      <w:szCs w:val="24"/>
    </w:rPr>
  </w:style>
  <w:style w:type="paragraph" w:styleId="BodyTextIndent2">
    <w:name w:val="Body Text Indent 2"/>
    <w:basedOn w:val="Normal"/>
    <w:link w:val="BodyTextIndent2Char"/>
    <w:semiHidden/>
    <w:rsid w:val="00EE660D"/>
    <w:pPr>
      <w:spacing w:after="120" w:line="480" w:lineRule="auto"/>
      <w:ind w:left="360"/>
    </w:pPr>
  </w:style>
  <w:style w:type="character" w:customStyle="1" w:styleId="BodyTextIndent2Char">
    <w:name w:val="Body Text Indent 2 Char"/>
    <w:link w:val="BodyTextIndent2"/>
    <w:semiHidden/>
    <w:rsid w:val="00EE660D"/>
    <w:rPr>
      <w:sz w:val="24"/>
      <w:szCs w:val="24"/>
    </w:rPr>
  </w:style>
  <w:style w:type="paragraph" w:styleId="BodyTextIndent3">
    <w:name w:val="Body Text Indent 3"/>
    <w:basedOn w:val="Normal"/>
    <w:link w:val="BodyTextIndent3Char"/>
    <w:semiHidden/>
    <w:rsid w:val="00EE660D"/>
    <w:pPr>
      <w:spacing w:after="120"/>
      <w:ind w:left="360"/>
    </w:pPr>
    <w:rPr>
      <w:sz w:val="16"/>
      <w:szCs w:val="16"/>
    </w:rPr>
  </w:style>
  <w:style w:type="character" w:customStyle="1" w:styleId="BodyTextIndent3Char">
    <w:name w:val="Body Text Indent 3 Char"/>
    <w:link w:val="BodyTextIndent3"/>
    <w:semiHidden/>
    <w:rsid w:val="00EE660D"/>
    <w:rPr>
      <w:sz w:val="16"/>
      <w:szCs w:val="16"/>
    </w:rPr>
  </w:style>
  <w:style w:type="paragraph" w:styleId="Closing">
    <w:name w:val="Closing"/>
    <w:basedOn w:val="Normal"/>
    <w:link w:val="ClosingChar"/>
    <w:semiHidden/>
    <w:rsid w:val="00EE660D"/>
    <w:pPr>
      <w:ind w:left="4320"/>
    </w:pPr>
  </w:style>
  <w:style w:type="character" w:customStyle="1" w:styleId="ClosingChar">
    <w:name w:val="Closing Char"/>
    <w:link w:val="Closing"/>
    <w:semiHidden/>
    <w:rsid w:val="00EE660D"/>
    <w:rPr>
      <w:sz w:val="24"/>
      <w:szCs w:val="24"/>
    </w:rPr>
  </w:style>
  <w:style w:type="character" w:styleId="CommentReference">
    <w:name w:val="annotation reference"/>
    <w:rsid w:val="00EE660D"/>
    <w:rPr>
      <w:sz w:val="16"/>
      <w:szCs w:val="16"/>
    </w:rPr>
  </w:style>
  <w:style w:type="paragraph" w:styleId="CommentText">
    <w:name w:val="annotation text"/>
    <w:basedOn w:val="Normal"/>
    <w:link w:val="CommentTextChar"/>
    <w:rsid w:val="00EE660D"/>
    <w:rPr>
      <w:sz w:val="20"/>
      <w:szCs w:val="20"/>
    </w:rPr>
  </w:style>
  <w:style w:type="character" w:customStyle="1" w:styleId="CommentTextChar">
    <w:name w:val="Comment Text Char"/>
    <w:basedOn w:val="DefaultParagraphFont"/>
    <w:link w:val="CommentText"/>
    <w:rsid w:val="0076635C"/>
  </w:style>
  <w:style w:type="paragraph" w:styleId="CommentSubject">
    <w:name w:val="annotation subject"/>
    <w:basedOn w:val="CommentText"/>
    <w:next w:val="CommentText"/>
    <w:link w:val="CommentSubjectChar"/>
    <w:semiHidden/>
    <w:rsid w:val="00EE660D"/>
    <w:rPr>
      <w:b/>
      <w:bCs/>
    </w:rPr>
  </w:style>
  <w:style w:type="character" w:customStyle="1" w:styleId="CommentSubjectChar">
    <w:name w:val="Comment Subject Char"/>
    <w:basedOn w:val="CommentTextChar"/>
    <w:link w:val="CommentSubject"/>
    <w:semiHidden/>
    <w:rsid w:val="0076635C"/>
    <w:rPr>
      <w:b/>
      <w:bCs/>
    </w:rPr>
  </w:style>
  <w:style w:type="paragraph" w:styleId="Date">
    <w:name w:val="Date"/>
    <w:basedOn w:val="Normal"/>
    <w:next w:val="Normal"/>
    <w:link w:val="DateChar"/>
    <w:semiHidden/>
    <w:rsid w:val="00EE660D"/>
  </w:style>
  <w:style w:type="character" w:customStyle="1" w:styleId="DateChar">
    <w:name w:val="Date Char"/>
    <w:link w:val="Date"/>
    <w:semiHidden/>
    <w:rsid w:val="00EE660D"/>
    <w:rPr>
      <w:sz w:val="24"/>
      <w:szCs w:val="24"/>
    </w:rPr>
  </w:style>
  <w:style w:type="paragraph" w:styleId="DocumentMap">
    <w:name w:val="Document Map"/>
    <w:basedOn w:val="Normal"/>
    <w:link w:val="DocumentMapChar"/>
    <w:semiHidden/>
    <w:rsid w:val="00EE660D"/>
    <w:pPr>
      <w:shd w:val="clear" w:color="auto" w:fill="000080"/>
    </w:pPr>
    <w:rPr>
      <w:rFonts w:ascii="Tahoma" w:hAnsi="Tahoma" w:cs="Tahoma"/>
    </w:rPr>
  </w:style>
  <w:style w:type="character" w:customStyle="1" w:styleId="DocumentMapChar">
    <w:name w:val="Document Map Char"/>
    <w:basedOn w:val="DefaultParagraphFont"/>
    <w:link w:val="DocumentMap"/>
    <w:semiHidden/>
    <w:rsid w:val="0076635C"/>
    <w:rPr>
      <w:rFonts w:ascii="Tahoma" w:hAnsi="Tahoma" w:cs="Tahoma"/>
      <w:sz w:val="24"/>
      <w:szCs w:val="24"/>
      <w:shd w:val="clear" w:color="auto" w:fill="000080"/>
    </w:rPr>
  </w:style>
  <w:style w:type="paragraph" w:styleId="E-mailSignature">
    <w:name w:val="E-mail Signature"/>
    <w:basedOn w:val="Normal"/>
    <w:link w:val="E-mailSignatureChar"/>
    <w:semiHidden/>
    <w:rsid w:val="00EE660D"/>
  </w:style>
  <w:style w:type="character" w:customStyle="1" w:styleId="E-mailSignatureChar">
    <w:name w:val="E-mail Signature Char"/>
    <w:link w:val="E-mailSignature"/>
    <w:semiHidden/>
    <w:rsid w:val="00EE660D"/>
    <w:rPr>
      <w:sz w:val="24"/>
      <w:szCs w:val="24"/>
    </w:rPr>
  </w:style>
  <w:style w:type="character" w:styleId="Emphasis">
    <w:name w:val="Emphasis"/>
    <w:rsid w:val="00EE660D"/>
    <w:rPr>
      <w:rFonts w:ascii="Times New Roman" w:hAnsi="Times New Roman"/>
      <w:i/>
      <w:iCs/>
      <w:sz w:val="24"/>
    </w:rPr>
  </w:style>
  <w:style w:type="paragraph" w:styleId="EnvelopeAddress">
    <w:name w:val="envelope address"/>
    <w:basedOn w:val="Normal"/>
    <w:semiHidden/>
    <w:rsid w:val="00EE660D"/>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sid w:val="00EE660D"/>
    <w:rPr>
      <w:rFonts w:ascii="Arial" w:hAnsi="Arial" w:cs="Arial"/>
      <w:sz w:val="20"/>
      <w:szCs w:val="20"/>
    </w:rPr>
  </w:style>
  <w:style w:type="character" w:styleId="FollowedHyperlink">
    <w:name w:val="FollowedHyperlink"/>
    <w:semiHidden/>
    <w:rsid w:val="00EE660D"/>
    <w:rPr>
      <w:color w:val="800080"/>
      <w:u w:val="single"/>
    </w:rPr>
  </w:style>
  <w:style w:type="character" w:styleId="FootnoteReference">
    <w:name w:val="footnote reference"/>
    <w:semiHidden/>
    <w:rsid w:val="00EE660D"/>
    <w:rPr>
      <w:vertAlign w:val="superscript"/>
    </w:rPr>
  </w:style>
  <w:style w:type="paragraph" w:styleId="FootnoteText">
    <w:name w:val="footnote text"/>
    <w:link w:val="FootnoteTextChar"/>
    <w:semiHidden/>
    <w:rsid w:val="00EE660D"/>
    <w:pPr>
      <w:spacing w:before="60"/>
      <w:ind w:left="360" w:hanging="360"/>
    </w:pPr>
    <w:rPr>
      <w:rFonts w:ascii="Arial" w:eastAsia="MS Mincho" w:hAnsi="Arial"/>
    </w:rPr>
  </w:style>
  <w:style w:type="character" w:customStyle="1" w:styleId="FootnoteTextChar">
    <w:name w:val="Footnote Text Char"/>
    <w:basedOn w:val="DefaultParagraphFont"/>
    <w:link w:val="FootnoteText"/>
    <w:semiHidden/>
    <w:rsid w:val="0076635C"/>
    <w:rPr>
      <w:rFonts w:ascii="Arial" w:eastAsia="MS Mincho" w:hAnsi="Arial"/>
    </w:rPr>
  </w:style>
  <w:style w:type="character" w:styleId="HTMLAcronym">
    <w:name w:val="HTML Acronym"/>
    <w:semiHidden/>
    <w:rsid w:val="00EE660D"/>
  </w:style>
  <w:style w:type="paragraph" w:styleId="HTMLAddress">
    <w:name w:val="HTML Address"/>
    <w:basedOn w:val="Normal"/>
    <w:link w:val="HTMLAddressChar"/>
    <w:semiHidden/>
    <w:rsid w:val="00EE660D"/>
    <w:rPr>
      <w:i/>
      <w:iCs/>
    </w:rPr>
  </w:style>
  <w:style w:type="character" w:customStyle="1" w:styleId="HTMLAddressChar">
    <w:name w:val="HTML Address Char"/>
    <w:link w:val="HTMLAddress"/>
    <w:semiHidden/>
    <w:rsid w:val="00EE660D"/>
    <w:rPr>
      <w:i/>
      <w:iCs/>
      <w:sz w:val="24"/>
      <w:szCs w:val="24"/>
    </w:rPr>
  </w:style>
  <w:style w:type="character" w:styleId="HTMLCite">
    <w:name w:val="HTML Cite"/>
    <w:semiHidden/>
    <w:rsid w:val="00EE660D"/>
    <w:rPr>
      <w:i/>
      <w:iCs/>
    </w:rPr>
  </w:style>
  <w:style w:type="character" w:styleId="HTMLCode">
    <w:name w:val="HTML Code"/>
    <w:semiHidden/>
    <w:rsid w:val="00EE660D"/>
    <w:rPr>
      <w:rFonts w:ascii="Courier New" w:hAnsi="Courier New" w:cs="Courier New"/>
      <w:sz w:val="20"/>
      <w:szCs w:val="20"/>
    </w:rPr>
  </w:style>
  <w:style w:type="character" w:styleId="HTMLDefinition">
    <w:name w:val="HTML Definition"/>
    <w:semiHidden/>
    <w:rsid w:val="00EE660D"/>
    <w:rPr>
      <w:i/>
      <w:iCs/>
    </w:rPr>
  </w:style>
  <w:style w:type="character" w:styleId="HTMLKeyboard">
    <w:name w:val="HTML Keyboard"/>
    <w:semiHidden/>
    <w:rsid w:val="00EE660D"/>
    <w:rPr>
      <w:rFonts w:ascii="Courier New" w:hAnsi="Courier New" w:cs="Courier New"/>
      <w:sz w:val="20"/>
      <w:szCs w:val="20"/>
    </w:rPr>
  </w:style>
  <w:style w:type="paragraph" w:styleId="HTMLPreformatted">
    <w:name w:val="HTML Preformatted"/>
    <w:basedOn w:val="Normal"/>
    <w:link w:val="HTMLPreformattedChar"/>
    <w:semiHidden/>
    <w:rsid w:val="00EE660D"/>
    <w:rPr>
      <w:rFonts w:ascii="Courier New" w:hAnsi="Courier New" w:cs="Courier New"/>
      <w:sz w:val="20"/>
      <w:szCs w:val="20"/>
    </w:rPr>
  </w:style>
  <w:style w:type="character" w:customStyle="1" w:styleId="HTMLPreformattedChar">
    <w:name w:val="HTML Preformatted Char"/>
    <w:link w:val="HTMLPreformatted"/>
    <w:semiHidden/>
    <w:rsid w:val="00EE660D"/>
    <w:rPr>
      <w:rFonts w:ascii="Courier New" w:hAnsi="Courier New" w:cs="Courier New"/>
    </w:rPr>
  </w:style>
  <w:style w:type="character" w:styleId="HTMLSample">
    <w:name w:val="HTML Sample"/>
    <w:semiHidden/>
    <w:rsid w:val="00EE660D"/>
    <w:rPr>
      <w:rFonts w:ascii="Courier New" w:hAnsi="Courier New" w:cs="Courier New"/>
    </w:rPr>
  </w:style>
  <w:style w:type="character" w:styleId="HTMLTypewriter">
    <w:name w:val="HTML Typewriter"/>
    <w:semiHidden/>
    <w:rsid w:val="00EE660D"/>
    <w:rPr>
      <w:rFonts w:ascii="Courier New" w:hAnsi="Courier New" w:cs="Courier New"/>
      <w:sz w:val="20"/>
      <w:szCs w:val="20"/>
    </w:rPr>
  </w:style>
  <w:style w:type="character" w:styleId="HTMLVariable">
    <w:name w:val="HTML Variable"/>
    <w:semiHidden/>
    <w:rsid w:val="00EE660D"/>
    <w:rPr>
      <w:i/>
      <w:iCs/>
    </w:rPr>
  </w:style>
  <w:style w:type="paragraph" w:styleId="Index1">
    <w:name w:val="index 1"/>
    <w:basedOn w:val="Normal"/>
    <w:next w:val="Normal"/>
    <w:semiHidden/>
    <w:rsid w:val="00EE660D"/>
    <w:pPr>
      <w:ind w:left="240" w:hanging="240"/>
    </w:pPr>
  </w:style>
  <w:style w:type="paragraph" w:styleId="Index2">
    <w:name w:val="index 2"/>
    <w:basedOn w:val="Normal"/>
    <w:next w:val="Normal"/>
    <w:semiHidden/>
    <w:rsid w:val="00EE660D"/>
    <w:pPr>
      <w:ind w:left="480" w:hanging="240"/>
    </w:pPr>
  </w:style>
  <w:style w:type="paragraph" w:styleId="Index3">
    <w:name w:val="index 3"/>
    <w:basedOn w:val="Normal"/>
    <w:next w:val="Normal"/>
    <w:semiHidden/>
    <w:rsid w:val="00EE660D"/>
    <w:pPr>
      <w:ind w:left="720" w:hanging="240"/>
    </w:pPr>
  </w:style>
  <w:style w:type="paragraph" w:styleId="Index4">
    <w:name w:val="index 4"/>
    <w:basedOn w:val="Normal"/>
    <w:next w:val="Normal"/>
    <w:semiHidden/>
    <w:rsid w:val="00EE660D"/>
    <w:pPr>
      <w:ind w:left="960" w:hanging="240"/>
    </w:pPr>
  </w:style>
  <w:style w:type="paragraph" w:styleId="Index5">
    <w:name w:val="index 5"/>
    <w:basedOn w:val="Normal"/>
    <w:next w:val="Normal"/>
    <w:semiHidden/>
    <w:rsid w:val="00EE660D"/>
    <w:pPr>
      <w:ind w:left="1200" w:hanging="240"/>
    </w:pPr>
  </w:style>
  <w:style w:type="paragraph" w:styleId="Index6">
    <w:name w:val="index 6"/>
    <w:basedOn w:val="Normal"/>
    <w:next w:val="Normal"/>
    <w:semiHidden/>
    <w:rsid w:val="00EE660D"/>
    <w:pPr>
      <w:ind w:left="1440" w:hanging="240"/>
    </w:pPr>
  </w:style>
  <w:style w:type="paragraph" w:styleId="Index7">
    <w:name w:val="index 7"/>
    <w:basedOn w:val="Normal"/>
    <w:next w:val="Normal"/>
    <w:semiHidden/>
    <w:rsid w:val="00EE660D"/>
    <w:pPr>
      <w:ind w:left="1680" w:hanging="240"/>
    </w:pPr>
  </w:style>
  <w:style w:type="paragraph" w:styleId="Index8">
    <w:name w:val="index 8"/>
    <w:basedOn w:val="Normal"/>
    <w:next w:val="Normal"/>
    <w:semiHidden/>
    <w:rsid w:val="00EE660D"/>
    <w:pPr>
      <w:ind w:left="1920" w:hanging="240"/>
    </w:pPr>
  </w:style>
  <w:style w:type="paragraph" w:styleId="Index9">
    <w:name w:val="index 9"/>
    <w:basedOn w:val="Normal"/>
    <w:next w:val="Normal"/>
    <w:semiHidden/>
    <w:rsid w:val="00EE660D"/>
    <w:pPr>
      <w:ind w:left="2160" w:hanging="240"/>
    </w:pPr>
  </w:style>
  <w:style w:type="paragraph" w:styleId="IndexHeading">
    <w:name w:val="index heading"/>
    <w:basedOn w:val="Normal"/>
    <w:next w:val="Index1"/>
    <w:semiHidden/>
    <w:rsid w:val="00EE660D"/>
    <w:rPr>
      <w:rFonts w:ascii="Arial" w:hAnsi="Arial" w:cs="Arial"/>
      <w:b/>
      <w:bCs/>
    </w:rPr>
  </w:style>
  <w:style w:type="character" w:styleId="LineNumber">
    <w:name w:val="line number"/>
    <w:semiHidden/>
    <w:rsid w:val="00EE660D"/>
  </w:style>
  <w:style w:type="paragraph" w:styleId="List">
    <w:name w:val="List"/>
    <w:basedOn w:val="Normal"/>
    <w:rsid w:val="00EE660D"/>
    <w:pPr>
      <w:ind w:left="360" w:hanging="360"/>
    </w:pPr>
  </w:style>
  <w:style w:type="paragraph" w:styleId="List2">
    <w:name w:val="List 2"/>
    <w:basedOn w:val="Normal"/>
    <w:semiHidden/>
    <w:rsid w:val="00EE660D"/>
    <w:pPr>
      <w:ind w:left="720" w:hanging="360"/>
    </w:pPr>
  </w:style>
  <w:style w:type="paragraph" w:styleId="List3">
    <w:name w:val="List 3"/>
    <w:basedOn w:val="Normal"/>
    <w:semiHidden/>
    <w:rsid w:val="00EE660D"/>
    <w:pPr>
      <w:ind w:left="1080" w:hanging="360"/>
    </w:pPr>
  </w:style>
  <w:style w:type="paragraph" w:styleId="List4">
    <w:name w:val="List 4"/>
    <w:basedOn w:val="Normal"/>
    <w:semiHidden/>
    <w:rsid w:val="00EE660D"/>
    <w:pPr>
      <w:ind w:left="1440" w:hanging="360"/>
    </w:pPr>
  </w:style>
  <w:style w:type="paragraph" w:styleId="List5">
    <w:name w:val="List 5"/>
    <w:basedOn w:val="Normal"/>
    <w:semiHidden/>
    <w:rsid w:val="00EE660D"/>
    <w:pPr>
      <w:ind w:left="1800" w:hanging="360"/>
    </w:pPr>
  </w:style>
  <w:style w:type="paragraph" w:styleId="ListBullet2">
    <w:name w:val="List Bullet 2"/>
    <w:basedOn w:val="Normal"/>
    <w:rsid w:val="00EE660D"/>
    <w:pPr>
      <w:keepLines/>
      <w:numPr>
        <w:numId w:val="7"/>
      </w:numPr>
      <w:spacing w:before="60"/>
    </w:pPr>
    <w:rPr>
      <w:rFonts w:eastAsia="MS Gothic"/>
    </w:rPr>
  </w:style>
  <w:style w:type="paragraph" w:styleId="ListBullet3">
    <w:name w:val="List Bullet 3"/>
    <w:basedOn w:val="Normal"/>
    <w:rsid w:val="00EE660D"/>
    <w:pPr>
      <w:keepLines/>
      <w:numPr>
        <w:numId w:val="8"/>
      </w:numPr>
      <w:spacing w:before="60"/>
    </w:pPr>
    <w:rPr>
      <w:rFonts w:eastAsia="MS Gothic"/>
    </w:rPr>
  </w:style>
  <w:style w:type="paragraph" w:styleId="ListBullet4">
    <w:name w:val="List Bullet 4"/>
    <w:rsid w:val="00EE660D"/>
    <w:pPr>
      <w:widowControl w:val="0"/>
      <w:numPr>
        <w:numId w:val="22"/>
      </w:numPr>
      <w:spacing w:before="60"/>
    </w:pPr>
    <w:rPr>
      <w:sz w:val="24"/>
      <w:szCs w:val="24"/>
    </w:rPr>
  </w:style>
  <w:style w:type="paragraph" w:styleId="ListBullet5">
    <w:name w:val="List Bullet 5"/>
    <w:rsid w:val="00EE660D"/>
    <w:pPr>
      <w:widowControl w:val="0"/>
      <w:numPr>
        <w:numId w:val="21"/>
      </w:numPr>
      <w:spacing w:before="60"/>
    </w:pPr>
    <w:rPr>
      <w:sz w:val="24"/>
      <w:szCs w:val="24"/>
    </w:rPr>
  </w:style>
  <w:style w:type="paragraph" w:styleId="ListContinue">
    <w:name w:val="List Continue"/>
    <w:basedOn w:val="Normal"/>
    <w:rsid w:val="00EE660D"/>
    <w:pPr>
      <w:spacing w:after="120"/>
      <w:ind w:left="360"/>
    </w:pPr>
  </w:style>
  <w:style w:type="paragraph" w:styleId="ListContinue2">
    <w:name w:val="List Continue 2"/>
    <w:basedOn w:val="Normal"/>
    <w:rsid w:val="00EE660D"/>
    <w:pPr>
      <w:spacing w:after="120"/>
      <w:ind w:left="720"/>
    </w:pPr>
  </w:style>
  <w:style w:type="paragraph" w:styleId="ListContinue3">
    <w:name w:val="List Continue 3"/>
    <w:basedOn w:val="Normal"/>
    <w:rsid w:val="00EE660D"/>
    <w:pPr>
      <w:spacing w:after="120"/>
      <w:ind w:left="1080"/>
    </w:pPr>
  </w:style>
  <w:style w:type="paragraph" w:styleId="ListContinue4">
    <w:name w:val="List Continue 4"/>
    <w:basedOn w:val="Normal"/>
    <w:rsid w:val="00EE660D"/>
    <w:pPr>
      <w:spacing w:after="120"/>
      <w:ind w:left="1440"/>
    </w:pPr>
  </w:style>
  <w:style w:type="paragraph" w:styleId="ListContinue5">
    <w:name w:val="List Continue 5"/>
    <w:basedOn w:val="Normal"/>
    <w:rsid w:val="00EE660D"/>
    <w:pPr>
      <w:spacing w:after="120"/>
      <w:ind w:left="1800"/>
    </w:pPr>
  </w:style>
  <w:style w:type="paragraph" w:styleId="ListNumber4">
    <w:name w:val="List Number 4"/>
    <w:rsid w:val="00EE660D"/>
    <w:pPr>
      <w:numPr>
        <w:numId w:val="31"/>
      </w:numPr>
      <w:tabs>
        <w:tab w:val="num" w:pos="1440"/>
      </w:tabs>
      <w:spacing w:before="60"/>
      <w:ind w:left="1440"/>
    </w:pPr>
    <w:rPr>
      <w:sz w:val="24"/>
      <w:szCs w:val="24"/>
    </w:rPr>
  </w:style>
  <w:style w:type="paragraph" w:styleId="ListNumber5">
    <w:name w:val="List Number 5"/>
    <w:rsid w:val="00EE660D"/>
    <w:pPr>
      <w:numPr>
        <w:numId w:val="32"/>
      </w:numPr>
      <w:tabs>
        <w:tab w:val="num" w:pos="1800"/>
      </w:tabs>
      <w:spacing w:before="60"/>
      <w:ind w:left="1800"/>
    </w:pPr>
    <w:rPr>
      <w:sz w:val="24"/>
      <w:szCs w:val="24"/>
    </w:rPr>
  </w:style>
  <w:style w:type="paragraph" w:styleId="MacroText">
    <w:name w:val="macro"/>
    <w:link w:val="MacroTextChar"/>
    <w:semiHidden/>
    <w:rsid w:val="00EE660D"/>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styleId="PlaceholderText">
    <w:name w:val="Placeholder Text"/>
    <w:uiPriority w:val="99"/>
    <w:semiHidden/>
    <w:rsid w:val="00EE660D"/>
    <w:rPr>
      <w:color w:val="808080"/>
    </w:rPr>
  </w:style>
  <w:style w:type="paragraph" w:styleId="TOCHeading">
    <w:name w:val="TOC Heading"/>
    <w:basedOn w:val="TOCTitle"/>
    <w:next w:val="Normal"/>
    <w:uiPriority w:val="39"/>
    <w:semiHidden/>
    <w:unhideWhenUsed/>
    <w:qFormat/>
    <w:rsid w:val="00EE660D"/>
    <w:pPr>
      <w:spacing w:before="480" w:after="0" w:line="276" w:lineRule="auto"/>
    </w:pPr>
    <w:rPr>
      <w:rFonts w:ascii="Cambria" w:eastAsia="Malgun Gothic" w:hAnsi="Cambria" w:cs="Times New Roman"/>
      <w:caps/>
      <w:color w:val="000000"/>
      <w:kern w:val="0"/>
    </w:rPr>
  </w:style>
  <w:style w:type="character" w:customStyle="1" w:styleId="MacroTextChar">
    <w:name w:val="Macro Text Char"/>
    <w:basedOn w:val="DefaultParagraphFont"/>
    <w:link w:val="MacroText"/>
    <w:semiHidden/>
    <w:rsid w:val="0076635C"/>
    <w:rPr>
      <w:rFonts w:ascii="Courier New" w:hAnsi="Courier New" w:cs="Courier New"/>
    </w:rPr>
  </w:style>
  <w:style w:type="paragraph" w:styleId="MessageHeader">
    <w:name w:val="Message Header"/>
    <w:basedOn w:val="Normal"/>
    <w:link w:val="MessageHeaderChar"/>
    <w:semiHidden/>
    <w:rsid w:val="00EE660D"/>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link w:val="MessageHeader"/>
    <w:semiHidden/>
    <w:rsid w:val="00EE660D"/>
    <w:rPr>
      <w:rFonts w:ascii="Arial" w:hAnsi="Arial" w:cs="Arial"/>
      <w:sz w:val="24"/>
      <w:szCs w:val="24"/>
      <w:shd w:val="pct20" w:color="auto" w:fill="auto"/>
    </w:rPr>
  </w:style>
  <w:style w:type="paragraph" w:styleId="NormalWeb">
    <w:name w:val="Normal (Web)"/>
    <w:basedOn w:val="Normal"/>
    <w:semiHidden/>
    <w:rsid w:val="00EE660D"/>
  </w:style>
  <w:style w:type="paragraph" w:styleId="NormalIndent">
    <w:name w:val="Normal Indent"/>
    <w:basedOn w:val="Normal"/>
    <w:semiHidden/>
    <w:rsid w:val="00EE660D"/>
    <w:pPr>
      <w:ind w:left="720"/>
    </w:pPr>
  </w:style>
  <w:style w:type="paragraph" w:styleId="NoteHeading">
    <w:name w:val="Note Heading"/>
    <w:basedOn w:val="Normal"/>
    <w:next w:val="Normal"/>
    <w:link w:val="NoteHeadingChar"/>
    <w:semiHidden/>
    <w:rsid w:val="00EE660D"/>
  </w:style>
  <w:style w:type="character" w:customStyle="1" w:styleId="NoteHeadingChar">
    <w:name w:val="Note Heading Char"/>
    <w:basedOn w:val="DefaultParagraphFont"/>
    <w:link w:val="NoteHeading"/>
    <w:semiHidden/>
    <w:rsid w:val="0076635C"/>
    <w:rPr>
      <w:sz w:val="24"/>
      <w:szCs w:val="24"/>
    </w:rPr>
  </w:style>
  <w:style w:type="paragraph" w:styleId="PlainText">
    <w:name w:val="Plain Text"/>
    <w:basedOn w:val="Normal"/>
    <w:link w:val="PlainTextChar"/>
    <w:semiHidden/>
    <w:rsid w:val="00EE660D"/>
    <w:rPr>
      <w:rFonts w:ascii="Courier New" w:hAnsi="Courier New" w:cs="Courier New"/>
      <w:sz w:val="20"/>
      <w:szCs w:val="20"/>
    </w:rPr>
  </w:style>
  <w:style w:type="character" w:customStyle="1" w:styleId="PlainTextChar">
    <w:name w:val="Plain Text Char"/>
    <w:link w:val="PlainText"/>
    <w:semiHidden/>
    <w:rsid w:val="00EE660D"/>
    <w:rPr>
      <w:rFonts w:ascii="Courier New" w:hAnsi="Courier New" w:cs="Courier New"/>
    </w:rPr>
  </w:style>
  <w:style w:type="paragraph" w:styleId="Salutation">
    <w:name w:val="Salutation"/>
    <w:basedOn w:val="Normal"/>
    <w:next w:val="Normal"/>
    <w:link w:val="SalutationChar"/>
    <w:semiHidden/>
    <w:rsid w:val="00EE660D"/>
  </w:style>
  <w:style w:type="character" w:customStyle="1" w:styleId="SalutationChar">
    <w:name w:val="Salutation Char"/>
    <w:link w:val="Salutation"/>
    <w:semiHidden/>
    <w:rsid w:val="00EE660D"/>
    <w:rPr>
      <w:sz w:val="24"/>
      <w:szCs w:val="24"/>
    </w:rPr>
  </w:style>
  <w:style w:type="paragraph" w:styleId="Signature">
    <w:name w:val="Signature"/>
    <w:basedOn w:val="Normal"/>
    <w:link w:val="SignatureChar"/>
    <w:semiHidden/>
    <w:rsid w:val="00EE660D"/>
    <w:pPr>
      <w:ind w:left="4320"/>
    </w:pPr>
  </w:style>
  <w:style w:type="character" w:customStyle="1" w:styleId="SignatureChar">
    <w:name w:val="Signature Char"/>
    <w:link w:val="Signature"/>
    <w:semiHidden/>
    <w:rsid w:val="00EE660D"/>
    <w:rPr>
      <w:sz w:val="24"/>
      <w:szCs w:val="24"/>
    </w:rPr>
  </w:style>
  <w:style w:type="character" w:styleId="Strong">
    <w:name w:val="Strong"/>
    <w:rsid w:val="00EE660D"/>
    <w:rPr>
      <w:rFonts w:ascii="Times New Roman" w:hAnsi="Times New Roman"/>
      <w:b/>
      <w:bCs/>
      <w:sz w:val="24"/>
    </w:rPr>
  </w:style>
  <w:style w:type="paragraph" w:styleId="Subtitle">
    <w:name w:val="Subtitle"/>
    <w:basedOn w:val="Normal"/>
    <w:link w:val="SubtitleChar"/>
    <w:rsid w:val="00EE660D"/>
    <w:pPr>
      <w:spacing w:after="60"/>
      <w:jc w:val="center"/>
      <w:outlineLvl w:val="1"/>
    </w:pPr>
    <w:rPr>
      <w:rFonts w:cs="Arial"/>
    </w:rPr>
  </w:style>
  <w:style w:type="paragraph" w:styleId="Revision">
    <w:name w:val="Revision"/>
    <w:hidden/>
    <w:uiPriority w:val="99"/>
    <w:semiHidden/>
    <w:rsid w:val="00244B2A"/>
    <w:rPr>
      <w:rFonts w:eastAsiaTheme="minorHAnsi"/>
      <w:sz w:val="24"/>
      <w:szCs w:val="24"/>
    </w:rPr>
  </w:style>
  <w:style w:type="character" w:customStyle="1" w:styleId="SubtitleChar">
    <w:name w:val="Subtitle Char"/>
    <w:link w:val="Subtitle"/>
    <w:rsid w:val="00EE660D"/>
    <w:rPr>
      <w:rFonts w:cs="Arial"/>
      <w:sz w:val="24"/>
      <w:szCs w:val="24"/>
    </w:rPr>
  </w:style>
  <w:style w:type="paragraph" w:styleId="TableofAuthorities">
    <w:name w:val="table of authorities"/>
    <w:basedOn w:val="Normal"/>
    <w:next w:val="Normal"/>
    <w:rsid w:val="00EE660D"/>
    <w:pPr>
      <w:ind w:left="240" w:hanging="240"/>
    </w:pPr>
  </w:style>
  <w:style w:type="paragraph" w:customStyle="1" w:styleId="Paragraph">
    <w:name w:val="Paragraph"/>
    <w:aliases w:val="p,tblTxt"/>
    <w:link w:val="ParagraphChar"/>
    <w:qFormat/>
    <w:rsid w:val="003B1B38"/>
    <w:pPr>
      <w:spacing w:before="60" w:after="240"/>
    </w:pPr>
    <w:rPr>
      <w:rFonts w:eastAsia="MS Gothic"/>
      <w:sz w:val="24"/>
      <w:szCs w:val="24"/>
    </w:rPr>
  </w:style>
  <w:style w:type="paragraph" w:styleId="TableofFigures">
    <w:name w:val="table of figures"/>
    <w:basedOn w:val="Normal"/>
    <w:next w:val="Normal"/>
    <w:uiPriority w:val="99"/>
    <w:rsid w:val="00EE660D"/>
    <w:pPr>
      <w:tabs>
        <w:tab w:val="left" w:pos="720"/>
        <w:tab w:val="right" w:leader="dot" w:pos="9000"/>
      </w:tabs>
      <w:spacing w:before="60"/>
      <w:ind w:left="720" w:right="360" w:hanging="360"/>
    </w:pPr>
    <w:rPr>
      <w:rFonts w:eastAsia="MS Gothic"/>
    </w:rPr>
  </w:style>
  <w:style w:type="paragraph" w:styleId="TOAHeading">
    <w:name w:val="toa heading"/>
    <w:basedOn w:val="Normal"/>
    <w:next w:val="Normal"/>
    <w:semiHidden/>
    <w:rsid w:val="00EE660D"/>
    <w:pPr>
      <w:spacing w:before="120"/>
    </w:pPr>
    <w:rPr>
      <w:rFonts w:ascii="Arial" w:hAnsi="Arial" w:cs="Arial"/>
      <w:b/>
      <w:bCs/>
    </w:rPr>
  </w:style>
  <w:style w:type="table" w:styleId="TableGrid">
    <w:name w:val="Table Grid"/>
    <w:basedOn w:val="TableNormal"/>
    <w:rsid w:val="00EE660D"/>
    <w:rPr>
      <w:sz w:val="24"/>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3Deffects1">
    <w:name w:val="Table 3D effects 1"/>
    <w:basedOn w:val="TableNormal"/>
    <w:semiHidden/>
    <w:rsid w:val="00EE660D"/>
    <w:rPr>
      <w:lang w:val="en-GB" w:eastAsia="en-GB"/>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EE660D"/>
    <w:rPr>
      <w:lang w:val="en-GB" w:eastAsia="en-GB"/>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EE660D"/>
    <w:rPr>
      <w:lang w:val="en-GB" w:eastAsia="en-GB"/>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EE660D"/>
    <w:rPr>
      <w:lang w:val="en-GB" w:eastAsia="en-GB"/>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EE660D"/>
    <w:rPr>
      <w:lang w:val="en-GB" w:eastAsia="en-GB"/>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EE660D"/>
    <w:rPr>
      <w:color w:val="000080"/>
      <w:lang w:val="en-GB" w:eastAsia="en-GB"/>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EE660D"/>
    <w:rPr>
      <w:lang w:val="en-GB" w:eastAsia="en-GB"/>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EE660D"/>
    <w:rPr>
      <w:color w:val="FFFFFF"/>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EE660D"/>
    <w:rPr>
      <w:lang w:val="en-GB" w:eastAsia="en-GB"/>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EE660D"/>
    <w:rPr>
      <w:lang w:val="en-GB" w:eastAsia="en-GB"/>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EE660D"/>
    <w:rPr>
      <w:b/>
      <w:bCs/>
      <w:lang w:val="en-GB" w:eastAsia="en-GB"/>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EE660D"/>
    <w:rPr>
      <w:b/>
      <w:bCs/>
      <w:lang w:val="en-GB" w:eastAsia="en-GB"/>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EE660D"/>
    <w:rPr>
      <w:b/>
      <w:bCs/>
      <w:lang w:val="en-GB" w:eastAsia="en-GB"/>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EE660D"/>
    <w:rPr>
      <w:lang w:val="en-GB" w:eastAsia="en-GB"/>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EE660D"/>
    <w:rPr>
      <w:lang w:val="en-GB" w:eastAsia="en-GB"/>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EE660D"/>
    <w:rPr>
      <w:lang w:val="en-GB" w:eastAsia="en-GB"/>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EE660D"/>
    <w:rPr>
      <w:lang w:val="en-GB"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EE660D"/>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EE660D"/>
    <w:rPr>
      <w:lang w:val="en-GB" w:eastAsia="en-GB"/>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EE660D"/>
    <w:rPr>
      <w:lang w:val="en-GB" w:eastAsia="en-GB"/>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EE660D"/>
    <w:rPr>
      <w:lang w:val="en-GB" w:eastAsia="en-GB"/>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EE660D"/>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EE660D"/>
    <w:rPr>
      <w:lang w:val="en-GB" w:eastAsia="en-GB"/>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EE660D"/>
    <w:rPr>
      <w:b/>
      <w:bCs/>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EE660D"/>
    <w:rPr>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EE660D"/>
    <w:rPr>
      <w:lang w:val="en-GB"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EE660D"/>
    <w:rPr>
      <w:lang w:val="en-GB" w:eastAsia="en-GB"/>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EE660D"/>
    <w:rPr>
      <w:lang w:val="en-GB" w:eastAsia="en-GB"/>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EE660D"/>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EE660D"/>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EE660D"/>
    <w:rPr>
      <w:lang w:val="en-GB" w:eastAsia="en-GB"/>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EE660D"/>
    <w:rPr>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EE660D"/>
    <w:rPr>
      <w:lang w:val="en-GB" w:eastAsia="en-GB"/>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EE660D"/>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EE660D"/>
    <w:rPr>
      <w:lang w:val="en-GB" w:eastAsia="en-GB"/>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EE660D"/>
    <w:rPr>
      <w:lang w:val="en-GB" w:eastAsia="en-GB"/>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EE660D"/>
    <w:rPr>
      <w:lang w:val="en-GB" w:eastAsia="en-GB"/>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EE660D"/>
    <w:rPr>
      <w:lang w:val="en-GB" w:eastAsia="en-GB"/>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EE660D"/>
    <w:rPr>
      <w:lang w:val="en-GB" w:eastAsia="en-GB"/>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EE660D"/>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EE660D"/>
    <w:rPr>
      <w:lang w:val="en-GB" w:eastAsia="en-GB"/>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EE660D"/>
    <w:rPr>
      <w:lang w:val="en-GB" w:eastAsia="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EE660D"/>
    <w:rPr>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styleId="111111">
    <w:name w:val="Outline List 2"/>
    <w:basedOn w:val="NoList"/>
    <w:rsid w:val="00EE660D"/>
    <w:pPr>
      <w:numPr>
        <w:numId w:val="1"/>
      </w:numPr>
    </w:pPr>
  </w:style>
  <w:style w:type="paragraph" w:styleId="BlockText">
    <w:name w:val="Block Text"/>
    <w:basedOn w:val="Normal"/>
    <w:rsid w:val="00EE660D"/>
    <w:pPr>
      <w:spacing w:after="120"/>
      <w:ind w:left="1440" w:right="1440"/>
    </w:pPr>
  </w:style>
  <w:style w:type="numbering" w:styleId="1ai">
    <w:name w:val="Outline List 1"/>
    <w:basedOn w:val="NoList"/>
    <w:rsid w:val="00EE660D"/>
    <w:pPr>
      <w:numPr>
        <w:numId w:val="2"/>
      </w:numPr>
    </w:pPr>
  </w:style>
  <w:style w:type="numbering" w:styleId="ArticleSection">
    <w:name w:val="Outline List 3"/>
    <w:basedOn w:val="NoList"/>
    <w:rsid w:val="00EE660D"/>
    <w:pPr>
      <w:numPr>
        <w:numId w:val="3"/>
      </w:numPr>
    </w:pPr>
  </w:style>
  <w:style w:type="character" w:customStyle="1" w:styleId="ParagraphChar">
    <w:name w:val="Paragraph Char"/>
    <w:aliases w:val="tblTxt Char"/>
    <w:link w:val="Paragraph"/>
    <w:qFormat/>
    <w:rsid w:val="003B1B38"/>
    <w:rPr>
      <w:rFonts w:eastAsia="MS Gothic"/>
      <w:sz w:val="24"/>
      <w:szCs w:val="24"/>
    </w:rPr>
  </w:style>
  <w:style w:type="character" w:styleId="UnresolvedMention">
    <w:name w:val="Unresolved Mention"/>
    <w:basedOn w:val="DefaultParagraphFont"/>
    <w:uiPriority w:val="99"/>
    <w:semiHidden/>
    <w:unhideWhenUsed/>
    <w:rsid w:val="009661A6"/>
    <w:rPr>
      <w:color w:val="605E5C"/>
      <w:shd w:val="clear" w:color="auto" w:fill="E1DFDD"/>
    </w:rPr>
  </w:style>
  <w:style w:type="table" w:styleId="ListTable7Colorful-Accent2">
    <w:name w:val="List Table 7 Colorful Accent 2"/>
    <w:basedOn w:val="TableNormal"/>
    <w:uiPriority w:val="52"/>
    <w:rsid w:val="00791C66"/>
    <w:rPr>
      <w:color w:val="C4591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5Dark-Accent6">
    <w:name w:val="List Table 5 Dark Accent 6"/>
    <w:basedOn w:val="TableNormal"/>
    <w:uiPriority w:val="50"/>
    <w:rsid w:val="00791C66"/>
    <w:rPr>
      <w:color w:val="FFFFFF"/>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791C66"/>
    <w:rPr>
      <w:color w:val="FFFFFF"/>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customStyle="1" w:styleId="ListEnd">
    <w:name w:val="List End"/>
    <w:next w:val="Paragraph"/>
    <w:qFormat/>
    <w:rsid w:val="00EE660D"/>
    <w:rPr>
      <w:sz w:val="24"/>
    </w:rPr>
  </w:style>
  <w:style w:type="paragraph" w:customStyle="1" w:styleId="ParagraphBold">
    <w:name w:val="Paragraph Bold"/>
    <w:next w:val="Paragraph"/>
    <w:rsid w:val="00EE660D"/>
    <w:pPr>
      <w:spacing w:before="60" w:after="240"/>
    </w:pPr>
    <w:rPr>
      <w:rFonts w:eastAsia="MS Gothic"/>
      <w:b/>
      <w:sz w:val="24"/>
      <w:szCs w:val="24"/>
    </w:rPr>
  </w:style>
  <w:style w:type="paragraph" w:customStyle="1" w:styleId="TableCellLeft10pt">
    <w:name w:val="Table Cell Left 10 pt"/>
    <w:rsid w:val="00EE660D"/>
    <w:pPr>
      <w:keepNext/>
      <w:keepLines/>
      <w:spacing w:line="240" w:lineRule="exact"/>
    </w:pPr>
    <w:rPr>
      <w:rFonts w:eastAsia="MS Gothic"/>
      <w:szCs w:val="24"/>
    </w:rPr>
  </w:style>
  <w:style w:type="table" w:styleId="ListTable7Colorful">
    <w:name w:val="List Table 7 Colorful"/>
    <w:basedOn w:val="TableNormal"/>
    <w:uiPriority w:val="52"/>
    <w:rsid w:val="00791C66"/>
    <w:rPr>
      <w:color w:val="00000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Accent2">
    <w:name w:val="List Table 6 Colorful Accent 2"/>
    <w:basedOn w:val="TableNormal"/>
    <w:uiPriority w:val="51"/>
    <w:rsid w:val="00791C66"/>
    <w:rPr>
      <w:color w:val="C45911"/>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TableRowHead">
    <w:name w:val="Table Row Head"/>
    <w:semiHidden/>
    <w:rsid w:val="00EE660D"/>
    <w:pPr>
      <w:tabs>
        <w:tab w:val="left" w:pos="360"/>
      </w:tabs>
    </w:pPr>
    <w:rPr>
      <w:rFonts w:cs="Arial"/>
      <w:sz w:val="24"/>
    </w:rPr>
  </w:style>
  <w:style w:type="paragraph" w:customStyle="1" w:styleId="TableHead">
    <w:name w:val="Table Head"/>
    <w:basedOn w:val="TableCenter"/>
    <w:rsid w:val="00EE660D"/>
    <w:rPr>
      <w:b/>
      <w:szCs w:val="48"/>
    </w:rPr>
  </w:style>
  <w:style w:type="paragraph" w:customStyle="1" w:styleId="Approval">
    <w:name w:val="Approval"/>
    <w:rsid w:val="00EE660D"/>
    <w:pPr>
      <w:tabs>
        <w:tab w:val="left" w:pos="1080"/>
        <w:tab w:val="left" w:pos="5040"/>
        <w:tab w:val="left" w:pos="5760"/>
        <w:tab w:val="left" w:pos="6480"/>
        <w:tab w:val="left" w:pos="8640"/>
      </w:tabs>
    </w:pPr>
    <w:rPr>
      <w:rFonts w:eastAsia="MS Gothic"/>
      <w:sz w:val="24"/>
      <w:szCs w:val="24"/>
    </w:rPr>
  </w:style>
  <w:style w:type="paragraph" w:customStyle="1" w:styleId="TableCenter">
    <w:name w:val="Table Center"/>
    <w:rsid w:val="00EE660D"/>
    <w:pPr>
      <w:spacing w:before="60" w:after="60"/>
      <w:jc w:val="center"/>
    </w:pPr>
    <w:rPr>
      <w:rFonts w:eastAsia="MS Gothic"/>
      <w:sz w:val="24"/>
      <w:szCs w:val="24"/>
    </w:rPr>
  </w:style>
  <w:style w:type="paragraph" w:customStyle="1" w:styleId="Figure">
    <w:name w:val="Figure"/>
    <w:next w:val="Paragraph"/>
    <w:rsid w:val="00EE660D"/>
    <w:pPr>
      <w:keepLines/>
      <w:spacing w:before="60" w:after="120"/>
      <w:jc w:val="center"/>
    </w:pPr>
    <w:rPr>
      <w:rFonts w:eastAsia="MS Gothic"/>
      <w:sz w:val="24"/>
    </w:rPr>
  </w:style>
  <w:style w:type="paragraph" w:customStyle="1" w:styleId="Confidentiality">
    <w:name w:val="Confidentiality"/>
    <w:rsid w:val="00EE660D"/>
    <w:pPr>
      <w:spacing w:before="60"/>
      <w:ind w:left="720" w:right="720"/>
    </w:pPr>
    <w:rPr>
      <w:rFonts w:eastAsia="MS Gothic"/>
      <w:b/>
      <w:caps/>
      <w:sz w:val="24"/>
    </w:rPr>
  </w:style>
  <w:style w:type="paragraph" w:customStyle="1" w:styleId="TableFixedWidth">
    <w:name w:val="Table Fixed Width"/>
    <w:rsid w:val="00EE660D"/>
    <w:pPr>
      <w:spacing w:before="60"/>
    </w:pPr>
    <w:rPr>
      <w:sz w:val="24"/>
    </w:rPr>
  </w:style>
  <w:style w:type="paragraph" w:customStyle="1" w:styleId="Heading2NoTOC">
    <w:name w:val="Heading 2 No TOC"/>
    <w:basedOn w:val="Heading2"/>
    <w:next w:val="Paragraph"/>
    <w:rsid w:val="00EE660D"/>
    <w:pPr>
      <w:numPr>
        <w:ilvl w:val="0"/>
        <w:numId w:val="0"/>
      </w:numPr>
      <w:outlineLvl w:val="9"/>
    </w:pPr>
  </w:style>
  <w:style w:type="paragraph" w:customStyle="1" w:styleId="References">
    <w:name w:val="References"/>
    <w:rsid w:val="00EE660D"/>
    <w:pPr>
      <w:keepLines/>
      <w:numPr>
        <w:numId w:val="14"/>
      </w:numPr>
      <w:spacing w:before="60" w:after="240"/>
    </w:pPr>
    <w:rPr>
      <w:rFonts w:eastAsia="MS Gothic" w:cs="Arial"/>
      <w:bCs/>
      <w:kern w:val="32"/>
      <w:sz w:val="24"/>
      <w:szCs w:val="24"/>
    </w:rPr>
  </w:style>
  <w:style w:type="paragraph" w:customStyle="1" w:styleId="TableFootnote">
    <w:name w:val="Table Footnote"/>
    <w:rsid w:val="00EE660D"/>
    <w:pPr>
      <w:keepLines/>
      <w:numPr>
        <w:numId w:val="15"/>
      </w:numPr>
      <w:spacing w:before="60" w:after="60"/>
    </w:pPr>
    <w:rPr>
      <w:rFonts w:eastAsia="MS Gothic"/>
    </w:rPr>
  </w:style>
  <w:style w:type="paragraph" w:customStyle="1" w:styleId="TableFootnoteLetter">
    <w:name w:val="Table Footnote Letter"/>
    <w:basedOn w:val="TableFootnote"/>
    <w:rsid w:val="00EE660D"/>
    <w:pPr>
      <w:numPr>
        <w:numId w:val="34"/>
      </w:numPr>
    </w:pPr>
  </w:style>
  <w:style w:type="paragraph" w:customStyle="1" w:styleId="TableLeft">
    <w:name w:val="Table Left"/>
    <w:rsid w:val="00EE660D"/>
    <w:pPr>
      <w:spacing w:before="60" w:after="60"/>
    </w:pPr>
    <w:rPr>
      <w:rFonts w:eastAsia="MS Gothic" w:cs="Arial"/>
      <w:bCs/>
      <w:sz w:val="24"/>
      <w:szCs w:val="24"/>
    </w:rPr>
  </w:style>
  <w:style w:type="paragraph" w:customStyle="1" w:styleId="TableFootnoteSymbol">
    <w:name w:val="Table Footnote Symbol"/>
    <w:basedOn w:val="TableFootnote"/>
    <w:rsid w:val="00EE660D"/>
    <w:pPr>
      <w:numPr>
        <w:numId w:val="0"/>
      </w:numPr>
      <w:ind w:left="360" w:hanging="360"/>
    </w:pPr>
    <w:rPr>
      <w:szCs w:val="48"/>
    </w:rPr>
  </w:style>
  <w:style w:type="paragraph" w:customStyle="1" w:styleId="ListLetter">
    <w:name w:val="List Letter"/>
    <w:rsid w:val="00EE660D"/>
    <w:pPr>
      <w:keepLines/>
      <w:numPr>
        <w:numId w:val="10"/>
      </w:numPr>
      <w:spacing w:before="60"/>
    </w:pPr>
    <w:rPr>
      <w:rFonts w:eastAsia="MS Gothic" w:cs="Arial"/>
      <w:bCs/>
      <w:iCs/>
      <w:sz w:val="24"/>
      <w:szCs w:val="48"/>
    </w:rPr>
  </w:style>
  <w:style w:type="paragraph" w:customStyle="1" w:styleId="ListLetter2">
    <w:name w:val="List Letter 2"/>
    <w:rsid w:val="00EE660D"/>
    <w:pPr>
      <w:keepLines/>
      <w:numPr>
        <w:numId w:val="11"/>
      </w:numPr>
      <w:spacing w:before="60"/>
    </w:pPr>
    <w:rPr>
      <w:rFonts w:eastAsia="MS Gothic" w:cs="Arial"/>
      <w:bCs/>
      <w:iCs/>
      <w:sz w:val="24"/>
      <w:szCs w:val="24"/>
    </w:rPr>
  </w:style>
  <w:style w:type="paragraph" w:customStyle="1" w:styleId="ListLetter3">
    <w:name w:val="List Letter 3"/>
    <w:rsid w:val="00EE660D"/>
    <w:pPr>
      <w:keepLines/>
      <w:numPr>
        <w:numId w:val="33"/>
      </w:numPr>
      <w:spacing w:before="60"/>
    </w:pPr>
    <w:rPr>
      <w:rFonts w:eastAsia="MS Gothic" w:cs="Arial"/>
      <w:bCs/>
      <w:iCs/>
      <w:sz w:val="24"/>
      <w:szCs w:val="48"/>
    </w:rPr>
  </w:style>
  <w:style w:type="paragraph" w:customStyle="1" w:styleId="TableTitleContinued">
    <w:name w:val="Table Title Continued"/>
    <w:rsid w:val="00EE660D"/>
    <w:pPr>
      <w:keepNext/>
      <w:keepLines/>
      <w:tabs>
        <w:tab w:val="left" w:pos="1440"/>
      </w:tabs>
      <w:spacing w:before="60" w:after="120"/>
      <w:ind w:left="1440" w:hanging="1440"/>
    </w:pPr>
    <w:rPr>
      <w:rFonts w:eastAsia="MS Gothic"/>
      <w:b/>
      <w:sz w:val="24"/>
      <w:szCs w:val="24"/>
    </w:rPr>
  </w:style>
  <w:style w:type="paragraph" w:customStyle="1" w:styleId="FigureEndofTextTitle">
    <w:name w:val="Figure End of Text Title"/>
    <w:next w:val="Figure"/>
    <w:rsid w:val="00EE660D"/>
    <w:pPr>
      <w:keepNext/>
      <w:keepLines/>
      <w:tabs>
        <w:tab w:val="left" w:pos="1440"/>
      </w:tabs>
      <w:spacing w:before="60"/>
      <w:ind w:left="1440" w:hanging="1440"/>
    </w:pPr>
    <w:rPr>
      <w:rFonts w:cs="Arial"/>
      <w:b/>
      <w:bCs/>
      <w:iCs/>
      <w:sz w:val="24"/>
      <w:szCs w:val="48"/>
    </w:rPr>
  </w:style>
  <w:style w:type="paragraph" w:customStyle="1" w:styleId="TableTitle">
    <w:name w:val="Table Title"/>
    <w:next w:val="TableHead"/>
    <w:rsid w:val="00EE660D"/>
    <w:pPr>
      <w:keepNext/>
      <w:keepLines/>
      <w:tabs>
        <w:tab w:val="left" w:pos="1440"/>
      </w:tabs>
      <w:spacing w:before="60" w:after="120"/>
      <w:ind w:left="1440" w:hanging="1440"/>
    </w:pPr>
    <w:rPr>
      <w:rFonts w:eastAsia="MS Gothic"/>
      <w:b/>
      <w:color w:val="000000"/>
      <w:sz w:val="24"/>
      <w:szCs w:val="24"/>
    </w:rPr>
  </w:style>
  <w:style w:type="paragraph" w:customStyle="1" w:styleId="Appendix">
    <w:name w:val="Appendix"/>
    <w:basedOn w:val="Heading2NoTOC"/>
    <w:next w:val="Paragraph"/>
    <w:rsid w:val="00EE660D"/>
    <w:pPr>
      <w:numPr>
        <w:numId w:val="9"/>
      </w:numPr>
    </w:pPr>
    <w:rPr>
      <w:bCs w:val="0"/>
      <w:snapToGrid w:val="0"/>
    </w:rPr>
  </w:style>
  <w:style w:type="paragraph" w:customStyle="1" w:styleId="FigureTitle">
    <w:name w:val="Figure Title"/>
    <w:basedOn w:val="TableTitle"/>
    <w:next w:val="Figure"/>
    <w:rsid w:val="00EE660D"/>
    <w:pPr>
      <w:spacing w:after="240"/>
    </w:pPr>
  </w:style>
  <w:style w:type="character" w:customStyle="1" w:styleId="Citation">
    <w:name w:val="Citation"/>
    <w:rsid w:val="00EE660D"/>
    <w:rPr>
      <w:rFonts w:ascii="Times New Roman" w:hAnsi="Times New Roman"/>
      <w:sz w:val="24"/>
      <w:vertAlign w:val="superscript"/>
    </w:rPr>
  </w:style>
  <w:style w:type="paragraph" w:customStyle="1" w:styleId="FooterLandscape">
    <w:name w:val="FooterLandscape"/>
    <w:basedOn w:val="HeaderLandscape"/>
    <w:rsid w:val="00EE660D"/>
    <w:pPr>
      <w:tabs>
        <w:tab w:val="clear" w:pos="6480"/>
        <w:tab w:val="clear" w:pos="12960"/>
        <w:tab w:val="center" w:pos="6307"/>
        <w:tab w:val="right" w:pos="12600"/>
      </w:tabs>
    </w:pPr>
  </w:style>
  <w:style w:type="paragraph" w:customStyle="1" w:styleId="HeaderLandscape">
    <w:name w:val="HeaderLandscape"/>
    <w:rsid w:val="00EE660D"/>
    <w:pPr>
      <w:tabs>
        <w:tab w:val="center" w:pos="6480"/>
        <w:tab w:val="right" w:pos="12960"/>
      </w:tabs>
      <w:spacing w:before="60"/>
    </w:pPr>
    <w:rPr>
      <w:rFonts w:eastAsia="MS Gothic"/>
      <w:caps/>
      <w:sz w:val="16"/>
    </w:rPr>
  </w:style>
  <w:style w:type="paragraph" w:customStyle="1" w:styleId="Heading2Unnumbered">
    <w:name w:val="Heading 2 Unnumbered"/>
    <w:basedOn w:val="Heading2"/>
    <w:next w:val="Paragraph"/>
    <w:rsid w:val="00EE660D"/>
    <w:pPr>
      <w:numPr>
        <w:ilvl w:val="0"/>
        <w:numId w:val="0"/>
      </w:numPr>
    </w:pPr>
  </w:style>
  <w:style w:type="paragraph" w:customStyle="1" w:styleId="TableEndofTextTitle">
    <w:name w:val="Table End of Text Title"/>
    <w:next w:val="TableHead"/>
    <w:rsid w:val="00EE660D"/>
    <w:pPr>
      <w:keepNext/>
      <w:keepLines/>
      <w:tabs>
        <w:tab w:val="left" w:pos="1440"/>
      </w:tabs>
      <w:spacing w:before="60"/>
      <w:ind w:left="1440" w:hanging="1440"/>
    </w:pPr>
    <w:rPr>
      <w:rFonts w:eastAsia="MS Gothic"/>
      <w:b/>
      <w:sz w:val="24"/>
      <w:szCs w:val="24"/>
    </w:rPr>
  </w:style>
  <w:style w:type="paragraph" w:customStyle="1" w:styleId="TOCSection">
    <w:name w:val="TOC Section"/>
    <w:basedOn w:val="TOCTitle"/>
    <w:rsid w:val="00EE660D"/>
    <w:pPr>
      <w:pageBreakBefore w:val="0"/>
      <w:tabs>
        <w:tab w:val="left" w:pos="480"/>
      </w:tabs>
      <w:spacing w:after="120"/>
      <w:jc w:val="left"/>
    </w:pPr>
  </w:style>
  <w:style w:type="character" w:customStyle="1" w:styleId="UserTips">
    <w:name w:val="User Tips"/>
    <w:rsid w:val="00EE660D"/>
    <w:rPr>
      <w:rFonts w:ascii="Times New Roman" w:hAnsi="Times New Roman"/>
      <w:i/>
      <w:color w:val="0000FF"/>
      <w:sz w:val="24"/>
    </w:rPr>
  </w:style>
  <w:style w:type="paragraph" w:customStyle="1" w:styleId="Equation">
    <w:name w:val="Equation"/>
    <w:next w:val="Paragraph"/>
    <w:rsid w:val="00EE660D"/>
    <w:pPr>
      <w:keepLines/>
      <w:spacing w:after="120"/>
      <w:jc w:val="center"/>
    </w:pPr>
    <w:rPr>
      <w:rFonts w:cs="Arial"/>
      <w:sz w:val="24"/>
      <w:szCs w:val="24"/>
    </w:rPr>
  </w:style>
  <w:style w:type="paragraph" w:customStyle="1" w:styleId="EquationTitle">
    <w:name w:val="Equation Title"/>
    <w:next w:val="Equation"/>
    <w:rsid w:val="00EE660D"/>
    <w:pPr>
      <w:keepNext/>
      <w:keepLines/>
      <w:tabs>
        <w:tab w:val="left" w:pos="1440"/>
      </w:tabs>
      <w:spacing w:after="240"/>
      <w:ind w:left="1440" w:hanging="1440"/>
    </w:pPr>
    <w:rPr>
      <w:rFonts w:cs="Arial"/>
      <w:b/>
      <w:color w:val="000000"/>
      <w:sz w:val="24"/>
      <w:szCs w:val="24"/>
    </w:rPr>
  </w:style>
  <w:style w:type="paragraph" w:customStyle="1" w:styleId="CaptionContinued">
    <w:name w:val="Caption Continued"/>
    <w:rsid w:val="00EE660D"/>
    <w:pPr>
      <w:spacing w:after="120"/>
    </w:pPr>
    <w:rPr>
      <w:rFonts w:cs="Arial"/>
      <w:b/>
      <w:sz w:val="24"/>
      <w:szCs w:val="24"/>
    </w:rPr>
  </w:style>
  <w:style w:type="paragraph" w:customStyle="1" w:styleId="Heading3NoTOC">
    <w:name w:val="Heading 3 No TOC"/>
    <w:basedOn w:val="Heading3"/>
    <w:next w:val="Paragraph"/>
    <w:rsid w:val="00EE660D"/>
    <w:pPr>
      <w:numPr>
        <w:ilvl w:val="0"/>
        <w:numId w:val="0"/>
      </w:numPr>
      <w:spacing w:before="0"/>
      <w:ind w:left="965" w:hanging="965"/>
      <w:outlineLvl w:val="9"/>
    </w:pPr>
  </w:style>
  <w:style w:type="paragraph" w:customStyle="1" w:styleId="Heading3Unnumbered">
    <w:name w:val="Heading 3 Unnumbered"/>
    <w:basedOn w:val="Heading3"/>
    <w:next w:val="Paragraph"/>
    <w:rsid w:val="00EE660D"/>
    <w:pPr>
      <w:numPr>
        <w:ilvl w:val="0"/>
        <w:numId w:val="0"/>
      </w:numPr>
      <w:spacing w:before="0"/>
    </w:pPr>
  </w:style>
  <w:style w:type="paragraph" w:customStyle="1" w:styleId="Heading4Unnumbered">
    <w:name w:val="Heading 4 Unnumbered"/>
    <w:basedOn w:val="Heading4"/>
    <w:next w:val="Paragraph"/>
    <w:rsid w:val="00EE660D"/>
    <w:pPr>
      <w:numPr>
        <w:ilvl w:val="0"/>
        <w:numId w:val="0"/>
      </w:numPr>
      <w:spacing w:before="0"/>
      <w:ind w:left="1195" w:hanging="1195"/>
    </w:pPr>
  </w:style>
  <w:style w:type="paragraph" w:customStyle="1" w:styleId="Heading5Unnumbered">
    <w:name w:val="Heading 5 Unnumbered"/>
    <w:basedOn w:val="Heading5"/>
    <w:next w:val="Paragraph"/>
    <w:rsid w:val="00EE660D"/>
    <w:pPr>
      <w:numPr>
        <w:ilvl w:val="0"/>
        <w:numId w:val="0"/>
      </w:numPr>
      <w:spacing w:before="0"/>
    </w:pPr>
  </w:style>
  <w:style w:type="paragraph" w:customStyle="1" w:styleId="ParagraphSingle">
    <w:name w:val="Paragraph Single"/>
    <w:next w:val="Paragraph"/>
    <w:rsid w:val="00EE660D"/>
    <w:pPr>
      <w:contextualSpacing/>
    </w:pPr>
    <w:rPr>
      <w:rFonts w:cs="Arial"/>
      <w:bCs/>
      <w:kern w:val="32"/>
      <w:sz w:val="24"/>
      <w:szCs w:val="14"/>
    </w:rPr>
  </w:style>
  <w:style w:type="paragraph" w:customStyle="1" w:styleId="TableTitleCenter">
    <w:name w:val="Table Title Center"/>
    <w:next w:val="ParagraphSingle"/>
    <w:rsid w:val="00EE660D"/>
    <w:pPr>
      <w:keepLines/>
      <w:tabs>
        <w:tab w:val="left" w:pos="1728"/>
      </w:tabs>
      <w:spacing w:after="240" w:line="280" w:lineRule="exact"/>
      <w:ind w:left="1728" w:hanging="1728"/>
      <w:jc w:val="center"/>
    </w:pPr>
    <w:rPr>
      <w:rFonts w:cs="Arial"/>
      <w:b/>
      <w:bCs/>
      <w:kern w:val="32"/>
      <w:sz w:val="24"/>
      <w:szCs w:val="14"/>
    </w:rPr>
  </w:style>
  <w:style w:type="paragraph" w:customStyle="1" w:styleId="ListHyphen">
    <w:name w:val="List Hyphen"/>
    <w:semiHidden/>
    <w:rsid w:val="00EE660D"/>
    <w:pPr>
      <w:numPr>
        <w:numId w:val="4"/>
      </w:numPr>
    </w:pPr>
    <w:rPr>
      <w:sz w:val="24"/>
    </w:rPr>
  </w:style>
  <w:style w:type="paragraph" w:customStyle="1" w:styleId="Attachment">
    <w:name w:val="Attachment"/>
    <w:basedOn w:val="Appendix"/>
    <w:next w:val="Paragraph"/>
    <w:rsid w:val="00EE660D"/>
    <w:pPr>
      <w:numPr>
        <w:numId w:val="5"/>
      </w:numPr>
      <w:tabs>
        <w:tab w:val="left" w:pos="2160"/>
      </w:tabs>
      <w:ind w:left="2160" w:hanging="2160"/>
    </w:pPr>
    <w:rPr>
      <w:rFonts w:cs="Times New Roman"/>
    </w:rPr>
  </w:style>
  <w:style w:type="paragraph" w:customStyle="1" w:styleId="ListLetter4">
    <w:name w:val="List Letter 4"/>
    <w:rsid w:val="00EE660D"/>
    <w:pPr>
      <w:numPr>
        <w:numId w:val="23"/>
      </w:numPr>
      <w:ind w:left="1440"/>
    </w:pPr>
    <w:rPr>
      <w:rFonts w:eastAsia="MS Gothic" w:cs="Arial"/>
      <w:bCs/>
      <w:iCs/>
      <w:sz w:val="24"/>
      <w:szCs w:val="48"/>
    </w:rPr>
  </w:style>
  <w:style w:type="numbering" w:customStyle="1" w:styleId="ListLetter4b">
    <w:name w:val="List Letter 4b"/>
    <w:uiPriority w:val="99"/>
    <w:rsid w:val="00EE660D"/>
    <w:pPr>
      <w:numPr>
        <w:numId w:val="24"/>
      </w:numPr>
    </w:pPr>
  </w:style>
  <w:style w:type="paragraph" w:customStyle="1" w:styleId="ListLetter5">
    <w:name w:val="List Letter 5"/>
    <w:rsid w:val="00EE660D"/>
    <w:pPr>
      <w:numPr>
        <w:numId w:val="25"/>
      </w:numPr>
      <w:tabs>
        <w:tab w:val="left" w:pos="1800"/>
      </w:tabs>
      <w:spacing w:before="60"/>
      <w:ind w:left="1800"/>
    </w:pPr>
    <w:rPr>
      <w:sz w:val="24"/>
      <w:szCs w:val="24"/>
    </w:rPr>
  </w:style>
  <w:style w:type="paragraph" w:customStyle="1" w:styleId="ListNumber4Roman">
    <w:name w:val="List Number 4 Roman"/>
    <w:rsid w:val="00EE660D"/>
    <w:pPr>
      <w:numPr>
        <w:numId w:val="26"/>
      </w:numPr>
      <w:spacing w:before="60"/>
    </w:pPr>
    <w:rPr>
      <w:rFonts w:eastAsia="MS Gothic" w:cs="Arial"/>
      <w:bCs/>
      <w:sz w:val="24"/>
      <w:szCs w:val="32"/>
    </w:rPr>
  </w:style>
  <w:style w:type="paragraph" w:customStyle="1" w:styleId="ListNumberRoman">
    <w:name w:val="List Number Roman"/>
    <w:rsid w:val="00EE660D"/>
    <w:pPr>
      <w:numPr>
        <w:numId w:val="28"/>
      </w:numPr>
      <w:spacing w:before="60"/>
    </w:pPr>
    <w:rPr>
      <w:sz w:val="24"/>
      <w:szCs w:val="24"/>
    </w:rPr>
  </w:style>
  <w:style w:type="paragraph" w:customStyle="1" w:styleId="ListNumber2Roman">
    <w:name w:val="List Number 2 Roman"/>
    <w:rsid w:val="00EE660D"/>
    <w:pPr>
      <w:numPr>
        <w:numId w:val="18"/>
      </w:numPr>
      <w:spacing w:before="60"/>
    </w:pPr>
    <w:rPr>
      <w:sz w:val="24"/>
      <w:szCs w:val="24"/>
    </w:rPr>
  </w:style>
  <w:style w:type="numbering" w:customStyle="1" w:styleId="Style1">
    <w:name w:val="Style1"/>
    <w:uiPriority w:val="99"/>
    <w:rsid w:val="00EE660D"/>
    <w:pPr>
      <w:numPr>
        <w:numId w:val="17"/>
      </w:numPr>
    </w:pPr>
  </w:style>
  <w:style w:type="paragraph" w:customStyle="1" w:styleId="ListNumber3Roman">
    <w:name w:val="List Number 3 Roman"/>
    <w:rsid w:val="00EE660D"/>
    <w:pPr>
      <w:numPr>
        <w:numId w:val="30"/>
      </w:numPr>
      <w:spacing w:before="60"/>
    </w:pPr>
    <w:rPr>
      <w:rFonts w:eastAsia="MS Gothic" w:cs="Arial"/>
      <w:bCs/>
      <w:sz w:val="24"/>
      <w:szCs w:val="32"/>
    </w:rPr>
  </w:style>
  <w:style w:type="paragraph" w:customStyle="1" w:styleId="ListNumber5Roman">
    <w:name w:val="List Number 5 Roman"/>
    <w:rsid w:val="00EE660D"/>
    <w:pPr>
      <w:numPr>
        <w:numId w:val="27"/>
      </w:numPr>
      <w:spacing w:before="60"/>
    </w:pPr>
    <w:rPr>
      <w:rFonts w:eastAsia="MS Gothic" w:cs="Arial"/>
      <w:bCs/>
      <w:sz w:val="24"/>
      <w:szCs w:val="32"/>
    </w:rPr>
  </w:style>
  <w:style w:type="paragraph" w:customStyle="1" w:styleId="ParagraphBoldItalic">
    <w:name w:val="Paragraph Bold Italic"/>
    <w:next w:val="Paragraph"/>
    <w:rsid w:val="00EE660D"/>
    <w:pPr>
      <w:widowControl w:val="0"/>
      <w:spacing w:before="60" w:after="240"/>
    </w:pPr>
    <w:rPr>
      <w:rFonts w:eastAsia="MS Gothic"/>
      <w:b/>
      <w:i/>
      <w:sz w:val="24"/>
      <w:szCs w:val="24"/>
    </w:rPr>
  </w:style>
  <w:style w:type="paragraph" w:customStyle="1" w:styleId="ParagraphBoldUnderline">
    <w:name w:val="Paragraph Bold Underline"/>
    <w:next w:val="Paragraph"/>
    <w:rsid w:val="00EE660D"/>
    <w:pPr>
      <w:spacing w:before="60" w:after="240"/>
    </w:pPr>
    <w:rPr>
      <w:rFonts w:eastAsia="MS Gothic"/>
      <w:b/>
      <w:sz w:val="24"/>
      <w:szCs w:val="24"/>
      <w:u w:val="single"/>
    </w:rPr>
  </w:style>
  <w:style w:type="paragraph" w:customStyle="1" w:styleId="TableCellCenter10pt">
    <w:name w:val="Table Cell Center 10 pt"/>
    <w:rsid w:val="00EE660D"/>
    <w:pPr>
      <w:keepNext/>
      <w:keepLines/>
      <w:spacing w:line="240" w:lineRule="exact"/>
      <w:jc w:val="center"/>
    </w:pPr>
    <w:rPr>
      <w:rFonts w:eastAsia="MS Gothic"/>
      <w:szCs w:val="24"/>
    </w:rPr>
  </w:style>
  <w:style w:type="paragraph" w:customStyle="1" w:styleId="TableCellDecimal10pt">
    <w:name w:val="Table Cell Decimal 10 pt"/>
    <w:rsid w:val="00EE660D"/>
    <w:pPr>
      <w:tabs>
        <w:tab w:val="decimal" w:pos="540"/>
      </w:tabs>
    </w:pPr>
    <w:rPr>
      <w:rFonts w:eastAsia="MS Gothic"/>
      <w:szCs w:val="24"/>
    </w:rPr>
  </w:style>
  <w:style w:type="paragraph" w:customStyle="1" w:styleId="TableColHeadingCenter10pt">
    <w:name w:val="Table Col Heading Center 10 pt"/>
    <w:rsid w:val="00EE660D"/>
    <w:pPr>
      <w:jc w:val="center"/>
    </w:pPr>
    <w:rPr>
      <w:rFonts w:eastAsia="MS Gothic"/>
      <w:szCs w:val="24"/>
    </w:rPr>
  </w:style>
  <w:style w:type="paragraph" w:customStyle="1" w:styleId="TableColHeadingLeft10pt">
    <w:name w:val="Table Col Heading Left 10 pt"/>
    <w:rsid w:val="00EE660D"/>
    <w:pPr>
      <w:keepNext/>
      <w:keepLines/>
      <w:spacing w:line="240" w:lineRule="exact"/>
    </w:pPr>
    <w:rPr>
      <w:rFonts w:eastAsia="MS Gothic"/>
      <w:szCs w:val="24"/>
    </w:rPr>
  </w:style>
  <w:style w:type="paragraph" w:customStyle="1" w:styleId="TableColHeadingRight10pt">
    <w:name w:val="Table Col Heading Right 10 pt"/>
    <w:rsid w:val="00EE660D"/>
    <w:pPr>
      <w:jc w:val="right"/>
    </w:pPr>
    <w:rPr>
      <w:rFonts w:eastAsia="MS Gothic"/>
      <w:szCs w:val="24"/>
    </w:rPr>
  </w:style>
  <w:style w:type="paragraph" w:customStyle="1" w:styleId="TableFootnoteLetter9pt">
    <w:name w:val="Table Footnote Letter 9 pt"/>
    <w:rsid w:val="00EE660D"/>
    <w:pPr>
      <w:numPr>
        <w:numId w:val="29"/>
      </w:numPr>
    </w:pPr>
    <w:rPr>
      <w:rFonts w:eastAsia="MS Gothic"/>
      <w:sz w:val="18"/>
      <w:szCs w:val="24"/>
    </w:rPr>
  </w:style>
  <w:style w:type="paragraph" w:customStyle="1" w:styleId="TableHeadingTextCenter10pt">
    <w:name w:val="Table Heading Text Center 10 pt"/>
    <w:rsid w:val="00EE660D"/>
    <w:pPr>
      <w:jc w:val="center"/>
    </w:pPr>
    <w:rPr>
      <w:rFonts w:eastAsia="MS Gothic"/>
      <w:b/>
      <w:color w:val="0D0D0D"/>
      <w:szCs w:val="48"/>
    </w:rPr>
  </w:style>
  <w:style w:type="paragraph" w:customStyle="1" w:styleId="TableHeadingTextLeft10pt">
    <w:name w:val="Table Heading Text Left 10 pt"/>
    <w:rsid w:val="00EE660D"/>
    <w:rPr>
      <w:rFonts w:eastAsia="MS Gothic"/>
      <w:b/>
      <w:color w:val="0D0D0D"/>
      <w:szCs w:val="48"/>
    </w:rPr>
  </w:style>
  <w:style w:type="paragraph" w:customStyle="1" w:styleId="TableListBullet10pt">
    <w:name w:val="Table List Bullet 10 pt"/>
    <w:rsid w:val="00EE660D"/>
    <w:pPr>
      <w:numPr>
        <w:numId w:val="19"/>
      </w:numPr>
      <w:ind w:left="259" w:hanging="187"/>
    </w:pPr>
    <w:rPr>
      <w:rFonts w:eastAsia="MS Gothic"/>
      <w:szCs w:val="48"/>
    </w:rPr>
  </w:style>
  <w:style w:type="paragraph" w:customStyle="1" w:styleId="TableListNumber10pt">
    <w:name w:val="Table List Number 10 pt"/>
    <w:rsid w:val="00EE660D"/>
    <w:pPr>
      <w:numPr>
        <w:numId w:val="20"/>
      </w:numPr>
      <w:ind w:left="244" w:hanging="86"/>
    </w:pPr>
    <w:rPr>
      <w:rFonts w:eastAsia="MS Gothic"/>
      <w:szCs w:val="48"/>
    </w:rPr>
  </w:style>
  <w:style w:type="paragraph" w:customStyle="1" w:styleId="TableNote9pt">
    <w:name w:val="Table Note 9 pt"/>
    <w:next w:val="Paragraph"/>
    <w:rsid w:val="00EE660D"/>
    <w:pPr>
      <w:keepLines/>
      <w:widowControl w:val="0"/>
      <w:tabs>
        <w:tab w:val="left" w:pos="360"/>
      </w:tabs>
      <w:spacing w:before="20" w:after="20"/>
      <w:ind w:left="360" w:hanging="360"/>
    </w:pPr>
    <w:rPr>
      <w:rFonts w:eastAsia="MS Gothic"/>
      <w:sz w:val="18"/>
      <w:szCs w:val="48"/>
    </w:rPr>
  </w:style>
  <w:style w:type="character" w:customStyle="1" w:styleId="PlaceholderText1">
    <w:name w:val="Placeholder Text1"/>
    <w:basedOn w:val="DefaultParagraphFont"/>
    <w:uiPriority w:val="99"/>
    <w:semiHidden/>
    <w:rPr>
      <w:color w:val="808080"/>
    </w:rPr>
  </w:style>
  <w:style w:type="character" w:customStyle="1" w:styleId="CaptionChar">
    <w:name w:val="Caption Char"/>
    <w:basedOn w:val="DefaultParagraphFont"/>
    <w:link w:val="Caption"/>
    <w:rsid w:val="0048633D"/>
    <w:rPr>
      <w:bCs/>
      <w:sz w:val="24"/>
    </w:rPr>
  </w:style>
  <w:style w:type="paragraph" w:customStyle="1" w:styleId="TableText">
    <w:name w:val="TableText"/>
    <w:rsid w:val="00821B40"/>
    <w:pPr>
      <w:keepNext/>
    </w:pPr>
  </w:style>
  <w:style w:type="paragraph" w:customStyle="1" w:styleId="captiontable">
    <w:name w:val="caption:table"/>
    <w:basedOn w:val="Normal"/>
    <w:next w:val="Normal"/>
    <w:rsid w:val="001445F7"/>
    <w:pPr>
      <w:keepNext/>
      <w:spacing w:before="120" w:line="280" w:lineRule="atLeast"/>
      <w:ind w:left="1440" w:hanging="1440"/>
    </w:pPr>
    <w:rPr>
      <w:rFonts w:ascii="Times New Roman Bold" w:hAnsi="Times New Roman Bold" w:cs="Arial"/>
      <w:b/>
      <w:bCs/>
      <w:szCs w:val="22"/>
      <w:lang w:val="en-GB"/>
    </w:rPr>
  </w:style>
  <w:style w:type="paragraph" w:customStyle="1" w:styleId="TableParagraph">
    <w:name w:val="Table Paragraph"/>
    <w:basedOn w:val="Normal"/>
    <w:uiPriority w:val="1"/>
    <w:rsid w:val="00FA1407"/>
    <w:pPr>
      <w:widowControl w:val="0"/>
      <w:autoSpaceDE w:val="0"/>
      <w:autoSpaceDN w:val="0"/>
    </w:pPr>
    <w:rPr>
      <w:sz w:val="22"/>
      <w:szCs w:val="22"/>
    </w:rPr>
  </w:style>
  <w:style w:type="table" w:styleId="ColorfulShading-Accent6">
    <w:name w:val="Colorful Shading Accent 6"/>
    <w:basedOn w:val="TableNormal"/>
    <w:uiPriority w:val="71"/>
    <w:rsid w:val="00D41A25"/>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customStyle="1" w:styleId="Instructionsnothidden">
    <w:name w:val="Instructions not hidden"/>
    <w:rsid w:val="00C674E5"/>
    <w:rPr>
      <w:rFonts w:ascii="Verdana" w:hAnsi="Verdana"/>
      <w:color w:val="008000"/>
    </w:r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TableGrid10">
    <w:name w:val="Table Grid1"/>
    <w:basedOn w:val="TableNormal"/>
    <w:next w:val="TableGrid"/>
    <w:uiPriority w:val="59"/>
    <w:pPr>
      <w:spacing w:before="14" w:after="144" w:line="30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
    <w:basedOn w:val="TableNormal"/>
    <w:next w:val="TableGrid"/>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Shading-Accent5">
    <w:name w:val="Colorful Shading Accent 5"/>
    <w:basedOn w:val="TableNormal"/>
    <w:uiPriority w:val="71"/>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basedOn w:val="DefaultParagraphFont"/>
    <w:link w:val="ListParagraph"/>
    <w:uiPriority w:val="34"/>
    <w:locked/>
    <w:rPr>
      <w:sz w:val="24"/>
      <w:szCs w:val="24"/>
    </w:rPr>
  </w:style>
  <w:style w:type="table" w:customStyle="1" w:styleId="TableGrid20">
    <w:name w:val="Table Grid2"/>
    <w:basedOn w:val="TableNormal"/>
    <w:next w:val="TableGrid"/>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customXml" Target="../customXml/item13.xml"/><Relationship Id="rId18" Type="http://schemas.openxmlformats.org/officeDocument/2006/relationships/footnotes" Target="footnotes.xml"/><Relationship Id="rId26" Type="http://schemas.openxmlformats.org/officeDocument/2006/relationships/header" Target="header1.xml"/><Relationship Id="rId39"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2.png"/><Relationship Id="rId34" Type="http://schemas.openxmlformats.org/officeDocument/2006/relationships/header" Target="header5.xml"/><Relationship Id="rId42" Type="http://schemas.openxmlformats.org/officeDocument/2006/relationships/header" Target="header7.xml"/><Relationship Id="rId7" Type="http://schemas.openxmlformats.org/officeDocument/2006/relationships/customXml" Target="../customXml/item7.xml"/><Relationship Id="rId12" Type="http://schemas.openxmlformats.org/officeDocument/2006/relationships/customXml" Target="../customXml/item12.xml"/><Relationship Id="rId17" Type="http://schemas.openxmlformats.org/officeDocument/2006/relationships/webSettings" Target="webSettings.xml"/><Relationship Id="rId25" Type="http://schemas.openxmlformats.org/officeDocument/2006/relationships/image" Target="media/image6.png"/><Relationship Id="rId33" Type="http://schemas.openxmlformats.org/officeDocument/2006/relationships/footer" Target="footer4.xml"/><Relationship Id="rId38" Type="http://schemas.openxmlformats.org/officeDocument/2006/relationships/image" Target="media/image9.png"/><Relationship Id="rId46"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settings" Target="settings.xml"/><Relationship Id="rId20" Type="http://schemas.openxmlformats.org/officeDocument/2006/relationships/image" Target="media/image1.jpeg"/><Relationship Id="rId29" Type="http://schemas.openxmlformats.org/officeDocument/2006/relationships/footer" Target="footer2.xml"/><Relationship Id="rId41"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customXml" Target="../customXml/item11.xml"/><Relationship Id="rId24" Type="http://schemas.openxmlformats.org/officeDocument/2006/relationships/image" Target="media/image5.jpeg"/><Relationship Id="rId32" Type="http://schemas.openxmlformats.org/officeDocument/2006/relationships/header" Target="header4.xml"/><Relationship Id="rId37" Type="http://schemas.openxmlformats.org/officeDocument/2006/relationships/footer" Target="footer6.xml"/><Relationship Id="rId40" Type="http://schemas.openxmlformats.org/officeDocument/2006/relationships/image" Target="media/image11.png"/><Relationship Id="rId45" Type="http://schemas.microsoft.com/office/2011/relationships/people" Target="people.xml"/><Relationship Id="rId5" Type="http://schemas.openxmlformats.org/officeDocument/2006/relationships/customXml" Target="../customXml/item5.xml"/><Relationship Id="rId15" Type="http://schemas.openxmlformats.org/officeDocument/2006/relationships/styles" Target="styles.xml"/><Relationship Id="rId23" Type="http://schemas.openxmlformats.org/officeDocument/2006/relationships/image" Target="media/image4.png"/><Relationship Id="rId28" Type="http://schemas.openxmlformats.org/officeDocument/2006/relationships/footer" Target="footer1.xml"/><Relationship Id="rId36" Type="http://schemas.openxmlformats.org/officeDocument/2006/relationships/header" Target="header6.xml"/><Relationship Id="rId10" Type="http://schemas.openxmlformats.org/officeDocument/2006/relationships/customXml" Target="../customXml/item10.xml"/><Relationship Id="rId19" Type="http://schemas.openxmlformats.org/officeDocument/2006/relationships/endnotes" Target="endnotes.xml"/><Relationship Id="rId31" Type="http://schemas.openxmlformats.org/officeDocument/2006/relationships/footer" Target="footer3.xm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numbering" Target="numbering.xml"/><Relationship Id="rId22" Type="http://schemas.openxmlformats.org/officeDocument/2006/relationships/image" Target="media/image3.png"/><Relationship Id="rId27" Type="http://schemas.openxmlformats.org/officeDocument/2006/relationships/header" Target="header2.xml"/><Relationship Id="rId30" Type="http://schemas.openxmlformats.org/officeDocument/2006/relationships/header" Target="header3.xml"/><Relationship Id="rId35" Type="http://schemas.openxmlformats.org/officeDocument/2006/relationships/footer" Target="footer5.xml"/><Relationship Id="rId43" Type="http://schemas.openxmlformats.org/officeDocument/2006/relationships/footer" Target="footer7.xml"/></Relationships>
</file>

<file path=word/_rels/foot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footer4.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footer5.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footer6.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footer7.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erck%20Template\ISIWriter.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2F59F06ACAA33448E826FED77CADA04" ma:contentTypeVersion="15" ma:contentTypeDescription="Create a new document." ma:contentTypeScope="" ma:versionID="e6be55812d83a002e1061f431b9f9b48">
  <xsd:schema xmlns:xsd="http://www.w3.org/2001/XMLSchema" xmlns:xs="http://www.w3.org/2001/XMLSchema" xmlns:p="http://schemas.microsoft.com/office/2006/metadata/properties" xmlns:ns2="959fef0b-ca31-400a-a9b4-990d39d61ca0" xmlns:ns3="11fb4ff0-8478-4fc8-adf5-f21be04bc768" targetNamespace="http://schemas.microsoft.com/office/2006/metadata/properties" ma:root="true" ma:fieldsID="e4204b0f4c811d6c245e13fb6675eabc" ns2:_="" ns3:_="">
    <xsd:import namespace="959fef0b-ca31-400a-a9b4-990d39d61ca0"/>
    <xsd:import namespace="11fb4ff0-8478-4fc8-adf5-f21be04bc768"/>
    <xsd:element name="properties">
      <xsd:complexType>
        <xsd:sequence>
          <xsd:element name="documentManagement">
            <xsd:complexType>
              <xsd:all>
                <xsd:element ref="ns2:RequestIDText" minOccurs="0"/>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Request_x0020_ID" minOccurs="0"/>
                <xsd:element ref="ns2:MediaServiceAutoKeyPoints" minOccurs="0"/>
                <xsd:element ref="ns2:MediaServiceKeyPoints" minOccurs="0"/>
                <xsd:element ref="ns2:MediaServiceDateTake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9fef0b-ca31-400a-a9b4-990d39d61ca0" elementFormDefault="qualified">
    <xsd:import namespace="http://schemas.microsoft.com/office/2006/documentManagement/types"/>
    <xsd:import namespace="http://schemas.microsoft.com/office/infopath/2007/PartnerControls"/>
    <xsd:element name="RequestIDText" ma:index="8" nillable="true" ma:displayName="RequestIDText" ma:indexed="true" ma:internalName="RequestIDText">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Request_x0020_ID" ma:index="15" nillable="true" ma:displayName="Request ID" ma:indexed="true" ma:internalName="Request_x0020_ID">
      <xsd:simpleType>
        <xsd:restriction base="dms:Text">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3f5e642b-91f5-4888-b018-43334a040d0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1fb4ff0-8478-4fc8-adf5-f21be04bc768"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e8aad9b5-df7e-4521-9303-7e0b117e9fbe}" ma:internalName="TaxCatchAll" ma:showField="CatchAllData" ma:web="11fb4ff0-8478-4fc8-adf5-f21be04bc7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questIDText xmlns="959fef0b-ca31-400a-a9b4-990d39d61ca0">48255</RequestIDText>
    <TaxCatchAll xmlns="11fb4ff0-8478-4fc8-adf5-f21be04bc768" xsi:nil="true"/>
    <Request_x0020_ID xmlns="959fef0b-ca31-400a-a9b4-990d39d61ca0" xsi:nil="true"/>
    <lcf76f155ced4ddcb4097134ff3c332f xmlns="959fef0b-ca31-400a-a9b4-990d39d61ca0">
      <Terms xmlns="http://schemas.microsoft.com/office/infopath/2007/PartnerControls"/>
    </lcf76f155ced4ddcb4097134ff3c332f>
  </documentManagement>
</p:properties>
</file>

<file path=customXml/item5.xml>��
</file>

<file path=customXml/item6.xml><?xml version="1.0" encoding="utf-8"?>
<p:properties xmlns:p="http://schemas.microsoft.com/office/2006/metadata/properties" xmlns:xsi="http://www.w3.org/2001/XMLSchema-instance" xmlns:pc="http://schemas.microsoft.com/office/infopath/2007/PartnerControls">
  <documentManagement>
    <LifeCycleState xmlns="fc819101-eaa7-4965-b19f-00e6c4473ba9">Final</LifeCycleState>
    <PublishedCopy xmlns="fc819101-eaa7-4965-b19f-00e6c4473ba9">true</PublishedCopy>
    <LSPCompoundID xmlns="fc819101-eaa7-4965-b19f-00e6c4473ba9" xsi:nil="true"/>
    <StudyNumber xmlns="fc819101-eaa7-4965-b19f-00e6c4473ba9">010-04</StudyNumber>
    <TemplateSelection xmlns="fc819101-eaa7-4965-b19f-00e6c4473ba9">LSD Trial</TemplateSelection>
    <LSPTrialAmendmentNumber xmlns="fc819101-eaa7-4965-b19f-00e6c4473ba9" xsi:nil="true"/>
    <LongTitle xmlns="fc819101-eaa7-4965-b19f-00e6c4473ba9">A Phase 3, randomized, placebo-controlled, double-blind clinical study of pembrolizumab (MK-3475) with or without lenvatinib (E7080/MK-7902) to evaluate the safety and efficacy of pembrolizumab and lenvatinib as 1L intervention in a PD-L1 selected population of participants with recurrent or metastatic head and neck squamous cell carcinoma (R/M HNSCC) (LEAP-010).</LongTitle>
    <CompoundID xmlns="fc819101-eaa7-4965-b19f-00e6c4473ba9">MK-7902</CompoundID>
    <Authors xmlns="fc819101-eaa7-4965-b19f-00e6c4473ba9">
      <UserInfo>
        <DisplayName>i:0#.f|membership|faisonc@merck.com</DisplayName>
        <AccountId>8060</AccountId>
        <AccountType/>
      </UserInfo>
      <UserInfo>
        <DisplayName>i:0#.f|membership|meistera@merck.com</DisplayName>
        <AccountId>2294</AccountId>
        <AccountType/>
      </UserInfo>
      <UserInfo>
        <DisplayName>i:0#.f|membership|baezk@merck.com</DisplayName>
        <AccountId>9350</AccountId>
        <AccountType/>
      </UserInfo>
      <UserInfo>
        <DisplayName>i:0#.f|membership|benjamki@merck.com</DisplayName>
        <AccountId>10606</AccountId>
        <AccountType/>
      </UserInfo>
      <UserInfo>
        <DisplayName>i:0#.f|membership|knowleja@merck.com</DisplayName>
        <AccountId>1346</AccountId>
        <AccountType/>
      </UserInfo>
      <UserInfo>
        <DisplayName>i:0#.f|membership|ayenia@merck.com</DisplayName>
        <AccountId>11835</AccountId>
        <AccountType/>
      </UserInfo>
      <UserInfo>
        <DisplayName>i:0#.f|membership|bridgerj@merck.com</DisplayName>
        <AccountId>1377</AccountId>
        <AccountType/>
      </UserInfo>
      <UserInfo>
        <DisplayName>i:0#.f|membership|liyun4@merck.com</DisplayName>
        <AccountId>369</AccountId>
        <AccountType/>
      </UserInfo>
      <UserInfo>
        <DisplayName>i:0#.f|membership|salamond@merck.com</DisplayName>
        <AccountId>346</AccountId>
        <AccountType/>
      </UserInfo>
    </Authors>
    <TherapeuticArea xmlns="fc819101-eaa7-4965-b19f-00e6c4473ba9">Oncology Late</TherapeuticArea>
    <LegalHold xmlns="fc819101-eaa7-4965-b19f-00e6c4473ba9">false</LegalHold>
    <NFFormData xmlns="73206a05-a43f-4860-b8e8-ed118f23a82c">&lt;?xml version="1.0" encoding="utf-8"?&gt;&lt;FormVariables&gt;&lt;Version /&gt;&lt;Compound_x0020_ID type="System.String"&gt;58&lt;/Compound_x0020_ID&gt;&lt;fd119a44-3050-489b-8af3-958021971a00 type="System.String"&gt;28&lt;/fd119a44-3050-489b-8af3-958021971a00&gt;&lt;CID type="System.String"&gt;&lt;/CID&gt;&lt;/FormVariables&gt;</NFFormData>
    <DocumentType xmlns="73206a05-a43f-4860-b8e8-ed118f23a82c">MStAT</DocumentType>
    <Migrated xmlns="73206a05-a43f-4860-b8e8-ed118f23a82c">false</Migrated>
    <Transformed xmlns="73206a05-a43f-4860-b8e8-ed118f23a82c">false</Transformed>
    <SharedWithUsers xmlns="b8de449e-061e-475a-a77f-9d9e57c74a02">
      <UserInfo>
        <DisplayName>Etchemendy, Lorrie</DisplayName>
        <AccountId>160</AccountId>
        <AccountType/>
      </UserInfo>
    </SharedWithUsers>
  </documentManagement>
</p:properties>
</file>

<file path=customXml/item7.xml><?xml version="1.0" encoding="utf-8"?>
<?mso-contentType ?>
<ntns:customXsn xmlns:ntns="http://schemas.microsoft.com/office/2006/metadata/customXsn">
  <ntns:xsnLocation>https://collaboration.merck.com/sites/mstat/Protocol Documents/Forms/Protocol/36c244495e8f8cbbcustomXsn.xsn</ntns:xsnLocation>
  <ntns:cached>False</ntns:cached>
  <ntns:openByDefault>False</ntns:openByDefault>
  <ntns:xsnScope>https://collaboration.merck.com/sites/mstat/Protocol Documents</ntns:xsnScope>
</ntns:customXsn>
</file>

<file path=customXml/item8.xml><?xml version="1.0" encoding="utf-8"?>
<ClinicalStudy xmlns="urn:cpt:protocol" Name="Protocol">
  <Metadata>
    <ApprovalDate/>
    <BriefTitle/>
    <CompoundNumber/>
    <DataMonitoringCommittee/>
    <DrugName/>
    <NumberOfParticipants/>
    <EnrollmentTarget/>
    <OrganizationAddress/>
    <ParticipantAndStudyCompletion/>
    <ProtocolID/>
    <ProtocolNumber/>
    <RegulatoryAgencies>
      <RegistryIdentifiers/>
    </RegulatoryAgencies>
    <SponsorName/>
    <StudyName/>
    <SponsorStatus>Commercial</SponsorStatus>
    <ResponsibleParty>Sponsor</ResponsibleParty>
    <StudyPhase/>
    <StudyType/>
    <CurrentNamesAliases/>
    <TherapeuticArea/>
    <Version/>
  </Metadata>
  <Hypotheses/>
  <DescriptionOfStudyPopulation/>
  <StudyPopulation/>
  <Acronym/>
  <TypeOfDesign/>
  <NumberOfArms/>
  <ArmName/>
  <ArmType/>
  <InterventionName/>
  <InterventionType/>
  <DosageLevel/>
  <Use/>
  <RegimenTreatmentPeriodVaccinationRegimen/>
  <IMPandNIMP/>
  <Sourcing/>
  <HealthyVolunteer/>
  <Objectives>
    <PrimaryObjectives/>
    <SecondaryObjectives/>
    <TertiaryExploratoryObjectives/>
  </Objectives>
  <Rationale/>
  <PrimaryPurpose/>
  <InterventionModel/>
  <Masking/>
  <OverallDesign/>
  <InterventionGroupsAndDuration/>
  <StudyInterventionName/>
  <Dosageformulation/>
  <UnitDoseStrength/>
  <RouteOfAdministration/>
  <InclusionCriteria>
    <PlannedMinimumAgeOfSubjects/>
    <PlannedMaximumAgeOfSubjects/>
    <PlannedMinimumAgeofSubjectsUnit/>
    <PlannedMaximumAgeofSubjectsUnit/>
    <SexOfParticipants/>
  </InclusionCriteria>
  <ExclusionCriteria>
    <ExclusionCriteriaMedicalConditions/>
    <ExclusionCriteriaPriorConcomitantTherapy/>
    <ExclusionCriteriaPriorConcurrentClinicalStudyExperience/>
    <ExclusionCriteriaDiagnosticAssessments/>
    <ExclusionCriteriaOther/>
  </ExclusionCriteria>
</ClinicalStudy>
</file>

<file path=customXml/item9.xml><?xml version="1.0" encoding="utf-8"?>
<ct:contentTypeSchema xmlns:ct="http://schemas.microsoft.com/office/2006/metadata/contentType" xmlns:ma="http://schemas.microsoft.com/office/2006/metadata/properties/metaAttributes" ct:_="" ma:_="" ma:contentTypeName="Protocol" ma:contentTypeID="0x010100CF8C0E095AA8094998F51FB55D0FC206030098659E85BA066645B62C832C3D77F4B1" ma:contentTypeVersion="90" ma:contentTypeDescription="Create a New Protocol" ma:contentTypeScope="" ma:versionID="a2e6d97b5d2177e3a4041c37c9342de1">
  <xsd:schema xmlns:xsd="http://www.w3.org/2001/XMLSchema" xmlns:xs="http://www.w3.org/2001/XMLSchema" xmlns:p="http://schemas.microsoft.com/office/2006/metadata/properties" xmlns:ns2="fc819101-eaa7-4965-b19f-00e6c4473ba9" xmlns:ns3="73206a05-a43f-4860-b8e8-ed118f23a82c" xmlns:ns4="b8de449e-061e-475a-a77f-9d9e57c74a02" targetNamespace="http://schemas.microsoft.com/office/2006/metadata/properties" ma:root="true" ma:fieldsID="010e79edbf10d12947f5c41fbb443b31" ns2:_="" ns3:_="" ns4:_="">
    <xsd:import namespace="fc819101-eaa7-4965-b19f-00e6c4473ba9"/>
    <xsd:import namespace="73206a05-a43f-4860-b8e8-ed118f23a82c"/>
    <xsd:import namespace="b8de449e-061e-475a-a77f-9d9e57c74a02"/>
    <xsd:element name="properties">
      <xsd:complexType>
        <xsd:sequence>
          <xsd:element name="documentManagement">
            <xsd:complexType>
              <xsd:all>
                <xsd:element ref="ns2:Authors"/>
                <xsd:element ref="ns2:CompoundID"/>
                <xsd:element ref="ns2:LSPCompoundID" minOccurs="0"/>
                <xsd:element ref="ns2:LSPTrialAmendmentNumber" minOccurs="0"/>
                <xsd:element ref="ns2:StudyNumber"/>
                <xsd:element ref="ns2:TemplateSelection"/>
                <xsd:element ref="ns2:LegalHold" minOccurs="0"/>
                <xsd:element ref="ns2:PublishedCopy" minOccurs="0"/>
                <xsd:element ref="ns2:LongTitle" minOccurs="0"/>
                <xsd:element ref="ns2:LifeCycleState"/>
                <xsd:element ref="ns2:TherapeuticArea" minOccurs="0"/>
                <xsd:element ref="ns3:MediaServiceMetadata" minOccurs="0"/>
                <xsd:element ref="ns3:MediaServiceFastMetadata" minOccurs="0"/>
                <xsd:element ref="ns4:SharedWithUsers" minOccurs="0"/>
                <xsd:element ref="ns4:SharedWithDetails" minOccurs="0"/>
                <xsd:element ref="ns3:NFFormData" minOccurs="0"/>
                <xsd:element ref="ns3:DocumentType" minOccurs="0"/>
                <xsd:element ref="ns3:Migrated" minOccurs="0"/>
                <xsd:element ref="ns3:Transformed" minOccurs="0"/>
                <xsd:element ref="ns3:MediaServiceEventHashCode" minOccurs="0"/>
                <xsd:element ref="ns3:MediaServiceGenerationTim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819101-eaa7-4965-b19f-00e6c4473ba9" elementFormDefault="qualified">
    <xsd:import namespace="http://schemas.microsoft.com/office/2006/documentManagement/types"/>
    <xsd:import namespace="http://schemas.microsoft.com/office/infopath/2007/PartnerControls"/>
    <xsd:element name="Authors" ma:index="8" ma:displayName="Authors" ma:description="Author(s) associated with Clinical Document. The Lead Author should be listed first followed." ma:SharePointGroup="0" ma:internalName="Authors" ma:showField="ImnName">
      <xsd:complexType>
        <xsd:complexContent>
          <xsd:extension base="dms:UserMulti">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CompoundID" ma:index="9" ma:displayName="Compound ID" ma:description="Compound ID selected will be used for naming the protocol" ma:internalName="CompoundID">
      <xsd:simpleType>
        <xsd:restriction base="dms:Text">
          <xsd:maxLength value="9"/>
        </xsd:restriction>
      </xsd:simpleType>
    </xsd:element>
    <xsd:element name="LSPCompoundID" ma:index="10" nillable="true" ma:displayName="L-SP Compound ID" ma:description="Legacy Schering Plough Product Number" ma:internalName="LSPCompoundID">
      <xsd:simpleType>
        <xsd:restriction base="dms:Text">
          <xsd:maxLength value="20"/>
        </xsd:restriction>
      </xsd:simpleType>
    </xsd:element>
    <xsd:element name="LSPTrialAmendmentNumber" ma:index="11" nillable="true" ma:displayName="L-SP Trial/Amendment Number" ma:description="Legacy Schering  Plough Trial or Amendment number" ma:internalName="LSPTrialAmendmentNumber">
      <xsd:simpleType>
        <xsd:restriction base="dms:Text">
          <xsd:maxLength value="15"/>
        </xsd:restriction>
      </xsd:simpleType>
    </xsd:element>
    <xsd:element name="StudyNumber" ma:index="12" ma:displayName="Study Number" ma:description="Study Number" ma:internalName="StudyNumber">
      <xsd:simpleType>
        <xsd:restriction base="dms:Text">
          <xsd:maxLength value="7"/>
        </xsd:restriction>
      </xsd:simpleType>
    </xsd:element>
    <xsd:element name="TemplateSelection" ma:index="13" ma:displayName="Template Selection" ma:description="Describes the type of protocol to be authored" ma:format="Dropdown" ma:internalName="TemplateSelection">
      <xsd:simpleType>
        <xsd:restriction base="dms:Choice">
          <xsd:enumeration value="ESD Trial"/>
          <xsd:enumeration value="LSD Trial"/>
          <xsd:enumeration value="Umbrella"/>
        </xsd:restriction>
      </xsd:simpleType>
    </xsd:element>
    <xsd:element name="LegalHold" ma:index="14" nillable="true" ma:displayName="Legal Hold" ma:default="0" ma:description="Field to identity if document is on Legal hold" ma:internalName="LegalHold">
      <xsd:simpleType>
        <xsd:restriction base="dms:Boolean"/>
      </xsd:simpleType>
    </xsd:element>
    <xsd:element name="PublishedCopy" ma:index="15" nillable="true" ma:displayName="Published Copy" ma:default="0" ma:description="Indicates whether this document is published copy or protocol" ma:internalName="PublishedCopy">
      <xsd:simpleType>
        <xsd:restriction base="dms:Boolean"/>
      </xsd:simpleType>
    </xsd:element>
    <xsd:element name="LongTitle" ma:index="16" nillable="true" ma:displayName="Long Title" ma:default="Enter Long Title here..." ma:description="Long Title of the Protocol" ma:internalName="LongTitle">
      <xsd:simpleType>
        <xsd:restriction base="dms:Note"/>
      </xsd:simpleType>
    </xsd:element>
    <xsd:element name="LifeCycleState" ma:index="17" ma:displayName="Lifecycle State" ma:default="Draft" ma:description="Lifecycle State" ma:format="Dropdown" ma:internalName="LifeCycleState" ma:readOnly="false">
      <xsd:simpleType>
        <xsd:restriction base="dms:Choice">
          <xsd:enumeration value="Draft"/>
          <xsd:enumeration value="Pre-Approved"/>
          <xsd:enumeration value="Final"/>
          <xsd:enumeration value="Final-Legal Hold"/>
        </xsd:restriction>
      </xsd:simpleType>
    </xsd:element>
    <xsd:element name="TherapeuticArea" ma:index="18" nillable="true" ma:displayName="Therapeutic Area" ma:default="Other" ma:description="Therapeutic class" ma:format="Dropdown" ma:internalName="TherapeuticArea">
      <xsd:simpleType>
        <xsd:restriction base="dms:Choice">
          <xsd:enumeration value="Other"/>
          <xsd:enumeration value="Oncology Early"/>
          <xsd:enumeration value="Oncology Late"/>
          <xsd:enumeration value="Vaccines"/>
          <xsd:enumeration value="Cough"/>
        </xsd:restriction>
      </xsd:simpleType>
    </xsd:element>
  </xsd:schema>
  <xsd:schema xmlns:xsd="http://www.w3.org/2001/XMLSchema" xmlns:xs="http://www.w3.org/2001/XMLSchema" xmlns:dms="http://schemas.microsoft.com/office/2006/documentManagement/types" xmlns:pc="http://schemas.microsoft.com/office/infopath/2007/PartnerControls" targetNamespace="73206a05-a43f-4860-b8e8-ed118f23a82c" elementFormDefault="qualified">
    <xsd:import namespace="http://schemas.microsoft.com/office/2006/documentManagement/types"/>
    <xsd:import namespace="http://schemas.microsoft.com/office/infopath/2007/PartnerControls"/>
    <xsd:element name="MediaServiceMetadata" ma:index="19" nillable="true" ma:displayName="MediaServiceMetadata" ma:description="" ma:hidden="true" ma:internalName="MediaServiceMetadata" ma:readOnly="true">
      <xsd:simpleType>
        <xsd:restriction base="dms:Note"/>
      </xsd:simpleType>
    </xsd:element>
    <xsd:element name="MediaServiceFastMetadata" ma:index="20" nillable="true" ma:displayName="MediaServiceFastMetadata" ma:description="" ma:hidden="true" ma:internalName="MediaServiceFastMetadata" ma:readOnly="true">
      <xsd:simpleType>
        <xsd:restriction base="dms:Note"/>
      </xsd:simpleType>
    </xsd:element>
    <xsd:element name="NFFormData" ma:index="23" nillable="true" ma:displayName="NFFormData" ma:hidden="true" ma:internalName="NFFormData">
      <xsd:simpleType>
        <xsd:restriction base="dms:Note"/>
      </xsd:simpleType>
    </xsd:element>
    <xsd:element name="DocumentType" ma:index="24" nillable="true" ma:displayName="Document Type" ma:default="MStAT" ma:description="Document Type" ma:format="Dropdown" ma:internalName="DocumentType">
      <xsd:simpleType>
        <xsd:restriction base="dms:Choice">
          <xsd:enumeration value="MStAT"/>
          <xsd:enumeration value="CAT"/>
        </xsd:restriction>
      </xsd:simpleType>
    </xsd:element>
    <xsd:element name="Migrated" ma:index="25" nillable="true" ma:displayName="Migrated" ma:default="0" ma:description="Indicates whether this document is Migrated" ma:internalName="Migrated">
      <xsd:simpleType>
        <xsd:restriction base="dms:Boolean"/>
      </xsd:simpleType>
    </xsd:element>
    <xsd:element name="Transformed" ma:index="26" nillable="true" ma:displayName="Transformed" ma:default="0" ma:description="Indicates whether this document is Transformed" ma:internalName="Transformed">
      <xsd:simpleType>
        <xsd:restriction base="dms:Boolean"/>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ServiceGenerationTime" ma:index="28" nillable="true" ma:displayName="MediaServiceGenerationTime" ma:hidden="true" ma:internalName="MediaServiceGenerationTime" ma:readOnly="true">
      <xsd:simpleType>
        <xsd:restriction base="dms:Text"/>
      </xsd:simpleType>
    </xsd:element>
    <xsd:element name="MediaServiceAutoKeyPoints" ma:index="29" nillable="true" ma:displayName="MediaServiceAutoKeyPoints" ma:hidden="true" ma:internalName="MediaServiceAutoKeyPoints" ma:readOnly="true">
      <xsd:simpleType>
        <xsd:restriction base="dms:Note"/>
      </xsd:simpleType>
    </xsd:element>
    <xsd:element name="MediaServiceKeyPoints" ma:index="3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8de449e-061e-475a-a77f-9d9e57c74a02"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10.xml><?xml version="1.0" encoding="utf-8"?>
<tns:customPropertyEditors xmlns:tns="http://schemas.microsoft.com/office/2006/customDocumentInformationPanel">
  <tns:showOnOpen>false</tns:showOnOpen>
  <tns:defaultPropertyEditorNamespace>Standard and SharePoint library properties</tns:defaultPropertyEditorNamespace>
</tns:customPropertyEditors>
</file>

<file path=customXml/item11.xml><?xml version="1.0" encoding="utf-8"?>
<?mso-contentType ?>
<FormTemplates xmlns="http://schemas.microsoft.com/sharepoint/v3/contenttype/forms">
  <Display>DocumentLibraryForm</Display>
  <Edit>DocumentLibraryForm</Edit>
  <New>DocumentLibraryForm</New>
</FormTemplates>
</file>

<file path=customXml/item12.xml><?xml version="1.0" encoding="utf-8"?>
<sisl xmlns:xsd="http://www.w3.org/2001/XMLSchema" xmlns:xsi="http://www.w3.org/2001/XMLSchema-instance" xmlns="http://www.boldonjames.com/2008/01/sie/internal/label" sislVersion="0" policy="a10f9ac0-5937-4b4f-b459-96aedd9ed2c5" origin="userSelected">
  <element uid="id_classification_eusecret" value=""/>
  <element uid="c93b098f-09a6-446d-9260-bb82a35361d7" value=""/>
</sisl>
</file>

<file path=customXml/item13.xml><?xml version="1.0" encoding="utf-8"?>
<?mso-contentType ?>
<FormUrls xmlns="http://schemas.microsoft.com/sharepoint/v3/contenttype/forms/url">
  <Display>FormsApp/NFLaunch.aspx?SPAppWebUrl=https://msdcloud-5a27b4cc6836b6.sharepoint.com/sites/mstat/FormsApp&amp;SPHostUrl=https://collaboration.merck.com/sites/mstat&amp;remoteAppUrl=https://formso365.nintex.com&amp;ctype=0x010100CF8C0E095AA8094998F51FB55D0FC206030098659E85BA066645B62C832C3D77F4B1&amp;wtg=/NintexFormXml/a7e5ae5c8918644ff6181c4ffdcd751c_73206a05-a43f-4860-b8e8-ed118f23a82c/&amp;mode=2</Display>
  <Edit>FormsApp/NFLaunch.aspx?SPAppWebUrl=https://msdcloud-5a27b4cc6836b6.sharepoint.com/sites/mstat/FormsApp&amp;SPHostUrl=https://collaboration.merck.com/sites/mstat&amp;remoteAppUrl=https://formso365.nintex.com&amp;ctype=0x010100CF8C0E095AA8094998F51FB55D0FC206030098659E85BA066645B62C832C3D77F4B1&amp;wtg=/NintexFormXml/a7e5ae5c8918644ff6181c4ffdcd751c_73206a05-a43f-4860-b8e8-ed118f23a82c/&amp;mode=1</Edit>
  <New>FormsApp/NFLaunch.aspx?SPAppWebUrl=https://msdcloud-5a27b4cc6836b6.sharepoint.com/sites/mstat/FormsApp&amp;SPHostUrl=https://collaboration.merck.com/sites/mstat&amp;remoteAppUrl=https://formso365.nintex.com&amp;ctype=0x010100CF8C0E095AA8094998F51FB55D0FC206030098659E85BA066645B62C832C3D77F4B1&amp;wtg=/NintexFormXml/a7e5ae5c8918644ff6181c4ffdcd751c_73206a05-a43f-4860-b8e8-ed118f23a82c/&amp;mode=0</New>
  <MobileDisplay>FormsApp/NFLaunchMobile.aspx?SPAppWebUrl=https://msdcloud-5a27b4cc6836b6.sharepoint.com/sites/mstat/FormsApp&amp;SPHostUrl=https://collaboration.merck.com/sites/mstat&amp;remoteAppUrl=https://formso365.nintex.com&amp;ctype=0x010100CF8C0E095AA8094998F51FB55D0FC206030098659E85BA066645B62C832C3D77F4B1&amp;wtg=/NintexFormXml/a7e5ae5c8918644ff6181c4ffdcd751c_73206a05-a43f-4860-b8e8-ed118f23a82c/&amp;mode=2</MobileDisplay>
  <MobileEdit>FormsApp/NFLaunchMobile.aspx?SPAppWebUrl=https://msdcloud-5a27b4cc6836b6.sharepoint.com/sites/mstat/FormsApp&amp;SPHostUrl=https://collaboration.merck.com/sites/mstat&amp;remoteAppUrl=https://formso365.nintex.com&amp;ctype=0x010100CF8C0E095AA8094998F51FB55D0FC206030098659E85BA066645B62C832C3D77F4B1&amp;wtg=/NintexFormXml/a7e5ae5c8918644ff6181c4ffdcd751c_73206a05-a43f-4860-b8e8-ed118f23a82c/&amp;mode=1</MobileEdit>
  <MobileNew>FormsApp/NFLaunchMobile.aspx?SPAppWebUrl=https://msdcloud-5a27b4cc6836b6.sharepoint.com/sites/mstat/FormsApp&amp;SPHostUrl=https://collaboration.merck.com/sites/mstat&amp;remoteAppUrl=https://formso365.nintex.com&amp;ctype=0x010100CF8C0E095AA8094998F51FB55D0FC206030098659E85BA066645B62C832C3D77F4B1&amp;wtg=/NintexFormXml/a7e5ae5c8918644ff6181c4ffdcd751c_73206a05-a43f-4860-b8e8-ed118f23a82c/&amp;mode=0</MobileNew>
</FormUrls>
</file>

<file path=customXml/itemProps1.xml><?xml version="1.0" encoding="utf-8"?>
<ds:datastoreItem xmlns:ds="http://schemas.openxmlformats.org/officeDocument/2006/customXml" ds:itemID="{64D836FD-0AD5-4972-8382-5F07B474DFF3}">
  <ds:schemaRefs>
    <ds:schemaRef ds:uri="http://schemas.openxmlformats.org/officeDocument/2006/bibliography"/>
  </ds:schemaRefs>
</ds:datastoreItem>
</file>

<file path=customXml/itemProps2.xml><?xml version="1.0" encoding="utf-8"?>
<ds:datastoreItem xmlns:ds="http://schemas.openxmlformats.org/officeDocument/2006/customXml" ds:itemID="{0970001D-779D-4710-89A4-4F19C40FAE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9fef0b-ca31-400a-a9b4-990d39d61ca0"/>
    <ds:schemaRef ds:uri="11fb4ff0-8478-4fc8-adf5-f21be04bc7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0C8467-0952-478A-97C5-C68D434D4C14}">
  <ds:schemaRefs>
    <ds:schemaRef ds:uri="http://schemas.microsoft.com/sharepoint/v3/contenttype/forms"/>
  </ds:schemaRefs>
</ds:datastoreItem>
</file>

<file path=customXml/itemProps4.xml><?xml version="1.0" encoding="utf-8"?>
<ds:datastoreItem xmlns:ds="http://schemas.openxmlformats.org/officeDocument/2006/customXml" ds:itemID="{F1B58481-0922-4BD5-B2EC-80724060FD00}">
  <ds:schemaRefs>
    <ds:schemaRef ds:uri="http://schemas.microsoft.com/office/2006/metadata/properties"/>
    <ds:schemaRef ds:uri="http://schemas.microsoft.com/office/infopath/2007/PartnerControls"/>
    <ds:schemaRef ds:uri="959fef0b-ca31-400a-a9b4-990d39d61ca0"/>
    <ds:schemaRef ds:uri="11fb4ff0-8478-4fc8-adf5-f21be04bc768"/>
  </ds:schemaRefs>
</ds:datastoreItem>
</file>

<file path=customXml/itemProps5.xml><?xml version="1.0" encoding="utf-8"?>
<ds:datastoreItem xmlns:ds="http://schemas.openxmlformats.org/officeDocument/2006/customXml" ds:itemID="{46779F75-1FDC-49BA-A479-D56453827F66}">
  <ds:schemaRefs>
    <ds:schemaRef ds:uri="http://www.w3.org/2001/XMLSchema"/>
    <ds:schemaRef ds:uri="urn:cpt:variables"/>
  </ds:schemaRefs>
</ds:datastoreItem>
</file>

<file path=customXml/itemProps6.xml><?xml version="1.0" encoding="utf-8"?>
<ds:datastoreItem xmlns:ds="http://schemas.openxmlformats.org/officeDocument/2006/customXml" ds:itemID="{F41B14BB-68EE-4093-9B27-D7799D184FE3}">
  <ds:schemaRefs>
    <ds:schemaRef ds:uri="http://schemas.microsoft.com/office/2006/metadata/properties"/>
    <ds:schemaRef ds:uri="http://schemas.microsoft.com/office/infopath/2007/PartnerControls"/>
    <ds:schemaRef ds:uri="fc819101-eaa7-4965-b19f-00e6c4473ba9"/>
    <ds:schemaRef ds:uri="73206a05-a43f-4860-b8e8-ed118f23a82c"/>
    <ds:schemaRef ds:uri="b8de449e-061e-475a-a77f-9d9e57c74a02"/>
  </ds:schemaRefs>
</ds:datastoreItem>
</file>

<file path=customXml/itemProps7.xml><?xml version="1.0" encoding="utf-8"?>
<ds:datastoreItem xmlns:ds="http://schemas.openxmlformats.org/officeDocument/2006/customXml" ds:itemID="{188DDFFC-59C7-44C9-9C41-7766B47FCC4F}">
  <ds:schemaRefs>
    <ds:schemaRef ds:uri="http://schemas.microsoft.com/office/2006/metadata/customXsn"/>
  </ds:schemaRefs>
</ds:datastoreItem>
</file>

<file path=customXml/itemProps8.xml><?xml version="1.0" encoding="utf-8"?>
<ds:datastoreItem xmlns:ds="http://schemas.openxmlformats.org/officeDocument/2006/customXml" ds:itemID="{C113DD9E-153E-47AB-9E37-039600180764}">
  <ds:schemaRefs>
    <ds:schemaRef ds:uri="urn:cpt:protocol"/>
  </ds:schemaRefs>
</ds:datastoreItem>
</file>

<file path=customXml/itemProps9.xml><?xml version="1.0" encoding="utf-8"?>
<ds:datastoreItem xmlns:ds="http://schemas.openxmlformats.org/officeDocument/2006/customXml" ds:itemID="{3F8C478B-6377-42EC-A223-F1E53A4D72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819101-eaa7-4965-b19f-00e6c4473ba9"/>
    <ds:schemaRef ds:uri="73206a05-a43f-4860-b8e8-ed118f23a82c"/>
    <ds:schemaRef ds:uri="b8de449e-061e-475a-a77f-9d9e57c74a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10.xml><?xml version="1.0" encoding="utf-8"?>
<ds:datastoreItem xmlns:ds="http://schemas.openxmlformats.org/officeDocument/2006/customXml" ds:itemID="{4743968A-7442-44D5-865B-5ECD721511FE}">
  <ds:schemaRefs>
    <ds:schemaRef ds:uri="http://schemas.microsoft.com/office/2006/customDocumentInformationPanel"/>
  </ds:schemaRefs>
</ds:datastoreItem>
</file>

<file path=customXml/itemProps11.xml><?xml version="1.0" encoding="utf-8"?>
<ds:datastoreItem xmlns:ds="http://schemas.openxmlformats.org/officeDocument/2006/customXml" ds:itemID="{B1D1A78C-1C20-4196-8B11-1D992C2E1D47}">
  <ds:schemaRefs>
    <ds:schemaRef ds:uri="http://schemas.microsoft.com/sharepoint/v3/contenttype/forms"/>
  </ds:schemaRefs>
</ds:datastoreItem>
</file>

<file path=customXml/itemProps12.xml><?xml version="1.0" encoding="utf-8"?>
<ds:datastoreItem xmlns:ds="http://schemas.openxmlformats.org/officeDocument/2006/customXml" ds:itemID="{4CE0A8C6-59E9-434A-9AD0-797D16B89E50}">
  <ds:schemaRefs>
    <ds:schemaRef ds:uri="http://www.w3.org/2001/XMLSchema"/>
    <ds:schemaRef ds:uri="http://www.boldonjames.com/2008/01/sie/internal/label"/>
  </ds:schemaRefs>
</ds:datastoreItem>
</file>

<file path=customXml/itemProps13.xml><?xml version="1.0" encoding="utf-8"?>
<ds:datastoreItem xmlns:ds="http://schemas.openxmlformats.org/officeDocument/2006/customXml" ds:itemID="{52EAF83E-7600-486C-9685-FF1B0D8F7112}">
  <ds:schemaRefs>
    <ds:schemaRef ds:uri="http://schemas.microsoft.com/sharepoint/v3/contenttype/forms/url"/>
  </ds:schemaRefs>
</ds:datastoreItem>
</file>

<file path=docProps/app.xml><?xml version="1.0" encoding="utf-8"?>
<Properties xmlns="http://schemas.openxmlformats.org/officeDocument/2006/extended-properties" xmlns:vt="http://schemas.openxmlformats.org/officeDocument/2006/docPropsVTypes">
  <Template>ISIWriter.dotm</Template>
  <TotalTime>109</TotalTime>
  <Pages>230</Pages>
  <Words>53873</Words>
  <Characters>334356</Characters>
  <Application>Microsoft Office Word</Application>
  <DocSecurity>0</DocSecurity>
  <Lines>2786</Lines>
  <Paragraphs>774</Paragraphs>
  <ScaleCrop>false</ScaleCrop>
  <HeadingPairs>
    <vt:vector size="2" baseType="variant">
      <vt:variant>
        <vt:lpstr>Title</vt:lpstr>
      </vt:variant>
      <vt:variant>
        <vt:i4>1</vt:i4>
      </vt:variant>
    </vt:vector>
  </HeadingPairs>
  <TitlesOfParts>
    <vt:vector size="1" baseType="lpstr">
      <vt:lpstr>7902-010-05.docx</vt:lpstr>
    </vt:vector>
  </TitlesOfParts>
  <Company/>
  <LinksUpToDate>false</LinksUpToDate>
  <CharactersWithSpaces>387455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7902-010-05.docx</dc:title>
  <dc:creator>Meister, Amy</dc:creator>
  <cp:lastModifiedBy>Powell, Deana</cp:lastModifiedBy>
  <cp:revision>3</cp:revision>
  <dcterms:created xsi:type="dcterms:W3CDTF">2023-10-19T12:11:00Z</dcterms:created>
  <dcterms:modified xsi:type="dcterms:W3CDTF">2023-10-19T19:51:00Z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0x010100B2F59F06ACAA33448E826FED77CADA04</vt:lpwstr>
  </property>
  <property fmtid="{D5CDD505-2E9C-101B-9397-08002B2CF9AE}" pid="3" name="GrammarlyDocumentId">
    <vt:lpwstr>4ab1c4c02786984f38092e724147982e9b0530d97180701ac961ff9b35ed4c7b</vt:lpwstr>
  </property>
  <property fmtid="{D5CDD505-2E9C-101B-9397-08002B2CF9AE}" pid="4" name="MerckAIPDataExchange">
    <vt:lpwstr>!MRKMIP@NotClassified</vt:lpwstr>
  </property>
  <property fmtid="{D5CDD505-2E9C-101B-9397-08002B2CF9AE}" pid="5" name="MerckAIPLabel">
    <vt:lpwstr>NotClassified</vt:lpwstr>
  </property>
  <property fmtid="{D5CDD505-2E9C-101B-9397-08002B2CF9AE}" pid="6" name="Module">
    <vt:lpwstr>0d9fe188-0c14-42ae-b78e-52e1a31f8323</vt:lpwstr>
  </property>
  <property fmtid="{D5CDD505-2E9C-101B-9397-08002B2CF9AE}" pid="7" name="MSIP_Label_e81acc0d-dcc4-4dc9-a2c5-be70b05a2fe6_ActionId">
    <vt:lpwstr>3e151a09-09a6-4844-820e-9b451b35389b</vt:lpwstr>
  </property>
  <property fmtid="{D5CDD505-2E9C-101B-9397-08002B2CF9AE}" pid="8" name="MSIP_Label_e81acc0d-dcc4-4dc9-a2c5-be70b05a2fe6_ContentBits">
    <vt:lpwstr>0</vt:lpwstr>
  </property>
  <property fmtid="{D5CDD505-2E9C-101B-9397-08002B2CF9AE}" pid="9" name="MSIP_Label_e81acc0d-dcc4-4dc9-a2c5-be70b05a2fe6_Enabled">
    <vt:lpwstr>true</vt:lpwstr>
  </property>
  <property fmtid="{D5CDD505-2E9C-101B-9397-08002B2CF9AE}" pid="10" name="MSIP_Label_e81acc0d-dcc4-4dc9-a2c5-be70b05a2fe6_Method">
    <vt:lpwstr>Privileged</vt:lpwstr>
  </property>
  <property fmtid="{D5CDD505-2E9C-101B-9397-08002B2CF9AE}" pid="11" name="MSIP_Label_e81acc0d-dcc4-4dc9-a2c5-be70b05a2fe6_Name">
    <vt:lpwstr>e81acc0d-dcc4-4dc9-a2c5-be70b05a2fe6</vt:lpwstr>
  </property>
  <property fmtid="{D5CDD505-2E9C-101B-9397-08002B2CF9AE}" pid="12" name="MSIP_Label_e81acc0d-dcc4-4dc9-a2c5-be70b05a2fe6_SetDate">
    <vt:lpwstr>2022-05-20T10:09:44Z</vt:lpwstr>
  </property>
  <property fmtid="{D5CDD505-2E9C-101B-9397-08002B2CF9AE}" pid="13" name="MSIP_Label_e81acc0d-dcc4-4dc9-a2c5-be70b05a2fe6_SiteId">
    <vt:lpwstr>a00de4ec-48a8-43a6-be74-e31274e2060d</vt:lpwstr>
  </property>
  <property fmtid="{D5CDD505-2E9C-101B-9397-08002B2CF9AE}" pid="14" name="ServerName">
    <vt:lpwstr>https://intelinotion.merck.com</vt:lpwstr>
  </property>
  <property fmtid="{D5CDD505-2E9C-101B-9397-08002B2CF9AE}" pid="15" name="RequestIDText">
    <vt:lpwstr>48255</vt:lpwstr>
  </property>
  <property fmtid="{D5CDD505-2E9C-101B-9397-08002B2CF9AE}" pid="16" name="Request ID">
    <vt:lpwstr/>
  </property>
  <property fmtid="{D5CDD505-2E9C-101B-9397-08002B2CF9AE}" pid="17" name="RCAM_CITATION_TYPE">
    <vt:lpwstr>AUTHOR|1|1</vt:lpwstr>
  </property>
  <property fmtid="{D5CDD505-2E9C-101B-9397-08002B2CF9AE}" pid="18" name="RCAM_DOC_TYPE">
    <vt:lpwstr>PIP|1</vt:lpwstr>
  </property>
  <property fmtid="{D5CDD505-2E9C-101B-9397-08002B2CF9AE}" pid="19" name="RCAM_CITATION_LIMIT">
    <vt:lpwstr>800</vt:lpwstr>
  </property>
  <property fmtid="{D5CDD505-2E9C-101B-9397-08002B2CF9AE}" pid="20" name="RCAM_CITATION_TYPE_CTD">
    <vt:lpwstr>0</vt:lpwstr>
  </property>
  <property fmtid="{D5CDD505-2E9C-101B-9397-08002B2CF9AE}" pid="21" name="RCAM_MK_NUMBER">
    <vt:lpwstr>7902</vt:lpwstr>
  </property>
  <property fmtid="{D5CDD505-2E9C-101B-9397-08002B2CF9AE}" pid="22" name="RCAM_COMPOUND_TYPE">
    <vt:lpwstr>MK</vt:lpwstr>
  </property>
  <property fmtid="{D5CDD505-2E9C-101B-9397-08002B2CF9AE}" pid="23" name="RCAM_CLINICAL_DOC">
    <vt:bool>true</vt:bool>
  </property>
  <property fmtid="{D5CDD505-2E9C-101B-9397-08002B2CF9AE}" pid="24" name="RCAM_REF_INCLUDED_FINAL_LOR">
    <vt:lpwstr>A</vt:lpwstr>
  </property>
  <property fmtid="{D5CDD505-2E9C-101B-9397-08002B2CF9AE}" pid="25" name="RCAM_REF_INCLUDED_REFERENCE_ID_LIST">
    <vt:lpwstr>A</vt:lpwstr>
  </property>
  <property fmtid="{D5CDD505-2E9C-101B-9397-08002B2CF9AE}" pid="26" name="RCAM_FINAL_LOR_DOCIDS">
    <vt:lpwstr>1</vt:lpwstr>
  </property>
  <property fmtid="{D5CDD505-2E9C-101B-9397-08002B2CF9AE}" pid="27" name="RCAM_CHILDREN_INCLUDED">
    <vt:lpwstr>1</vt:lpwstr>
  </property>
  <property fmtid="{D5CDD505-2E9C-101B-9397-08002B2CF9AE}" pid="28" name="REDS_BIBILO_NAME_INCLUDED">
    <vt:lpwstr>0</vt:lpwstr>
  </property>
  <property fmtid="{D5CDD505-2E9C-101B-9397-08002B2CF9AE}" pid="29" name="global_regional">
    <vt:lpwstr/>
  </property>
  <property fmtid="{D5CDD505-2E9C-101B-9397-08002B2CF9AE}" pid="30" name="development_area">
    <vt:lpwstr>Early Stage Development</vt:lpwstr>
  </property>
  <property fmtid="{D5CDD505-2E9C-101B-9397-08002B2CF9AE}" pid="31" name="therapeutic_area">
    <vt:lpwstr/>
  </property>
  <property fmtid="{D5CDD505-2E9C-101B-9397-08002B2CF9AE}" pid="32" name="Published Copy">
    <vt:bool>false</vt:bool>
  </property>
  <property fmtid="{D5CDD505-2E9C-101B-9397-08002B2CF9AE}" pid="33" name="Legal_Hold">
    <vt:bool>false</vt:bool>
  </property>
  <property fmtid="{D5CDD505-2E9C-101B-9397-08002B2CF9AE}" pid="34" name="Order">
    <vt:r8>4100</vt:r8>
  </property>
  <property fmtid="{D5CDD505-2E9C-101B-9397-08002B2CF9AE}" pid="35" name="xd_ProgID">
    <vt:lpwstr/>
  </property>
  <property fmtid="{D5CDD505-2E9C-101B-9397-08002B2CF9AE}" pid="36" name="Development Area">
    <vt:lpwstr/>
  </property>
  <property fmtid="{D5CDD505-2E9C-101B-9397-08002B2CF9AE}" pid="37" name="TemplateUrl">
    <vt:lpwstr/>
  </property>
  <property fmtid="{D5CDD505-2E9C-101B-9397-08002B2CF9AE}" pid="38" name="compound_id">
    <vt:lpwstr>MK-XXXX</vt:lpwstr>
  </property>
  <property fmtid="{D5CDD505-2E9C-101B-9397-08002B2CF9AE}" pid="39" name="authors">
    <vt:lpwstr>52</vt:lpwstr>
  </property>
  <property fmtid="{D5CDD505-2E9C-101B-9397-08002B2CF9AE}" pid="40" name="protocol_long_title">
    <vt:lpwstr>Enter long title here.</vt:lpwstr>
  </property>
  <property fmtid="{D5CDD505-2E9C-101B-9397-08002B2CF9AE}" pid="41" name="Template_selection">
    <vt:lpwstr>ESD Trial</vt:lpwstr>
  </property>
  <property fmtid="{D5CDD505-2E9C-101B-9397-08002B2CF9AE}" pid="42" name="status">
    <vt:lpwstr>Final</vt:lpwstr>
  </property>
  <property fmtid="{D5CDD505-2E9C-101B-9397-08002B2CF9AE}" pid="43" name="protocol_num">
    <vt:lpwstr>000-00</vt:lpwstr>
  </property>
  <property fmtid="{D5CDD505-2E9C-101B-9397-08002B2CF9AE}" pid="44" name="LSP_Compound_ID">
    <vt:lpwstr/>
  </property>
  <property fmtid="{D5CDD505-2E9C-101B-9397-08002B2CF9AE}" pid="45" name="LSP_Trial_Amend">
    <vt:lpwstr/>
  </property>
  <property fmtid="{D5CDD505-2E9C-101B-9397-08002B2CF9AE}" pid="46" name="Workstream">
    <vt:lpwstr>User Acceptance Testing</vt:lpwstr>
  </property>
  <property fmtid="{D5CDD505-2E9C-101B-9397-08002B2CF9AE}" pid="47" name="_NewReviewCycle">
    <vt:lpwstr/>
  </property>
  <property fmtid="{D5CDD505-2E9C-101B-9397-08002B2CF9AE}" pid="48" name="bjSaver">
    <vt:lpwstr>h0/Y5Rp1OyEah5pzpZLCxZtrDJB6CDfO</vt:lpwstr>
  </property>
  <property fmtid="{D5CDD505-2E9C-101B-9397-08002B2CF9AE}" pid="49" name="NFFormData">
    <vt:lpwstr>&lt;?xml version="1.0" encoding="utf-8"?&gt;&lt;FormVariables&gt;&lt;Version /&gt;&lt;/FormVariables&gt;</vt:lpwstr>
  </property>
  <property fmtid="{D5CDD505-2E9C-101B-9397-08002B2CF9AE}" pid="50" name="_dlc_DocIdItemGuid">
    <vt:lpwstr>a9e152b2-b66d-47ef-896d-b104339c4915</vt:lpwstr>
  </property>
  <property fmtid="{D5CDD505-2E9C-101B-9397-08002B2CF9AE}" pid="51" name="_CopySource">
    <vt:lpwstr>https://arborsys.sharepoint.com/sites/merckmstat-mohsin/Clinical Document Templates/Merck Protocol Template.docx</vt:lpwstr>
  </property>
  <property fmtid="{D5CDD505-2E9C-101B-9397-08002B2CF9AE}" pid="52" name="LC State Management for Clinical Document Template New">
    <vt:lpwstr>, </vt:lpwstr>
  </property>
  <property fmtid="{D5CDD505-2E9C-101B-9397-08002B2CF9AE}" pid="53" name="Textmodule_status">
    <vt:lpwstr/>
  </property>
  <property fmtid="{D5CDD505-2E9C-101B-9397-08002B2CF9AE}" pid="54" name="protocol_type">
    <vt:lpwstr>Worldwide</vt:lpwstr>
  </property>
  <property fmtid="{D5CDD505-2E9C-101B-9397-08002B2CF9AE}" pid="55" name="publication">
    <vt:lpwstr>Intended for Publication</vt:lpwstr>
  </property>
  <property fmtid="{D5CDD505-2E9C-101B-9397-08002B2CF9AE}" pid="56" name="Protocol_Section_Name">
    <vt:lpwstr/>
  </property>
  <property fmtid="{D5CDD505-2E9C-101B-9397-08002B2CF9AE}" pid="57" name="_AuthorEmailDisplayName">
    <vt:lpwstr>Powell, Deana</vt:lpwstr>
  </property>
  <property fmtid="{D5CDD505-2E9C-101B-9397-08002B2CF9AE}" pid="58" name="_EmailSubject">
    <vt:lpwstr>Merck compare examples - Email 3 of 3 - Protocol and Investigational Brochures (IB's)</vt:lpwstr>
  </property>
  <property fmtid="{D5CDD505-2E9C-101B-9397-08002B2CF9AE}" pid="59" name="_AdHocReviewCycleID">
    <vt:i4>-377515694</vt:i4>
  </property>
  <property fmtid="{D5CDD505-2E9C-101B-9397-08002B2CF9AE}" pid="60" name="_PreviousAdHocReviewCycleID">
    <vt:i4>-2085802412</vt:i4>
  </property>
  <property fmtid="{D5CDD505-2E9C-101B-9397-08002B2CF9AE}" pid="61" name="_AuthorEmail">
    <vt:lpwstr>deana.powell@merck.com</vt:lpwstr>
  </property>
  <property fmtid="{D5CDD505-2E9C-101B-9397-08002B2CF9AE}" pid="63" name="Draft Clinical Document Template CopyTo Audit Library">
    <vt:lpwstr>, </vt:lpwstr>
  </property>
  <property fmtid="{D5CDD505-2E9C-101B-9397-08002B2CF9AE}" pid="64" name="LC State Management for Clinical Document Template">
    <vt:lpwstr>, </vt:lpwstr>
  </property>
  <property fmtid="{D5CDD505-2E9C-101B-9397-08002B2CF9AE}" pid="65" name="bjDocumentSecurityLabel">
    <vt:lpwstr>Confidential</vt:lpwstr>
  </property>
  <property fmtid="{D5CDD505-2E9C-101B-9397-08002B2CF9AE}" pid="66" name="MerckMetadataExchange">
    <vt:lpwstr>!$MRK@Confidential-None</vt:lpwstr>
  </property>
  <property fmtid="{D5CDD505-2E9C-101B-9397-08002B2CF9AE}" pid="67" name="AuthorIds_UIVersion_29">
    <vt:lpwstr>36</vt:lpwstr>
  </property>
  <property fmtid="{D5CDD505-2E9C-101B-9397-08002B2CF9AE}" pid="68" name="AuthorIds_UIVersion_11">
    <vt:lpwstr>67</vt:lpwstr>
  </property>
  <property fmtid="{D5CDD505-2E9C-101B-9397-08002B2CF9AE}" pid="69" name="AuthorIds_UIVersion_19">
    <vt:lpwstr>67</vt:lpwstr>
  </property>
  <property fmtid="{D5CDD505-2E9C-101B-9397-08002B2CF9AE}" pid="70" name="LC State Management for Clinical Document Template New0">
    <vt:lpwstr>, </vt:lpwstr>
  </property>
  <property fmtid="{D5CDD505-2E9C-101B-9397-08002B2CF9AE}" pid="71" name="AuthorIds_UIVersion_24">
    <vt:lpwstr>1917</vt:lpwstr>
  </property>
  <property fmtid="{D5CDD505-2E9C-101B-9397-08002B2CF9AE}" pid="72" name="Notify Authors New">
    <vt:lpwstr>, </vt:lpwstr>
  </property>
  <property fmtid="{D5CDD505-2E9C-101B-9397-08002B2CF9AE}" pid="73" name="docIndexRef">
    <vt:lpwstr>3fd716be-95ed-4532-8cdf-9af8ea40faa1</vt:lpwstr>
  </property>
  <property fmtid="{D5CDD505-2E9C-101B-9397-08002B2CF9AE}" pid="74" name="bjDocumentLabelXML-0">
    <vt:lpwstr>ames.com/2008/01/sie/internal/label"&gt;&lt;element uid="id_classification_eusecret" value="" /&gt;&lt;element uid="c93b098f-09a6-446d-9260-bb82a35361d7" value="" /&gt;&lt;/sisl&gt;</vt:lpwstr>
  </property>
  <property fmtid="{D5CDD505-2E9C-101B-9397-08002B2CF9AE}" pid="75" name="bjDocumentLabelXML">
    <vt:lpwstr>&lt;?xml version="1.0" encoding="us-ascii"?&gt;&lt;sisl xmlns:xsd="http://www.w3.org/2001/XMLSchema" xmlns:xsi="http://www.w3.org/2001/XMLSchema-instance" sislVersion="0" policy="a10f9ac0-5937-4b4f-b459-96aedd9ed2c5" origin="userSelected" xmlns="http://www.boldonj</vt:lpwstr>
  </property>
</Properties>
</file>